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png" Extension="png"/>
  <Default ContentType="image/jpeg" Extension="jpeg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comments+xml" PartName="/word/comment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>
      <w:pPr>
        <w:pStyle w:val="Heading1"/>
      </w:pPr>
      <w:r>
        <w:t xml:space="preserve">Contract </w:t>
      </w:r>
      <w:del w:author="jubarte" w:date="2026-06-10T12:00:00Z" w:id="9001">
        <w:r>
          <w:delText>Draft</w:delText>
        </w:r>
      </w:del>
      <w:ins w:author="jubarte" w:date="2026-06-10T12:00:00Z" w:id="9002">
        <w:r>
          <w:t>Final</w:t>
        </w:r>
      </w:ins>
    </w:p>
    <w:p>
      <w:r>
        <w:t xml:space="preserve">The parties agree to the </w:t>
      </w:r>
      <w:ins w:author="jubarte" w:date="2026-06-10T12:00:00Z" w:id="9003">
        <w:r>
          <w:t>amended</w:t>
        </w:r>
      </w:ins>
      <w:r>
        <w:t xml:space="preserve"> terms below. </w:t>
      </w:r>
      <w:r>
        <w:rPr>
          <w:highlight w:val="yellow"/>
        </w:rPr>
        <w:t>Section 3 needs review.</w:t>
      </w:r>
      <w:r>
        <w:commentReference w:id="md-4"/>
      </w:r>
    </w:p>
    <w:p>
      <w:pPr>
        <w:numPr>
          <w:ilvl w:val="0"/>
          <w:numId w:val="1"/>
        </w:numPr>
      </w:pPr>
      <w:r>
        <w:t xml:space="preserve">Term one is </w:t>
      </w:r>
      <w:r>
        <w:rPr>
          <w:b/>
        </w:rPr>
        <w:t>binding</w:t>
      </w:r>
    </w:p>
    <w:p>
      <w:pPr>
        <w:numPr>
          <w:ilvl w:val="0"/>
          <w:numId w:val="1"/>
        </w:numPr>
      </w:pPr>
      <w:r>
        <w:t xml:space="preserve">Term two </w:t>
      </w:r>
      <w:del w:author="jubarte" w:date="2026-06-10T12:00:00Z" w:id="9004">
        <w:r>
          <w:delText>was optional and</w:delText>
        </w:r>
      </w:del>
      <w:r>
        <w:t xml:space="preserve"> is now mandatory</w:t>
      </w:r>
    </w:p>
    <w:tbl>
      <w:tblPr/>
      <w:tblGrid>
        <w:gridCol/>
        <w:gridCol/>
      </w:tblGrid>
      <w:tr>
        <w:trPr>
          <w:tblHeader/>
        </w:trPr>
        <w:tc>
          <w:r>
            <w:t>Clause</w:t>
          </w:r>
        </w:tc>
        <w:tc>
          <w:r>
            <w:t>State</w:t>
          </w:r>
        </w:tc>
      </w:tr>
      <w:tr>
        <w:tc>
          <w:r>
            <w:t>3.1</w:t>
          </w:r>
        </w:tc>
        <w:tc>
          <w:del w:author="jubarte" w:date="2026-06-10T12:00:00Z" w:id="9005">
            <w:r>
              <w:delText>draft</w:delText>
            </w:r>
          </w:del>
          <w:ins w:author="jubarte" w:date="2026-06-10T12:00:00Z" w:id="9006">
            <w:r>
              <w:t>final</w:t>
            </w:r>
          </w:ins>
        </w:tc>
      </w:tr>
    </w:tbl>
    <w:p>
      <w:pPr>
        <w:pStyle w:val="Quote"/>
      </w:pPr>
      <w:r>
        <w:t xml:space="preserve">Quoted precedent: the </w:t>
      </w:r>
      <w:ins w:author="jubarte" w:date="2026-06-10T12:00:00Z" w:id="9007">
        <w:r>
          <w:t>revised</w:t>
        </w:r>
      </w:ins>
      <w:r>
        <w:t xml:space="preserve"> wording controls.</w:t>
      </w:r>
    </w:p>
  </w:body>
</w:document>
</file>

<file path=word/comments.xml><?xml version="1.0" encoding="utf-8"?>
<w:comments xmlns:a="http://schemas.openxmlformats.org/drawingml/2006/main" xmlns:m="http://schemas.openxmlformats.org/officeDocument/2006/math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comment w:author="Counsel" w:date="2026-06-05T16:45:00" w:id="c9" w:initials="C">
    <w:p>
      <w:r>
        <w:t>Confirm clause 3.1 against the signed annex.</w:t>
      </w:r>
    </w:p>
  </w:comment>
  <w:comment w:author="Reviewer" w:id="md-4">
    <w:p>
      <w:r>
        <w:t>flagged during legal pass</w:t>
      </w:r>
    </w:p>
  </w:comment>
</w:comment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default="1" w:styleId="Normal" w:type="paragraph">
    <w:name w:val="Normal"/>
  </w:style>
  <w:style w:styleId="Heading1" w:type="paragraph">
    <w:name w:val="heading 1"/>
    <w:basedOn w:val="Normal"/>
    <w:pPr>
      <w:outlineLvl w:val="0"/>
    </w:pPr>
    <w:rPr>
      <w:b/>
      <w:sz w:val="32"/>
    </w:rPr>
  </w:style>
  <w:style w:styleId="Quote" w:type="paragraph">
    <w:name w:val="Quote"/>
    <w:basedOn w:val="Normal"/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900" Target="comments.xml" Type="http://schemas.openxmlformats.org/officeDocument/2006/relationships/comments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/>
</file>
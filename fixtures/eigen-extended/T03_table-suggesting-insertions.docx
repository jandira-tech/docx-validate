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2412CD" w14:textId="77777777" w:rsidR="0055428C" w:rsidRDefault="00000000">
      <w:r>
        <w:t>Project Tasks</w:t>
      </w:r>
    </w:p>
    <w:p w14:paraId="6FF21E42" w14:textId="12FA217E" w:rsidR="0055428C" w:rsidRDefault="00000000">
      <w:pPr>
        <w:rPr>
          <w:ins w:id="0" w:author="Arthur Souza Rodrigues" w:date="2026-05-25T18:11:00Z" w16du:dateUtc="2026-05-25T22:11:00Z"/>
        </w:rPr>
      </w:pPr>
      <w:r>
        <w:t>Task</w:t>
      </w:r>
      <w:r>
        <w:tab/>
        <w:t>Owner</w:t>
      </w:r>
      <w:r>
        <w:tab/>
      </w:r>
      <w:del w:id="1" w:author="Arthur Souza Rodrigues" w:date="2026-05-25T18:10:00Z" w16du:dateUtc="2026-05-25T22:10:00Z">
        <w:r w:rsidDel="00397930">
          <w:delText>Status</w:delText>
        </w:r>
        <w:r w:rsidDel="00397930">
          <w:tab/>
          <w:delText>Design UI</w:delText>
        </w:r>
      </w:del>
      <w:r>
        <w:tab/>
        <w:t>Alice</w:t>
      </w:r>
      <w:r>
        <w:tab/>
        <w:t>In Pr</w:t>
      </w:r>
      <w:ins w:id="2" w:author="Online User" w:date="2026-05-14T20:27:00Z">
        <w:r>
          <w:t xml:space="preserve"> (Week 2)</w:t>
        </w:r>
      </w:ins>
      <w:r>
        <w:t>ogress</w:t>
      </w:r>
      <w:r>
        <w:tab/>
        <w:t>Write Tests</w:t>
      </w:r>
      <w:r>
        <w:tab/>
        <w:t>Bob</w:t>
      </w:r>
      <w:r>
        <w:tab/>
        <w:t>Pend</w:t>
      </w:r>
      <w:ins w:id="3" w:author="Online User" w:date="2026-05-14T20:27:00Z">
        <w:r>
          <w:t xml:space="preserve"> - High Priority</w:t>
        </w:r>
      </w:ins>
      <w:r>
        <w:t>ing</w:t>
      </w:r>
      <w:r>
        <w:tab/>
        <w:t>Deploy API</w:t>
      </w:r>
      <w:r>
        <w:tab/>
        <w:t>Carol</w:t>
      </w:r>
      <w:r>
        <w:tab/>
        <w:t>Done</w:t>
      </w:r>
      <w:ins w:id="4" w:author="Arthur Souza Rodrigues" w:date="2026-05-25T18:10:00Z" w16du:dateUtc="2026-05-25T22:10:00Z">
        <w:r w:rsidR="00397930">
          <w:t xml:space="preserve"> </w:t>
        </w:r>
      </w:ins>
      <w:ins w:id="5" w:author="Arthur Souza Rodrigues" w:date="2026-05-25T18:11:00Z" w16du:dateUtc="2026-05-25T22:11:00Z">
        <w:r w:rsidR="00397930">
          <w:t>y API</w:t>
        </w:r>
        <w:r w:rsidR="00397930">
          <w:tab/>
          <w:t>Carol</w:t>
        </w:r>
        <w:r w:rsidR="00397930">
          <w:tab/>
          <w:t>Done</w:t>
        </w:r>
        <w:r w:rsidR="00397930" w:rsidRPr="00397930">
          <w:t xml:space="preserve"> </w:t>
        </w:r>
        <w:r w:rsidR="00397930">
          <w:t>y API</w:t>
        </w:r>
        <w:r w:rsidR="00397930">
          <w:tab/>
          <w:t>Carol</w:t>
        </w:r>
        <w:r w:rsidR="00397930">
          <w:tab/>
          <w:t>Done</w:t>
        </w:r>
        <w:r w:rsidR="00397930" w:rsidRPr="00397930">
          <w:t xml:space="preserve"> </w:t>
        </w:r>
        <w:r w:rsidR="00397930">
          <w:t>y API</w:t>
        </w:r>
        <w:r w:rsidR="00397930">
          <w:tab/>
          <w:t>Carol</w:t>
        </w:r>
        <w:r w:rsidR="00397930">
          <w:tab/>
          <w:t>Done</w:t>
        </w:r>
      </w:ins>
    </w:p>
    <w:p w14:paraId="7126F691" w14:textId="77777777" w:rsidR="00397930" w:rsidRDefault="00397930">
      <w:pPr>
        <w:rPr>
          <w:ins w:id="6" w:author="Arthur Souza Rodrigues" w:date="2026-05-25T18:11:00Z" w16du:dateUtc="2026-05-25T22:11:00Z"/>
        </w:rPr>
      </w:pPr>
    </w:p>
    <w:p w14:paraId="40F12044" w14:textId="0EF3C5BD" w:rsidR="00397930" w:rsidRDefault="00397930">
      <w:pPr>
        <w:rPr>
          <w:ins w:id="7" w:author="Arthur Souza Rodrigues" w:date="2026-05-25T18:11:00Z" w16du:dateUtc="2026-05-25T22:11:00Z"/>
        </w:rPr>
      </w:pPr>
      <w:ins w:id="8" w:author="Arthur Souza Rodrigues" w:date="2026-05-25T18:11:00Z" w16du:dateUtc="2026-05-25T22:11:00Z">
        <w:r>
          <w:t xml:space="preserve">Ok ok </w:t>
        </w:r>
        <w:commentRangeStart w:id="9"/>
        <w:commentRangeStart w:id="10"/>
        <w:commentRangeStart w:id="11"/>
        <w:commentRangeStart w:id="12"/>
        <w:commentRangeStart w:id="13"/>
        <w:commentRangeStart w:id="14"/>
        <w:r>
          <w:t>ok</w:t>
        </w:r>
      </w:ins>
      <w:commentRangeEnd w:id="12"/>
      <w:r>
        <w:rPr>
          <w:rStyle w:val="CommentReference"/>
          <w:sz w:val="22"/>
          <w:szCs w:val="20"/>
        </w:rPr>
        <w:commentReference w:id="12"/>
      </w:r>
      <w:commentRangeEnd w:id="13"/>
      <w:r>
        <w:rPr>
          <w:rStyle w:val="CommentReference"/>
          <w:sz w:val="22"/>
          <w:szCs w:val="20"/>
        </w:rPr>
        <w:commentReference w:id="13"/>
      </w:r>
      <w:commentRangeEnd w:id="14"/>
      <w:r>
        <w:rPr>
          <w:rStyle w:val="CommentReference"/>
          <w:sz w:val="22"/>
          <w:szCs w:val="20"/>
        </w:rPr>
        <w:commentReference w:id="14"/>
      </w:r>
      <w:commentRangeEnd w:id="11"/>
      <w:r>
        <w:rPr>
          <w:rStyle w:val="CommentReference"/>
          <w:sz w:val="22"/>
          <w:szCs w:val="20"/>
        </w:rPr>
        <w:commentReference w:id="11"/>
      </w:r>
      <w:commentRangeEnd w:id="10"/>
      <w:r>
        <w:rPr>
          <w:rStyle w:val="CommentReference"/>
          <w:sz w:val="22"/>
          <w:szCs w:val="20"/>
        </w:rPr>
        <w:commentReference w:id="10"/>
      </w:r>
      <w:ins w:id="15" w:author="Arthur Souza Rodrigues" w:date="2026-05-25T18:11:00Z" w16du:dateUtc="2026-05-25T22:11:00Z">
        <w:r>
          <w:t xml:space="preserve"> </w:t>
        </w:r>
      </w:ins>
      <w:commentRangeEnd w:id="9"/>
      <w:r>
        <w:rPr>
          <w:rStyle w:val="CommentReference"/>
          <w:sz w:val="22"/>
          <w:szCs w:val="20"/>
        </w:rPr>
        <w:commentReference w:id="9"/>
      </w:r>
    </w:p>
    <w:p w14:paraId="3E7F48EA" w14:textId="073C46CD" w:rsidR="00397930" w:rsidRDefault="00397930"/>
    <w:p w14:paraId="769AFA28" w14:textId="77777777" w:rsidR="00397930" w:rsidRDefault="00397930"/>
    <w:p w14:paraId="5037CE2C" w14:textId="77777777" w:rsidR="00397930" w:rsidRDefault="00397930">
      <w:commentRangeStart w:id="16"/>
      <w:commentRangeEnd w:id="16"/>
      <w:r>
        <w:rPr>
          <w:rStyle w:val="CommentReference"/>
          <w:sz w:val="22"/>
          <w:szCs w:val="20"/>
        </w:rPr>
        <w:commentReference w:id="16"/>
      </w:r>
    </w:p>
    <w:sectPr w:rsidR="0039793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Arthur Souza Rodrigues" w:date="2026-05-25T18:11:00Z" w:initials="AS">
    <w:p w14:paraId="65A2F307" w14:textId="77777777" w:rsidR="00397930" w:rsidRDefault="00397930" w:rsidP="00397930">
      <w:r>
        <w:rPr>
          <w:rStyle w:val="CommentReference"/>
        </w:rPr>
        <w:annotationRef/>
      </w:r>
      <w:r>
        <w:rPr>
          <w:sz w:val="20"/>
        </w:rPr>
        <w:t>comment on tracked change</w:t>
      </w:r>
    </w:p>
  </w:comment>
  <w:comment w:id="13" w:author="Arthur Souza Rodrigues" w:date="2026-05-25T18:12:00Z" w:initials="AS">
    <w:p w14:paraId="7D792A5D" w14:textId="77777777" w:rsidR="00397930" w:rsidRDefault="00397930" w:rsidP="00397930">
      <w:r>
        <w:rPr>
          <w:rStyle w:val="CommentReference"/>
        </w:rPr>
        <w:annotationRef/>
      </w:r>
      <w:r>
        <w:rPr>
          <w:sz w:val="20"/>
        </w:rPr>
        <w:t>nested comment on tracked change</w:t>
      </w:r>
    </w:p>
  </w:comment>
  <w:comment w:id="14" w:author="Arthur Souza Rodrigues" w:date="2026-05-25T18:12:00Z" w:initials="AS">
    <w:p w14:paraId="79A198E4" w14:textId="77777777" w:rsidR="00397930" w:rsidRDefault="00397930" w:rsidP="00397930">
      <w:r>
        <w:rPr>
          <w:rStyle w:val="CommentReference"/>
        </w:rPr>
        <w:annotationRef/>
      </w:r>
      <w:r>
        <w:rPr>
          <w:sz w:val="20"/>
        </w:rPr>
        <w:t>triple nested</w:t>
      </w:r>
    </w:p>
  </w:comment>
  <w:comment w:id="11" w:author="Arthur Souza Rodrigues" w:date="2026-05-25T18:12:00Z" w:initials="AS">
    <w:p w14:paraId="5F5A2132" w14:textId="77777777" w:rsidR="00397930" w:rsidRDefault="00397930" w:rsidP="00397930">
      <w:r>
        <w:rPr>
          <w:rStyle w:val="CommentReference"/>
        </w:rPr>
        <w:annotationRef/>
      </w:r>
      <w:r>
        <w:rPr>
          <w:sz w:val="20"/>
        </w:rPr>
        <w:t>additional?</w:t>
      </w:r>
    </w:p>
  </w:comment>
  <w:comment w:id="10" w:author="Arthur Souza Rodrigues" w:date="2026-05-25T18:12:00Z" w:initials="AS">
    <w:p w14:paraId="112720F8" w14:textId="77777777" w:rsidR="00397930" w:rsidRDefault="00397930" w:rsidP="00397930">
      <w:r>
        <w:rPr>
          <w:rStyle w:val="CommentReference"/>
        </w:rPr>
        <w:annotationRef/>
      </w:r>
      <w:r>
        <w:rPr>
          <w:sz w:val="20"/>
        </w:rPr>
        <w:t>additional!!!</w:t>
      </w:r>
    </w:p>
  </w:comment>
  <w:comment w:id="9" w:author="Arthur Souza Rodrigues" w:date="2026-05-25T18:12:00Z" w:initials="AS">
    <w:p w14:paraId="097335AD" w14:textId="77777777" w:rsidR="00397930" w:rsidRDefault="00397930" w:rsidP="00397930">
      <w:r>
        <w:rPr>
          <w:rStyle w:val="CommentReference"/>
        </w:rPr>
        <w:annotationRef/>
      </w:r>
      <w:r>
        <w:rPr>
          <w:sz w:val="20"/>
        </w:rPr>
        <w:t>comment on tracked change</w:t>
      </w:r>
    </w:p>
  </w:comment>
  <w:comment w:id="16" w:author="Arthur Souza Rodrigues" w:date="2026-05-25T18:11:00Z" w:initials="AS">
    <w:p w14:paraId="4B3CC96B" w14:textId="60F72E56" w:rsidR="00397930" w:rsidRDefault="00397930" w:rsidP="00397930">
      <w:r>
        <w:rPr>
          <w:rStyle w:val="CommentReference"/>
        </w:rPr>
        <w:annotationRef/>
      </w:r>
      <w:r>
        <w:rPr>
          <w:sz w:val="20"/>
        </w:rPr>
        <w:t>comment on nothing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5A2F307" w15:done="0"/>
  <w15:commentEx w15:paraId="7D792A5D" w15:paraIdParent="65A2F307" w15:done="0"/>
  <w15:commentEx w15:paraId="79A198E4" w15:paraIdParent="65A2F307" w15:done="0"/>
  <w15:commentEx w15:paraId="5F5A2132" w15:done="0"/>
  <w15:commentEx w15:paraId="112720F8" w15:done="0"/>
  <w15:commentEx w15:paraId="097335AD" w15:done="0"/>
  <w15:commentEx w15:paraId="4B3CC9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A8E0D91" w16cex:dateUtc="2026-05-25T22:11:00Z"/>
  <w16cex:commentExtensible w16cex:durableId="060B3257" w16cex:dateUtc="2026-05-25T22:12:00Z"/>
  <w16cex:commentExtensible w16cex:durableId="7B8E87F6" w16cex:dateUtc="2026-05-25T22:12:00Z"/>
  <w16cex:commentExtensible w16cex:durableId="16B0768E" w16cex:dateUtc="2026-05-25T22:12:00Z"/>
  <w16cex:commentExtensible w16cex:durableId="22C13D31" w16cex:dateUtc="2026-05-25T22:12:00Z"/>
  <w16cex:commentExtensible w16cex:durableId="70BC0643" w16cex:dateUtc="2026-05-25T22:12:00Z"/>
  <w16cex:commentExtensible w16cex:durableId="6A5A2001" w16cex:dateUtc="2026-05-25T22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5A2F307" w16cid:durableId="6A8E0D91"/>
  <w16cid:commentId w16cid:paraId="7D792A5D" w16cid:durableId="060B3257"/>
  <w16cid:commentId w16cid:paraId="79A198E4" w16cid:durableId="7B8E87F6"/>
  <w16cid:commentId w16cid:paraId="5F5A2132" w16cid:durableId="16B0768E"/>
  <w16cid:commentId w16cid:paraId="112720F8" w16cid:durableId="22C13D31"/>
  <w16cid:commentId w16cid:paraId="097335AD" w16cid:durableId="70BC0643"/>
  <w16cid:commentId w16cid:paraId="4B3CC96B" w16cid:durableId="6A5A20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428C"/>
    <w:rsid w:val="00397930"/>
    <w:rsid w:val="0055428C"/>
    <w:rsid w:val="0076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77B9B"/>
  <w15:docId w15:val="{A468F5C4-A5C7-0F46-B162-36863B9E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39793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79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7930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7930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79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7930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2026-05-14T20:27:00Z</dcterms:created>
  <dcterms:modified xsi:type="dcterms:W3CDTF">2026-05-25T22:13:00Z</dcterms:modified>
</cp:coreProperties>
</file>
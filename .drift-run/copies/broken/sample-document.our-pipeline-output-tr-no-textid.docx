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mc:Ignorable="w14 w15 wp14">
  <w:body>
    <w:p w14:paraId="2313C800" w14:textId="6454BBE0">
      <w:pPr>
        <w:spacing w:before="0" w:after="20"/>
      </w:pPr>
      <w:r>
        <w:rPr>
          <w:rFonts w:ascii="Inter" w:hAnsi="Inter" w:cs="Inter"/>
          <w:b/>
          <w:bCs/>
          <w:color w:val="0F172A"/>
          <w:sz w:val="64"/>
          <w:szCs w:val="64"/>
        </w:rPr>
        <w:t xml:space="preserve">eigenpal/docx-editor
        </w:t>
      </w:r>
    </w:p>
    <w:p w14:paraId="00B47E53" w14:textId="A775B400">
      <w:pPr>
        <w:spacing w:before="0" w:after="60"/>
      </w:pPr>
      <w:r>
        <w:rPr>
          <w:rFonts w:ascii="Inter" w:hAnsi="Inter" w:cs="Inter"/>
          <w:color w:val="64748B"/>
          <w:sz w:val="24"/>
          <w:szCs w:val="24"/>
        </w:rPr>
        <w:t xml:space="preserve">Project Charter &amp; Contributor Agreement
        </w:t>
      </w:r>
    </w:p>
    <w:p w14:paraId="6F066E00" w14:textId="D9FFD800">
      <w:pPr>
        <w:spacing w:after="60"/>
      </w:pP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 w14:paraId="6D56A459">
        <w:tc>
          <w:tcPr>
            <w:tcW w:w="468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059000" w14:textId="8C8D7A00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npm
              </w:t>
            </w:r>
            <w:hyperlink r:id="rIdclrrgvzn-co-bssfjluef"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@eigenpal/docx-js-editor
                </w:t>
              </w:r>
            </w:hyperlink>
          </w:p>
        </w:tc>
        <w:tc>
          <w:tcPr>
            <w:tcW w:w="468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CBC884" w14:textId="CC483C00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github
              </w:t>
            </w:r>
            <w:hyperlink r:id="rIdjuy5xlgboggzopeudzji5"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eigenpal/docx-editor
                </w:t>
              </w:r>
            </w:hyperlink>
          </w:p>
        </w:tc>
      </w:tr>
    </w:tbl>
    <w:p w14:paraId="6721D1A6" w14:textId="9DE83E00">
      <w:pPr>
        <w:pBdr>
          <w:bottom w:val="single" w:sz="3" w:space="4" w:color="E2E8F0"/>
        </w:pBdr>
        <w:spacing w:before="300" w:after="80"/>
      </w:pPr>
      <w:r>
        <w:rPr>
          <w:rFonts w:ascii="Inter" w:hAnsi="Inter" w:cs="Inter"/>
          <w:b/>
          <w:bCs/>
          <w:color w:val="0F172A"/>
          <w:sz w:val="32"/>
          <w:szCs w:val="32"/>
        </w:rPr>
        <w:t xml:space="preserve">1. What this is
        </w:t>
      </w:r>
    </w:p>
    <w:p w14:paraId="5C239600" w14:textId="3003B80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An open-source WYSIWYG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.docx
        </w:t>
      </w:r>
      <w:r>
        <w:rPr>
          <w:rFonts w:ascii="Inter" w:hAnsi="Inter" w:cs="Inter"/>
          <w:color w:val="0F172A"/>
          <w:sz w:val="22"/>
          <w:szCs w:val="22"/>
        </w:rPr>
        <w:t xml:space="preserve">editor for React. Drop in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documentBuffer={file} /&gt;
        </w:t>
      </w:r>
      <w:r>
        <w:rPr>
          <w:rFonts w:ascii="Inter" w:hAnsi="Inter" w:cs="Inter"/>
          <w:color w:val="0F172A"/>
          <w:sz w:val="22"/>
          <w:szCs w:val="22"/>
        </w:rPr>
        <w:t xml:space="preserve">and your users can open, edit, and save Word documents entirely in the browser —
        </w:t>
      </w:r>
      <w:del w:id="10" w:author="sara.k" w:date="2026-03-04T09:21:00Z">
        <w:r>
          <w:rPr>
            <w:rFonts w:ascii="Inter" w:hAnsi="Inter" w:cs="Inter"/>
            <w:color w:val="0F172A"/>
            <w:sz w:val="22"/>
            <w:szCs w:val="22"/>
          </w:rPr>
          <w:delText>zero backend required
          </w:delText>
        </w:r>
      </w:del>
      <w:ins w:id="11" w:author="sara.k" w:date="2026-03-04T09:21:00Z">
        <w:r>
          <w:rPr>
            <w:rFonts w:ascii="Inter" w:hAnsi="Inter" w:cs="Inter"/>
            <w:color w:val="0F172A"/>
            <w:sz w:val="22"/>
            <w:szCs w:val="22"/>
          </w:rPr>
          <w:t xml:space="preserve">no backend required
          </w:t>
        </w:r>
      </w:ins>
      <w:r>
        <w:rPr>
          <w:rFonts w:ascii="Inter" w:hAnsi="Inter" w:cs="Inter"/>
          <w:color w:val="0F172A"/>
          <w:sz w:val="22"/>
          <w:szCs w:val="22"/>
        </w:rPr>
        <w:t xml:space="preserve">, no document data leaving the client.
        </w:t>
      </w:r>
    </w:p>
    <w:p w14:paraId="040B2180" w14:textId="64A1A000">
      <w:pPr>
        <w:spacing w:before="60" w:after="0"/>
      </w:pPr>
    </w:p>
    <w:p w14:paraId="28B83400" w14:textId="07BFC78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Most editors serialise to HTML and back:
        </w:t>
      </w:r>
      <w:r>
        <w:rPr>
          <w:rFonts w:ascii="Courier New" w:hAnsi="Courier New" w:cs="Courier New"/>
          <w:color w:val="64748B"/>
          <w:sz w:val="19"/>
          <w:szCs w:val="19"/>
        </w:rPr>
        <w:t xml:space="preserve">DOCX → HTML → edits → HTML → DOCX
        </w:t>
      </w:r>
      <w:r>
        <w:rPr>
          <w:rFonts w:ascii="Inter" w:hAnsi="Inter" w:cs="Inter"/>
          <w:color w:val="0F172A"/>
          <w:sz w:val="22"/>
          <w:szCs w:val="22"/>
        </w:rPr>
        <w:t xml:space="preserve">. Every hop loses formatting, tracked changes, and styles.
        </w:t>
      </w:r>
      <w:del w:id="12" w:author="thomas.v" w:date="2026-03-04T11:07:00Z">
        <w:r>
          <w:rPr>
            <w:rFonts w:ascii="Inter" w:hAnsi="Inter" w:cs="Inter"/>
            <w:color w:val="0F172A"/>
            <w:sz w:val="22"/>
            <w:szCs w:val="22"/>
          </w:rPr>
          <w:delText>docx-js-editor skips the pipeline entirely
          </w:delText>
        </w:r>
      </w:del>
      <w:ins w:id="13" w:author="thomas.v" w:date="2026-03-04T11:07:00Z">
        <w:r>
          <w:rPr>
            <w:rFonts w:ascii="Inter" w:hAnsi="Inter" w:cs="Inter"/>
            <w:color w:val="0F172A"/>
            <w:sz w:val="22"/>
            <w:szCs w:val="22"/>
          </w:rPr>
          <w:t xml:space="preserve">This library skips it
          </w:t>
        </w:r>
      </w:ins>
      <w:r>
        <w:rPr>
          <w:rFonts w:ascii="Inter" w:hAnsi="Inter" w:cs="Inter"/>
          <w:color w:val="0F172A"/>
          <w:sz w:val="22"/>
          <w:szCs w:val="22"/>
        </w:rPr>
        <w:t xml:space="preserve">— OOXML is the canonical format throughout.
        </w:t>
      </w:r>
    </w:p>
    <w:p w14:paraId="5AD58312" w14:textId="BEEDE400">
      <w:pPr>
        <w:spacing w:before="80" w:after="0"/>
      </w:pP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9360"/>
      </w:tblGrid>
      <w:tr w14:paraId="074E1A59">
        <w:tc>
          <w:tcPr>
            <w:tcW w:w="9360" w:type="dxa"/>
            <w:tcBorders>
              <w:top w:val="single" w:sz="1" w:color="E2E8F0"/>
              <w:left w:val="single" w:sz="8" w:color="2563EB"/>
              <w:bottom w:val="single" w:sz="1" w:color="E2E8F0"/>
              <w:right w:val="single" w:sz="1" w:color="E2E8F0"/>
            </w:tcBorders>
            <w:shd w:val="clear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2200" w14:textId="ED634C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{ DocxEditor } from '@eigenpal/docx-js-editor'
              </w:t>
            </w:r>
          </w:p>
          <w:p w14:paraId="659AC4B1" w14:textId="91D83F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'@eigenpal/docx-js-editor/styles.css'
              </w:t>
            </w:r>
          </w:p>
          <w:p w14:paraId="6ED1FCA3" w14:textId="6D263800">
            <w:pPr>
              <w:spacing w:before="0" w:after="0"/>
            </w:pPr>
          </w:p>
          <w:p w14:paraId="567EA400" w14:textId="30A681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function App({ file }: { file: ArrayBuffer }) {
              </w:t>
            </w:r>
          </w:p>
          <w:p w14:paraId="052F851D" w14:textId="1F1832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return (
              </w:t>
            </w:r>
          </w:p>
          <w:p w14:paraId="3A8E4300" w14:textId="A249AC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&lt;DocxEditor
              </w:t>
            </w:r>
          </w:p>
          <w:p w14:paraId="3B343800" w14:textId="DA9E7B8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documentBuffer={file}
              </w:t>
            </w:r>
          </w:p>
          <w:p w14:paraId="2EEA108A" w14:textId="4854BC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onSave={(buffer) =&gt; uploadToServer(buffer)}
              </w:t>
            </w:r>
          </w:p>
          <w:p w14:paraId="5947C400" w14:textId="5DC243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/&gt;
              </w:t>
            </w:r>
          </w:p>
          <w:p w14:paraId="529DB9F3" w14:textId="B030CA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)
              </w:t>
            </w:r>
          </w:p>
          <w:p w14:paraId="156A50D3" w14:textId="A01AB8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}
              </w:t>
            </w:r>
          </w:p>
        </w:tc>
      </w:tr>
    </w:tbl>
    <w:p w14:paraId="2163BE00" w14:textId="C9ADC048">
      <w:pPr>
        <w:spacing w:before="160" w:after="0"/>
      </w:pPr>
    </w:p>
    <w:p w14:paraId="124B2800" w14:textId="AA437C00">
      <w:pPr>
        <w:pBdr>
          <w:bottom w:val="single" w:sz="3" w:space="4" w:color="E2E8F0"/>
        </w:pBdr>
        <w:spacing w:before="300" w:after="80"/>
      </w:pPr>
      <w:r>
        <w:rPr>
          <w:rFonts w:ascii="Inter" w:hAnsi="Inter" w:cs="Inter"/>
          <w:b/>
          <w:bCs/>
          <w:color w:val="0F172A"/>
          <w:sz w:val="32"/>
          <w:szCs w:val="32"/>
        </w:rPr>
        <w:t xml:space="preserve">2. Collaboration — Tracked Changes &amp; Comments
        </w:t>
      </w:r>
    </w:p>
    <w:p w14:paraId="2409DE00" w14:textId="1129CE0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Both features round-trip through OOXML so documents open correctly in Word, LibreOffice, and Google Docs.
        </w:t>
      </w:r>
    </w:p>
    <w:p w14:paraId="2F9DEC00" w14:textId="D5294C00">
      <w:pPr>
        <w:spacing w:before="80" w:after="0"/>
      </w:pPr>
    </w:p>
    <w:p w14:paraId="673CC941" w14:textId="15C85C00">
      <w:pPr>
        <w:spacing w:before="180" w:after="40"/>
      </w:pPr>
      <w:r>
        <w:rPr>
          <w:rFonts w:ascii="Inter" w:hAnsi="Inter" w:cs="Inter"/>
          <w:b/>
          <w:bCs/>
          <w:color w:val="0F172A"/>
          <w:sz w:val="22"/>
          <w:szCs w:val="22"/>
        </w:rPr>
        <w:t xml:space="preserve">Suggestion mode
        </w:t>
      </w:r>
    </w:p>
    <w:p w14:paraId="0D483E00" w14:textId="9F33E90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Toggle between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Editing
        </w:t>
      </w:r>
      <w:r>
        <w:rPr>
          <w:rFonts w:ascii="Inter" w:hAnsi="Inter" w:cs="Inter"/>
          <w:color w:val="0F172A"/>
          <w:sz w:val="22"/>
          <w:szCs w:val="22"/>
        </w:rPr>
        <w:t xml:space="preserve">and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Suggesting
        </w:t>
      </w:r>
      <w:r>
        <w:rPr>
          <w:rFonts w:ascii="Inter" w:hAnsi="Inter" w:cs="Inter"/>
          <w:color w:val="0F172A"/>
          <w:sz w:val="22"/>
          <w:szCs w:val="22"/>
        </w:rPr>
        <w:t xml:space="preserve">via the toolbar dropdown. In Suggesting mode, every edit becomes a tracked insertion (
        </w:t>
      </w:r>
      <w:r>
        <w:rPr>
          <w:rFonts w:ascii="Inter" w:hAnsi="Inter" w:cs="Inter"/>
          <w:color w:val="16A34A"/>
          <w:sz w:val="22"/>
          <w:szCs w:val="22"/>
        </w:rPr>
        <w:t xml:space="preserve">green underline
        </w:t>
      </w:r>
      <w:r>
        <w:rPr>
          <w:rFonts w:ascii="Inter" w:hAnsi="Inter" w:cs="Inter"/>
          <w:color w:val="0F172A"/>
          <w:sz w:val="22"/>
          <w:szCs w:val="22"/>
        </w:rPr>
        <w:t xml:space="preserve">) or deletion (
        </w:t>
      </w:r>
      <w:r>
        <w:rPr>
          <w:rFonts w:ascii="Inter" w:hAnsi="Inter" w:cs="Inter"/>
          <w:color w:val="DC2626"/>
          <w:sz w:val="22"/>
          <w:szCs w:val="22"/>
        </w:rPr>
        <w:t xml:space="preserve">red strikethrough
        </w:t>
      </w:r>
      <w:r>
        <w:rPr>
          <w:rFonts w:ascii="Inter" w:hAnsi="Inter" w:cs="Inter"/>
          <w:color w:val="0F172A"/>
          <w:sz w:val="22"/>
          <w:szCs w:val="22"/>
        </w:rPr>
        <w:t xml:space="preserve">). Consecutive keystrokes group into a single change. Accept or reject individually or all at once.
        </w:t>
      </w:r>
    </w:p>
    <w:p w14:paraId="1DBD35E0" w14:textId="78C5FE00">
      <w:pPr>
        <w:spacing w:before="60" w:after="0"/>
      </w:pPr>
    </w:p>
    <w:p w14:paraId="2228E200" w14:textId="40AC8A0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Serialises to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
        </w:t>
      </w:r>
      <w:r>
        <w:rPr>
          <w:rFonts w:ascii="Inter" w:hAnsi="Inter" w:cs="Inter"/>
          <w:color w:val="0F172A"/>
          <w:sz w:val="22"/>
          <w:szCs w:val="22"/>
        </w:rPr>
        <w:t xml:space="preserve">/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
        </w:t>
      </w:r>
      <w:r>
        <w:rPr>
          <w:rFonts w:ascii="Inter" w:hAnsi="Inter" w:cs="Inter"/>
          <w:color w:val="0F172A"/>
          <w:sz w:val="22"/>
          <w:szCs w:val="22"/>
        </w:rPr>
        <w:t xml:space="preserve">— the same OOXML markup Word uses. Tracked changes survive a save/reload cycle and are reviewable in Word with full accept/reject UI.
        </w:t>
      </w:r>
    </w:p>
    <w:p w14:paraId="1E769400" w14:textId="E6D93300">
      <w:pPr>
        <w:spacing w:before="80" w:after="0"/>
      </w:pPr>
    </w:p>
    <w:p w14:paraId="02E987F1" w14:textId="876B9000">
      <w:pPr>
        <w:spacing w:before="180" w:after="40"/>
      </w:pPr>
      <w:r>
        <w:rPr>
          <w:rFonts w:ascii="Inter" w:hAnsi="Inter" w:cs="Inter"/>
          <w:b/>
          <w:bCs/>
          <w:color w:val="0F172A"/>
          <w:sz w:val="22"/>
          <w:szCs w:val="22"/>
        </w:rPr>
        <w:t xml:space="preserve">Comments
        </w:t>
      </w:r>
    </w:p>
    <w:p w14:paraId="35357F55" w14:textId="2F40A20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Select text and click the floating button on the page edge to
        </w:t>
      </w:r>
      <w:commentRangeStart w:id="100"/>
      <w:r>
        <w:rPr>
          <w:rFonts w:ascii="Inter" w:hAnsi="Inter" w:cs="Inter"/>
          <w:color w:val="0F172A"/>
          <w:sz w:val="22"/>
          <w:szCs w:val="22"/>
        </w:rPr>
        <w:t xml:space="preserve">add a comment anchored to that selection
        </w:t>
      </w:r>
      <w:commentRangeEnd w:id="100"/>
      <w:r>
        <w:rPr>
          <w:rStyle w:val="CommentReference"/>
        </w:rPr>
        <w:commentReference w:id="100"/>
      </w:r>
      <w:r>
        <w:rPr>
          <w:rFonts w:ascii="Inter" w:hAnsi="Inter" w:cs="Inter"/>
          <w:color w:val="0F172A"/>
          <w:sz w:val="22"/>
          <w:szCs w:val="22"/>
        </w:rPr>
        <w:t xml:space="preserve">. A Google Docs-style sidebar shows threaded cards positioned at their anchor point in the document. Reply, resolve, reopen, or delete inline.
        </w:t>
      </w:r>
    </w:p>
    <w:p w14:paraId="5EB00800" w14:textId="4A396600">
      <w:pPr>
        <w:spacing w:before="60" w:after="0"/>
      </w:pPr>
    </w:p>
    <w:p w14:paraId="78E6D99E" w14:textId="255A240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Serialises to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comments.xml
        </w:t>
      </w:r>
      <w:r>
        <w:rPr>
          <w:rFonts w:ascii="Inter" w:hAnsi="Inter" w:cs="Inter"/>
          <w:color w:val="0F172A"/>
          <w:sz w:val="22"/>
          <w:szCs w:val="22"/>
        </w:rPr>
        <w:t xml:space="preserve">with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w:commentRangeStart
        </w:t>
      </w:r>
      <w:r>
        <w:rPr>
          <w:rFonts w:ascii="Inter" w:hAnsi="Inter" w:cs="Inter"/>
          <w:color w:val="0F172A"/>
          <w:sz w:val="22"/>
          <w:szCs w:val="22"/>
        </w:rPr>
        <w:t xml:space="preserve">/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w:commentRangeEnd
        </w:t>
      </w:r>
      <w:r>
        <w:rPr>
          <w:rFonts w:ascii="Inter" w:hAnsi="Inter" w:cs="Inter"/>
          <w:color w:val="0F172A"/>
          <w:sz w:val="22"/>
          <w:szCs w:val="22"/>
        </w:rPr>
        <w:t xml:space="preserve">markers. Comments and reply threads are preserved on round-trip.
        </w:t>
      </w:r>
    </w:p>
    <w:p w14:paraId="56FD1A00" w14:textId="226DA740">
      <w:pPr>
        <w:spacing w:before="80" w:after="0"/>
      </w:pPr>
    </w:p>
    <w:p w14:paraId="07D0CE00" w14:textId="0F7CE400">
      <w:pPr>
        <w:spacing w:before="180" w:after="40"/>
      </w:pPr>
      <w:r>
        <w:rPr>
          <w:rFonts w:ascii="Inter" w:hAnsi="Inter" w:cs="Inter"/>
          <w:b/>
          <w:bCs/>
          <w:color w:val="0F172A"/>
          <w:sz w:val="22"/>
          <w:szCs w:val="22"/>
        </w:rPr>
        <w:t xml:space="preserve">Agent-friendly
        </w:t>
      </w:r>
    </w:p>
    <w:p w14:paraId="67656C55" w14:textId="FBCBC20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Because tracked changes and comments are native OOXML, an AI agent can write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
        </w:t>
      </w:r>
      <w:r>
        <w:rPr>
          <w:rFonts w:ascii="Inter" w:hAnsi="Inter" w:cs="Inter"/>
          <w:color w:val="0F172A"/>
          <w:sz w:val="22"/>
          <w:szCs w:val="22"/>
        </w:rPr>
        <w:t xml:space="preserve">/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
        </w:t>
      </w:r>
      <w:r>
        <w:rPr>
          <w:rFonts w:ascii="Inter" w:hAnsi="Inter" w:cs="Inter"/>
          <w:color w:val="0F172A"/>
          <w:sz w:val="22"/>
          <w:szCs w:val="22"/>
        </w:rPr>
        <w:t xml:space="preserve">/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
        </w:t>
      </w:r>
      <w:r>
        <w:rPr>
          <w:rFonts w:ascii="Inter" w:hAnsi="Inter" w:cs="Inter"/>
          <w:color w:val="0F172A"/>
          <w:sz w:val="22"/>
          <w:szCs w:val="22"/>
        </w:rPr>
        <w:t xml:space="preserve">markup directly into a document and hand it to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/&gt;
        </w:t>
      </w:r>
      <w:r>
        <w:rPr>
          <w:rFonts w:ascii="Inter" w:hAnsi="Inter" w:cs="Inter"/>
          <w:color w:val="0F172A"/>
          <w:sz w:val="22"/>
          <w:szCs w:val="22"/>
        </w:rPr>
        <w:t xml:space="preserve">for human review — no custom diff format, no proprietary API.
        </w:t>
      </w:r>
    </w:p>
    <w:p w14:paraId="685865EF" w14:textId="7A256D00">
      <w:pPr>
        <w:spacing w:before="160" w:after="0"/>
      </w:pPr>
    </w:p>
    <w:p w14:paraId="467B1700" w14:textId="00AE9C00">
      <w:pPr>
        <w:pBdr>
          <w:bottom w:val="single" w:sz="3" w:space="4" w:color="E2E8F0"/>
        </w:pBdr>
        <w:spacing w:before="300" w:after="80"/>
      </w:pPr>
      <w:r>
        <w:rPr>
          <w:rFonts w:ascii="Inter" w:hAnsi="Inter" w:cs="Inter"/>
          <w:b/>
          <w:bCs/>
          <w:color w:val="0F172A"/>
          <w:sz w:val="32"/>
          <w:szCs w:val="32"/>
        </w:rPr>
        <w:t xml:space="preserve">3. Props
        </w:t>
      </w:r>
    </w:p>
    <w:p w14:paraId="2A6EFC00" w14:textId="E039DF0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Pass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author="Your App"
        </w:t>
      </w:r>
      <w:r>
        <w:rPr>
          <w:rFonts w:ascii="Inter" w:hAnsi="Inter" w:cs="Inter"/>
          <w:color w:val="0F172A"/>
          <w:sz w:val="22"/>
          <w:szCs w:val="22"/>
        </w:rPr>
        <w:t xml:space="preserve">to set the author name for comments and tracked changes. Toggle suggestion mode via the toolbar dropdown.
        </w:t>
      </w:r>
    </w:p>
    <w:p w14:paraId="72EED800" w14:textId="0C0A6600">
      <w:pPr>
        <w:spacing w:before="60" w:after="0"/>
      </w:pP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1885"/>
        <w:gridCol w:w="1715"/>
        <w:gridCol w:w="965"/>
        <w:gridCol w:w="4795"/>
      </w:tblGrid>
      <w:tr w14:paraId="29C61488"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CB1E86" w14:textId="D3FAA000">
            <w:pPr>
              <w:spacing w:before="0" w:after="0"/>
            </w:pPr>
            <w:r>
              <w:rPr>
                <w:rFonts w:ascii="Inter" w:hAnsi="Inter" w:cs="Inter"/>
                <w:b/>
                <w:bCs/>
                <w:color w:val="FFFFFF"/>
                <w:sz w:val="19"/>
                <w:szCs w:val="19"/>
              </w:rPr>
              <w:t xml:space="preserve">Prop
              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9C00" w14:textId="E66D88C0">
            <w:pPr>
              <w:spacing w:before="0" w:after="0"/>
            </w:pPr>
            <w:r>
              <w:rPr>
                <w:rFonts w:ascii="Inter" w:hAnsi="Inter" w:cs="Inter"/>
                <w:b/>
                <w:bCs/>
                <w:color w:val="FFFFFF"/>
                <w:sz w:val="19"/>
                <w:szCs w:val="19"/>
              </w:rPr>
              <w:t xml:space="preserve">Type
              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B5C901" w14:textId="BFD64400">
            <w:pPr>
              <w:spacing w:before="0" w:after="0"/>
            </w:pPr>
            <w:r>
              <w:rPr>
                <w:rFonts w:ascii="Inter" w:hAnsi="Inter" w:cs="Inter"/>
                <w:b/>
                <w:bCs/>
                <w:color w:val="FFFFFF"/>
                <w:sz w:val="19"/>
                <w:szCs w:val="19"/>
              </w:rPr>
              <w:t xml:space="preserve">Default
              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23D00" w14:textId="223CD600">
            <w:pPr>
              <w:spacing w:before="0" w:after="0"/>
            </w:pPr>
            <w:r>
              <w:rPr>
                <w:rFonts w:ascii="Inter" w:hAnsi="Inter" w:cs="Inter"/>
                <w:b/>
                <w:bCs/>
                <w:color w:val="FFFFFF"/>
                <w:sz w:val="19"/>
                <w:szCs w:val="19"/>
              </w:rPr>
              <w:t xml:space="preserve">Description
              </w:t>
            </w:r>
          </w:p>
        </w:tc>
      </w:tr>
      <w:tr w14:paraId="7CAC45A4"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965000" w14:textId="913A8D00">
            <w:pPr>
              <w:spacing w:before="0" w:after="0"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documentBuffer
              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3FB680" w14:textId="212C5C00">
            <w:pPr>
              <w:spacing w:before="0" w:after="0"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ArrayBuffer
              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BBC00" w14:textId="421BAF00">
            <w:pPr>
              <w:spacing w:before="0" w:after="0"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
              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3A66678" w14:textId="29548C00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.docx file contents to load
              </w:t>
            </w:r>
          </w:p>
        </w:tc>
      </w:tr>
      <w:tr w14:paraId="28CED2FB"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F3BD780" w14:textId="4E64A000">
            <w:pPr>
              <w:spacing w:before="0" w:after="0"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readOnly
              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595A767" w14:textId="A0587100">
            <w:pPr>
              <w:spacing w:before="0" w:after="0"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
              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F132E33" w14:textId="FA4B6C00">
            <w:pPr>
              <w:spacing w:before="0" w:after="0"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false
              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A86E00" w14:textId="DFAD1600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Preview mode — no editing UI
              </w:t>
            </w:r>
          </w:p>
        </w:tc>
      </w:tr>
      <w:tr w14:paraId="679E8B68"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B775B84" w14:textId="32105000">
            <w:pPr>
              <w:spacing w:before="0" w:after="0"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showToolbar
              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A5E4F1D" w14:textId="8EC49E00">
            <w:pPr>
              <w:spacing w:before="0" w:after="0"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
              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0EC1084" w14:textId="4BB7A7B0">
            <w:pPr>
              <w:spacing w:before="0" w:after="0"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true
              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079A00" w14:textId="7BFB2E00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Show formatting toolbar
              </w:t>
            </w:r>
          </w:p>
        </w:tc>
      </w:tr>
      <w:tr w14:paraId="7A353B6A"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C9C400" w14:textId="7CDA6C00">
            <w:pPr>
              <w:spacing w:before="0" w:after="0"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author
              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D6C116F" w14:textId="CB0B8300">
            <w:pPr>
              <w:spacing w:before="0" w:after="0"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string
              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52800" w14:textId="1496E400">
            <w:pPr>
              <w:spacing w:before="0" w:after="0"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'User'
              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720FEF5" w14:textId="959DBF00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Author name for comments and tracked changes
              </w:t>
            </w:r>
          </w:p>
        </w:tc>
      </w:tr>
      <w:tr w14:paraId="2635DB77"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3A17200" w14:textId="75E8E200">
            <w:pPr>
              <w:spacing w:before="0" w:after="0"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onChange
              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2A5600" w14:textId="AD941E00">
            <w:pPr>
              <w:spacing w:before="0" w:after="0"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
              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D777800" w14:textId="C64FFC40">
            <w:pPr>
              <w:spacing w:before="0" w:after="0"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
              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582CC60" w14:textId="D3007400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Called on every document change
              </w:t>
            </w:r>
          </w:p>
        </w:tc>
      </w:tr>
      <w:tr w14:paraId="1985308B"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6422EE" w14:textId="7DC08600">
            <w:pPr>
              <w:spacing w:before="0" w:after="0"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onSave
              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532C00" w14:textId="8F298400">
            <w:pPr>
              <w:spacing w:before="0" w:after="0"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
              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5B507E9" w14:textId="39B43C00">
            <w:pPr>
              <w:spacing w:before="0" w:after="0"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
              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14C0281" w14:textId="2C0BBC80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Called on save, receives ArrayBuffer
              </w:t>
            </w:r>
          </w:p>
        </w:tc>
      </w:tr>
      <w:tr w14:paraId="74BEE196"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B823400" w14:textId="89766C00">
            <w:pPr>
              <w:spacing w:before="0" w:after="0"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onError
              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8BD500" w14:textId="B2CABC00">
            <w:pPr>
              <w:spacing w:before="0" w:after="0"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
              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679B6C5" w14:textId="67735D00">
            <w:pPr>
              <w:spacing w:before="0" w:after="0"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
              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964A00" w14:textId="57CCD400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Called on error
              </w:t>
            </w:r>
          </w:p>
        </w:tc>
      </w:tr>
    </w:tbl>
    <w:p w14:paraId="4C32CC00" w14:textId="A6A9CF00">
      <w:pPr>
        <w:spacing w:before="80" w:after="0"/>
      </w:pPr>
    </w:p>
    <w:p w14:paraId="18DA3080" w14:textId="CEB9E600">
      <w:r>
        <w:br w:type="page"/>
      </w:r>
    </w:p>
    <w:p w14:paraId="763C62D1" w14:textId="7D8B6000">
      <w:pPr>
        <w:spacing w:before="180" w:after="40"/>
      </w:pPr>
      <w:r>
        <w:rPr>
          <w:rFonts w:ascii="Inter" w:hAnsi="Inter" w:cs="Inter"/>
          <w:b/>
          <w:bCs/>
          <w:color w:val="0F172A"/>
          <w:sz w:val="22"/>
          <w:szCs w:val="22"/>
        </w:rPr>
        <w:t xml:space="preserve">Ref methods
        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9360"/>
      </w:tblGrid>
      <w:tr w14:paraId="2AD41C18">
        <w:tc>
          <w:tcPr>
            <w:tcW w:w="9360" w:type="dxa"/>
            <w:tcBorders>
              <w:top w:val="single" w:sz="1" w:color="E2E8F0"/>
              <w:left w:val="single" w:sz="8" w:color="2563EB"/>
              <w:bottom w:val="single" w:sz="1" w:color="E2E8F0"/>
              <w:right w:val="single" w:sz="1" w:color="E2E8F0"/>
            </w:tcBorders>
            <w:shd w:val="clear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86400" w14:textId="DBF4C5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const ref = useRef&lt;DocxEditorRef&gt;(null)
              </w:t>
            </w:r>
          </w:p>
          <w:p w14:paraId="66262511" w14:textId="D7310E00">
            <w:pPr>
              <w:spacing w:before="0" w:after="0"/>
            </w:pPr>
          </w:p>
          <w:p w14:paraId="5FCB559F" w14:textId="7641B6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await ref.current.save() // ArrayBuffer of the .docx
              </w:t>
            </w:r>
          </w:p>
          <w:p w14:paraId="7659C79F" w14:textId="4C570E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ref.current.getDocument() // current document object
              </w:t>
            </w:r>
          </w:p>
          <w:p w14:paraId="647A3A9C" w14:textId="A79304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ref.current.setZoom(1.5) // set zoom to 150%
              </w:t>
            </w:r>
          </w:p>
          <w:p w14:paraId="69C447F7" w14:textId="2F654B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ref.current.scrollToPage(3) // scroll to page 3
              </w:t>
            </w:r>
          </w:p>
          <w:p w14:paraId="05CB9400" w14:textId="01667E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ref.current.print() // print
              </w:t>
            </w:r>
          </w:p>
        </w:tc>
      </w:tr>
    </w:tbl>
    <w:p w14:paraId="561ED6B7" w14:textId="97C67600">
      <w:pPr>
        <w:spacing w:before="160" w:after="0"/>
      </w:pPr>
    </w:p>
    <w:p w14:paraId="3F190000" w14:textId="5C749680">
      <w:pPr>
        <w:pBdr>
          <w:bottom w:val="single" w:sz="3" w:space="4" w:color="E2E8F0"/>
        </w:pBdr>
        <w:spacing w:before="300" w:after="80"/>
      </w:pPr>
      <w:r>
        <w:rPr>
          <w:rFonts w:ascii="Inter" w:hAnsi="Inter" w:cs="Inter"/>
          <w:b/>
          <w:bCs/>
          <w:color w:val="0F172A"/>
          <w:sz w:val="32"/>
          <w:szCs w:val="32"/>
        </w:rPr>
        <w:t xml:space="preserve">4. Contributing
        </w:t>
      </w:r>
    </w:p>
    <w:p w14:paraId="73934498" w14:textId="5084D00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Read
        </w:t>
      </w:r>
      <w:hyperlink r:id="rIdbckue47mmm_l1hxfnuyyt">
        <w:r>
          <w:rPr>
            <w:rFonts w:ascii="Courier New" w:hAnsi="Courier New" w:cs="Courier New"/>
            <w:color w:val="2563EB"/>
            <w:sz w:val="19"/>
            <w:szCs w:val="19"/>
            <w:u w:val="single"/>
          </w:rPr>
          <w:t xml:space="preserve">docs/PLUGINS.md
          </w:t>
        </w:r>
      </w:hyperlink>
      <w:r>
        <w:rPr>
          <w:rFonts w:ascii="Inter" w:hAnsi="Inter" w:cs="Inter"/>
          <w:color w:val="0F172A"/>
          <w:sz w:val="22"/>
          <w:szCs w:val="22"/>
        </w:rPr>
        <w:t xml:space="preserve">before opening a pull request that touches the plugin API.
        </w:t>
      </w:r>
    </w:p>
    <w:p w14:paraId="37545226" w14:textId="24089F00">
      <w:pPr>
        <w:spacing w:before="60" w:after="0"/>
      </w:pPr>
    </w:p>
    <w:p w14:paraId="5D0DEE00" w14:textId="CF5EE400">
      <w:pPr>
        <w:spacing w:before="180" w:after="40"/>
      </w:pPr>
      <w:r>
        <w:rPr>
          <w:rFonts w:ascii="Inter" w:hAnsi="Inter" w:cs="Inter"/>
          <w:b/>
          <w:bCs/>
          <w:color w:val="0F172A"/>
          <w:sz w:val="22"/>
          <w:szCs w:val="22"/>
        </w:rPr>
        <w:t xml:space="preserve">Ground rules
        </w:t>
      </w:r>
    </w:p>
    <w:p w14:paraId="1A8E72BD" w14:textId="68145E00">
      <w:pPr>
        <w:pStyle w:val="ListParagraph"/>
        <w:numPr>
          <w:ilvl w:val="0"/>
          <w:numId w:val="2"/>
        </w:numPr>
        <w:spacing w:before="40" w:after="40"/>
        <w:ind w:left="640" w:hanging="320"/>
      </w:pPr>
      <w:r>
        <w:rPr>
          <w:rFonts w:ascii="Inter" w:hAnsi="Inter" w:cs="Inter"/>
          <w:color w:val="0F172A"/>
          <w:sz w:val="22"/>
          <w:szCs w:val="22"/>
        </w:rPr>
        <w:t xml:space="preserve">Every PR must pass the round-trip test: load a .docx, apply an edit, export, reload — content and formatting must be stable on unchanged content.
        </w:t>
      </w:r>
    </w:p>
    <w:p w14:paraId="07FC7A00" w14:textId="3FE09E80">
      <w:pPr>
        <w:pStyle w:val="ListParagraph"/>
        <w:numPr>
          <w:ilvl w:val="0"/>
          <w:numId w:val="2"/>
        </w:numPr>
        <w:spacing w:before="40" w:after="40"/>
        <w:ind w:left="640" w:hanging="320"/>
      </w:pPr>
      <w:r>
        <w:rPr>
          <w:rFonts w:ascii="Inter" w:hAnsi="Inter" w:cs="Inter"/>
          <w:color w:val="0F172A"/>
          <w:sz w:val="22"/>
          <w:szCs w:val="22"/>
        </w:rPr>
        <w:t xml:space="preserve">Run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test
        </w:t>
      </w:r>
      <w:r>
        <w:rPr>
          <w:rFonts w:ascii="Inter" w:hAnsi="Inter" w:cs="Inter"/>
          <w:color w:val="0F172A"/>
          <w:sz w:val="22"/>
          <w:szCs w:val="22"/>
        </w:rPr>
        <w:t xml:space="preserve">and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run test:e2e
        </w:t>
      </w:r>
      <w:r>
        <w:rPr>
          <w:rFonts w:ascii="Inter" w:hAnsi="Inter" w:cs="Inter"/>
          <w:color w:val="0F172A"/>
          <w:sz w:val="22"/>
          <w:szCs w:val="22"/>
        </w:rPr>
        <w:t xml:space="preserve">locally before pushing.
        </w:t>
      </w:r>
    </w:p>
    <w:p w14:paraId="33B2503D" w14:textId="706BF800">
      <w:pPr>
        <w:pStyle w:val="ListParagraph"/>
        <w:numPr>
          <w:ilvl w:val="0"/>
          <w:numId w:val="2"/>
        </w:numPr>
        <w:spacing w:before="40" w:after="40"/>
        <w:ind w:left="640" w:hanging="320"/>
      </w:pPr>
      <w:del w:id="14" w:author="anon-contributor" w:date="2026-03-04T23:44:00Z">
        <w:r>
          <w:rPr>
            <w:rFonts w:ascii="Inter" w:hAnsi="Inter" w:cs="Inter"/>
            <w:color w:val="0F172A"/>
            <w:sz w:val="22"/>
            <w:szCs w:val="22"/>
          </w:rPr>
          <w:delText>Do not introduce intermediate HTML serialisation. This is a hard constraint.
          </w:delText>
        </w:r>
      </w:del>
      <w:ins w:id="15" w:author="anon-contributor" w:date="2026-03-04T23:44:00Z">
        <w:r>
          <w:rPr>
            <w:rFonts w:ascii="Inter" w:hAnsi="Inter" w:cs="Inter"/>
            <w:color w:val="0F172A"/>
            <w:sz w:val="22"/>
            <w:szCs w:val="22"/>
          </w:rPr>
          <w:t xml:space="preserve">Avoid intermediate HTML serialisation where possible.
          </w:t>
        </w:r>
      </w:ins>
    </w:p>
    <w:p w14:paraId="65CA389A" w14:textId="B76B6800">
      <w:pPr>
        <w:pStyle w:val="ListParagraph"/>
        <w:numPr>
          <w:ilvl w:val="0"/>
          <w:numId w:val="2"/>
        </w:numPr>
        <w:spacing w:before="40" w:after="40"/>
        <w:ind w:left="640" w:hanging="320"/>
      </w:pPr>
      <w:r>
        <w:rPr>
          <w:rFonts w:ascii="Inter" w:hAnsi="Inter" w:cs="Inter"/>
          <w:color w:val="0F172A"/>
          <w:sz w:val="22"/>
          <w:szCs w:val="22"/>
        </w:rPr>
        <w:t xml:space="preserve">Tracked changes and comments must survive a full OOXML round-trip — save, open in Word, verify changes are reviewable, reload in the editor.
        </w:t>
      </w:r>
    </w:p>
    <w:p w14:paraId="70AAEC4D" w14:textId="10AA3000">
      <w:pPr>
        <w:spacing w:before="80" w:after="0"/>
      </w:pPr>
    </w:p>
    <w:p w14:paraId="7AB6E680" w14:textId="9C2C3800">
      <w:pPr>
        <w:spacing w:before="180" w:after="40"/>
      </w:pPr>
      <w:r>
        <w:rPr>
          <w:rFonts w:ascii="Inter" w:hAnsi="Inter" w:cs="Inter"/>
          <w:b/>
          <w:bCs/>
          <w:color w:val="0F172A"/>
          <w:sz w:val="22"/>
          <w:szCs w:val="22"/>
        </w:rPr>
        <w:t xml:space="preserve">Dev setup
        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9360"/>
      </w:tblGrid>
      <w:tr w14:paraId="1DD7BD97">
        <w:tc>
          <w:tcPr>
            <w:tcW w:w="9360" w:type="dxa"/>
            <w:tcBorders>
              <w:top w:val="single" w:sz="1" w:color="E2E8F0"/>
              <w:left w:val="single" w:sz="8" w:color="2563EB"/>
              <w:bottom w:val="single" w:sz="1" w:color="E2E8F0"/>
              <w:right w:val="single" w:sz="1" w:color="E2E8F0"/>
            </w:tcBorders>
            <w:shd w:val="clear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B1E00" w14:textId="E0B8D4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install
              </w:t>
            </w:r>
          </w:p>
          <w:p w14:paraId="60D6F200" w14:textId="DA5F6C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run dev // Vite demo on localhost:5173
              </w:t>
            </w:r>
          </w:p>
        </w:tc>
      </w:tr>
    </w:tbl>
    <w:p w14:paraId="4F6DDCB4" w14:textId="689A8600">
      <w:pPr>
        <w:spacing w:before="200" w:after="0"/>
      </w:pPr>
    </w:p>
    <w:p w14:paraId="6D436C00" w14:textId="6FF0F000">
      <w:pPr>
        <w:pBdr>
          <w:bottom w:val="single" w:sz="3" w:space="4" w:color="E2E8F0"/>
        </w:pBdr>
        <w:spacing w:before="300" w:after="80"/>
      </w:pPr>
      <w:r>
        <w:rPr>
          <w:rFonts w:ascii="Inter" w:hAnsi="Inter" w:cs="Inter"/>
          <w:b/>
          <w:bCs/>
          <w:color w:val="0F172A"/>
          <w:sz w:val="32"/>
          <w:szCs w:val="32"/>
        </w:rPr>
        <w:t xml:space="preserve">Sign-off
        </w:t>
      </w:r>
    </w:p>
    <w:p w14:paraId="4EE47BE2" w14:textId="C3981400">
      <w:pPr>
        <w:spacing w:before="60" w:after="0"/>
      </w:pPr>
    </w:p>
    <w:tbl>
      <w:tblPr>
        <w:tblW w:w="9360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680"/>
        <w:gridCol w:w="4680"/>
      </w:tblGrid>
      <w:tr w14:paraId="5DE5C4D6">
        <w:tc>
          <w:tcPr>
            <w:tcW w:w="4680" w:type="dxa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4A295E97" w14:textId="45F16900">
            <w:pPr>
              <w:spacing w:before="0" w:after="8"/>
            </w:pPr>
            <w:r>
              <w:rPr>
                <w:rFonts w:ascii="Inter" w:hAnsi="Inter" w:cs="Inter"/>
                <w:b/>
                <w:bCs/>
                <w:color w:val="0F172A"/>
                <w:sz w:val="24"/>
                <w:szCs w:val="24"/>
              </w:rPr>
              <w:t xml:space="preserve">EigenPal
              </w:t>
            </w:r>
          </w:p>
          <w:p w14:paraId="4F81C000" w14:textId="10DD3300">
            <w:pPr>
              <w:spacing w:before="0" w:after="32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Maintainer · eigenpal.com
              </w:t>
            </w:r>
          </w:p>
          <w:p w14:paraId="574FD3C0" w14:textId="9CCC4000">
            <w:pPr>
              <w:pBdr>
                <w:bottom w:val="single" w:sz="3" w:space="1" w:color="E2E8F0"/>
              </w:pBdr>
              <w:spacing w:after="60"/>
            </w:pPr>
          </w:p>
          <w:p w14:paraId="3006A16A" w14:textId="8B75A980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signature · date
              </w:t>
            </w:r>
          </w:p>
        </w:tc>
        <w:tc>
          <w:tcPr>
            <w:tcW w:w="4680" w:type="dxa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079630FC" w14:textId="1E5E2600">
            <w:pPr>
              <w:spacing w:before="0" w:after="8"/>
            </w:pPr>
            <w:r>
              <w:rPr>
                <w:rFonts w:ascii="Inter" w:hAnsi="Inter" w:cs="Inter"/>
                <w:b/>
                <w:bCs/>
                <w:color w:val="0F172A"/>
                <w:sz w:val="24"/>
                <w:szCs w:val="24"/>
              </w:rPr>
              <w:t xml:space="preserve">Contributor
              </w:t>
            </w:r>
          </w:p>
          <w:p w14:paraId="466A8EE4" w14:textId="23392000">
            <w:pPr>
              <w:spacing w:before="0" w:after="32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on behalf of the community
              </w:t>
            </w:r>
          </w:p>
          <w:p w14:paraId="7B105400" w14:textId="E15E7E80">
            <w:pPr>
              <w:pBdr>
                <w:bottom w:val="single" w:sz="3" w:space="1" w:color="E2E8F0"/>
              </w:pBdr>
              <w:spacing w:after="60"/>
            </w:pPr>
          </w:p>
          <w:p w14:paraId="09E07E00" w14:textId="72F92000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signature · date
              </w:t>
            </w:r>
          </w:p>
        </w:tc>
      </w:tr>
    </w:tbl>
    <w:sectPr>
      <w:headerReference w:type="default" r:id="rId6"/>
      <w:footerReference w:type="default" r:id="rId7"/>
      <w:pgSz w:w="12240" w:h="15840"/>
      <w:pgMar w:top="1300" w:right="1440" w:bottom="1300" w:left="1440" w:header="708" w:footer="708" w:gutter="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00" w:author="User" w:initials="" w:date="2026-03-05T19:41:08Z">
    <w:p w14:paraId="758E8A85">
      <w:r>
        <w:rPr>
          <w:rStyle w:val="CommentReference"/>
        </w:rPr>
        <w:annotationRef/>
      </w:r>
      <w:r>
        <w:t xml:space="preserve">Just like that!
       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58E8A8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ex:commentExtensible w16cex:durableId="8A13236F" w16cex:dateUtc="2026-03-05T19:41:08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B68569E0" w16cid:durableId="5C643A4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>
  <w:p>
    <w:pPr>
      <w:pBdr>
        <w:top w:val="single" w:sz="2" w:space="1" w:color="E2E8F0"/>
      </w:pBdr>
      <w:spacing w:before="80"/>
      <w:jc w:val="center"/>
    </w:pPr>
    <w:r>
      <w:rPr>
        <w:rFonts w:ascii="Inter" w:hAnsi="Inter" w:cs="Inter"/>
        <w:color w:val="64748B"/>
        <w:sz w:val="20"/>
        <w:szCs w:val="20"/>
      </w:rPr>
      <w:t xml:space="preserve">Page
      </w:t>
    </w:r>
    <w:r>
      <w:rPr>
        <w:rFonts w:ascii="Inter" w:hAnsi="Inter" w:cs="Inter"/>
        <w:color w:val="64748B"/>
        <w:sz w:val="20"/>
        <w:szCs w:val="20"/>
      </w:rPr>
      <w:fldChar w:fldCharType="begin"/>
    </w:r>
    <w:r>
      <w:rPr>
        <w:rFonts w:ascii="Inter" w:hAnsi="Inter" w:cs="Inter"/>
        <w:color w:val="64748B"/>
        <w:sz w:val="20"/>
        <w:szCs w:val="20"/>
      </w:rPr>
      <w:instrText>PAGE \* MERGEFORMAT
      </w:instrText>
    </w:r>
    <w:r>
      <w:rPr>
        <w:rFonts w:ascii="Inter" w:hAnsi="Inter" w:cs="Inter"/>
        <w:color w:val="64748B"/>
        <w:sz w:val="20"/>
        <w:szCs w:val="20"/>
      </w:rPr>
      <w:fldChar w:fldCharType="separate"/>
    </w:r>
    <w:r>
      <w:rPr>
        <w:rFonts w:ascii="Inter" w:hAnsi="Inter" w:cs="Inter"/>
        <w:color w:val="64748B"/>
        <w:sz w:val="20"/>
        <w:szCs w:val="20"/>
      </w:rPr>
      <w:t xml:space="preserve">1
      </w:t>
    </w:r>
    <w:r>
      <w:rPr>
        <w:rFonts w:ascii="Inter" w:hAnsi="Inter" w:cs="Inter"/>
        <w:color w:val="64748B"/>
        <w:sz w:val="20"/>
        <w:szCs w:val="20"/>
      </w:rPr>
      <w:fldChar w:fldCharType="end"/>
    </w:r>
    <w:r>
      <w:rPr>
        <w:rFonts w:ascii="Inter" w:hAnsi="Inter" w:cs="Inter"/>
        <w:color w:val="64748B"/>
        <w:sz w:val="20"/>
        <w:szCs w:val="20"/>
      </w:rPr>
      <w:t xml:space="preserve">of
      </w:t>
    </w:r>
    <w:r>
      <w:rPr>
        <w:rFonts w:ascii="Inter" w:hAnsi="Inter" w:cs="Inter"/>
        <w:color w:val="64748B"/>
        <w:sz w:val="20"/>
        <w:szCs w:val="20"/>
      </w:rPr>
      <w:fldChar w:fldCharType="begin"/>
    </w:r>
    <w:r>
      <w:rPr>
        <w:rFonts w:ascii="Inter" w:hAnsi="Inter" w:cs="Inter"/>
        <w:color w:val="64748B"/>
        <w:sz w:val="20"/>
        <w:szCs w:val="20"/>
      </w:rPr>
      <w:instrText>NUMPAGES \* MERGEFORMAT
      </w:instrText>
    </w:r>
    <w:r>
      <w:rPr>
        <w:rFonts w:ascii="Inter" w:hAnsi="Inter" w:cs="Inter"/>
        <w:color w:val="64748B"/>
        <w:sz w:val="20"/>
        <w:szCs w:val="20"/>
      </w:rPr>
      <w:fldChar w:fldCharType="separate"/>
    </w:r>
    <w:r>
      <w:rPr>
        <w:rFonts w:ascii="Inter" w:hAnsi="Inter" w:cs="Inter"/>
        <w:color w:val="64748B"/>
        <w:sz w:val="20"/>
        <w:szCs w:val="20"/>
      </w:rPr>
      <w:t xml:space="preserve">1
      </w:t>
    </w:r>
    <w:r>
      <w:rPr>
        <w:rFonts w:ascii="Inter" w:hAnsi="Inter" w:cs="Inter"/>
        <w:color w:val="64748B"/>
        <w:sz w:val="20"/>
        <w:szCs w:val="20"/>
      </w:rPr>
      <w:fldChar w:fldCharType="end"/>
    </w:r>
    <w:r>
      <w:rPr>
        <w:rFonts w:ascii="Inter" w:hAnsi="Inter" w:cs="Inter"/>
        <w:color w:val="64748B"/>
        <w:sz w:val="20"/>
        <w:szCs w:val="20"/>
      </w:rPr>
      <w:t xml:space="preserve">·
      </w:t>
    </w:r>
    <w:hyperlink>
      <w:r>
        <w:rPr>
          <w:rFonts w:ascii="Inter" w:hAnsi="Inter" w:cs="Inter"/>
          <w:color w:val="64748B"/>
          <w:sz w:val="20"/>
          <w:szCs w:val="20"/>
        </w:rPr>
        <w:t xml:space="preserve">eigenpal.com
        </w:t>
      </w:r>
    </w:hyperlink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>
  <w:p>
    <w:pPr>
      <w:pBdr>
        <w:bottom w:val="single" w:sz="2" w:space="1" w:color="E2E8F0"/>
      </w:pBdr>
      <w:spacing w:after="0"/>
      <w:jc w:val="center"/>
    </w:pPr>
    <w:r>
      <w:rPr>
        <w:rFonts w:ascii="Inter" w:hAnsi="Inter" w:cs="Inter"/>
        <w:color w:val="64748B"/>
        <w:sz w:val="20"/>
        <w:szCs w:val="20"/>
      </w:rPr>
      <w:t xml:space="preserve">Docx Editor: Project Charter &amp; Contributor Agreement
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CommentReference">
    <w:name w:val="annotation reference"/>
    <w:uiPriority w:val="99"/>
    <w:semiHidden/>
    <w:unhideWhenUsed/>
    <w:rPr>
      <w:sz w:val="16"/>
      <w:szCs w:val="16"/>
    </w:rPr>
  </w:style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clrrgvzn-co-bssfjluef" Type="http://schemas.openxmlformats.org/officeDocument/2006/relationships/hyperlink" Target="https://www.npmjs.com/package/@eigenpal/docx-js-editor" TargetMode="External"/><Relationship Id="rIdjuy5xlgboggzopeudzji5" Type="http://schemas.openxmlformats.org/officeDocument/2006/relationships/hyperlink" Target="https://github.com/eigenpal/docx-editor" TargetMode="External"/><Relationship Id="rIdbckue47mmm_l1hxfnuyyt" Type="http://schemas.openxmlformats.org/officeDocument/2006/relationships/hyperlink" Target="https://github.com/eigenpal/docx-editor/blob/main/docs/PLUGINS.md" TargetMode="External"/><Relationship Id="rId11" Type="http://schemas.openxmlformats.org/officeDocument/2006/relationships/fontTable" Target="fontTable.xml"/><Relationship Id="rId12" Type="http://schemas.microsoft.com/office/2011/relationships/commentsExtended" Target="commentsExtended.xml"/><Relationship Id="rId13" Type="http://schemas.microsoft.com/office/2016/09/relationships/commentsIds" Target="commentsIds.xml"/><Relationship Id="rId14" Type="http://schemas.microsoft.com/office/2018/08/relationships/commentsExtensible" Target="commentsExtensi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
  </dc:creator>
  <cp:lastModifiedBy>Un-named
  </cp:lastModifiedBy>
  <cp:revision>1
  </cp:revision>
  <dcterms:created xsi:type="dcterms:W3CDTF">2026-03-05T19:36:13.142Z
  </dcterms:created>
  <dcterms:modified xsi:type="dcterms:W3CDTF">2026-05-10T00:07:14.347Z
  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
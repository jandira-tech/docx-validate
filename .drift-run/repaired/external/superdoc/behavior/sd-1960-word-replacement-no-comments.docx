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8367" w14:textId="5F2C645E" w:rsidR="005B4417" w:rsidRDefault="005B3E41">
      <w:r>
        <w:t xml:space="preserve">Test </w:t>
      </w:r>
      <w:del w:id="0" w:author="Nick Bernal" w:date="2026-03-13T11:00:00Z" w16du:dateUtc="2026-03-13T18:00:00Z">
        <w:r w:rsidDel="005B3E41">
          <w:delText xml:space="preserve">test </w:delText>
        </w:r>
      </w:del>
      <w:ins w:id="1" w:author="Nick Bernal" w:date="2026-03-13T11:00:00Z" w16du:dateUtc="2026-03-13T18:00:00Z">
        <w:r>
          <w:t>abc</w:t>
        </w:r>
        <w:r>
          <w:t xml:space="preserve"> </w:t>
        </w:r>
      </w:ins>
      <w:r>
        <w:t xml:space="preserve">test </w:t>
      </w:r>
    </w:p>
    <w:sectPr w:rsidR="005B4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41"/>
    <w:rsid w:val="000139E2"/>
    <w:rsid w:val="005B3E41"/>
    <w:rsid w:val="005B4417"/>
    <w:rsid w:val="009E3BBD"/>
    <w:rsid w:val="00B179FF"/>
    <w:rsid w:val="00DE6D6B"/>
    <w:rsid w:val="00E2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2F426"/>
  <w15:chartTrackingRefBased/>
  <w15:docId w15:val="{E65B6649-1E59-7D4A-B2BC-82F95EBD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E4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B3E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2026-03-13T18:00:00Z</dcterms:created>
  <dcterms:modified xsi:type="dcterms:W3CDTF">2026-03-13T18:00:00Z</dcterms:modified>
</cp:coreProperties>
</file>
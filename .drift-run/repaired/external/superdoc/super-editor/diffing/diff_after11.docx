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8074" w14:textId="2A02D6C7" w:rsidR="000A7665" w:rsidRDefault="000A7665">
      <w:pPr>
        <w:rPr>
          <w:ins w:id="0" w:author="Luccas Correa" w:date="2026-03-02T14:13:00Z" w16du:dateUtc="2026-03-02T17:13:00Z"/>
        </w:rPr>
      </w:pPr>
      <w:r>
        <w:t xml:space="preserve">This is some </w:t>
      </w:r>
      <w:commentRangeStart w:id="1"/>
      <w:r>
        <w:t>text</w:t>
      </w:r>
      <w:commentRangeEnd w:id="1"/>
      <w:r w:rsidR="0097502B">
        <w:rPr>
          <w:rStyle w:val="CommentReference"/>
        </w:rPr>
        <w:commentReference w:id="1"/>
      </w:r>
      <w:ins w:id="2" w:author="Luccas Correa" w:date="2026-03-02T14:12:00Z" w16du:dateUtc="2026-03-02T17:12:00Z">
        <w:r>
          <w:t xml:space="preserve"> with tracked changes.</w:t>
        </w:r>
      </w:ins>
    </w:p>
    <w:p w14:paraId="26449FD6" w14:textId="55550F61" w:rsidR="008E06E2" w:rsidRDefault="008E06E2">
      <w:r>
        <w:t>And this is more text.</w:t>
      </w:r>
    </w:p>
    <w:p w14:paraId="01EC8ACE" w14:textId="0A33710A" w:rsidR="008E06E2" w:rsidRDefault="008E06E2">
      <w:ins w:id="3" w:author="Luccas Correa" w:date="2026-03-02T14:13:00Z" w16du:dateUtc="2026-03-02T17:13:00Z">
        <w:r>
          <w:t>And some more.</w:t>
        </w:r>
      </w:ins>
    </w:p>
    <w:sectPr w:rsidR="008E06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6BD125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6BD125" w16cid:durableId="036BD1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65"/>
    <w:rsid w:val="000A7665"/>
    <w:rsid w:val="00765E93"/>
    <w:rsid w:val="008E06E2"/>
    <w:rsid w:val="0097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0AF60"/>
  <w15:chartTrackingRefBased/>
  <w15:docId w15:val="{919D4776-68E9-9A4B-8118-E6201B8A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6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A76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75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0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0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2</cp:revision>
  <dcterms:created xsi:type="dcterms:W3CDTF">2026-03-02T17:13:00Z</dcterms:created>
  <dcterms:modified xsi:type="dcterms:W3CDTF">2026-03-02T17:13:00Z</dcterms:modified>
</cp:coreProperties>
</file>
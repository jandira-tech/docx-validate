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8074" w14:textId="2A02D6C7" w:rsidR="000A7665" w:rsidRDefault="000A7665">
      <w:r>
        <w:t xml:space="preserve">This is some </w:t>
      </w:r>
      <w:commentRangeStart w:id="0"/>
      <w:r>
        <w:t>text</w:t>
      </w:r>
      <w:commentRangeEnd w:id="0"/>
      <w:r w:rsidR="0097502B">
        <w:rPr>
          <w:rStyle w:val="CommentReference"/>
        </w:rPr>
        <w:commentReference w:id="0"/>
      </w:r>
      <w:ins w:id="1" w:author="Luccas Correa" w:date="2026-03-02T14:12:00Z" w16du:dateUtc="2026-03-02T17:12:00Z">
        <w:r>
          <w:t xml:space="preserve"> with tracked changes.</w:t>
        </w:r>
      </w:ins>
    </w:p>
    <w:sectPr w:rsidR="000A7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6BD125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036BD1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A7665"/>
    <w:rsid w:val="00765E93"/>
    <w:rsid w:val="0097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2026-03-02T17:11:00Z</dcterms:created>
  <dcterms:modified xsi:type="dcterms:W3CDTF">2026-03-02T17:12:00Z</dcterms:modified>
</cp:coreProperties>
</file>
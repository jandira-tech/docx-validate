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4E6F" w14:textId="5D7AC756" w:rsidR="003C58BC" w:rsidRDefault="00C84C6E">
      <w:r>
        <w:t xml:space="preserve">This is a </w:t>
      </w:r>
      <w:del w:id="0" w:author="Nick Bernal" w:date="2025-11-15T13:49:00Z" w16du:dateUtc="2025-11-15T21:49:00Z">
        <w:r w:rsidDel="00C84C6E">
          <w:delText xml:space="preserve">basic </w:delText>
        </w:r>
      </w:del>
      <w:ins w:id="1" w:author="Nick Bernal" w:date="2025-11-15T13:49:00Z" w16du:dateUtc="2025-11-15T21:49:00Z">
        <w:r>
          <w:t>cool</w:t>
        </w:r>
        <w:r>
          <w:t xml:space="preserve"> </w:t>
        </w:r>
      </w:ins>
      <w:r>
        <w:t xml:space="preserve">doc </w:t>
      </w:r>
    </w:p>
    <w:p w14:paraId="38F0F223" w14:textId="77777777" w:rsidR="00C84C6E" w:rsidRDefault="00C84C6E"/>
    <w:p w14:paraId="4789E2D5" w14:textId="10C44F1B" w:rsidR="00C84C6E" w:rsidRDefault="00C84C6E">
      <w:ins w:id="2" w:author="Nick Bernal" w:date="2025-11-15T13:49:00Z" w16du:dateUtc="2025-11-15T21:49:00Z">
        <w:r>
          <w:t>Brand new suggestion</w:t>
        </w:r>
      </w:ins>
    </w:p>
    <w:p w14:paraId="47A7AF93" w14:textId="77777777" w:rsidR="00C84C6E" w:rsidRDefault="00C84C6E"/>
    <w:p w14:paraId="1CCEE4CD" w14:textId="4FFCB904" w:rsidR="00C84C6E" w:rsidRDefault="00C84C6E">
      <w:r>
        <w:t xml:space="preserve">Deletion of </w:t>
      </w:r>
      <w:del w:id="3" w:author="Nick Bernal" w:date="2025-11-15T13:49:00Z" w16du:dateUtc="2025-11-15T21:49:00Z">
        <w:r w:rsidDel="00C84C6E">
          <w:delText xml:space="preserve">some </w:delText>
        </w:r>
      </w:del>
      <w:r>
        <w:t>text</w:t>
      </w:r>
    </w:p>
    <w:sectPr w:rsidR="00C8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6E"/>
    <w:rsid w:val="00360F1B"/>
    <w:rsid w:val="003C1D14"/>
    <w:rsid w:val="003C58BC"/>
    <w:rsid w:val="00931F1A"/>
    <w:rsid w:val="00C84C6E"/>
    <w:rsid w:val="00F3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279CC"/>
  <w15:chartTrackingRefBased/>
  <w15:docId w15:val="{47D7C710-3F38-E24F-A4F4-908D4474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6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8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2025-11-15T21:49:00Z</dcterms:created>
  <dcterms:modified xsi:type="dcterms:W3CDTF">2025-11-15T21:50:00Z</dcterms:modified>
</cp:coreProperties>
</file>
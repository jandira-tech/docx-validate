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1BE" w14:textId="77777777" w:rsidR="00D0270F" w:rsidRDefault="00000000">
      <w:pPr>
        <w:pStyle w:val="Body"/>
      </w:pPr>
      <w:r>
        <w:rPr>
          <w:rFonts w:ascii="Roboto Light" w:eastAsia="Roboto Light" w:hAnsi="Roboto Light" w:cs="Roboto Light"/>
          <w:color w:val="999999"/>
          <w:sz w:val="32"/>
        </w:rPr>
        <w:t>Press release</w:t>
      </w:r>
    </w:p>
    <w:p w14:paraId="3C745FD4" w14:textId="77777777" w:rsidR="00D0270F" w:rsidRDefault="00000000">
      <w:pPr>
        <w:pStyle w:val="Body"/>
      </w:pPr>
      <w:r>
        <w:rPr>
          <w:rFonts w:ascii="Roboto" w:eastAsia="Roboto" w:hAnsi="Roboto" w:cs="Roboto"/>
          <w:b/>
          <w:sz w:val="44"/>
        </w:rPr>
        <w:t>Harbour launches collaborative</w:t>
      </w:r>
      <w:del w:id="0" w:author="Superdoc User" w:date="2024-12-20T04:20:00Z">
        <w:r>
          <w:rPr>
            <w:rFonts w:ascii="Roboto" w:eastAsia="Roboto" w:hAnsi="Roboto" w:cs="Roboto"/>
            <w:b/>
            <w:sz w:val="44"/>
          </w:rPr>
          <w:delText xml:space="preserve"> DOCX</w:delText>
        </w:r>
      </w:del>
      <w:r>
        <w:rPr>
          <w:rFonts w:ascii="Roboto" w:eastAsia="Roboto" w:hAnsi="Roboto" w:cs="Roboto"/>
          <w:b/>
          <w:sz w:val="44"/>
        </w:rPr>
        <w:t xml:space="preserve"> </w:t>
      </w:r>
      <w:r>
        <w:rPr>
          <w:rFonts w:ascii="Roboto" w:eastAsia="Roboto" w:hAnsi="Roboto" w:cs="Roboto"/>
          <w:b/>
          <w:sz w:val="44"/>
        </w:rPr>
        <w:t>web native document</w:t>
      </w:r>
      <w:r>
        <w:rPr>
          <w:rFonts w:ascii="Roboto" w:eastAsia="Roboto" w:hAnsi="Roboto" w:cs="Roboto"/>
          <w:b/>
          <w:sz w:val="44"/>
        </w:rPr>
        <w:t xml:space="preserve"> editing for contracts</w:t>
      </w:r>
    </w:p>
    <w:p w14:paraId="578D1EA2" w14:textId="77777777" w:rsidR="00D0270F" w:rsidRDefault="00000000">
      <w:pPr>
        <w:pStyle w:val="Body"/>
      </w:pPr>
      <w:r>
        <w:rPr>
          <w:rFonts w:eastAsia="Arial" w:cs="Arial"/>
        </w:rPr>
        <w:t xml:space="preserve">For all the capabilities of the modern browser, </w:t>
      </w:r>
      <w:del w:id="1" w:author="Superdoc User" w:date="2024-12-20T04:30:00Z">
        <w:r>
          <w:rPr>
            <w:rFonts w:eastAsia="Arial" w:cs="Arial"/>
          </w:rPr>
          <w:delText>the online editing of a DOCX file is still a pain</w:delText>
        </w:r>
      </w:del>
      <w:ins w:id="2" w:author="Superdoc User" w:date="2024-12-20T04:30:00Z">
        <w:r>
          <w:rPr>
            <w:rFonts w:eastAsia="Arial" w:cs="Arial"/>
          </w:rPr>
          <w:t xml:space="preserve">the </w:t>
        </w:r>
      </w:ins>
      <w:ins w:id="3" w:author="Superdoc User" w:date="2024-12-20T04:40:00Z">
        <w:r>
          <w:rPr>
            <w:rFonts w:eastAsia="Arial" w:cs="Arial"/>
          </w:rPr>
          <w:t>experience of editing documents on the web continues to be difficult</w:t>
        </w:r>
      </w:ins>
      <w:r>
        <w:rPr>
          <w:rFonts w:eastAsia="Arial" w:cs="Arial"/>
        </w:rPr>
        <w:t>. This is especially true when needing to embed a collaborative document editor inside one’s own web application.</w:t>
      </w:r>
    </w:p>
    <w:p w14:paraId="5BDD05CA" w14:textId="77777777" w:rsidR="00D0270F" w:rsidRDefault="00D0270F">
      <w:pPr>
        <w:pStyle w:val="Body"/>
      </w:pPr>
    </w:p>
    <w:p w14:paraId="49340786" w14:textId="77777777" w:rsidR="00D0270F" w:rsidRDefault="00000000">
      <w:pPr>
        <w:pStyle w:val="Body"/>
      </w:pPr>
      <w:r>
        <w:rPr>
          <w:rFonts w:eastAsia="Arial" w:cs="Arial"/>
        </w:rPr>
        <w:t xml:space="preserve">Enter </w:t>
      </w:r>
      <w:hyperlink r:id="rId7" w:history="1">
        <w:r w:rsidR="00D0270F">
          <w:rPr>
            <w:rStyle w:val="Hyperlink"/>
            <w:rFonts w:eastAsia="Arial" w:cs="Arial"/>
          </w:rPr>
          <w:t>Harbour</w:t>
        </w:r>
      </w:hyperlink>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14:paraId="6C118428" w14:textId="77777777" w:rsidR="00D0270F" w:rsidRDefault="00D0270F">
      <w:pPr>
        <w:pStyle w:val="Body"/>
      </w:pPr>
    </w:p>
    <w:p w14:paraId="7707E29F" w14:textId="77777777" w:rsidR="00D0270F" w:rsidRDefault="00000000">
      <w:pPr>
        <w:pStyle w:val="Body"/>
      </w:pPr>
      <w:r>
        <w:rPr>
          <w:rFonts w:eastAsia="Arial" w:cs="Arial"/>
          <w:b/>
        </w:rPr>
        <w:t>Why did we build this?</w:t>
      </w:r>
    </w:p>
    <w:p w14:paraId="048DE3C7" w14:textId="77777777" w:rsidR="00D0270F" w:rsidRDefault="00D0270F">
      <w:pPr>
        <w:pStyle w:val="Body"/>
      </w:pPr>
    </w:p>
    <w:p w14:paraId="52680011" w14:textId="77777777" w:rsidR="00D0270F" w:rsidRDefault="00000000">
      <w:pPr>
        <w:pStyle w:val="Body"/>
      </w:pPr>
      <w:r>
        <w:rPr>
          <w:rFonts w:eastAsia="Arial" w:cs="Arial"/>
        </w:rPr>
        <w:t xml:space="preserve">Harbour is acutely aware of the challenges around bringing online document editing to your own web application since </w:t>
      </w:r>
      <w:ins w:id="4" w:author="Superdoc User" w:date="2024-12-20T04:30:00Z">
        <w:r>
          <w:rPr>
            <w:rFonts w:eastAsia="Arial" w:cs="Arial"/>
          </w:rPr>
          <w:t xml:space="preserve">many of </w:t>
        </w:r>
      </w:ins>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p>
    <w:p w14:paraId="7AD75D8B" w14:textId="77777777" w:rsidR="00D0270F" w:rsidRDefault="00D0270F">
      <w:pPr>
        <w:pStyle w:val="Body"/>
      </w:pPr>
    </w:p>
    <w:p w14:paraId="332CA7BD" w14:textId="77777777" w:rsidR="00D0270F" w:rsidRDefault="00000000">
      <w:pPr>
        <w:pStyle w:val="Body"/>
      </w:pPr>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14:paraId="532BDC72" w14:textId="77777777" w:rsidR="00D0270F" w:rsidRDefault="00D0270F">
      <w:pPr>
        <w:pStyle w:val="Body"/>
      </w:pPr>
    </w:p>
    <w:p w14:paraId="54B4D2A3" w14:textId="77777777" w:rsidR="00D0270F" w:rsidRDefault="00000000">
      <w:pPr>
        <w:pStyle w:val="Body"/>
      </w:pPr>
      <w:r>
        <w:rPr>
          <w:rFonts w:eastAsia="Arial" w:cs="Arial"/>
          <w:b/>
        </w:rPr>
        <w:t>Key differences</w:t>
      </w:r>
    </w:p>
    <w:p w14:paraId="38018D29" w14:textId="77777777" w:rsidR="00D0270F" w:rsidRDefault="00D0270F">
      <w:pPr>
        <w:pStyle w:val="Body"/>
      </w:pPr>
    </w:p>
    <w:p w14:paraId="2E911E7C" w14:textId="77777777" w:rsidR="00D0270F" w:rsidRDefault="00000000">
      <w:pPr>
        <w:pStyle w:val="Body"/>
      </w:pPr>
      <w:r>
        <w:rPr>
          <w:rFonts w:eastAsia="Arial" w:cs="Arial"/>
          <w:i/>
        </w:rPr>
        <w:t>Formatting quality</w:t>
      </w:r>
    </w:p>
    <w:p w14:paraId="104B448E" w14:textId="77777777" w:rsidR="00D0270F" w:rsidRDefault="00D0270F">
      <w:pPr>
        <w:pStyle w:val="Body"/>
      </w:pPr>
    </w:p>
    <w:p w14:paraId="3291B655" w14:textId="77777777" w:rsidR="00D0270F" w:rsidRDefault="00000000">
      <w:pPr>
        <w:pStyle w:val="Body"/>
      </w:pPr>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14:paraId="1B0C9DF1" w14:textId="77777777" w:rsidR="00D0270F" w:rsidRDefault="00D0270F">
      <w:pPr>
        <w:pStyle w:val="Body"/>
      </w:pPr>
    </w:p>
    <w:p w14:paraId="4E13EFD5" w14:textId="77777777" w:rsidR="00D0270F" w:rsidRDefault="00000000">
      <w:pPr>
        <w:pStyle w:val="Body"/>
      </w:pPr>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p>
    <w:p w14:paraId="6DE48A94" w14:textId="77777777" w:rsidR="00D0270F" w:rsidRDefault="00D0270F">
      <w:pPr>
        <w:pStyle w:val="Body"/>
      </w:pPr>
    </w:p>
    <w:p w14:paraId="73A5458D" w14:textId="77777777" w:rsidR="00D0270F" w:rsidRDefault="00000000">
      <w:pPr>
        <w:pStyle w:val="Body"/>
      </w:pPr>
      <w:r>
        <w:rPr>
          <w:rFonts w:eastAsia="Arial" w:cs="Arial"/>
          <w:i/>
        </w:rPr>
        <w:t>Bring-your-own-backend collaboration</w:t>
      </w:r>
    </w:p>
    <w:p w14:paraId="266A20BE" w14:textId="77777777" w:rsidR="00D0270F" w:rsidRDefault="00D0270F">
      <w:pPr>
        <w:pStyle w:val="Body"/>
      </w:pPr>
    </w:p>
    <w:p w14:paraId="5076EFDD" w14:textId="77777777" w:rsidR="00D0270F" w:rsidRDefault="00000000">
      <w:pPr>
        <w:pStyle w:val="Body"/>
      </w:pPr>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p>
    <w:p w14:paraId="7DDCDF20" w14:textId="77777777" w:rsidR="00D0270F" w:rsidRDefault="00D0270F">
      <w:pPr>
        <w:pStyle w:val="Body"/>
      </w:pPr>
    </w:p>
    <w:p w14:paraId="1D68D9C5" w14:textId="77777777" w:rsidR="00D0270F" w:rsidRDefault="00000000">
      <w:pPr>
        <w:pStyle w:val="Body"/>
      </w:pPr>
      <w:r>
        <w:rPr>
          <w:rFonts w:eastAsia="Arial" w:cs="Arial"/>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14:paraId="5A7719E1" w14:textId="77777777" w:rsidR="00D0270F" w:rsidRDefault="00D0270F">
      <w:pPr>
        <w:pStyle w:val="Body"/>
      </w:pPr>
    </w:p>
    <w:p w14:paraId="2628B93D" w14:textId="77777777" w:rsidR="00D0270F" w:rsidRDefault="00000000">
      <w:pPr>
        <w:pStyle w:val="Body"/>
      </w:pPr>
      <w:r>
        <w:rPr>
          <w:rFonts w:eastAsia="Arial" w:cs="Arial"/>
          <w:i/>
        </w:rPr>
        <w:t>Completely extensible</w:t>
      </w:r>
    </w:p>
    <w:p w14:paraId="03570D3D" w14:textId="77777777" w:rsidR="00D0270F" w:rsidRDefault="00D0270F">
      <w:pPr>
        <w:pStyle w:val="Body"/>
      </w:pPr>
    </w:p>
    <w:p w14:paraId="3DA399DA" w14:textId="77777777" w:rsidR="00D0270F" w:rsidRDefault="00000000">
      <w:pPr>
        <w:pStyle w:val="Body"/>
      </w:pPr>
      <w:r>
        <w:rPr>
          <w:rFonts w:eastAsia="Arial" w:cs="Arial"/>
        </w:rPr>
        <w:t xml:space="preserve">The team at Harbour will also </w:t>
      </w:r>
      <w:hyperlink r:id="rId8" w:history="1">
        <w:r w:rsidR="00D0270F">
          <w:rPr>
            <w:rStyle w:val="Hyperlink"/>
            <w:rFonts w:eastAsia="Arial" w:cs="Arial"/>
          </w:rPr>
          <w:t>open source their document editor</w:t>
        </w:r>
      </w:hyperlink>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14:paraId="48521EFB" w14:textId="77777777" w:rsidR="00D0270F" w:rsidRDefault="00D0270F">
      <w:pPr>
        <w:pStyle w:val="Body"/>
      </w:pPr>
    </w:p>
    <w:p w14:paraId="117B5469" w14:textId="77777777" w:rsidR="00D0270F" w:rsidRDefault="00000000">
      <w:pPr>
        <w:pStyle w:val="Body"/>
      </w:pPr>
      <w:r>
        <w:rPr>
          <w:rFonts w:eastAsia="Arial" w:cs="Arial"/>
        </w:rPr>
        <w:t>This truly sets the stage for new and modernized document workflow experiences across the web.</w:t>
      </w:r>
    </w:p>
    <w:p w14:paraId="4361EFB9" w14:textId="77777777" w:rsidR="00D0270F" w:rsidRDefault="00D0270F">
      <w:pPr>
        <w:pStyle w:val="Body"/>
      </w:pPr>
    </w:p>
    <w:p w14:paraId="1F367329" w14:textId="77777777" w:rsidR="00D0270F" w:rsidRDefault="00000000">
      <w:pPr>
        <w:pStyle w:val="Body"/>
      </w:pPr>
      <w:r>
        <w:rPr>
          <w:rFonts w:eastAsia="Arial" w:cs="Arial"/>
          <w:b/>
        </w:rPr>
        <w:t>Technical TLDR</w:t>
      </w:r>
    </w:p>
    <w:p w14:paraId="06ECB567"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p>
    <w:p w14:paraId="41F7EB29"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p>
    <w:p w14:paraId="5F056D51"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p>
    <w:p w14:paraId="6E3FAC11"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p>
    <w:p w14:paraId="1BB8FABE"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p>
    <w:p w14:paraId="22781A86"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p>
    <w:p w14:paraId="749E55CD"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p>
    <w:p w14:paraId="794E927B"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p>
    <w:sectPr w:rsidR="00D0270F" w:rsidRPr="00573A9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7A10" w14:textId="77777777" w:rsidR="002302B2" w:rsidRDefault="002302B2">
      <w:r>
        <w:separator/>
      </w:r>
    </w:p>
  </w:endnote>
  <w:endnote w:type="continuationSeparator" w:id="0">
    <w:p w14:paraId="6C879E39" w14:textId="77777777" w:rsidR="002302B2" w:rsidRDefault="00230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9898" w14:textId="77777777" w:rsidR="00D0270F" w:rsidRDefault="00D02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CB8E" w14:textId="77777777" w:rsidR="002302B2" w:rsidRDefault="002302B2">
      <w:r>
        <w:separator/>
      </w:r>
    </w:p>
  </w:footnote>
  <w:footnote w:type="continuationSeparator" w:id="0">
    <w:p w14:paraId="6DD975BE" w14:textId="77777777" w:rsidR="002302B2" w:rsidRDefault="00230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D528" w14:textId="77777777" w:rsidR="00D0270F" w:rsidRDefault="00D027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0F"/>
    <w:rsid w:val="002302B2"/>
    <w:rsid w:val="002B11BE"/>
    <w:rsid w:val="004B7331"/>
    <w:rsid w:val="00573A9C"/>
    <w:rsid w:val="00802E69"/>
    <w:rsid w:val="0085026E"/>
    <w:rsid w:val="00B378F9"/>
    <w:rsid w:val="00D0270F"/>
    <w:rsid w:val="00D80997"/>
    <w:rsid w:val="00E6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FD2CE"/>
  <w15:docId w15:val="{0A49EFAB-5239-6446-AF6D-D0E0C06D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ampampamp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D8099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erdoc.dev/" TargetMode="External"/><Relationship Id="rId3" Type="http://schemas.openxmlformats.org/officeDocument/2006/relationships/settings" Target="settings.xml"/><Relationship Id="rId7" Type="http://schemas.openxmlformats.org/officeDocument/2006/relationships/hyperlink" Target="https://www.harboursh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Vivienne Salisbury</cp:lastModifiedBy>
  <cp:revision>6</cp:revision>
  <dcterms:created xsi:type="dcterms:W3CDTF">2025-07-26T01:18:00Z</dcterms:created>
  <dcterms:modified xsi:type="dcterms:W3CDTF">2026-02-03T21:50:00Z</dcterms:modified>
</cp:coreProperties>
</file>
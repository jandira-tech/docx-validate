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 w14:text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THREADS</w:t>
      </w:r>
    </w:p>
    <w:p w:rsidR="00000000" w:rsidDel="00000000" w:rsidP="00000000" w:rsidRDefault="00000000" w:rsidRPr="00000000" w14:paraId="00000002" w14:text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 w14:textId="0000000D">
      <w:pPr>
        <w:rPr/>
      </w:pPr>
      <w:commentRangeStart w:id="0"/>
      <w:commentRangeStart w:id="1"/>
      <w:commentRangeStart w:id="2"/>
      <w:commentRangeStart w:id="3"/>
      <w:r w:rsidDel="00000000" w:rsidR="00000000" w:rsidRPr="00000000">
        <w:rPr>
          <w:rtl w:val="0"/>
        </w:rPr>
        <w:t xml:space="preserve">Comments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 w14:text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 w14:textId="0000000F">
      <w:pPr>
        <w:rPr/>
      </w:pPr>
      <w:del w:author="Missy Fox" w:id="0" w:date="2025-11-26T05:51:11Z">
        <w:commentRangeStart w:id="4"/>
        <w:r w:rsidDel="00000000" w:rsidR="00000000" w:rsidRPr="00000000">
          <w:rPr>
            <w:rtl w:val="0"/>
          </w:rPr>
          <w:delText xml:space="preserve">Tracked changes</w:delText>
        </w:r>
      </w:del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 w14:text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 w14:textId="00000011">
      <w:pPr>
        <w:rPr/>
      </w:pPr>
      <w:r w:rsidDel="00000000" w:rsidR="00000000" w:rsidRPr="00000000">
        <w:rPr>
          <w:rtl w:val="0"/>
        </w:rPr>
        <w:t xml:space="preserve">Many</w:t>
      </w:r>
      <w:ins w:author="Priya Seethapathy" w:id="1" w:date="2025-12-04T12:12:16Z">
        <w:commentRangeStart w:id="5"/>
        <w:commentRangeStart w:id="6"/>
        <w:r w:rsidDel="00000000" w:rsidR="00000000" w:rsidRPr="00000000">
          <w:rPr>
            <w:rtl w:val="0"/>
          </w:rPr>
          <w:t xml:space="preserve"> How about now? Suggesting in here too </w:t>
        </w:r>
      </w:ins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  <w:t xml:space="preserve"> more</w:t>
      </w:r>
      <w:ins w:author="Missy Fox" w:id="2" w:date="2025-11-26T05:51:28Z">
        <w:commentRangeStart w:id="7"/>
        <w:r w:rsidDel="00000000" w:rsidR="00000000" w:rsidRPr="00000000">
          <w:rPr>
            <w:rtl w:val="0"/>
          </w:rPr>
          <w:t xml:space="preserve"> more more </w:t>
        </w:r>
      </w:ins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  <w:t xml:space="preserve">More tracked changes</w:t>
      </w:r>
    </w:p>
    <w:p w:rsidR="00000000" w:rsidDel="00000000" w:rsidP="00000000" w:rsidRDefault="00000000" w:rsidRPr="00000000" w14:paraId="00000008" w14:text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 w14:textId="00000013">
      <w:pPr>
        <w:rPr/>
      </w:pPr>
      <w:ins w:author="Missy Fox" w:id="3" w:date="2025-11-26T05:51:46Z">
        <w:commentRangeStart w:id="8"/>
        <w:commentRangeStart w:id="9"/>
        <w:r w:rsidDel="00000000" w:rsidR="00000000" w:rsidRPr="00000000">
          <w:rPr>
            <w:rtl w:val="0"/>
          </w:rPr>
          <w:t xml:space="preserve">So much more! </w:t>
        </w:r>
      </w:ins>
      <w:del w:author="Missy Fox" w:id="3" w:date="2025-11-26T05:51:46Z">
        <w:commentRangeEnd w:id="8"/>
        <w:r w:rsidDel="00000000" w:rsidR="00000000" w:rsidRPr="00000000">
          <w:commentReference w:id="8"/>
        </w:r>
        <w:commentRangeEnd w:id="9"/>
        <w:r w:rsidDel="00000000" w:rsidR="00000000" w:rsidRPr="00000000">
          <w:commentReference w:id="9"/>
        </w:r>
        <w:r w:rsidDel="00000000" w:rsidR="00000000" w:rsidRPr="00000000">
          <w:rPr>
            <w:rtl w:val="0"/>
          </w:rPr>
          <w:delText xml:space="preserve">And more and more</w:delText>
        </w:r>
      </w:del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riya Seethapathy" w:id="5" w:date="2025-12-04T12:12:31Z">
    <w:p w:rsidR="00000000" w:rsidDel="00000000" w:rsidP="00000000" w:rsidRDefault="00000000" w:rsidRPr="00000000" w14:paraId="0000000A" w14:text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a Change</w:t>
      </w:r>
    </w:p>
  </w:comment>
  <w:comment w:author="Priya Seethapathy" w:id="6" w:date="2025-12-10T16:05:35Z">
    <w:p w:rsidR="00000000" w:rsidDel="00000000" w:rsidP="00000000" w:rsidRDefault="00000000" w:rsidRPr="00000000" w14:paraId="0000000B" w14:text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Suggestd</w:t>
      </w:r>
    </w:p>
  </w:comment>
  <w:comment w:author="Missy Fox" w:id="7" w:date="2025-11-26T05:51:36Z">
    <w:p w:rsidR="00000000" w:rsidDel="00000000" w:rsidP="00000000" w:rsidRDefault="00000000" w:rsidRPr="00000000" w14:paraId="0000000C" w14:text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 TC with a threaded comment</w:t>
      </w:r>
    </w:p>
  </w:comment>
  <w:comment w:author="Missy Fox" w:id="4" w:date="2025-11-26T05:51:19Z">
    <w:p w:rsidR="00000000" w:rsidDel="00000000" w:rsidP="00000000" w:rsidRDefault="00000000" w:rsidRPr="00000000" w14:paraId="0000000D" w14:text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deletion TC with a threaded comment</w:t>
      </w:r>
    </w:p>
  </w:comment>
  <w:comment w:author="Missy Fox" w:id="0" w:date="2025-11-26T05:51:00Z">
    <w:p w:rsidR="00000000" w:rsidDel="00000000" w:rsidP="00000000" w:rsidRDefault="00000000" w:rsidRPr="00000000" w14:paraId="0000000E" w14:text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is a comment with</w:t>
      </w:r>
    </w:p>
  </w:comment>
  <w:comment w:author="Missy Fox" w:id="1" w:date="2025-11-26T05:51:04Z">
    <w:p w:rsidR="00000000" w:rsidDel="00000000" w:rsidP="00000000" w:rsidRDefault="00000000" w:rsidRPr="00000000" w14:paraId="0000000F" w14:text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thread!</w:t>
      </w:r>
    </w:p>
  </w:comment>
  <w:comment w:author="Priya Seethapathy" w:id="2" w:date="2025-12-04T12:11:40Z">
    <w:p w:rsidR="00000000" w:rsidDel="00000000" w:rsidP="00000000" w:rsidRDefault="00000000" w:rsidRPr="00000000" w14:paraId="00000010" w14:text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a Comment in here</w:t>
      </w:r>
    </w:p>
  </w:comment>
  <w:comment w:author="Priya Seethapathy" w:id="3" w:date="2025-12-10T16:52:46Z">
    <w:p w:rsidR="00000000" w:rsidDel="00000000" w:rsidP="00000000" w:rsidRDefault="00000000" w:rsidRPr="00000000" w14:paraId="00000011" w14:text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Repling here and there</w:t>
      </w:r>
    </w:p>
  </w:comment>
  <w:comment w:author="Missy Fox" w:id="8" w:date="2025-11-26T05:51:58Z">
    <w:p w:rsidR="00000000" w:rsidDel="00000000" w:rsidP="00000000" w:rsidRDefault="00000000" w:rsidRPr="00000000" w14:paraId="00000012" w14:text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replacement TC with a threaded comment</w:t>
      </w:r>
    </w:p>
  </w:comment>
  <w:comment w:author="Priya Seethapathy" w:id="9" w:date="2025-12-10T16:05:07Z">
    <w:p w:rsidR="00000000" w:rsidDel="00000000" w:rsidP="00000000" w:rsidRDefault="00000000" w:rsidRPr="00000000" w14:paraId="00000013" w14:text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Trying to Test on Local with CP Branch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
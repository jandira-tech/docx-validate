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 ?>
<Relationships xmlns="http://schemas.openxmlformats.org/package/2006/relationships">

  <Relationship Id="rId1" Target="word/document.xml" Type="http://schemas.openxmlformats.org/officeDocument/2006/relationships/officeDocument"/>

</Relationships>

</file>

<file path=word/document.xml><?xml version="1.0" encoding="utf-8"?>
<w:document xmlns:w="http://schemas.openxmlformats.org/wordprocessingml/2006/main" xmlns:r="http://schemas.openxmlformats.org/officeDocument/2006/relationships">
  <w:body>
    <w:p xmlns:p4="http://schemas.microsoft.com/office/word/2010/wordml" p4:paraId="2874D537" p4:textId="77777777">
      <w:pPr>
        <w:pStyle w:val="BodyText"/>
        <w:spacing w:before="1"/>
        <w:ind w:left="0" w:right="0"/>
        <w:rPr>
          <w:ins w:author="Open-Xml-PowerTools" w:id="552" w:date="2000-01-01T00:00:00Z"/>
          <w:sz w:val="14"/>
        </w:rPr>
      </w:pPr>
      <w:ins w:author="Open-Xml-PowerTools" w:id="551" w:date="2000-01-01T00:00:00Z">
        <w:r>
          <w:rPr>
            <w:noProof/>
          </w:rPr>
          <AlternateContent xmlns="http://schemas.openxmlformats.org/markup-compatibility/2006">
            <Choice xmlns:wps="http://schemas.microsoft.com/office/word/2010/wordprocessingShape" Requires="wps"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Choice>
            <Fallback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Fallback>
          </AlternateContent>
        </w:r>
      </w:ins>
    </w:p>
    <w:sectPr>
      <w:pgSz w:w="11910" w:h="16840"/>
      <w:pgMar w:top="1380" w:right="1180" w:bottom="280" w:left="1180" w:header="720" w:footer="720" w:gutter="0"/>
      <w:cols w:space="720"/>
      <w:sectPrChange w:author="Open-Xml-PowerTools" w:id="1605" w:date="2000-01-01T00:00:00Z">
        <w:sectPr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T Std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0"/>
        <w:position w:val="0"/>
        <w:w w:val="100"/>
        <w:vertAlign w:val="baseline"/>
        <w:rFonts w:ascii="Times New Roman" w:cs="Times New Roman" w:eastAsia="Times New Roman" w:hAnsi="Times New Roman"/>
        <w:color w:val="010000"/>
        <w:em w:val="none"/>
        <w:lang w:bidi="en-US" w:eastAsia="en-US" w:val="en-US"/>
        <w:spacing w:val="0"/>
      </w:rPr>
    </w:rPrDefault>
    <w:pPrDefault>
      <w:pPr>
        <w:jc w:val="left"/>
        <w:ind w:firstLine="0"/>
        <w:spacing w:after="0" w:before="0" w:line="240" w:lineRule="auto"/>
        <w:keepNext w:val="false"/>
        <w:keepLines w:val="false"/>
        <w:textFlow w:val="lrTb"/>
        <w:textAlignment w:val="baseline"/>
        <w:suppressAutoHyphens w:val="false"/>
        <w:contextualSpacing w:val="false"/>
      </w:pPr>
    </w:pPrDefault>
  </w:docDefaults>
  <w:style w:default="1" w:styleId="DefaultParagraphFont" w:type="character">
    <w:name w:val="Default Paragraph Font"/>
  </w:style>
  <w:style w:default="1" w:styleId="0" w:type="paragraph">
    <w:name w:val="Normal"/>
    <w:next w:val="0"/>
    <w:link w:val="1"/>
    <w:qFormat w:val="true"/>
    <w:pPr>
      <w:jc w:val="both"/>
      <w:ind w:firstLine="283.465"/>
      <w:spacing w:after="113.386" w:before="0" w:line="230" w:lineRule="exact"/>
      <w:keepNext w:val="false"/>
      <w:keepLines w:val="true"/>
      <w:textFlow w:val="lrTb"/>
      <w:textAlignment w:val="baseline"/>
      <w:suppressAutoHyphens w:val="false"/>
      <w:contextualSpacing w:val="false"/>
    </w:pPr>
  </w:style>
  <w:style w:customStyle="1" w:styleId="2" w:type="paragraph">
    <w:name w:val="a:emnum"/>
    <w:qFormat w:val="true"/>
    <w:pPr>
      <w:jc w:val="both"/>
      <w:ind w:firstLine="0"/>
      <w:spacing w:after="170.079" w:before="226.772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  <w:sz w:val="19.2"/>
      <w:caps/>
      <w:rFonts w:ascii="Helvetica LT Std" w:cs="Helvetica LT Std" w:eastAsia="Helvetica LT Std" w:hAnsi="Helvetica LT Std"/>
      <w:lang w:bidi="es-ES" w:eastAsia="es-ES" w:val="es-ES"/>
    </w:rPr>
  </w:style>
  <w:style w:customStyle="1" w:styleId="3" w:type="paragraph">
    <w:name w:val="a:formula"/>
    <w:basedOn w:val="2"/>
    <w:qFormat w:val="true"/>
    <w:pPr>
      <w:jc w:val="center"/>
      <w:ind w:firstLine="0"/>
      <w:spacing w:after="28.347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customStyle="1" w:styleId="4" w:type="paragraph">
    <w:name w:val="a:grupo"/>
    <w:basedOn w:val="3"/>
    <w:qFormat w:val="true"/>
    <w:pPr>
      <w:jc w:val="center"/>
      <w:ind w:firstLine="0"/>
      <w:spacing w:after="170.079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default="1" w:styleId="1" w:type="character">
    <w:name w:val="Normal"/>
    <w:rPr>
      <w:sz w:val="19.2"/>
      <w:rFonts w:ascii="Helvetica LT Std" w:cs="Helvetica LT Std" w:eastAsia="Helvetica LT Std" w:hAnsi="Helvetica LT Std"/>
      <w:lang w:bidi="es-ES" w:eastAsia="es-ES" w:val="es-ES"/>
    </w:rPr>
  </w:style>
  <w:style w:type="paragraph" w:styleId="Normal">
    <w:name w:val="Normal"/>
    <w:qFormat/>
    <w:pPr>
      <w:widowControl w:val="0"/>
      <w:autoSpaceDE w:val="0"/>
      <w:autoSpaceDN w:val="0"/>
      <w:spacing w:after="0" w:before="0" w:line="240" w:lineRule="auto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1"/>
      <w:ind w:left="260"/>
      <w:outlineLvl w:val="0"/>
    </w:pPr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8"/>
      <w:ind w:left="260" w:right="332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
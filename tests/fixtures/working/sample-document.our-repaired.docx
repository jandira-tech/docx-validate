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body>
    <w:p w14:paraId="2313C800" w14:textId="6454BBE0">
      <w:pPr>
        <w:spacing w:before="0" w:after="20"/>
      </w:pPr>
      <w:r>
        <w:rPr>
          <w:rFonts w:ascii="Inter" w:hAnsi="Inter" w:cs="Inter"/>
          <w:b/>
          <w:bCs/>
          <w:color w:val="0F172A"/>
          <w:sz w:val="64"/>
          <w:szCs w:val="64"/>
        </w:rPr>
        <w:t xml:space="preserve">eigenpal/docx-editor
        </w:t>
      </w:r>
    </w:p>
    <w:p w14:paraId="5C18E4CC" w14:textId="A775B400">
      <w:pPr>
        <w:spacing w:before="0" w:after="60"/>
      </w:pPr>
      <w:r>
        <w:rPr>
          <w:rFonts w:ascii="Inter" w:hAnsi="Inter" w:cs="Inter"/>
          <w:color w:val="64748B"/>
          <w:sz w:val="24"/>
          <w:szCs w:val="24"/>
        </w:rPr>
        <w:t xml:space="preserve">Project Charter &amp; Contributor Agreement
        </w:t>
      </w:r>
    </w:p>
    <w:p w14:paraId="6F066E00" w14:textId="D9FFD800">
      <w:pPr>
        <w:spacing w:after="6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 w14:paraId="0446A6E7"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8C8D7A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npm
              </w:t>
            </w:r>
            <w:hyperlink r:id="rIdclrrgvzn-co-bssfjluef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
                </w:t>
              </w:r>
            </w:hyperlink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EEE022" w14:textId="CC483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github
              </w:t>
            </w:r>
            <w:hyperlink r:id="rIdjuy5xlgboggzopeudzji5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
                </w:t>
              </w:r>
            </w:hyperlink>
          </w:p>
        </w:tc>
      </w:tr>
    </w:tbl>
    <w:p w14:paraId="582413B1" w14:textId="9DE83E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1. What this is
        </w:t>
      </w:r>
    </w:p>
    <w:p w14:paraId="5C239600" w14:textId="3003B8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An open-source WYSIWYG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
        </w:t>
      </w:r>
      <w:r>
        <w:rPr>
          <w:rFonts w:ascii="Inter" w:hAnsi="Inter" w:cs="Inter"/>
          <w:color w:val="0F172A"/>
          <w:sz w:val="22"/>
          <w:szCs w:val="22"/>
        </w:rPr>
        <w:t xml:space="preserve">editor for React. Drop in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
        </w:t>
      </w:r>
      <w:r>
        <w:rPr>
          <w:rFonts w:ascii="Inter" w:hAnsi="Inter" w:cs="Inter"/>
          <w:color w:val="0F172A"/>
          <w:sz w:val="22"/>
          <w:szCs w:val="22"/>
        </w:rPr>
        <w:t xml:space="preserve">and your users can open, edit, and save Word documents entirely in the browser —
        </w:t>
      </w:r>
      <w:del w:id="10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delText>zero backend required
          </w:delText>
        </w:r>
      </w:del>
      <w:ins w:id="11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t xml:space="preserve">no backend required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, no document data leaving the client.
        </w:t>
      </w:r>
    </w:p>
    <w:p w14:paraId="040B2180" w14:textId="64A1A000">
      <w:pPr>
        <w:spacing w:before="60" w:after="0"/>
      </w:pPr>
    </w:p>
    <w:p w14:paraId="28B83400" w14:textId="07BFC78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Most editors serialise to HTML and back:
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
        </w:t>
      </w:r>
      <w:r>
        <w:rPr>
          <w:rFonts w:ascii="Inter" w:hAnsi="Inter" w:cs="Inter"/>
          <w:color w:val="0F172A"/>
          <w:sz w:val="22"/>
          <w:szCs w:val="22"/>
        </w:rPr>
        <w:t xml:space="preserve">. Every hop loses formatting, tracked changes, and styles.
        </w:t>
      </w:r>
      <w:del w:id="12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delText>docx-js-editor skips the pipeline entirely
          </w:delText>
        </w:r>
      </w:del>
      <w:ins w:id="13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t xml:space="preserve">This library skips it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— OOXML is the canonical format throughout.
        </w:t>
      </w:r>
    </w:p>
    <w:p w14:paraId="3BF0867E" w14:textId="BEEDE400">
      <w:pPr>
        <w:spacing w:before="8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22C52D55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ED634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
              </w:t>
            </w:r>
          </w:p>
          <w:p w14:paraId="28993E97" w14:textId="91D83F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
              </w:t>
            </w:r>
          </w:p>
          <w:p w14:paraId="02DE0E24" w14:textId="6D263800">
            <w:pPr>
              <w:spacing w:before="0" w:after="0"/>
            </w:pPr>
          </w:p>
          <w:p w14:paraId="567EA400" w14:textId="30A681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
              </w:t>
            </w:r>
          </w:p>
          <w:p w14:paraId="3D74E42E" w14:textId="1F1832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
              </w:t>
            </w:r>
          </w:p>
          <w:p w14:paraId="3A8E4300" w14:textId="A249A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
              </w:t>
            </w:r>
          </w:p>
          <w:p w14:paraId="3B343800" w14:textId="DA9E7B8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
              </w:t>
            </w:r>
          </w:p>
          <w:p w14:paraId="15DA8255" w14:textId="4854B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
              </w:t>
            </w:r>
          </w:p>
          <w:p w14:paraId="5947C400" w14:textId="5DC243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
              </w:t>
            </w:r>
          </w:p>
          <w:p w14:paraId="1D23BE6B" w14:textId="B030CA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
              </w:t>
            </w:r>
          </w:p>
          <w:p w14:paraId="29A64543" w14:textId="A01AB8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
              </w:t>
            </w:r>
          </w:p>
        </w:tc>
      </w:tr>
    </w:tbl>
    <w:p w14:paraId="2163BE00" w14:textId="C9ADC048">
      <w:pPr>
        <w:spacing w:before="160" w:after="0"/>
      </w:pPr>
    </w:p>
    <w:p w14:paraId="124B2800" w14:textId="AA437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2. Collaboration — Tracked Changes &amp; Comments
        </w:t>
      </w:r>
    </w:p>
    <w:p w14:paraId="2409DE00" w14:textId="1129CE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Both features round-trip through OOXML so documents open correctly in Word, LibreOffice, and Google Docs.
        </w:t>
      </w:r>
    </w:p>
    <w:p w14:paraId="2F9DEC00" w14:textId="D5294C00">
      <w:pPr>
        <w:spacing w:before="80" w:after="0"/>
      </w:pPr>
    </w:p>
    <w:p w14:paraId="551940C3" w14:textId="15C85C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Suggestion mode
        </w:t>
      </w:r>
    </w:p>
    <w:p w14:paraId="0D483E00" w14:textId="9F33E9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Toggle between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
        </w:t>
      </w:r>
      <w:r>
        <w:rPr>
          <w:rFonts w:ascii="Inter" w:hAnsi="Inter" w:cs="Inter"/>
          <w:color w:val="0F172A"/>
          <w:sz w:val="22"/>
          <w:szCs w:val="22"/>
        </w:rPr>
        <w:t xml:space="preserve">via the toolbar dropdown. In Suggesting mode, every edit becomes a tracked insertion (
        </w:t>
      </w:r>
      <w:r>
        <w:rPr>
          <w:rFonts w:ascii="Inter" w:hAnsi="Inter" w:cs="Inter"/>
          <w:color w:val="16A34A"/>
          <w:sz w:val="22"/>
          <w:szCs w:val="22"/>
        </w:rPr>
        <w:t xml:space="preserve">green underline
        </w:t>
      </w:r>
      <w:r>
        <w:rPr>
          <w:rFonts w:ascii="Inter" w:hAnsi="Inter" w:cs="Inter"/>
          <w:color w:val="0F172A"/>
          <w:sz w:val="22"/>
          <w:szCs w:val="22"/>
        </w:rPr>
        <w:t xml:space="preserve">) or deletion (
        </w:t>
      </w:r>
      <w:r>
        <w:rPr>
          <w:rFonts w:ascii="Inter" w:hAnsi="Inter" w:cs="Inter"/>
          <w:color w:val="DC2626"/>
          <w:sz w:val="22"/>
          <w:szCs w:val="22"/>
        </w:rPr>
        <w:t xml:space="preserve">red strikethrough
        </w:t>
      </w:r>
      <w:r>
        <w:rPr>
          <w:rFonts w:ascii="Inter" w:hAnsi="Inter" w:cs="Inter"/>
          <w:color w:val="0F172A"/>
          <w:sz w:val="22"/>
          <w:szCs w:val="22"/>
        </w:rPr>
        <w:t xml:space="preserve">). Consecutive keystrokes group into a single change. Accept or reject individually or all at once.
        </w:t>
      </w:r>
    </w:p>
    <w:p w14:paraId="2CE91DA1" w14:textId="78C5FE00">
      <w:pPr>
        <w:spacing w:before="60" w:after="0"/>
      </w:pPr>
    </w:p>
    <w:p w14:paraId="2228E200" w14:textId="40AC8A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— the same OOXML markup Word uses. Tracked changes survive a save/reload cycle and are reviewable in Word with full accept/reject UI.
        </w:t>
      </w:r>
    </w:p>
    <w:p w14:paraId="1E769400" w14:textId="E6D93300">
      <w:pPr>
        <w:spacing w:before="80" w:after="0"/>
      </w:pPr>
    </w:p>
    <w:p w14:paraId="1CBFC1CB" w14:textId="876B9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Comments
        </w:t>
      </w:r>
    </w:p>
    <w:p w14:paraId="58E3EBD1" w14:textId="2F40A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Select text and click the floating button on the page edge to
        </w:t>
      </w:r>
      <w:commentRangeStart w:id="100"/>
      <w:r>
        <w:rPr>
          <w:rFonts w:ascii="Inter" w:hAnsi="Inter" w:cs="Inter"/>
          <w:color w:val="0F172A"/>
          <w:sz w:val="22"/>
          <w:szCs w:val="22"/>
        </w:rPr>
        <w:t xml:space="preserve">add a comment anchored to that selection
        </w:t>
      </w:r>
      <w:commentRangeEnd w:id="100"/>
      <w:r>
        <w:rPr>
          <w:rStyle w:val="CommentReference"/>
        </w:rPr>
        <w:commentReference w:id="100"/>
      </w:r>
      <w:r>
        <w:rPr>
          <w:rFonts w:ascii="Inter" w:hAnsi="Inter" w:cs="Inter"/>
          <w:color w:val="0F172A"/>
          <w:sz w:val="22"/>
          <w:szCs w:val="22"/>
        </w:rPr>
        <w:t xml:space="preserve">. A Google Docs-style sidebar shows threaded cards positioned at their anchor point in the document. Reply, resolve, reopen, or delete inline.
        </w:t>
      </w:r>
    </w:p>
    <w:p w14:paraId="5EB00800" w14:textId="4A396600">
      <w:pPr>
        <w:spacing w:before="60" w:after="0"/>
      </w:pPr>
    </w:p>
    <w:p w14:paraId="771AF266" w14:textId="255A24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
        </w:t>
      </w:r>
      <w:r>
        <w:rPr>
          <w:rFonts w:ascii="Inter" w:hAnsi="Inter" w:cs="Inter"/>
          <w:color w:val="0F172A"/>
          <w:sz w:val="22"/>
          <w:szCs w:val="22"/>
        </w:rPr>
        <w:t xml:space="preserve">with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
        </w:t>
      </w:r>
      <w:r>
        <w:rPr>
          <w:rFonts w:ascii="Inter" w:hAnsi="Inter" w:cs="Inter"/>
          <w:color w:val="0F172A"/>
          <w:sz w:val="22"/>
          <w:szCs w:val="22"/>
        </w:rPr>
        <w:t xml:space="preserve">markers. Comments and reply threads are preserved on round-trip.
        </w:t>
      </w:r>
    </w:p>
    <w:p w14:paraId="56FD1A00" w14:textId="226DA740">
      <w:pPr>
        <w:spacing w:before="80" w:after="0"/>
      </w:pPr>
    </w:p>
    <w:p w14:paraId="07D0CE00" w14:textId="0F7C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Agent-friendly
        </w:t>
      </w:r>
    </w:p>
    <w:p w14:paraId="1F2D1062" w14:textId="FBCBC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Because tracked changes and comments are native OOXML, an AI agent can write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
        </w:t>
      </w:r>
      <w:r>
        <w:rPr>
          <w:rFonts w:ascii="Inter" w:hAnsi="Inter" w:cs="Inter"/>
          <w:color w:val="0F172A"/>
          <w:sz w:val="22"/>
          <w:szCs w:val="22"/>
        </w:rPr>
        <w:t xml:space="preserve">markup directly into a document and hand it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
        </w:t>
      </w:r>
      <w:r>
        <w:rPr>
          <w:rFonts w:ascii="Inter" w:hAnsi="Inter" w:cs="Inter"/>
          <w:color w:val="0F172A"/>
          <w:sz w:val="22"/>
          <w:szCs w:val="22"/>
        </w:rPr>
        <w:t xml:space="preserve">for human review — no custom diff format, no proprietary API.
        </w:t>
      </w:r>
    </w:p>
    <w:p w14:paraId="3A3AB6A4" w14:textId="7A256D00">
      <w:pPr>
        <w:spacing w:before="160" w:after="0"/>
      </w:pPr>
    </w:p>
    <w:p w14:paraId="467B1700" w14:textId="00AE9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3. Props
        </w:t>
      </w:r>
    </w:p>
    <w:p w14:paraId="2A6EFC00" w14:textId="E039DF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Pass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
        </w:t>
      </w:r>
      <w:r>
        <w:rPr>
          <w:rFonts w:ascii="Inter" w:hAnsi="Inter" w:cs="Inter"/>
          <w:color w:val="0F172A"/>
          <w:sz w:val="22"/>
          <w:szCs w:val="22"/>
        </w:rPr>
        <w:t xml:space="preserve">to set the author name for comments and tracked changes. Toggle suggestion mode via the toolbar dropdown.
        </w:t>
      </w:r>
    </w:p>
    <w:p w14:paraId="72EED800" w14:textId="0C0A6600">
      <w:pPr>
        <w:spacing w:before="6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85"/>
        <w:gridCol w:w="1715"/>
        <w:gridCol w:w="965"/>
        <w:gridCol w:w="4795"/>
      </w:tblGrid>
      <w:tr w14:paraId="29B1BE1F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38C26" w14:textId="D3FAA0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Prop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E66D88C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Type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96D1C" w14:textId="BFD644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Default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Description
              </w:t>
            </w:r>
          </w:p>
        </w:tc>
      </w:tr>
      <w:tr w14:paraId="0E7D000A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913A8D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69E4BF" w14:textId="29548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.docx file contents to load
              </w:t>
            </w:r>
          </w:p>
        </w:tc>
      </w:tr>
      <w:tr w14:paraId="62B5418B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F2545AE" w14:textId="A05871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F0EA59" w14:textId="FA4B6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DFAD16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Preview mode — no editing UI
              </w:t>
            </w:r>
          </w:p>
        </w:tc>
      </w:tr>
      <w:tr w14:paraId="419D7A5B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917C8FC" w14:textId="32105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9138898" w14:textId="8EC49E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7DF7C50" w14:textId="4BB7A7B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Show formatting toolbar
              </w:t>
            </w:r>
          </w:p>
        </w:tc>
      </w:tr>
      <w:tr w14:paraId="472911C8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8C795AC" w14:textId="CB0B83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F512181" w14:textId="959DBF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Author name for comments and tracked changes
              </w:t>
            </w:r>
          </w:p>
        </w:tc>
      </w:tr>
      <w:tr w14:paraId="412D2A8F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AD941E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C64FFC4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148A3D" w14:textId="D3007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every document change
              </w:t>
            </w:r>
          </w:p>
        </w:tc>
      </w:tr>
      <w:tr w14:paraId="4D903197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17100AF" w14:textId="7DC086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8F2984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187D334" w14:textId="39B43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00208A" w14:textId="2C0BBC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save, receives ArrayBuffer
              </w:t>
            </w:r>
          </w:p>
        </w:tc>
      </w:tr>
      <w:tr w14:paraId="4B24058F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8976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B2CAB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FF9CCB5" w14:textId="67735D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error
              </w:t>
            </w:r>
          </w:p>
        </w:tc>
      </w:tr>
    </w:tbl>
    <w:p w14:paraId="4C32CC00" w14:textId="A6A9CF00">
      <w:pPr>
        <w:spacing w:before="80" w:after="0"/>
      </w:pPr>
    </w:p>
    <w:p w14:paraId="3968C765" w14:textId="CEB9E600">
      <w:r>
        <w:br w:type="page"/>
      </w:r>
    </w:p>
    <w:p w14:paraId="4FC6F6D3" w14:textId="7D8B6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Ref methods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2C10015E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DBF4C5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
              </w:t>
            </w:r>
          </w:p>
          <w:p w14:paraId="7E5FA811" w14:textId="D7310E00">
            <w:pPr>
              <w:spacing w:before="0" w:after="0"/>
            </w:pPr>
          </w:p>
          <w:p w14:paraId="642ADBAB" w14:textId="7641B6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
              </w:t>
            </w:r>
          </w:p>
          <w:p w14:paraId="66A9FCF9" w14:textId="4C570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
              </w:t>
            </w:r>
          </w:p>
          <w:p w14:paraId="794844F7" w14:textId="A79304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
              </w:t>
            </w:r>
          </w:p>
          <w:p w14:paraId="7AF347CA" w14:textId="2F654B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
              </w:t>
            </w:r>
          </w:p>
          <w:p w14:paraId="05CB9400" w14:textId="01667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
              </w:t>
            </w:r>
          </w:p>
        </w:tc>
      </w:tr>
    </w:tbl>
    <w:p w14:paraId="3A764774" w14:textId="97C67600">
      <w:pPr>
        <w:spacing w:before="160" w:after="0"/>
      </w:pPr>
    </w:p>
    <w:p w14:paraId="3F190000" w14:textId="5C74968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4. Contributing
        </w:t>
      </w:r>
    </w:p>
    <w:p w14:paraId="28FE20D1" w14:textId="5084D0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Read
        </w:t>
      </w:r>
      <w:hyperlink r:id="rIdbckue47mmm_l1hxfnuyyt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
          </w:t>
        </w:r>
      </w:hyperlink>
      <w:r>
        <w:rPr>
          <w:rFonts w:ascii="Inter" w:hAnsi="Inter" w:cs="Inter"/>
          <w:color w:val="0F172A"/>
          <w:sz w:val="22"/>
          <w:szCs w:val="22"/>
        </w:rPr>
        <w:t xml:space="preserve">before opening a pull request that touches the plugin API.
        </w:t>
      </w:r>
    </w:p>
    <w:p w14:paraId="1193D407" w14:textId="24089F00">
      <w:pPr>
        <w:spacing w:before="60" w:after="0"/>
      </w:pPr>
    </w:p>
    <w:p w14:paraId="5D0DEE00" w14:textId="CF5E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Ground rules
        </w:t>
      </w:r>
    </w:p>
    <w:p w14:paraId="261BD13F" w14:textId="68145E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Every PR must pass the round-trip test: load a .docx, apply an edit, export, reload — content and formatting must be stable on unchanged content.
        </w:t>
      </w:r>
    </w:p>
    <w:p w14:paraId="07FC7A00" w14:textId="3FE09E8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Run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
        </w:t>
      </w:r>
      <w:r>
        <w:rPr>
          <w:rFonts w:ascii="Inter" w:hAnsi="Inter" w:cs="Inter"/>
          <w:color w:val="0F172A"/>
          <w:sz w:val="22"/>
          <w:szCs w:val="22"/>
        </w:rPr>
        <w:t xml:space="preserve">locally before pushing.
        </w:t>
      </w:r>
    </w:p>
    <w:p w14:paraId="2C69DA38" w14:textId="706BF800">
      <w:pPr>
        <w:pStyle w:val="ListParagraph"/>
        <w:numPr>
          <w:ilvl w:val="0"/>
          <w:numId w:val="2"/>
        </w:numPr>
        <w:spacing w:before="40" w:after="40"/>
        <w:ind w:left="640" w:hanging="320"/>
      </w:pPr>
      <w:del w:id="14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delText>Do not introduce intermediate HTML serialisation. This is a hard constraint.
          </w:delText>
        </w:r>
      </w:del>
      <w:ins w:id="15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t xml:space="preserve">Avoid intermediate HTML serialisation where possible.
          </w:t>
        </w:r>
      </w:ins>
    </w:p>
    <w:p w14:paraId="1ED3062A" w14:textId="B76B68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Tracked changes and comments must survive a full OOXML round-trip — save, open in Word, verify changes are reviewable, reload in the editor.
        </w:t>
      </w:r>
    </w:p>
    <w:p w14:paraId="108A9845" w14:textId="10AA3000">
      <w:pPr>
        <w:spacing w:before="80" w:after="0"/>
      </w:pPr>
    </w:p>
    <w:p w14:paraId="7AB6E680" w14:textId="9C2C38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Dev setup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2AC88342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E0B8D4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
              </w:t>
            </w:r>
          </w:p>
          <w:p w14:paraId="60D6F200" w14:textId="DA5F6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
              </w:t>
            </w:r>
          </w:p>
        </w:tc>
      </w:tr>
    </w:tbl>
    <w:p w14:paraId="184FEE2C" w14:textId="689A8600">
      <w:pPr>
        <w:spacing w:before="200" w:after="0"/>
      </w:pPr>
    </w:p>
    <w:p w14:paraId="6D436C00" w14:textId="6FF0F0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Sign-off
        </w:t>
      </w:r>
    </w:p>
    <w:p w14:paraId="444A4699" w14:textId="C3981400">
      <w:pPr>
        <w:spacing w:before="60" w:after="0"/>
      </w:pPr>
    </w:p>
    <w:tbl>
      <w:tblPr>
        <w:tblW w:w="9360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80"/>
        <w:gridCol w:w="4680"/>
      </w:tblGrid>
      <w:tr w14:paraId="54A13DA5"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4812431" w14:textId="45F169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EigenPal
              </w:t>
            </w:r>
          </w:p>
          <w:p w14:paraId="4F81C000" w14:textId="10DD33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Maintainer · eigenpal.com
              </w:t>
            </w:r>
          </w:p>
          <w:p w14:paraId="574FD3C0" w14:textId="9CCC4000">
            <w:pPr>
              <w:pBdr>
                <w:bottom w:val="single" w:sz="3" w:space="1" w:color="E2E8F0"/>
              </w:pBdr>
              <w:spacing w:after="60"/>
            </w:pPr>
          </w:p>
          <w:p w14:paraId="3C50E779" w14:textId="8B75A9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39EF07" w14:textId="1E5E26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Contributor
              </w:t>
            </w:r>
          </w:p>
          <w:p w14:paraId="0C075697" w14:textId="233920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on behalf of the community
              </w:t>
            </w:r>
          </w:p>
          <w:p w14:paraId="7B105400" w14:textId="E15E7E80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</w:tr>
    </w:tbl>
    <w:sectPr>
      <w:headerReference w:type="default" r:id="rId6"/>
      <w:footerReference w:type="default" r:id="rId7"/>
      <w:pgSz w:w="12240" w:h="15840"/>
      <w:pgMar w:top="1300" w:right="1440" w:bottom="1300" w:left="1440" w:header="708" w:footer="708" w:gutter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0" w:author="User" w:initials="" w:date="2026-03-05T19:41:08Z">
    <w:p w14:paraId="11A518E1">
      <w:r>
        <w:rPr>
          <w:rStyle w:val="CommentReference"/>
        </w:rPr>
        <w:annotationRef/>
      </w:r>
      <w:r>
        <w:t xml:space="preserve">Just like that!
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A518E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ex:commentExtensible w16cex:durableId="8A13236F" w16cex:dateUtc="2026-03-05T19:41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B68569E0" w16cid:durableId="2BE890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top w:val="single" w:sz="2" w:space="1" w:color="E2E8F0"/>
      </w:pBdr>
      <w:spacing w:before="80"/>
      <w:jc w:val="center"/>
    </w:pPr>
    <w:r>
      <w:rPr>
        <w:rFonts w:ascii="Inter" w:hAnsi="Inter" w:cs="Inter"/>
        <w:color w:val="64748B"/>
        <w:sz w:val="20"/>
        <w:szCs w:val="20"/>
      </w:rPr>
      <w:t xml:space="preserve">Page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PAGE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of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NUMPAGES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·
      </w:t>
    </w:r>
    <w:hyperlink>
      <w:r>
        <w:rPr>
          <w:rFonts w:ascii="Inter" w:hAnsi="Inter" w:cs="Inter"/>
          <w:color w:val="64748B"/>
          <w:sz w:val="20"/>
          <w:szCs w:val="20"/>
        </w:rPr>
        <w:t xml:space="preserve">eigenpal.com
        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bottom w:val="single" w:sz="2" w:space="1" w:color="E2E8F0"/>
      </w:pBdr>
      <w:spacing w:after="0"/>
      <w:jc w:val="center"/>
    </w:pPr>
    <w:r>
      <w:rPr>
        <w:rFonts w:ascii="Inter" w:hAnsi="Inter" w:cs="Inter"/>
        <w:color w:val="64748B"/>
        <w:sz w:val="20"/>
        <w:szCs w:val="20"/>
      </w:rPr>
      <w:t xml:space="preserve">Docx Editor: Project Charter &amp; Contributor Agreement
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clrrgvzn-co-bssfjluef" Type="http://schemas.openxmlformats.org/officeDocument/2006/relationships/hyperlink" Target="https://www.npmjs.com/package/@eigenpal/docx-js-editor" TargetMode="External"/><Relationship Id="rIdjuy5xlgboggzopeudzji5" Type="http://schemas.openxmlformats.org/officeDocument/2006/relationships/hyperlink" Target="https://github.com/eigenpal/docx-editor" TargetMode="External"/><Relationship Id="rIdbckue47mmm_l1hxfnuyyt" Type="http://schemas.openxmlformats.org/officeDocument/2006/relationships/hyperlink" Target="https://github.com/eigenpal/docx-editor/blob/main/docs/PLUGINS.md" TargetMode="External"/><Relationship Id="rId11" Type="http://schemas.openxmlformats.org/officeDocument/2006/relationships/fontTable" Target="fontTable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Un-named
  </cp:lastModifiedBy>
  <cp:revision>1
  </cp:revision>
  <dcterms:created xsi:type="dcterms:W3CDTF">2026-03-05T19:36:13.142Z
  </dcterms:created>
  <dcterms:modified xsi:type="dcterms:W3CDTF">2026-05-10T00:07:14.347Z
  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
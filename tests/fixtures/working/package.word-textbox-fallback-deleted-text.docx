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ins w:author="Open-Xml-PowerTools" w:id="4" w:date="2000-01-01T00:00:00Z"/>
          <w:sz w:val="16"/>
          <w:szCs w:val="16"/>
        </w:rPr>
      </w:pPr>
      <w:ins w:author="Open-Xml-PowerTools" w:id="1" w:date="2000-01-01T00:00:00Z">
        <w:r>
          <w:rPr>
            <w:b/>
            <w:sz w:val="16"/>
            <w:szCs w:val="16"/>
          </w:rPr>
          <w:t xml:space="preserve">Ankara </w:t>
        </w:r>
      </w:ins>
      <w:ins w:author="Open-Xml-PowerTools" w:id="2" w:date="2000-01-01T00:00:00Z">
        <w:r>
          <w:rPr>
            <w:b/>
            <w:sz w:val="16"/>
            <w:szCs w:val="16"/>
          </w:rPr>
          <w:t>Üniversitesi</w:t>
        </w:r>
      </w:ins>
      <w:ins w:author="Open-Xml-PowerTools" w:id="3" w:date="2000-01-01T00:00:00Z"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>
      <w:pPr>
        <w:jc w:val="center"/>
        <w:rPr>
          <w:ins w:author="Open-Xml-PowerTools" w:id="6" w:date="2000-01-01T00:00:00Z"/>
          <w:b/>
          <w:sz w:val="16"/>
          <w:szCs w:val="16"/>
        </w:rPr>
      </w:pPr>
      <w:ins w:author="Open-Xml-PowerTools" w:id="5" w:date="2000-01-01T00:00:00Z">
        <w:r>
          <w:rPr>
            <w:b/>
            <w:sz w:val="16"/>
            <w:szCs w:val="16"/>
          </w:rPr>
          <w:t>Açık Ders Malzemeleri</w:t>
        </w:r>
      </w:ins>
    </w:p>
    <w:p>
      <w:pPr>
        <w:pStyle w:val="Basliklar"/>
        <w:jc w:val="center"/>
        <w:rPr>
          <w:ins w:author="Open-Xml-PowerTools" w:id="7" w:date="2000-01-01T00:00:00Z"/>
          <w:sz w:val="16"/>
          <w:szCs w:val="16"/>
        </w:rPr>
      </w:pPr>
    </w:p>
    <w:p>
      <w:pPr>
        <w:pStyle w:val="Basliklar"/>
        <w:jc w:val="center"/>
        <w:rPr>
          <w:ins w:author="Open-Xml-PowerTools" w:id="9" w:date="2000-01-01T00:00:00Z"/>
          <w:sz w:val="16"/>
          <w:szCs w:val="16"/>
        </w:rPr>
      </w:pPr>
      <w:ins w:author="Open-Xml-PowerTools" w:id="8" w:date="2000-01-01T00:00:00Z">
        <w:r>
          <w:rPr>
            <w:sz w:val="16"/>
            <w:szCs w:val="16"/>
          </w:rPr>
          <w:t>Ders izlence Formu</w:t>
        </w:r>
      </w:ins>
    </w:p>
    <w:p>
      <w:pPr>
        <w:rPr>
          <w:ins w:author="Open-Xml-PowerTools" w:id="10" w:date="2000-01-01T00:00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author="Open-Xml-PowerTools" w:id="11" w:date="2000-01-01T00:00:00Z">
          <w:tblPr>
            <w:tblStyle w:val="a3"/>
            <w:tblW w:w="10275" w:type="dxa"/>
            <w:tblInd w:w="-158" w:type="dxa"/>
            <w:tblLook w:val="04A0" w:firstRow="1" w:lastRow="0" w:firstColumn="1" w:lastColumn="0" w:noHBand="0" w:noVBand="1"/>
          </w:tblPr>
        </w:tblPrChange>
      </w:tblPr>
      <w:tblGrid>
        <w:gridCol w:w="2745"/>
        <w:gridCol w:w="6068"/>
        <w:tblGridChange w:id="12">
          <w:tblGrid>
            <w:gridCol w:w="1542"/>
            <w:gridCol w:w="1309"/>
            <w:gridCol w:w="313"/>
            <w:gridCol w:w="221"/>
            <w:gridCol w:w="133"/>
            <w:gridCol w:w="1426"/>
            <w:gridCol w:w="1418"/>
            <w:gridCol w:w="1305"/>
            <w:gridCol w:w="112"/>
            <w:gridCol w:w="171"/>
            <w:gridCol w:w="2325"/>
          </w:tblGrid>
        </w:tblGridChange>
      </w:tblGrid>
      <w:tr>
        <w:trPr>
          <w:jc w:val="center"/>
          <w:trPrChange w:author="Open-Xml-PowerTools" w:id="26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6" w:date="2000-01-01T00:00:00Z">
              <w:tcPr>
                <w:tcW w:w="3518" w:type="dxa"/>
                <w:gridSpan w:val="5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3" w:date="2000-01-01T00:00:00Z">
                  <w:rPr>
                    <w:rFonts w:ascii="HY견명조" w:eastAsia="HY견명조"/>
                    <w:sz w:val="17"/>
                    <w:szCs w:val="17"/>
                  </w:rPr>
                </w:rPrChange>
              </w:rPr>
              <w:pPrChange w:author="Open-Xml-PowerTools" w:id="14" w:date="2000-01-01T00:00:00Z">
                <w:pPr/>
              </w:pPrChange>
            </w:pPr>
            <w:ins w:author="Open-Xml-PowerTools" w:id="15" w:date="2000-01-01T00:00:00Z">
              <w:r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tcPrChange w:author="Open-Xml-PowerTools" w:id="23" w:date="2000-01-01T00:00:00Z">
              <w:tcPr>
                <w:tcW w:w="4149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ilgileri"/>
              <w:ind w:left="0"/>
              <w:rPr>
                <w:b/>
                <w:bCs/>
                <w:szCs w:val="16"/>
                <w:rPrChange w:author="Open-Xml-PowerTools" w:id="17" w:date="2000-01-01T00:00:00Z">
                  <w:rPr>
                    <w:rFonts w:ascii="HY견명조" w:eastAsia="HY견명조"/>
                    <w:sz w:val="17"/>
                    <w:szCs w:val="17"/>
                  </w:rPr>
                </w:rPrChange>
              </w:rPr>
              <w:pPrChange w:author="Open-Xml-PowerTools" w:id="18" w:date="2000-01-01T00:00:00Z">
                <w:pPr/>
              </w:pPrChange>
            </w:pPr>
            <w:ins w:author="Open-Xml-PowerTools" w:id="19" w:date="2000-01-01T00:00:00Z">
              <w:r>
                <w:rPr>
                  <w:b/>
                  <w:bCs/>
                  <w:szCs w:val="16"/>
                </w:rPr>
                <w:t>VME</w:t>
              </w:r>
            </w:ins>
            <w:ins w:author="Open-Xml-PowerTools" w:id="20" w:date="2000-01-01T00:00:00Z">
              <w:r>
                <w:rPr>
                  <w:b/>
                  <w:bCs/>
                  <w:szCs w:val="16"/>
                </w:rPr>
                <w:t>248</w:t>
              </w:r>
            </w:ins>
            <w:ins w:author="Open-Xml-PowerTools" w:id="21" w:date="2000-01-01T00:00:00Z">
              <w:r>
                <w:rPr>
                  <w:b/>
                  <w:bCs/>
                  <w:szCs w:val="16"/>
                </w:rPr>
                <w:t xml:space="preserve"> </w:t>
              </w:r>
            </w:ins>
            <w:ins w:author="Open-Xml-PowerTools" w:id="22" w:date="2000-01-01T00:00:00Z">
              <w:r>
                <w:rPr>
                  <w:b/>
                  <w:bCs/>
                  <w:szCs w:val="16"/>
                </w:rPr>
                <w:t>BIOTECHNOLOGY IN MICROBIOLOGY</w:t>
              </w:r>
            </w:ins>
          </w:p>
        </w:tc>
        <w:tc>
          <w:tcPr>
            <w:tcW w:w="2608" w:type="dxa"/>
            <w:gridSpan w:val="3"/>
            <w:tcBorders>
              <w:top w:val="nil"/>
              <w:left w:val="nil"/>
              <w:bottom w:val="nil"/>
              <w:right w:val="nil"/>
            </w:tcBorders>
            <w:cellDel w:author="Open-Xml-PowerTools" w:id="24" w:date="2000-01-01T00:00:00Z"/>
          </w:tcPr>
          <w:p>
            <w:pPr>
              <w:rPr>
                <w:del w:author="Open-Xml-PowerTools" w:id="25" w:date="2000-01-01T00:00:00Z"/>
                <w:rFonts w:ascii="HY견명조" w:eastAsia="HY견명조"/>
                <w:sz w:val="17"/>
                <w:szCs w:val="17"/>
              </w:rPr>
            </w:pPr>
          </w:p>
        </w:tc>
      </w:tr>
      <w:tr>
        <w:trPr>
          <w:jc w:val="center"/>
          <w:trPrChange w:author="Open-Xml-PowerTools" w:id="45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32" w:date="2000-01-01T00:00:00Z">
              <w:tcPr>
                <w:tcW w:w="3385" w:type="dxa"/>
                <w:gridSpan w:val="4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31" w:date="2000-01-01T00:00:00Z">
                <w:pPr/>
              </w:pPrChange>
            </w:pPr>
            <w:ins w:author="Open-Xml-PowerTools" w:id="27" w:date="2000-01-01T00:00:00Z">
              <w:r>
                <w:rPr>
                  <w:szCs w:val="16"/>
                </w:rPr>
                <w:t>Dersin Sorumlusu</w:t>
              </w:r>
            </w:ins>
            <w:del w:author="Open-Xml-PowerTools" w:id="29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성남시 분당구 대왕판교로606번길 58</w:delText>
              </w:r>
            </w:del>
          </w:p>
        </w:tc>
        <w:tc>
          <w:tcPr>
            <w:tcW w:w="6068" w:type="dxa"/>
            <w:tcPrChange w:author="Open-Xml-PowerTools" w:id="38" w:date="2000-01-01T00:00:00Z">
              <w:tcPr>
                <w:tcW w:w="4394" w:type="dxa"/>
                <w:gridSpan w:val="5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</w:tcPrChange>
          </w:tcPr>
          <w:p>
            <w:pPr>
              <w:pStyle w:val="DersBilgileri"/>
              <w:ind w:left="0"/>
              <w:rPr>
                <w:szCs w:val="16"/>
              </w:rPr>
              <w:pPrChange w:author="Open-Xml-PowerTools" w:id="37" w:date="2000-01-01T00:00:00Z">
                <w:pPr>
                  <w:ind w:firstLineChars="100" w:firstLine="371"/>
                  <w:jc w:val="left"/>
                </w:pPr>
              </w:pPrChange>
            </w:pPr>
            <w:ins w:author="Open-Xml-PowerTools" w:id="33" w:date="2000-01-01T00:00:00Z">
              <w:r>
                <w:rPr>
                  <w:szCs w:val="16"/>
                </w:rPr>
                <w:t xml:space="preserve">PROF.DR. BARIŞ SAREYYÜPOĞLU  </w:t>
              </w:r>
            </w:ins>
            <w:del w:author="Open-Xml-PowerTools" w:id="35" w:date="2000-01-01T00:00:00Z">
              <w:r>
                <w:rPr>
                  <w:rFonts w:ascii="굴림" w:eastAsia="굴림" w:hAnsi="굴림" w:hint="eastAsia"/>
                  <w:b/>
                  <w:w w:val="95"/>
                  <w:sz w:val="39"/>
                  <w:szCs w:val="39"/>
                </w:rPr>
                <w:delText>공증인 이문수 사무소</w:delText>
              </w:r>
            </w:del>
          </w:p>
        </w:tc>
        <w:tc>
          <w:tcPr>
            <w:tcW w:w="2496" w:type="dxa"/>
            <w:gridSpan w:val="2"/>
            <w:tcBorders>
              <w:top w:val="nil"/>
              <w:left w:val="nil"/>
              <w:bottom w:val="nil"/>
              <w:right w:val="nil"/>
            </w:tcBorders>
            <w:cellDel w:author="Open-Xml-PowerTools" w:id="39" w:date="2000-01-01T00:00:00Z"/>
          </w:tcPr>
          <w:p>
            <w:pPr>
              <w:jc w:val="right"/>
              <w:rPr>
                <w:del w:author="Open-Xml-PowerTools" w:id="44" w:date="2000-01-01T00:00:00Z"/>
                <w:rFonts w:ascii="굴림" w:eastAsia="굴림" w:hAnsi="굴림"/>
                <w:sz w:val="18"/>
                <w:szCs w:val="18"/>
              </w:rPr>
            </w:pPr>
            <w:del w:author="Open-Xml-PowerTools" w:id="40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TEL 031-778-</w:delText>
              </w:r>
            </w:del>
            <w:del w:author="Open-Xml-PowerTools" w:id="41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7</w:delText>
              </w:r>
            </w:del>
            <w:del w:author="Open-Xml-PowerTools" w:id="42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0</w:delText>
              </w:r>
            </w:del>
            <w:del w:author="Open-Xml-PowerTools" w:id="43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09</w:delText>
              </w:r>
            </w:del>
          </w:p>
        </w:tc>
      </w:tr>
      <w:tr>
        <w:trPr>
          <w:jc w:val="center"/>
          <w:trPrChange w:author="Open-Xml-PowerTools" w:id="61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51" w:date="2000-01-01T00:00:00Z">
              <w:tcPr>
                <w:tcW w:w="3385" w:type="dxa"/>
                <w:gridSpan w:val="4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50" w:date="2000-01-01T00:00:00Z">
                <w:pPr/>
              </w:pPrChange>
            </w:pPr>
            <w:ins w:author="Open-Xml-PowerTools" w:id="46" w:date="2000-01-01T00:00:00Z">
              <w:r>
                <w:rPr>
                  <w:szCs w:val="16"/>
                </w:rPr>
                <w:t>Dersin Düzeyi</w:t>
              </w:r>
            </w:ins>
            <w:del w:author="Open-Xml-PowerTools" w:id="48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2층 제2-25호(판교푸르지오월드마크)</w:delText>
              </w:r>
            </w:del>
          </w:p>
        </w:tc>
        <w:tc>
          <w:tcPr>
            <w:tcW w:w="6068" w:type="dxa"/>
            <w:tcPrChange w:author="Open-Xml-PowerTools" w:id="55" w:date="2000-01-01T00:00:00Z">
              <w:tcPr>
                <w:tcW w:w="4394" w:type="dxa"/>
                <w:gridSpan w:val="5"/>
                <w:vMerge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</w:tcPrChange>
          </w:tcPr>
          <w:p>
            <w:pPr>
              <w:pStyle w:val="DersBilgileri"/>
              <w:ind w:left="0"/>
              <w:rPr>
                <w:szCs w:val="16"/>
                <w:rPrChange w:author="Open-Xml-PowerTools" w:id="52" w:date="2000-01-01T00:00:00Z">
                  <w:rPr>
                    <w:rFonts w:ascii="굴림" w:eastAsia="굴림" w:hAnsi="굴림"/>
                    <w:sz w:val="17"/>
                    <w:szCs w:val="17"/>
                  </w:rPr>
                </w:rPrChange>
              </w:rPr>
              <w:pPrChange w:author="Open-Xml-PowerTools" w:id="53" w:date="2000-01-01T00:00:00Z">
                <w:pPr/>
              </w:pPrChange>
            </w:pPr>
            <w:ins w:author="Open-Xml-PowerTools" w:id="54" w:date="2000-01-01T00:00:00Z">
              <w:r>
                <w:rPr>
                  <w:szCs w:val="16"/>
                </w:rPr>
                <w:t>LİSANS</w:t>
              </w:r>
            </w:ins>
          </w:p>
        </w:tc>
        <w:tc>
          <w:tcPr>
            <w:tcW w:w="249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cellDel w:author="Open-Xml-PowerTools" w:id="56" w:date="2000-01-01T00:00:00Z"/>
          </w:tcPr>
          <w:p>
            <w:pPr>
              <w:jc w:val="right"/>
              <w:rPr>
                <w:del w:author="Open-Xml-PowerTools" w:id="60" w:date="2000-01-01T00:00:00Z"/>
                <w:rFonts w:ascii="굴림" w:eastAsia="굴림" w:hAnsi="굴림"/>
                <w:sz w:val="18"/>
                <w:szCs w:val="18"/>
              </w:rPr>
            </w:pPr>
            <w:del w:author="Open-Xml-PowerTools" w:id="57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F</w:delText>
              </w:r>
            </w:del>
            <w:del w:author="Open-Xml-PowerTools" w:id="58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A</w:delText>
              </w:r>
            </w:del>
            <w:del w:author="Open-Xml-PowerTools" w:id="59" w:date="2000-01-01T00:00:00Z">
              <w:r>
                <w:rPr>
                  <w:rFonts w:ascii="굴림" w:eastAsia="굴림" w:hAnsi="굴림" w:hint="eastAsia"/>
                  <w:sz w:val="18"/>
                  <w:szCs w:val="18"/>
                </w:rPr>
                <w:delText>X 031-624-5292</w:delText>
              </w:r>
            </w:del>
          </w:p>
        </w:tc>
      </w:tr>
      <w:tr>
        <w:trPr>
          <w:jc w:val="center"/>
          <w:trPrChange w:author="Open-Xml-PowerTools" w:id="73" w:date="2000-01-01T00:00:00Z">
            <w:trPr>
              <w:trHeight w:val="1406"/>
            </w:trPr>
          </w:trPrChange>
        </w:trPr>
        <w:tc>
          <w:tcPr>
            <w:tcW w:w="2745" w:type="dxa"/>
            <w:vAlign w:val="center"/>
            <w:tcPrChange w:author="Open-Xml-PowerTools" w:id="67" w:date="2000-01-01T00:00:00Z">
              <w:tcPr>
                <w:tcW w:w="10275" w:type="dxa"/>
                <w:gridSpan w:val="11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66" w:date="2000-01-01T00:00:00Z">
                <w:pPr>
                  <w:jc w:val="center"/>
                </w:pPr>
              </w:pPrChange>
            </w:pPr>
            <w:ins w:author="Open-Xml-PowerTools" w:id="62" w:date="2000-01-01T00:00:00Z">
              <w:r>
                <w:rPr>
                  <w:szCs w:val="16"/>
                </w:rPr>
                <w:t>Dersin Kredisi</w:t>
              </w:r>
            </w:ins>
            <w:del w:author="Open-Xml-PowerTools" w:id="64" w:date="2000-01-01T00:00:00Z">
              <w:r>
                <w:rPr>
                  <w:rFonts w:ascii="굴림" w:eastAsia="굴림" w:hAnsi="굴림" w:hint="eastAsia"/>
                  <w:b/>
                  <w:sz w:val="44"/>
                  <w:szCs w:val="44"/>
                </w:rPr>
                <w:delText>위  임  장</w:delText>
              </w:r>
            </w:del>
          </w:p>
        </w:tc>
        <w:tc>
          <w:tcPr>
            <w:tcW w:w="6068" w:type="dxa"/>
            <w:cellIns w:author="Open-Xml-PowerTools" w:id="68" w:date="2000-01-01T00:00:00Z"/>
          </w:tcPr>
          <w:p>
            <w:pPr>
              <w:pStyle w:val="DersBilgileri"/>
              <w:rPr>
                <w:ins w:author="Open-Xml-PowerTools" w:id="72" w:date="2000-01-01T00:00:00Z"/>
                <w:szCs w:val="16"/>
              </w:rPr>
            </w:pPr>
            <w:ins w:author="Open-Xml-PowerTools" w:id="69" w:date="2000-01-01T00:00:00Z">
              <w:r>
                <w:rPr>
                  <w:szCs w:val="16"/>
                </w:rPr>
                <w:t>1 + 0</w:t>
              </w:r>
            </w:ins>
            <w:ins w:author="Open-Xml-PowerTools" w:id="70" w:date="2000-01-01T00:00:00Z">
              <w:bookmarkStart w:id="0" w:name="_GoBack"/>
            </w:ins>
            <w:ins w:author="Open-Xml-PowerTools" w:id="71" w:date="2000-01-01T00:00:00Z">
              <w:bookmarkEnd w:id="0"/>
            </w:ins>
          </w:p>
        </w:tc>
      </w:tr>
      <w:tr>
        <w:trPr>
          <w:jc w:val="center"/>
          <w:trPrChange w:author="Open-Xml-PowerTools" w:id="98" w:date="2000-01-01T00:00:00Z">
            <w:trPr>
              <w:trHeight w:val="529"/>
            </w:trPr>
          </w:trPrChange>
        </w:trPr>
        <w:tc>
          <w:tcPr>
            <w:tcW w:w="2745" w:type="dxa"/>
            <w:vAlign w:val="center"/>
            <w:tcPrChange w:author="Open-Xml-PowerTools" w:id="85" w:date="2000-01-01T00:00:00Z">
              <w:tcPr>
                <w:tcW w:w="1542" w:type="dxa"/>
                <w:vMerge w:val="restart"/>
                <w:tcBorders>
                  <w:top w:val="single" w:sz="4" w:space="0" w:color="auto"/>
                  <w:left w:val="single" w:sz="8" w:space="0" w:color="auto"/>
                </w:tcBorders>
                <w:vAlign w:val="center"/>
              </w:tcPr>
            </w:tcPrChange>
          </w:tcPr>
          <w:p>
            <w:pPr>
              <w:jc w:val="center"/>
              <w:rPr>
                <w:del w:author="Open-Xml-PowerTools" w:id="81" w:date="2000-01-01T00:00:00Z"/>
                <w:rFonts w:ascii="굴림" w:eastAsia="굴림" w:hAnsi="굴림"/>
                <w:sz w:val="24"/>
                <w:szCs w:val="24"/>
              </w:rPr>
            </w:pPr>
            <w:ins w:author="Open-Xml-PowerTools" w:id="74" w:date="2000-01-01T00:00:00Z">
              <w:r>
                <w:rPr>
                  <w:szCs w:val="16"/>
                </w:rPr>
                <w:t>Dersin Türü</w:t>
              </w:r>
            </w:ins>
            <w:del w:author="Open-Xml-PowerTools" w:id="7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수</w:delText>
              </w:r>
            </w:del>
            <w:del w:author="Open-Xml-PowerTools" w:id="7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7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임</w:delText>
              </w:r>
            </w:del>
            <w:del w:author="Open-Xml-PowerTools" w:id="7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8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인</w:delText>
              </w:r>
            </w:del>
          </w:p>
          <w:p>
            <w:pPr>
              <w:pStyle w:val="DersBasliklar"/>
              <w:rPr>
                <w:szCs w:val="16"/>
              </w:rPr>
              <w:pPrChange w:author="Open-Xml-PowerTools" w:id="84" w:date="2000-01-01T00:00:00Z">
                <w:pPr>
                  <w:jc w:val="center"/>
                </w:pPr>
              </w:pPrChange>
            </w:pPr>
            <w:del w:author="Open-Xml-PowerTools" w:id="8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(대리인)</w:delText>
              </w:r>
            </w:del>
          </w:p>
        </w:tc>
        <w:tc>
          <w:tcPr>
            <w:tcW w:w="6068" w:type="dxa"/>
            <w:tcPrChange w:author="Open-Xml-PowerTools" w:id="93" w:date="2000-01-01T00:00:00Z">
              <w:tcPr>
                <w:tcW w:w="1309" w:type="dxa"/>
                <w:tcBorders>
                  <w:top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92" w:date="2000-01-01T00:00:00Z">
                <w:pPr>
                  <w:jc w:val="center"/>
                </w:pPr>
              </w:pPrChange>
            </w:pPr>
            <w:ins w:author="Open-Xml-PowerTools" w:id="86" w:date="2000-01-01T00:00:00Z">
              <w:r>
                <w:rPr>
                  <w:szCs w:val="16"/>
                </w:rPr>
                <w:t>Seçmeli</w:t>
              </w:r>
            </w:ins>
            <w:del w:author="Open-Xml-PowerTools" w:id="8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성 </w:delText>
              </w:r>
            </w:del>
            <w:del w:author="Open-Xml-PowerTools" w:id="8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9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명</w:delText>
              </w:r>
            </w:del>
          </w:p>
        </w:tc>
        <w:tc>
          <w:tcPr>
            <w:tcW w:w="7424" w:type="dxa"/>
            <w:gridSpan w:val="9"/>
            <w:tcBorders>
              <w:top w:val="single" w:sz="4" w:space="0" w:color="auto"/>
              <w:right w:val="single" w:sz="8" w:space="0" w:color="auto"/>
            </w:tcBorders>
            <w:vAlign w:val="center"/>
            <w:cellDel w:author="Open-Xml-PowerTools" w:id="94" w:date="2000-01-01T00:00:00Z"/>
          </w:tcPr>
          <w:p>
            <w:pPr>
              <w:jc w:val="left"/>
              <w:rPr>
                <w:del w:author="Open-Xml-PowerTools" w:id="9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95" w:date="2000-01-01T00:00:00Z">
              <w:bookmarkStart w:id="1" w:name="_GoBack"/>
            </w:del>
            <w:del w:author="Open-Xml-PowerTools" w:id="96" w:date="2000-01-01T00:00:00Z">
              <w:bookmarkEnd w:id="1"/>
            </w:del>
          </w:p>
        </w:tc>
      </w:tr>
      <w:tr>
        <w:trPr>
          <w:jc w:val="center"/>
          <w:trPrChange w:author="Open-Xml-PowerTools" w:id="117" w:date="2000-01-01T00:00:00Z">
            <w:trPr>
              <w:trHeight w:val="529"/>
            </w:trPr>
          </w:trPrChange>
        </w:trPr>
        <w:tc>
          <w:tcPr>
            <w:tcW w:w="2745" w:type="dxa"/>
            <w:vAlign w:val="center"/>
            <w:tcPrChange w:author="Open-Xml-PowerTools" w:id="102" w:date="2000-01-01T00:00:00Z">
              <w:tcPr>
                <w:tcW w:w="1542" w:type="dxa"/>
                <w:vMerge/>
                <w:tcBorders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99" w:date="2000-01-01T00:00:00Z">
                  <w:rPr>
                    <w:rFonts w:ascii="굴림" w:eastAsia="굴림" w:hAnsi="굴림"/>
                    <w:b/>
                    <w:sz w:val="24"/>
                    <w:szCs w:val="24"/>
                  </w:rPr>
                </w:rPrChange>
              </w:rPr>
              <w:pPrChange w:author="Open-Xml-PowerTools" w:id="100" w:date="2000-01-01T00:00:00Z">
                <w:pPr>
                  <w:jc w:val="center"/>
                </w:pPr>
              </w:pPrChange>
            </w:pPr>
            <w:ins w:author="Open-Xml-PowerTools" w:id="101" w:date="2000-01-01T00:00:00Z">
              <w:r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tcPrChange w:author="Open-Xml-PowerTools" w:id="114" w:date="2000-01-01T00:00:00Z">
              <w:tcPr>
                <w:tcW w:w="1309" w:type="dxa"/>
                <w:tcBorders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113" w:date="2000-01-01T00:00:00Z">
                <w:pPr>
                  <w:jc w:val="center"/>
                </w:pPr>
              </w:pPrChange>
            </w:pPr>
            <w:ins w:author="Open-Xml-PowerTools" w:id="103" w:date="2000-01-01T00:00:00Z">
              <w:r>
                <w:rPr>
                  <w:szCs w:val="16"/>
                </w:rPr>
                <w:t xml:space="preserve">Mikrobiyoloji alanındaki </w:t>
              </w:r>
            </w:ins>
            <w:ins w:author="Open-Xml-PowerTools" w:id="104" w:date="2000-01-01T00:00:00Z">
              <w:proofErr w:type="spellStart"/>
            </w:ins>
            <w:ins w:author="Open-Xml-PowerTools" w:id="105" w:date="2000-01-01T00:00:00Z">
              <w:r>
                <w:rPr>
                  <w:szCs w:val="16"/>
                </w:rPr>
                <w:t>biyoteknolojik</w:t>
              </w:r>
            </w:ins>
            <w:ins w:author="Open-Xml-PowerTools" w:id="106" w:date="2000-01-01T00:00:00Z">
              <w:proofErr w:type="spellEnd"/>
            </w:ins>
            <w:ins w:author="Open-Xml-PowerTools" w:id="107" w:date="2000-01-01T00:00:00Z">
              <w:r>
                <w:rPr>
                  <w:szCs w:val="16"/>
                </w:rPr>
                <w:t xml:space="preserve"> yöntemler kullanılarak sağlanan gelişmeler, bunların uygulama alanları ile ilgili konularda teorik bilgi kazandırmak</w:t>
              </w:r>
            </w:ins>
            <w:del w:author="Open-Xml-PowerTools" w:id="10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주</w:delText>
              </w:r>
            </w:del>
            <w:del w:author="Open-Xml-PowerTools" w:id="11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11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424" w:type="dxa"/>
            <w:gridSpan w:val="9"/>
            <w:tcBorders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115" w:date="2000-01-01T00:00:00Z"/>
          </w:tcPr>
          <w:p>
            <w:pPr>
              <w:jc w:val="left"/>
              <w:rPr>
                <w:del w:author="Open-Xml-PowerTools" w:id="116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jc w:val="center"/>
          <w:trPrChange w:author="Open-Xml-PowerTools" w:id="129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21" w:date="2000-01-01T00:00:00Z">
              <w:tcPr>
                <w:tcW w:w="10275" w:type="dxa"/>
                <w:gridSpan w:val="11"/>
                <w:tcBorders>
                  <w:top w:val="single" w:sz="4" w:space="0" w:color="auto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18" w:date="2000-01-01T00:00:00Z">
                  <w:rPr>
                    <w:rFonts w:ascii="굴림" w:eastAsia="굴림" w:hAnsi="굴림"/>
                    <w:b/>
                    <w:sz w:val="24"/>
                    <w:szCs w:val="24"/>
                  </w:rPr>
                </w:rPrChange>
              </w:rPr>
              <w:pPrChange w:author="Open-Xml-PowerTools" w:id="119" w:date="2000-01-01T00:00:00Z">
                <w:pPr/>
              </w:pPrChange>
            </w:pPr>
            <w:ins w:author="Open-Xml-PowerTools" w:id="120" w:date="2000-01-01T00:00:00Z">
              <w:r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cellIns w:author="Open-Xml-PowerTools" w:id="122" w:date="2000-01-01T00:00:00Z"/>
          </w:tcPr>
          <w:p>
            <w:pPr>
              <w:pStyle w:val="DersBilgileri"/>
              <w:rPr>
                <w:ins w:author="Open-Xml-PowerTools" w:id="128" w:date="2000-01-01T00:00:00Z"/>
                <w:szCs w:val="16"/>
              </w:rPr>
            </w:pPr>
            <w:ins w:author="Open-Xml-PowerTools" w:id="123" w:date="2000-01-01T00:00:00Z">
              <w:r>
                <w:rPr>
                  <w:szCs w:val="16"/>
                </w:rPr>
                <w:t xml:space="preserve">Mikrobiyoloji alanında kullanılan </w:t>
              </w:r>
            </w:ins>
            <w:ins w:author="Open-Xml-PowerTools" w:id="124" w:date="2000-01-01T00:00:00Z">
              <w:proofErr w:type="spellStart"/>
            </w:ins>
            <w:ins w:author="Open-Xml-PowerTools" w:id="125" w:date="2000-01-01T00:00:00Z">
              <w:r>
                <w:rPr>
                  <w:szCs w:val="16"/>
                </w:rPr>
                <w:t>biyoteknoloji</w:t>
              </w:r>
            </w:ins>
            <w:ins w:author="Open-Xml-PowerTools" w:id="126" w:date="2000-01-01T00:00:00Z">
              <w:proofErr w:type="spellEnd"/>
            </w:ins>
            <w:ins w:author="Open-Xml-PowerTools" w:id="127" w:date="2000-01-01T00:00:00Z">
              <w:r>
                <w:rPr>
                  <w:szCs w:val="16"/>
                </w:rPr>
                <w:t xml:space="preserve"> yöntemlerini, uygulama alanlarını ve gelişmeleri öğreterek, teknolojiyi takip edebilen Veteriner Hekimler yetiştirme</w:t>
              </w:r>
            </w:ins>
          </w:p>
        </w:tc>
      </w:tr>
      <w:tr>
        <w:trPr>
          <w:jc w:val="center"/>
          <w:trPrChange w:author="Open-Xml-PowerTools" w:id="144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40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139" w:date="2000-01-01T00:00:00Z">
                <w:pPr>
                  <w:spacing w:line="276" w:lineRule="auto"/>
                </w:pPr>
              </w:pPrChange>
            </w:pPr>
            <w:ins w:author="Open-Xml-PowerTools" w:id="130" w:date="2000-01-01T00:00:00Z">
              <w:r>
                <w:rPr>
                  <w:szCs w:val="16"/>
                </w:rPr>
                <w:t>Dersin Süresi</w:t>
              </w:r>
            </w:ins>
            <w:del w:author="Open-Xml-PowerTools" w:id="132" w:date="2000-01-01T00:00:00Z">
              <w:r>
                <w:rPr>
                  <w:rFonts w:ascii="굴림" w:eastAsia="굴림" w:hAnsi="굴림" w:hint="eastAsia"/>
                  <w:w w:val="97"/>
                  <w:sz w:val="24"/>
                  <w:szCs w:val="24"/>
                </w:rPr>
                <w:delText xml:space="preserve"> </w:delText>
              </w:r>
            </w:del>
            <w:del w:author="Open-Xml-PowerTools" w:id="133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>위의 사람을 본인의 대리인으로 정하여</w:delText>
              </w:r>
            </w:del>
            <w:del w:author="Open-Xml-PowerTools" w:id="134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 xml:space="preserve"> </w:delText>
              </w:r>
            </w:del>
            <w:del w:author="Open-Xml-PowerTools" w:id="135" w:date="2000-01-01T00:00:00Z">
              <w:r>
                <w:rPr>
                  <w:rFonts w:ascii="굴림" w:eastAsia="굴림" w:hAnsi="굴림" w:hint="eastAsia"/>
                  <w:b/>
                  <w:w w:val="96"/>
                  <w:sz w:val="26"/>
                  <w:szCs w:val="26"/>
                </w:rPr>
                <w:delText>공증인 이문수 사무소</w:delText>
              </w:r>
            </w:del>
            <w:del w:author="Open-Xml-PowerTools" w:id="136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 xml:space="preserve">에서 </w:delText>
              </w:r>
            </w:del>
            <w:del w:author="Open-Xml-PowerTools" w:id="137" w:date="2000-01-01T00:00:00Z">
              <w:r>
                <w:rPr>
                  <w:rFonts w:ascii="굴림" w:eastAsia="굴림" w:hAnsi="굴림" w:hint="eastAsia"/>
                  <w:w w:val="96"/>
                  <w:sz w:val="24"/>
                  <w:szCs w:val="24"/>
                </w:rPr>
                <w:delText>「공증인법」제56조의2</w:delText>
              </w:r>
            </w:del>
          </w:p>
        </w:tc>
        <w:tc>
          <w:tcPr>
            <w:tcW w:w="6068" w:type="dxa"/>
            <w:cellIns w:author="Open-Xml-PowerTools" w:id="141" w:date="2000-01-01T00:00:00Z"/>
          </w:tcPr>
          <w:p>
            <w:pPr>
              <w:pStyle w:val="DersBilgileri"/>
              <w:rPr>
                <w:ins w:author="Open-Xml-PowerTools" w:id="143" w:date="2000-01-01T00:00:00Z"/>
                <w:szCs w:val="16"/>
              </w:rPr>
            </w:pPr>
            <w:ins w:author="Open-Xml-PowerTools" w:id="142" w:date="2000-01-01T00:00:00Z">
              <w:r>
                <w:rPr>
                  <w:szCs w:val="16"/>
                </w:rPr>
                <w:t>1 SAAT</w:t>
              </w:r>
            </w:ins>
          </w:p>
        </w:tc>
      </w:tr>
      <w:tr>
        <w:trPr>
          <w:jc w:val="center"/>
          <w:trPrChange w:author="Open-Xml-PowerTools" w:id="158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54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153" w:date="2000-01-01T00:00:00Z">
                <w:pPr>
                  <w:spacing w:line="276" w:lineRule="auto"/>
                </w:pPr>
              </w:pPrChange>
            </w:pPr>
            <w:ins w:author="Open-Xml-PowerTools" w:id="145" w:date="2000-01-01T00:00:00Z">
              <w:r>
                <w:rPr>
                  <w:szCs w:val="16"/>
                </w:rPr>
                <w:t>Eğitim Dili</w:t>
              </w:r>
            </w:ins>
            <w:del w:author="Open-Xml-PowerTools" w:id="147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(어음</w:delText>
              </w:r>
            </w:del>
            <w:del w:author="Open-Xml-PowerTools" w:id="148" w:date="2000-01-01T00:00:00Z">
              <w:r>
                <w:rPr>
                  <w:rFonts w:ascii="굴림" w:eastAsia="굴림" w:hAnsi="굴림" w:cs="바탕" w:hint="eastAsia"/>
                  <w:b/>
                  <w:w w:val="98"/>
                  <w:sz w:val="24"/>
                  <w:szCs w:val="24"/>
                </w:rPr>
                <w:delText>ㆍ</w:delText>
              </w:r>
            </w:del>
            <w:del w:author="Open-Xml-PowerTools" w:id="149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수표의 공증 등)</w:delText>
              </w:r>
            </w:del>
            <w:del w:author="Open-Xml-PowerTools" w:id="150" w:date="2000-01-01T00:00:00Z">
              <w:r>
                <w:rPr>
                  <w:rFonts w:ascii="굴림" w:eastAsia="굴림" w:hAnsi="굴림" w:hint="eastAsia"/>
                  <w:w w:val="98"/>
                  <w:sz w:val="24"/>
                  <w:szCs w:val="24"/>
                </w:rPr>
                <w:delText xml:space="preserve">에 따른 다음 어음의 금원지급을 연체할 경우에는 </w:delText>
              </w:r>
            </w:del>
            <w:del w:author="Open-Xml-PowerTools" w:id="151" w:date="2000-01-01T00:00:00Z">
              <w:r>
                <w:rPr>
                  <w:rFonts w:ascii="굴림" w:eastAsia="굴림" w:hAnsi="굴림" w:hint="eastAsia"/>
                  <w:b/>
                  <w:w w:val="98"/>
                  <w:sz w:val="24"/>
                  <w:szCs w:val="24"/>
                </w:rPr>
                <w:delText>즉시 강제집행을</w:delText>
              </w:r>
            </w:del>
          </w:p>
        </w:tc>
        <w:tc>
          <w:tcPr>
            <w:tcW w:w="6068" w:type="dxa"/>
            <w:cellIns w:author="Open-Xml-PowerTools" w:id="155" w:date="2000-01-01T00:00:00Z"/>
          </w:tcPr>
          <w:p>
            <w:pPr>
              <w:pStyle w:val="DersBilgileri"/>
              <w:rPr>
                <w:ins w:author="Open-Xml-PowerTools" w:id="157" w:date="2000-01-01T00:00:00Z"/>
                <w:szCs w:val="16"/>
              </w:rPr>
            </w:pPr>
            <w:ins w:author="Open-Xml-PowerTools" w:id="156" w:date="2000-01-01T00:00:00Z">
              <w:r>
                <w:rPr>
                  <w:szCs w:val="16"/>
                </w:rPr>
                <w:t>İNGİLİZCE</w:t>
              </w:r>
            </w:ins>
          </w:p>
        </w:tc>
      </w:tr>
      <w:tr>
        <w:trPr>
          <w:jc w:val="center"/>
          <w:trPrChange w:author="Open-Xml-PowerTools" w:id="170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67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nil"/>
                  <w:right w:val="single" w:sz="8" w:space="0" w:color="auto"/>
                </w:tcBorders>
              </w:tcPr>
            </w:tcPrChange>
          </w:tcPr>
          <w:p>
            <w:pPr>
              <w:spacing w:line="276" w:lineRule="auto"/>
              <w:rPr>
                <w:del w:author="Open-Xml-PowerTools" w:id="163" w:date="2000-01-01T00:00:00Z"/>
                <w:rFonts w:ascii="굴림" w:eastAsia="굴림" w:hAnsi="굴림"/>
                <w:sz w:val="24"/>
                <w:szCs w:val="24"/>
              </w:rPr>
            </w:pPr>
            <w:ins w:author="Open-Xml-PowerTools" w:id="159" w:date="2000-01-01T00:00:00Z">
              <w:r>
                <w:rPr>
                  <w:szCs w:val="16"/>
                </w:rPr>
                <w:t>Ön Koşul</w:t>
              </w:r>
            </w:ins>
            <w:del w:author="Open-Xml-PowerTools" w:id="161" w:date="2000-01-01T00:00:00Z">
              <w:r>
                <w:rPr>
                  <w:rFonts w:ascii="굴림" w:eastAsia="굴림" w:hAnsi="굴림" w:hint="eastAsia"/>
                  <w:b/>
                  <w:sz w:val="24"/>
                  <w:szCs w:val="24"/>
                </w:rPr>
                <w:delText>받아도 이의 없다</w:delText>
              </w:r>
            </w:del>
            <w:del w:author="Open-Xml-PowerTools" w:id="16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는 취지 내용의 공정증서 작성 촉탁에 관한 일체의 권한을 위임합니다.</w:delText>
              </w:r>
            </w:del>
          </w:p>
          <w:p>
            <w:pPr>
              <w:pStyle w:val="DersBasliklar"/>
              <w:rPr>
                <w:szCs w:val="16"/>
              </w:rPr>
              <w:pPrChange w:author="Open-Xml-PowerTools" w:id="166" w:date="2000-01-01T00:00:00Z">
                <w:pPr>
                  <w:spacing w:line="276" w:lineRule="auto"/>
                  <w:jc w:val="center"/>
                </w:pPr>
              </w:pPrChange>
            </w:pPr>
            <w:del w:author="Open-Xml-PowerTools" w:id="16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(자기계약 및 쌍방대리 행위와 정본 및 등본 수령 권한을 승낙함)</w:delText>
              </w:r>
            </w:del>
          </w:p>
        </w:tc>
        <w:tc>
          <w:tcPr>
            <w:tcW w:w="6068" w:type="dxa"/>
            <w:cellIns w:author="Open-Xml-PowerTools" w:id="168" w:date="2000-01-01T00:00:00Z"/>
          </w:tcPr>
          <w:p>
            <w:pPr>
              <w:pStyle w:val="DersBilgileri"/>
              <w:rPr>
                <w:ins w:author="Open-Xml-PowerTools" w:id="169" w:date="2000-01-01T00:00:00Z"/>
                <w:szCs w:val="16"/>
              </w:rPr>
            </w:pPr>
          </w:p>
        </w:tc>
      </w:tr>
      <w:tr>
        <w:trPr>
          <w:jc w:val="center"/>
          <w:trPrChange w:author="Open-Xml-PowerTools" w:id="223" w:date="2000-01-01T00:00:00Z">
            <w:trPr/>
          </w:trPrChange>
        </w:trPr>
        <w:tc>
          <w:tcPr>
            <w:tcW w:w="2745" w:type="dxa"/>
            <w:vAlign w:val="center"/>
            <w:tcPrChange w:author="Open-Xml-PowerTools" w:id="174" w:date="2000-01-01T00:00:00Z">
              <w:tcPr>
                <w:tcW w:w="10275" w:type="dxa"/>
                <w:gridSpan w:val="11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</w:tcPr>
            </w:tcPrChange>
          </w:tcPr>
          <w:p>
            <w:pPr>
              <w:pStyle w:val="DersBasliklar"/>
              <w:rPr>
                <w:szCs w:val="16"/>
                <w:rPrChange w:author="Open-Xml-PowerTools" w:id="171" w:date="2000-01-01T00:00:00Z">
                  <w:rPr>
                    <w:rFonts w:ascii="굴림" w:eastAsia="굴림" w:hAnsi="굴림"/>
                    <w:b/>
                    <w:sz w:val="25"/>
                    <w:szCs w:val="25"/>
                  </w:rPr>
                </w:rPrChange>
              </w:rPr>
              <w:pPrChange w:author="Open-Xml-PowerTools" w:id="172" w:date="2000-01-01T00:00:00Z">
                <w:pPr>
                  <w:jc w:val="center"/>
                </w:pPr>
              </w:pPrChange>
            </w:pPr>
            <w:ins w:author="Open-Xml-PowerTools" w:id="173" w:date="2000-01-01T00:00:00Z">
              <w:r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cellIns w:author="Open-Xml-PowerTools" w:id="175" w:date="2000-01-01T00:00:00Z"/>
          </w:tcPr>
          <w:p>
            <w:pPr>
              <w:pStyle w:val="Kaynakca"/>
              <w:rPr>
                <w:ins w:author="Open-Xml-PowerTools" w:id="222" w:date="2000-01-01T00:00:00Z"/>
                <w:szCs w:val="16"/>
                <w:lang w:val="tr-TR"/>
              </w:rPr>
            </w:pPr>
            <w:ins w:author="Open-Xml-PowerTools" w:id="176" w:date="2000-01-01T00:00:00Z">
              <w:proofErr w:type="spellStart"/>
            </w:ins>
            <w:ins w:author="Open-Xml-PowerTools" w:id="177" w:date="2000-01-01T00:00:00Z">
              <w:r>
                <w:rPr>
                  <w:szCs w:val="16"/>
                  <w:lang w:val="tr-TR"/>
                </w:rPr>
                <w:t>Sambrook</w:t>
              </w:r>
            </w:ins>
            <w:ins w:author="Open-Xml-PowerTools" w:id="178" w:date="2000-01-01T00:00:00Z">
              <w:proofErr w:type="spellEnd"/>
            </w:ins>
            <w:ins w:author="Open-Xml-PowerTools" w:id="179" w:date="2000-01-01T00:00:00Z">
              <w:r>
                <w:rPr>
                  <w:szCs w:val="16"/>
                  <w:lang w:val="tr-TR"/>
                </w:rPr>
                <w:t xml:space="preserve">, Joseph. (2001). </w:t>
              </w:r>
            </w:ins>
            <w:ins w:author="Open-Xml-PowerTools" w:id="180" w:date="2000-01-01T00:00:00Z">
              <w:proofErr w:type="spellStart"/>
            </w:ins>
            <w:ins w:author="Open-Xml-PowerTools" w:id="181" w:date="2000-01-01T00:00:00Z">
              <w:r>
                <w:rPr>
                  <w:szCs w:val="16"/>
                  <w:lang w:val="tr-TR"/>
                </w:rPr>
                <w:t>Molecular</w:t>
              </w:r>
            </w:ins>
            <w:ins w:author="Open-Xml-PowerTools" w:id="182" w:date="2000-01-01T00:00:00Z">
              <w:proofErr w:type="spellEnd"/>
            </w:ins>
            <w:ins w:author="Open-Xml-PowerTools" w:id="183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84" w:date="2000-01-01T00:00:00Z">
              <w:proofErr w:type="spellStart"/>
            </w:ins>
            <w:ins w:author="Open-Xml-PowerTools" w:id="185" w:date="2000-01-01T00:00:00Z">
              <w:proofErr w:type="gramStart"/>
            </w:ins>
            <w:ins w:author="Open-Xml-PowerTools" w:id="186" w:date="2000-01-01T00:00:00Z">
              <w:r>
                <w:rPr>
                  <w:szCs w:val="16"/>
                  <w:lang w:val="tr-TR"/>
                </w:rPr>
                <w:t>cloning</w:t>
              </w:r>
            </w:ins>
            <w:ins w:author="Open-Xml-PowerTools" w:id="187" w:date="2000-01-01T00:00:00Z">
              <w:proofErr w:type="spellEnd"/>
            </w:ins>
            <w:ins w:author="Open-Xml-PowerTools" w:id="188" w:date="2000-01-01T00:00:00Z">
              <w:r>
                <w:rPr>
                  <w:szCs w:val="16"/>
                  <w:lang w:val="tr-TR"/>
                </w:rPr>
                <w:t xml:space="preserve"> : a</w:t>
              </w:r>
            </w:ins>
            <w:ins w:author="Open-Xml-PowerTools" w:id="189" w:date="2000-01-01T00:00:00Z">
              <w:proofErr w:type="gramEnd"/>
            </w:ins>
            <w:ins w:author="Open-Xml-PowerTools" w:id="190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91" w:date="2000-01-01T00:00:00Z">
              <w:proofErr w:type="spellStart"/>
            </w:ins>
            <w:ins w:author="Open-Xml-PowerTools" w:id="192" w:date="2000-01-01T00:00:00Z">
              <w:r>
                <w:rPr>
                  <w:szCs w:val="16"/>
                  <w:lang w:val="tr-TR"/>
                </w:rPr>
                <w:t>laboratory</w:t>
              </w:r>
            </w:ins>
            <w:ins w:author="Open-Xml-PowerTools" w:id="193" w:date="2000-01-01T00:00:00Z">
              <w:proofErr w:type="spellEnd"/>
            </w:ins>
            <w:ins w:author="Open-Xml-PowerTools" w:id="194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195" w:date="2000-01-01T00:00:00Z">
              <w:proofErr w:type="spellStart"/>
            </w:ins>
            <w:ins w:author="Open-Xml-PowerTools" w:id="196" w:date="2000-01-01T00:00:00Z">
              <w:r>
                <w:rPr>
                  <w:szCs w:val="16"/>
                  <w:lang w:val="tr-TR"/>
                </w:rPr>
                <w:t>manual</w:t>
              </w:r>
            </w:ins>
            <w:ins w:author="Open-Xml-PowerTools" w:id="197" w:date="2000-01-01T00:00:00Z">
              <w:proofErr w:type="spellEnd"/>
            </w:ins>
            <w:ins w:author="Open-Xml-PowerTools" w:id="198" w:date="2000-01-01T00:00:00Z">
              <w:r>
                <w:rPr>
                  <w:szCs w:val="16"/>
                  <w:lang w:val="tr-TR"/>
                </w:rPr>
                <w:t xml:space="preserve">. </w:t>
              </w:r>
            </w:ins>
            <w:ins w:author="Open-Xml-PowerTools" w:id="199" w:date="2000-01-01T00:00:00Z">
              <w:proofErr w:type="spellStart"/>
            </w:ins>
            <w:ins w:author="Open-Xml-PowerTools" w:id="200" w:date="2000-01-01T00:00:00Z">
              <w:r>
                <w:rPr>
                  <w:szCs w:val="16"/>
                  <w:lang w:val="tr-TR"/>
                </w:rPr>
                <w:t>Cold</w:t>
              </w:r>
            </w:ins>
            <w:ins w:author="Open-Xml-PowerTools" w:id="201" w:date="2000-01-01T00:00:00Z">
              <w:proofErr w:type="spellEnd"/>
            </w:ins>
            <w:ins w:author="Open-Xml-PowerTools" w:id="202" w:date="2000-01-01T00:00:00Z">
              <w:r>
                <w:rPr>
                  <w:szCs w:val="16"/>
                  <w:lang w:val="tr-TR"/>
                </w:rPr>
                <w:t xml:space="preserve"> Spring </w:t>
              </w:r>
            </w:ins>
            <w:ins w:author="Open-Xml-PowerTools" w:id="203" w:date="2000-01-01T00:00:00Z">
              <w:proofErr w:type="spellStart"/>
            </w:ins>
            <w:ins w:author="Open-Xml-PowerTools" w:id="204" w:date="2000-01-01T00:00:00Z">
              <w:r>
                <w:rPr>
                  <w:szCs w:val="16"/>
                  <w:lang w:val="tr-TR"/>
                </w:rPr>
                <w:t>Harbor</w:t>
              </w:r>
            </w:ins>
            <w:ins w:author="Open-Xml-PowerTools" w:id="205" w:date="2000-01-01T00:00:00Z">
              <w:proofErr w:type="spellEnd"/>
            </w:ins>
            <w:ins w:author="Open-Xml-PowerTools" w:id="206" w:date="2000-01-01T00:00:00Z">
              <w:r>
                <w:rPr>
                  <w:szCs w:val="16"/>
                  <w:lang w:val="tr-TR"/>
                </w:rPr>
                <w:t>, N.Y. :</w:t>
              </w:r>
            </w:ins>
            <w:ins w:author="Open-Xml-PowerTools" w:id="207" w:date="2000-01-01T00:00:00Z">
              <w:proofErr w:type="spellStart"/>
            </w:ins>
            <w:ins w:author="Open-Xml-PowerTools" w:id="208" w:date="2000-01-01T00:00:00Z">
              <w:r>
                <w:rPr>
                  <w:szCs w:val="16"/>
                  <w:lang w:val="tr-TR"/>
                </w:rPr>
                <w:t>Cold</w:t>
              </w:r>
            </w:ins>
            <w:ins w:author="Open-Xml-PowerTools" w:id="209" w:date="2000-01-01T00:00:00Z">
              <w:proofErr w:type="spellEnd"/>
            </w:ins>
            <w:ins w:author="Open-Xml-PowerTools" w:id="210" w:date="2000-01-01T00:00:00Z">
              <w:r>
                <w:rPr>
                  <w:szCs w:val="16"/>
                  <w:lang w:val="tr-TR"/>
                </w:rPr>
                <w:t xml:space="preserve"> Spring </w:t>
              </w:r>
            </w:ins>
            <w:ins w:author="Open-Xml-PowerTools" w:id="211" w:date="2000-01-01T00:00:00Z">
              <w:proofErr w:type="spellStart"/>
            </w:ins>
            <w:ins w:author="Open-Xml-PowerTools" w:id="212" w:date="2000-01-01T00:00:00Z">
              <w:r>
                <w:rPr>
                  <w:szCs w:val="16"/>
                  <w:lang w:val="tr-TR"/>
                </w:rPr>
                <w:t>Harbor</w:t>
              </w:r>
            </w:ins>
            <w:ins w:author="Open-Xml-PowerTools" w:id="213" w:date="2000-01-01T00:00:00Z">
              <w:proofErr w:type="spellEnd"/>
            </w:ins>
            <w:ins w:author="Open-Xml-PowerTools" w:id="214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215" w:date="2000-01-01T00:00:00Z">
              <w:proofErr w:type="spellStart"/>
            </w:ins>
            <w:ins w:author="Open-Xml-PowerTools" w:id="216" w:date="2000-01-01T00:00:00Z">
              <w:r>
                <w:rPr>
                  <w:szCs w:val="16"/>
                  <w:lang w:val="tr-TR"/>
                </w:rPr>
                <w:t>Laboratory</w:t>
              </w:r>
            </w:ins>
            <w:ins w:author="Open-Xml-PowerTools" w:id="217" w:date="2000-01-01T00:00:00Z">
              <w:proofErr w:type="spellEnd"/>
            </w:ins>
            <w:ins w:author="Open-Xml-PowerTools" w:id="218" w:date="2000-01-01T00:00:00Z">
              <w:r>
                <w:rPr>
                  <w:szCs w:val="16"/>
                  <w:lang w:val="tr-TR"/>
                </w:rPr>
                <w:t xml:space="preserve"> </w:t>
              </w:r>
            </w:ins>
            <w:ins w:author="Open-Xml-PowerTools" w:id="219" w:date="2000-01-01T00:00:00Z">
              <w:proofErr w:type="spellStart"/>
            </w:ins>
            <w:ins w:author="Open-Xml-PowerTools" w:id="220" w:date="2000-01-01T00:00:00Z">
              <w:r>
                <w:rPr>
                  <w:szCs w:val="16"/>
                  <w:lang w:val="tr-TR"/>
                </w:rPr>
                <w:t>Press</w:t>
              </w:r>
            </w:ins>
            <w:ins w:author="Open-Xml-PowerTools" w:id="221" w:date="2000-01-01T00:00:00Z">
              <w:proofErr w:type="spellEnd"/>
            </w:ins>
          </w:p>
        </w:tc>
      </w:tr>
      <w:tr>
        <w:trPr>
          <w:jc w:val="center"/>
          <w:trPrChange w:author="Open-Xml-PowerTools" w:id="248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31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30" w:date="2000-01-01T00:00:00Z">
                <w:pPr>
                  <w:jc w:val="center"/>
                </w:pPr>
              </w:pPrChange>
            </w:pPr>
            <w:ins w:author="Open-Xml-PowerTools" w:id="224" w:date="2000-01-01T00:00:00Z">
              <w:r>
                <w:rPr>
                  <w:szCs w:val="16"/>
                </w:rPr>
                <w:t xml:space="preserve">Dersin </w:t>
              </w:r>
            </w:ins>
            <w:ins w:author="Open-Xml-PowerTools" w:id="225" w:date="2000-01-01T00:00:00Z">
              <w:r>
                <w:rPr>
                  <w:szCs w:val="16"/>
                </w:rPr>
                <w:t>Kredisi</w:t>
              </w:r>
            </w:ins>
            <w:ins w:author="Open-Xml-PowerTools" w:id="226" w:date="2000-01-01T00:00:00Z">
              <w:r>
                <w:rPr>
                  <w:szCs w:val="16"/>
                </w:rPr>
                <w:t xml:space="preserve"> (AKTS)</w:t>
              </w:r>
            </w:ins>
            <w:del w:author="Open-Xml-PowerTools" w:id="22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액    면</w:delText>
              </w:r>
            </w:del>
          </w:p>
        </w:tc>
        <w:tc>
          <w:tcPr>
            <w:tcW w:w="6068" w:type="dxa"/>
            <w:vAlign w:val="center"/>
            <w:tcPrChange w:author="Open-Xml-PowerTools" w:id="243" w:date="2000-01-01T00:00:00Z">
              <w:tcPr>
                <w:tcW w:w="4820" w:type="dxa"/>
                <w:gridSpan w:val="6"/>
                <w:tcBorders>
                  <w:top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</w:rPr>
              <w:pPrChange w:author="Open-Xml-PowerTools" w:id="242" w:date="2000-01-01T00:00:00Z">
                <w:pPr>
                  <w:jc w:val="left"/>
                </w:pPr>
              </w:pPrChange>
            </w:pPr>
            <w:ins w:author="Open-Xml-PowerTools" w:id="232" w:date="2000-01-01T00:00:00Z">
              <w:r>
                <w:rPr>
                  <w:szCs w:val="16"/>
                </w:rPr>
                <w:t>3</w:t>
              </w:r>
            </w:ins>
            <w:del w:author="Open-Xml-PowerTools" w:id="23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금                         </w:delText>
              </w:r>
            </w:del>
            <w:del w:author="Open-Xml-PowerTools" w:id="23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3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3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3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3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24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원정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44" w:date="2000-01-01T00:00:00Z"/>
          </w:tcPr>
          <w:p>
            <w:pPr>
              <w:jc w:val="left"/>
              <w:rPr>
                <w:del w:author="Open-Xml-PowerTools" w:id="24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4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</w:delText>
              </w:r>
            </w:del>
            <w:del w:author="Open-Xml-PowerTools" w:id="24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￦                      )</w:delText>
              </w:r>
            </w:del>
          </w:p>
        </w:tc>
      </w:tr>
      <w:tr>
        <w:trPr>
          <w:jc w:val="center"/>
          <w:trPrChange w:author="Open-Xml-PowerTools" w:id="266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54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53" w:date="2000-01-01T00:00:00Z">
                <w:pPr>
                  <w:jc w:val="center"/>
                </w:pPr>
              </w:pPrChange>
            </w:pPr>
            <w:ins w:author="Open-Xml-PowerTools" w:id="249" w:date="2000-01-01T00:00:00Z">
              <w:r>
                <w:rPr>
                  <w:szCs w:val="16"/>
                </w:rPr>
                <w:t>Laboratuvar</w:t>
              </w:r>
            </w:ins>
            <w:del w:author="Open-Xml-PowerTools" w:id="25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일</w:delText>
              </w:r>
            </w:del>
          </w:p>
        </w:tc>
        <w:tc>
          <w:tcPr>
            <w:tcW w:w="6068" w:type="dxa"/>
            <w:vAlign w:val="center"/>
            <w:tcPrChange w:author="Open-Xml-PowerTools" w:id="260" w:date="2000-01-01T00:00:00Z">
              <w:tcPr>
                <w:tcW w:w="3402" w:type="dxa"/>
                <w:gridSpan w:val="5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  <w:rPrChange w:author="Open-Xml-PowerTools" w:id="255" w:date="2000-01-01T00:00:00Z">
                  <w:rPr>
                    <w:rFonts w:ascii="굴림" w:eastAsia="굴림" w:hAnsi="굴림"/>
                    <w:sz w:val="24"/>
                    <w:szCs w:val="24"/>
                  </w:rPr>
                </w:rPrChange>
              </w:rPr>
              <w:pPrChange w:author="Open-Xml-PowerTools" w:id="256" w:date="2000-01-01T00:00:00Z">
                <w:pPr>
                  <w:jc w:val="left"/>
                </w:pPr>
              </w:pPrChange>
            </w:pPr>
            <w:del w:author="Open-Xml-PowerTools" w:id="25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   </w:delText>
              </w:r>
            </w:del>
            <w:del w:author="Open-Xml-PowerTools" w:id="25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</w:delText>
              </w:r>
            </w:del>
            <w:del w:author="Open-Xml-PowerTools" w:id="25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년     월     일</w:delText>
              </w:r>
            </w:del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  <w:cellDel w:author="Open-Xml-PowerTools" w:id="261" w:date="2000-01-01T00:00:00Z"/>
          </w:tcPr>
          <w:p>
            <w:pPr>
              <w:jc w:val="center"/>
              <w:rPr>
                <w:del w:author="Open-Xml-PowerTools" w:id="26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6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64" w:date="2000-01-01T00:00:00Z"/>
          </w:tcPr>
          <w:p>
            <w:pPr>
              <w:jc w:val="center"/>
              <w:rPr>
                <w:del w:author="Open-Xml-PowerTools" w:id="265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jc w:val="center"/>
          <w:trPrChange w:author="Open-Xml-PowerTools" w:id="281" w:date="2000-01-01T00:00:00Z">
            <w:trPr>
              <w:trHeight w:val="530"/>
            </w:trPr>
          </w:trPrChange>
        </w:trPr>
        <w:tc>
          <w:tcPr>
            <w:tcW w:w="2745" w:type="dxa"/>
            <w:vAlign w:val="center"/>
            <w:tcPrChange w:author="Open-Xml-PowerTools" w:id="272" w:date="2000-01-01T00:00:00Z">
              <w:tcPr>
                <w:tcW w:w="1542" w:type="dxa"/>
                <w:tcBorders>
                  <w:top w:val="single" w:sz="4" w:space="0" w:color="auto"/>
                  <w:left w:val="single" w:sz="8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asliklar"/>
              <w:rPr>
                <w:szCs w:val="16"/>
              </w:rPr>
              <w:pPrChange w:author="Open-Xml-PowerTools" w:id="271" w:date="2000-01-01T00:00:00Z">
                <w:pPr>
                  <w:jc w:val="center"/>
                </w:pPr>
              </w:pPrChange>
            </w:pPr>
            <w:ins w:author="Open-Xml-PowerTools" w:id="267" w:date="2000-01-01T00:00:00Z">
              <w:r>
                <w:rPr>
                  <w:szCs w:val="16"/>
                </w:rPr>
                <w:t>Diğer-1</w:t>
              </w:r>
            </w:ins>
            <w:del w:author="Open-Xml-PowerTools" w:id="26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지급기일</w:delText>
              </w:r>
            </w:del>
          </w:p>
        </w:tc>
        <w:tc>
          <w:tcPr>
            <w:tcW w:w="6068" w:type="dxa"/>
            <w:vAlign w:val="center"/>
            <w:tcPrChange w:author="Open-Xml-PowerTools" w:id="275" w:date="2000-01-01T00:00:00Z">
              <w:tcPr>
                <w:tcW w:w="3402" w:type="dxa"/>
                <w:gridSpan w:val="5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</w:tcPrChange>
          </w:tcPr>
          <w:p>
            <w:pPr>
              <w:pStyle w:val="DersBilgileri"/>
              <w:rPr>
                <w:szCs w:val="16"/>
                <w:rPrChange w:author="Open-Xml-PowerTools" w:id="273" w:date="2000-01-01T00:00:00Z">
                  <w:rPr>
                    <w:rFonts w:ascii="굴림" w:eastAsia="굴림" w:hAnsi="굴림"/>
                    <w:sz w:val="24"/>
                    <w:szCs w:val="24"/>
                  </w:rPr>
                </w:rPrChange>
              </w:rPr>
              <w:pPrChange w:author="Open-Xml-PowerTools" w:id="274" w:date="2000-01-01T00:00:00Z">
                <w:pPr>
                  <w:jc w:val="left"/>
                </w:pPr>
              </w:pPrChange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  <w:cellDel w:author="Open-Xml-PowerTools" w:id="276" w:date="2000-01-01T00:00:00Z"/>
          </w:tcPr>
          <w:p>
            <w:pPr>
              <w:jc w:val="center"/>
              <w:rPr>
                <w:del w:author="Open-Xml-PowerTools" w:id="27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7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수 취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cellDel w:author="Open-Xml-PowerTools" w:id="279" w:date="2000-01-01T00:00:00Z"/>
          </w:tcPr>
          <w:p>
            <w:pPr>
              <w:jc w:val="center"/>
              <w:rPr>
                <w:del w:author="Open-Xml-PowerTools" w:id="280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530"/>
          <w:del w:author="Open-Xml-PowerTools" w:id="282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8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발 행 지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285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8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도 일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28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8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      년     월     일</w:delText>
              </w:r>
            </w:del>
          </w:p>
        </w:tc>
      </w:tr>
      <w:tr>
        <w:trPr>
          <w:trHeight w:val="530"/>
          <w:del w:author="Open-Xml-PowerTools" w:id="290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 급 지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293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5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도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296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530"/>
          <w:del w:author="Open-Xml-PowerTools" w:id="297" w:date="2000-01-01T00:00:00Z"/>
        </w:trPr>
        <w:tc>
          <w:tcPr>
            <w:tcW w:w="1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29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29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지급장소</w:delText>
              </w:r>
            </w:del>
          </w:p>
        </w:tc>
        <w:tc>
          <w:tcPr>
            <w:tcW w:w="340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left"/>
              <w:rPr>
                <w:del w:author="Open-Xml-PowerTools" w:id="300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0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0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양 수 인</w:delText>
              </w:r>
            </w:del>
          </w:p>
        </w:tc>
        <w:tc>
          <w:tcPr>
            <w:tcW w:w="3913" w:type="dxa"/>
            <w:gridSpan w:val="4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03" w:date="2000-01-01T00:00:00Z"/>
                <w:rFonts w:ascii="굴림" w:eastAsia="굴림" w:hAnsi="굴림"/>
                <w:sz w:val="24"/>
                <w:szCs w:val="24"/>
              </w:rPr>
            </w:pPr>
          </w:p>
        </w:tc>
      </w:tr>
      <w:tr>
        <w:trPr>
          <w:trHeight w:val="814"/>
          <w:del w:author="Open-Xml-PowerTools" w:id="304" w:date="2000-01-01T00:00:00Z"/>
        </w:trPr>
        <w:tc>
          <w:tcPr>
            <w:tcW w:w="10275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10" w:date="2000-01-01T00:00:00Z"/>
                <w:rFonts w:ascii="굴림" w:eastAsia="굴림" w:hAnsi="굴림"/>
                <w:szCs w:val="20"/>
              </w:rPr>
            </w:pPr>
            <w:del w:author="Open-Xml-PowerTools" w:id="305" w:date="2000-01-01T00:00:00Z">
              <w:r>
                <w:rPr>
                  <w:rFonts w:ascii="굴림" w:eastAsia="굴림" w:hAnsi="굴림" w:hint="eastAsia"/>
                  <w:szCs w:val="20"/>
                </w:rPr>
                <w:delText xml:space="preserve">☞ </w:delText>
              </w:r>
            </w:del>
            <w:del w:author="Open-Xml-PowerTools" w:id="306" w:date="2000-01-01T00:00:00Z">
              <w:r>
                <w:rPr>
                  <w:rFonts w:ascii="굴림" w:eastAsia="굴림" w:hAnsi="굴림" w:hint="eastAsia"/>
                  <w:b/>
                  <w:szCs w:val="20"/>
                </w:rPr>
                <w:delText xml:space="preserve">인감증명서 첨부(3개월 이내 발급) 및 </w:delText>
              </w:r>
            </w:del>
            <w:del w:author="Open-Xml-PowerTools" w:id="307" w:date="2000-01-01T00:00:00Z">
              <w:r>
                <w:rPr>
                  <w:rFonts w:ascii="굴림" w:eastAsia="굴림" w:hAnsi="굴림" w:hint="eastAsia"/>
                  <w:b/>
                  <w:szCs w:val="20"/>
                  <w:u w:val="single"/>
                </w:rPr>
                <w:delText>어음 원본 지참</w:delText>
              </w:r>
            </w:del>
            <w:del w:author="Open-Xml-PowerTools" w:id="308" w:date="2000-01-01T00:00:00Z">
              <w:r>
                <w:rPr>
                  <w:rFonts w:ascii="굴림" w:eastAsia="굴림" w:hAnsi="굴림" w:hint="eastAsia"/>
                  <w:b/>
                  <w:szCs w:val="20"/>
                </w:rPr>
                <w:delText xml:space="preserve"> 필요                    </w:delText>
              </w:r>
            </w:del>
            <w:del w:author="Open-Xml-PowerTools" w:id="30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년     월     일</w:delText>
              </w:r>
            </w:del>
          </w:p>
        </w:tc>
      </w:tr>
      <w:tr>
        <w:trPr>
          <w:trHeight w:val="543"/>
          <w:del w:author="Open-Xml-PowerTools" w:id="311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1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1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16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1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</w:delText>
              </w:r>
            </w:del>
            <w:del w:author="Open-Xml-PowerTools" w:id="31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17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22" w:date="2000-01-01T00:00:00Z"/>
                <w:rFonts w:ascii="굴림" w:eastAsia="굴림" w:hAnsi="굴림"/>
                <w:sz w:val="19"/>
                <w:szCs w:val="19"/>
              </w:rPr>
            </w:pPr>
            <w:del w:author="Open-Xml-PowerTools" w:id="318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F36305B" wp14:editId="1CE9E63B">
                        <wp:simplePos x="0" y="0"/>
                        <wp:positionH relativeFrom="column">
                          <wp:posOffset>520065</wp:posOffset>
                        </wp:positionH>
                        <wp:positionV relativeFrom="paragraph">
                          <wp:posOffset>12065</wp:posOffset>
                        </wp:positionV>
                        <wp:extent cx="434975" cy="237490"/>
                        <wp:effectExtent l="0" t="0" r="22225" b="10160"/>
                        <wp:wrapNone/>
                        <wp:docPr id="3" name="직사각형 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t>인감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3" o:spid="_x0000_s1026" style="position:absolute;margin-left:40.95pt;margin-top:.95pt;width:34.25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19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543230BC" wp14:editId="24848B31">
                        <wp:simplePos x="0" y="0"/>
                        <wp:positionH relativeFrom="column">
                          <wp:posOffset>521335</wp:posOffset>
                        </wp:positionH>
                        <wp:positionV relativeFrom="paragraph">
                          <wp:posOffset>712470</wp:posOffset>
                        </wp:positionV>
                        <wp:extent cx="434975" cy="237490"/>
                        <wp:effectExtent l="0" t="0" r="22225" b="1016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t>인감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5" o:spid="_x0000_s1027" style="position:absolute;margin-left:41.05pt;margin-top:56.1pt;width:34.2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20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5408" behindDoc="0" locked="0" layoutInCell="1" allowOverlap="1" wp14:anchorId="0BDCAA0D" wp14:editId="2B7460A2">
                        <wp:simplePos x="0" y="0"/>
                        <wp:positionH relativeFrom="column">
                          <wp:posOffset>533400</wp:posOffset>
                        </wp:positionH>
                        <wp:positionV relativeFrom="paragraph">
                          <wp:posOffset>1424305</wp:posOffset>
                        </wp:positionV>
                        <wp:extent cx="434975" cy="237490"/>
                        <wp:effectExtent l="0" t="0" r="22225" b="10160"/>
                        <wp:wrapNone/>
                        <wp:docPr id="6" name="직사각형 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t>인감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6" o:spid="_x0000_s1028" style="position:absolute;margin-left:42pt;margin-top:112.15pt;width:34.25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  <w:del w:author="Open-Xml-PowerTools" w:id="321" w:date="2000-01-01T00:00:00Z">
              <w:r>
                <w:rPr>
                  <w:rFonts w:ascii="굴림" w:eastAsia="굴림" w:hAnsi="굴림" w:hint="eastAsia"/>
                  <w:noProof/>
                  <w:sz w:val="19"/>
                  <w:szCs w:val="19"/>
                </w:rPr>
                <mc:AlternateContent>
                  <mc:Choice Requires="wps">
                    <w:drawing>
                      <wp:anchor distT="0" distB="0" distL="114300" distR="114300" simplePos="0" relativeHeight="251667456" behindDoc="0" locked="0" layoutInCell="1" allowOverlap="1" wp14:anchorId="2AABEB43" wp14:editId="206D3CF6">
                        <wp:simplePos x="0" y="0"/>
                        <wp:positionH relativeFrom="column">
                          <wp:posOffset>542925</wp:posOffset>
                        </wp:positionH>
                        <wp:positionV relativeFrom="paragraph">
                          <wp:posOffset>2126615</wp:posOffset>
                        </wp:positionV>
                        <wp:extent cx="434975" cy="237490"/>
                        <wp:effectExtent l="0" t="0" r="22225" b="10160"/>
                        <wp:wrapNone/>
                        <wp:docPr id="7" name="직사각형 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497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rFonts w:ascii="HY신명조" w:eastAsia="HY신명조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Y신명조" w:eastAsia="HY신명조" w:hint="eastAsia"/>
                                        <w:color w:val="BFBFBF" w:themeColor="background1" w:themeShade="BF"/>
                                        <w:sz w:val="16"/>
                                        <w:szCs w:val="16"/>
                                      </w:rPr>
                                      <w:t>인감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id="직사각형 7" o:spid="_x0000_s1029" style="position:absolute;margin-left:42.75pt;margin-top:167.45pt;width:34.25pt;height:1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" filled="f" strokecolor="#d8d8d8 [2732]" strokeweight="1.25pt"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rFonts w:ascii="HY신명조" w:eastAsia="HY신명조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HY신명조" w:eastAsia="HY신명조" w:hint="eastAsia"/>
                                  <w:color w:val="BFBFBF" w:themeColor="background1" w:themeShade="BF"/>
                                  <w:sz w:val="16"/>
                                  <w:szCs w:val="16"/>
                                </w:rPr>
                                <w:delText>인감</w:delTex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del>
          </w:p>
        </w:tc>
      </w:tr>
      <w:tr>
        <w:trPr>
          <w:trHeight w:val="548"/>
          <w:del w:author="Open-Xml-PowerTools" w:id="339" w:date="2000-01-01T00:00:00Z"/>
        </w:trPr>
        <w:tc>
          <w:tcPr>
            <w:tcW w:w="1542" w:type="dxa"/>
            <w:vMerge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40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4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4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4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45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46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4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50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4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51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52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53" w:date="2000-01-01T00:00:00Z"/>
        </w:trPr>
        <w:tc>
          <w:tcPr>
            <w:tcW w:w="1542" w:type="dxa"/>
            <w:vMerge/>
            <w:tcBorders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54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5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5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5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5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59" w:date="2000-01-01T00:00:00Z"/>
                <w:rFonts w:ascii="굴림" w:eastAsia="굴림" w:hAnsi="굴림"/>
                <w:noProof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60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2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4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3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65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66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67" w:date="2000-01-01T00:00:00Z"/>
        </w:trPr>
        <w:tc>
          <w:tcPr>
            <w:tcW w:w="154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68" w:date="2000-01-01T00:00:00Z"/>
                <w:rFonts w:ascii="굴림" w:eastAsia="굴림" w:hAnsi="굴림"/>
                <w:sz w:val="24"/>
                <w:szCs w:val="24"/>
              </w:rPr>
            </w:pPr>
          </w:p>
        </w:tc>
        <w:tc>
          <w:tcPr>
            <w:tcW w:w="162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73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69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주</w:delText>
              </w:r>
            </w:del>
            <w:del w:author="Open-Xml-PowerTools" w:id="370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71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72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소</w:delText>
              </w:r>
            </w:del>
          </w:p>
        </w:tc>
        <w:tc>
          <w:tcPr>
            <w:tcW w:w="7111" w:type="dxa"/>
            <w:gridSpan w:val="8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74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75" w:date="2000-01-01T00:00:00Z"/>
        </w:trPr>
        <w:tc>
          <w:tcPr>
            <w:tcW w:w="1542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77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7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위 임 인</w:delText>
              </w:r>
            </w:del>
          </w:p>
        </w:tc>
        <w:tc>
          <w:tcPr>
            <w:tcW w:w="1622" w:type="dxa"/>
            <w:gridSpan w:val="2"/>
            <w:tcBorders>
              <w:top w:val="single" w:sz="4" w:space="0" w:color="auto"/>
            </w:tcBorders>
            <w:vAlign w:val="center"/>
          </w:tcPr>
          <w:p>
            <w:pPr>
              <w:jc w:val="center"/>
              <w:rPr>
                <w:del w:author="Open-Xml-PowerTools" w:id="379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78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성명(법인명)</w:delText>
              </w:r>
            </w:del>
          </w:p>
        </w:tc>
        <w:tc>
          <w:tcPr>
            <w:tcW w:w="4786" w:type="dxa"/>
            <w:gridSpan w:val="7"/>
            <w:tcBorders>
              <w:top w:val="single" w:sz="4" w:space="0" w:color="auto"/>
              <w:right w:val="nil"/>
            </w:tcBorders>
            <w:vAlign w:val="center"/>
          </w:tcPr>
          <w:p>
            <w:pPr>
              <w:rPr>
                <w:del w:author="Open-Xml-PowerTools" w:id="380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81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  <w:tr>
        <w:trPr>
          <w:trHeight w:val="548"/>
          <w:del w:author="Open-Xml-PowerTools" w:id="382" w:date="2000-01-01T00:00:00Z"/>
        </w:trPr>
        <w:tc>
          <w:tcPr>
            <w:tcW w:w="154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83" w:date="2000-01-01T00:00:00Z"/>
                <w:rFonts w:ascii="굴림" w:eastAsia="굴림" w:hAnsi="굴림"/>
                <w:sz w:val="19"/>
                <w:szCs w:val="19"/>
              </w:rPr>
            </w:pPr>
          </w:p>
        </w:tc>
        <w:tc>
          <w:tcPr>
            <w:tcW w:w="1622" w:type="dxa"/>
            <w:gridSpan w:val="2"/>
            <w:tcBorders>
              <w:bottom w:val="single" w:sz="8" w:space="0" w:color="auto"/>
            </w:tcBorders>
            <w:vAlign w:val="center"/>
          </w:tcPr>
          <w:p>
            <w:pPr>
              <w:jc w:val="center"/>
              <w:rPr>
                <w:del w:author="Open-Xml-PowerTools" w:id="388" w:date="2000-01-01T00:00:00Z"/>
                <w:rFonts w:ascii="굴림" w:eastAsia="굴림" w:hAnsi="굴림"/>
                <w:sz w:val="24"/>
                <w:szCs w:val="24"/>
              </w:rPr>
            </w:pPr>
            <w:del w:author="Open-Xml-PowerTools" w:id="384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주 </w:delText>
              </w:r>
            </w:del>
            <w:del w:author="Open-Xml-PowerTools" w:id="385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86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 xml:space="preserve"> </w:delText>
              </w:r>
            </w:del>
            <w:del w:author="Open-Xml-PowerTools" w:id="387" w:date="2000-01-01T00:00:00Z">
              <w:r>
                <w:rPr>
                  <w:rFonts w:ascii="굴림" w:eastAsia="굴림" w:hAnsi="굴림" w:hint="eastAsia"/>
                  <w:sz w:val="24"/>
                  <w:szCs w:val="24"/>
                </w:rPr>
                <w:delText>소</w:delText>
              </w:r>
            </w:del>
          </w:p>
        </w:tc>
        <w:tc>
          <w:tcPr>
            <w:tcW w:w="7111" w:type="dxa"/>
            <w:gridSpan w:val="8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left"/>
              <w:rPr>
                <w:del w:author="Open-Xml-PowerTools" w:id="389" w:date="2000-01-01T00:00:00Z"/>
                <w:rFonts w:ascii="굴림" w:eastAsia="굴림" w:hAnsi="굴림"/>
                <w:sz w:val="19"/>
                <w:szCs w:val="19"/>
              </w:rPr>
            </w:pPr>
          </w:p>
        </w:tc>
      </w:tr>
    </w:tbl>
    <w:p>
      <w:pPr>
        <w:rPr>
          <w:sz w:val="16"/>
          <w:szCs w:val="16"/>
        </w:rPr>
      </w:pPr>
    </w:p>
    <w:p>
      <w:pPr>
        <w:rPr>
          <w:ins w:author="Open-Xml-PowerTools" w:id="390" w:date="2000-01-01T00:00:00Z"/>
          <w:sz w:val="16"/>
          <w:szCs w:val="16"/>
        </w:rPr>
      </w:pPr>
    </w:p>
    <w:p>
      <w:pPr>
        <w:rPr>
          <w:ins w:author="Open-Xml-PowerTools" w:id="391" w:date="2000-01-01T00:00:00Z"/>
          <w:sz w:val="16"/>
          <w:szCs w:val="16"/>
        </w:rPr>
      </w:pPr>
    </w:p>
    <w:p>
      <w:pPr>
        <w:rPr>
          <w:ins w:author="Open-Xml-PowerTools" w:id="392" w:date="2000-01-01T00:00:00Z"/>
        </w:rPr>
      </w:pPr>
    </w:p>
    <w:p>
      <w:pPr>
        <w:rPr>
          <w:ins w:author="Open-Xml-PowerTools" w:id="393" w:date="2000-01-01T00:00:00Z"/>
        </w:rPr>
      </w:pPr>
    </w:p>
    <w:sectPr>
      <w:pgSz w:w="11906" w:h="16838"/>
      <w:pgMar w:top="1417" w:right="1417" w:bottom="1417" w:left="1417" w:header="708" w:footer="708" w:gutter="0"/>
      <w:cols w:space="708"/>
      <w:docGrid w:linePitch="360"/>
      <w:sectPrChange w:author="Open-Xml-PowerTools" w:id="394" w:date="2000-01-01T00:00:00Z">
        <w:sectPr>
          <w:pgSz w:w="11906" w:h="16838"/>
          <w:pgMar w:top="1440" w:right="1080" w:bottom="1440" w:left="1080" w:header="851" w:footer="992" w:gutter="0"/>
          <w:cols w:space="425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04"/>
    <w:rsid w:val="00013DF9"/>
    <w:rsid w:val="00060976"/>
    <w:rsid w:val="00077CF3"/>
    <w:rsid w:val="000829F9"/>
    <w:rsid w:val="000E55B6"/>
    <w:rsid w:val="00132A0C"/>
    <w:rsid w:val="00142B29"/>
    <w:rsid w:val="00162013"/>
    <w:rsid w:val="00164FDE"/>
    <w:rsid w:val="001953A9"/>
    <w:rsid w:val="001C7BEB"/>
    <w:rsid w:val="001E5700"/>
    <w:rsid w:val="00270033"/>
    <w:rsid w:val="002B085C"/>
    <w:rsid w:val="002B78E4"/>
    <w:rsid w:val="002D0C2E"/>
    <w:rsid w:val="002F52C9"/>
    <w:rsid w:val="00347770"/>
    <w:rsid w:val="00376989"/>
    <w:rsid w:val="003D1319"/>
    <w:rsid w:val="003D47B6"/>
    <w:rsid w:val="003D7B9B"/>
    <w:rsid w:val="003E54E3"/>
    <w:rsid w:val="004D04AB"/>
    <w:rsid w:val="004D409E"/>
    <w:rsid w:val="005110D6"/>
    <w:rsid w:val="00511C40"/>
    <w:rsid w:val="00514404"/>
    <w:rsid w:val="00574245"/>
    <w:rsid w:val="005A5623"/>
    <w:rsid w:val="005D3E83"/>
    <w:rsid w:val="005D40A3"/>
    <w:rsid w:val="0060247B"/>
    <w:rsid w:val="006D53B9"/>
    <w:rsid w:val="006E40A1"/>
    <w:rsid w:val="00716262"/>
    <w:rsid w:val="00782345"/>
    <w:rsid w:val="007B79C4"/>
    <w:rsid w:val="007C01E5"/>
    <w:rsid w:val="007D4328"/>
    <w:rsid w:val="0087148A"/>
    <w:rsid w:val="008931CD"/>
    <w:rsid w:val="008A52A9"/>
    <w:rsid w:val="009116C7"/>
    <w:rsid w:val="00992BB3"/>
    <w:rsid w:val="009A2F3C"/>
    <w:rsid w:val="009B0708"/>
    <w:rsid w:val="009D77AF"/>
    <w:rsid w:val="009E10CB"/>
    <w:rsid w:val="00A12197"/>
    <w:rsid w:val="00A1563A"/>
    <w:rsid w:val="00A27BD9"/>
    <w:rsid w:val="00A7750C"/>
    <w:rsid w:val="00A91832"/>
    <w:rsid w:val="00B235BF"/>
    <w:rsid w:val="00BA5AC0"/>
    <w:rsid w:val="00BC7597"/>
    <w:rsid w:val="00BE6920"/>
    <w:rsid w:val="00C06F19"/>
    <w:rsid w:val="00C370D9"/>
    <w:rsid w:val="00C75DC7"/>
    <w:rsid w:val="00C87E25"/>
    <w:rsid w:val="00D272C6"/>
    <w:rsid w:val="00D3798F"/>
    <w:rsid w:val="00D76E99"/>
    <w:rsid w:val="00DB7D1E"/>
    <w:rsid w:val="00DE7DE8"/>
    <w:rsid w:val="00E86E1B"/>
    <w:rsid w:val="00EE335C"/>
    <w:rsid w:val="00F70EA1"/>
    <w:rsid w:val="00F77489"/>
    <w:rsid w:val="00F9054A"/>
    <w:rsid w:val="00FC17C5"/>
    <w:rsid w:val="00FC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44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64FD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E10CB"/>
  </w:style>
  <w:style w:type="paragraph" w:styleId="a6">
    <w:name w:val="footer"/>
    <w:basedOn w:val="a"/>
    <w:link w:val="Char0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E10CB"/>
  </w:style>
  <w:style w:type="paragraph" w:styleId="Normal">
    <w:name w:val="Normal"/>
    <w:qFormat/>
    <w:rsid w:val="00BC32DD"/>
    <w:pPr>
      <w:spacing w:after="0" w:line="240" w:lineRule="auto"/>
      <w:jc w:val="both"/>
    </w:pPr>
    <w:rPr>
      <w:rFonts w:ascii="Verdana" w:eastAsia="Times New Roman" w:hAnsi="Verdana" w:cs="Times New Roman"/>
      <w:kern w:val="0"/>
      <w:sz w:val="20"/>
      <w:szCs w:val="24"/>
      <w:lang w:eastAsia="tr-TR"/>
    </w:rPr>
  </w:style>
  <w:style w:type="character" w:styleId="VarsaylanParagrafYazTipi">
    <w:name w:val="Default Paragraph Font"/>
    <w:uiPriority w:val="1"/>
    <w:semiHidden/>
    <w:unhideWhenUsed/>
  </w:style>
  <w:style w:type="table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>
    <w:name w:val="No List"/>
    <w:uiPriority w:val="99"/>
    <w:semiHidden/>
    <w:unhideWhenUsed/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</w:pPr>
    <w:rPr>
      <w:rFonts w:ascii="Verdana" w:eastAsia="Times New Roman" w:hAnsi="Verdana" w:cs="Times New Roman"/>
      <w:b/>
      <w:bCs/>
      <w:i/>
      <w:kern w:val="0"/>
      <w:sz w:val="16"/>
      <w:szCs w:val="24"/>
      <w:lang w:eastAsia="tr-TR"/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</w:pPr>
    <w:rPr>
      <w:rFonts w:ascii="Verdana" w:eastAsia="Times New Roman" w:hAnsi="Verdana" w:cs="Times New Roman"/>
      <w:kern w:val="0"/>
      <w:sz w:val="16"/>
      <w:szCs w:val="24"/>
      <w:lang w:eastAsia="tr-TR"/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</w:pPr>
    <w:rPr>
      <w:rFonts w:ascii="Verdana" w:eastAsia="Times New Roman" w:hAnsi="Verdana" w:cs="Times New Roman"/>
      <w:b/>
      <w:kern w:val="0"/>
      <w:sz w:val="20"/>
      <w:szCs w:val="24"/>
      <w:lang w:eastAsia="tr-TR"/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</w:pPr>
    <w:rPr>
      <w:rFonts w:ascii="Verdana" w:eastAsia="Times New Roman" w:hAnsi="Verdana" w:cs="Times New Roman"/>
      <w:kern w:val="0"/>
      <w:sz w:val="1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44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64FD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E10CB"/>
  </w:style>
  <w:style w:type="paragraph" w:styleId="a6">
    <w:name w:val="footer"/>
    <w:basedOn w:val="a"/>
    <w:link w:val="Char0"/>
    <w:uiPriority w:val="99"/>
    <w:unhideWhenUsed/>
    <w:rsid w:val="009E10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E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1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LDH</dc:creator>
  <cp:lastModifiedBy>LDH</cp:lastModifiedBy>
  <cp:revision>8</cp:revision>
  <cp:lastPrinted>2024-11-15T17:32:00Z</cp:lastPrinted>
  <dcterms:created xsi:type="dcterms:W3CDTF">2024-11-29T17:05:00Z</dcterms:created>
  <dcterms:modified xsi:type="dcterms:W3CDTF">2024-12-01T11:02:00Z</dcterms:modified>
</cp:coreProperties>
</file>
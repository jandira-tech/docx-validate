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263772" w:rsidR="003521DA" w:rsidP="002637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w:drawing>
          <wp:anchor distT="0" distB="0" distL="114300" distR="114300" simplePos="0" relativeHeight="251674624" behindDoc="1" locked="0" layoutInCell="1" allowOverlap="1" wp14:anchorId="4C411805" wp14:editId="784359E5">
            <wp:simplePos x="0" y="0"/>
            <wp:positionH relativeFrom="column">
              <wp:posOffset>3815715</wp:posOffset>
            </wp:positionH>
            <wp:positionV relativeFrom="paragraph">
              <wp:posOffset>71121</wp:posOffset>
            </wp:positionV>
            <wp:extent cx="1314450" cy="876300"/>
            <wp:effectExtent l="0" t="0" r="635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378" cy="8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napToGrid/>
          <w:sz w:val="24"/>
          <w:szCs w:val="24"/>
          <w:lang w:val="es-UY"/>
        </w:rPr>
        <w:drawing>
          <wp:anchor distT="0" distB="0" distL="114300" distR="114300" simplePos="0" relativeHeight="251675648" behindDoc="1" locked="0" layoutInCell="1" allowOverlap="1" wp14:anchorId="4ADC9D7A" wp14:editId="0C9231C2">
            <wp:simplePos x="0" y="0"/>
            <wp:positionH relativeFrom="column">
              <wp:posOffset>-70485</wp:posOffset>
            </wp:positionH>
            <wp:positionV relativeFrom="paragraph">
              <wp:posOffset>137795</wp:posOffset>
            </wp:positionV>
            <wp:extent cx="1495425" cy="99060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214" cy="99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Default="003521DA" w:rsidR="003521DA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center"/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center"/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center"/>
        <w:rPr>
          <w:b/>
          <w:rFonts w:ascii="Arial" w:hAnsi="Arial" w:eastAsia="Arial" w:cs="Arial"/>
          <w:sz w:val="24"/>
        </w:rPr>
      </w:pPr>
      <w:del w:id="2aed92fd-f295-419e-b15a-a7cdaea183af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GRUPO DE COOPERAÇÃO INTERNACIONAL DO MERCOSUL</w:delText>
        </w:r>
      </w:del>
      <w:ins w:id="2aed92fd-f295-419e-b15a-a7cdaea183af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Zamawiający</w:t>
        </w:r>
      </w:ins>
    </w:p>
    <w:p w:rsidRDefault="00263772" w:rsidR="00263772" w:rsidP="00263772" w:rsidRPr="000C259E">
      <w:pPr>
        <w:jc w:val="center"/>
        <w:rPr>
          <w:b/>
          <w:rFonts w:ascii="Arial" w:hAnsi="Arial" w:eastAsia="Arial" w:cs="Arial"/>
          <w:sz w:val="24"/>
        </w:rPr>
      </w:pPr>
      <w:del w:id="0c9d62f9-4cab-4802-b1ac-1769b9dcd6f2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(GCI)</w:delText>
        </w:r>
      </w:del>
      <w:ins w:id="0c9d62f9-4cab-4802-b1ac-1769b9dcd6f2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Nazwa: Państwowe Gospodarstwo Wodne Wody PolskieRegionalny Zarząd Gospodarki Wodnejw GliwicachTytuł lub krótki opis udzielanego zamówienia:Wykonanie konserwacji (utrzymanie) cieków na terenie działania Zarządu Zlewni w Katowicach – obszar działania Nadzoru Wodnego w PszczynieNumer referencyjny nadany sprawie przez instytucję zamawiającą lub podmiot zamawiający (jeżeli dotyczy):GL.ROZ.2710.13.2023.MPS</w:t>
        </w:r>
      </w:ins>
    </w:p>
    <w:p w:rsidRDefault="00263772" w:rsidR="00263772" w:rsidP="00263772" w:rsidRPr="000C259E">
      <w:pPr>
        <w:jc w:val="center"/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center"/>
        <w:rPr>
          <w:b/>
          <w:rFonts w:ascii="Arial" w:hAnsi="Arial" w:eastAsia="Arial" w:cs="Arial"/>
          <w:sz w:val="24"/>
        </w:rPr>
      </w:pPr>
      <w:del w:id="0fe796fc-3b3b-487c-8cbe-19a0ef2fd835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FORMULÁRIO PARA A AVALIAÇÃO DE PROJETOS DE COOPERAÇÃO CONCLUÍDOS</w:delText>
        </w:r>
      </w:del>
      <w:ins w:id="0fe796fc-3b3b-487c-8cbe-19a0ef2fd835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Nazwa: Państwowe Gospodarstwo Wodne Wody PolskieRegionalny Zarząd Gospodarki Wodnejw Gliwicach</w:t>
        </w:r>
      </w:ins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54610</wp:posOffset>
            </wp:positionH>
            <wp:positionV relativeFrom="margin">
              <wp:posOffset>45720</wp:posOffset>
            </wp:positionV>
            <wp:extent cx="5486400" cy="34290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86400" cy="3429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  <w:r w:rsidRPr="000C259E">
        <w:rPr>
          <w:rFonts w:ascii="Arial" w:hAnsi="Arial" w:cs="Arial"/>
          <w:color w:val="FF0000"/>
          <w:sz w:val="24"/>
          <w:szCs w:val="24"/>
        </w:rPr>
        <w:tab/>
      </w:r>
      <w:del w:id="21543113-813d-47e2-9317-5f882272d72a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>Nome do Projeto</w:delText>
        </w:r>
      </w:del>
      <w:ins w:id="21543113-813d-47e2-9317-5f882272d72a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t xml:space="preserve">Nazwa: </w:t>
        </w:r>
      </w:ins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57150</wp:posOffset>
                </wp:positionV>
                <wp:extent cx="5562600" cy="342900"/>
                <wp:effectExtent l="1270" t="0" r="0" b="635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C0C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0E6FFD" w:rsidRDefault="00263772" w:rsidP="00263772">
                            <w:pPr>
                              <w:tabs>
                                <w:tab w:val="left" w:pos="540"/>
                              </w:tabs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</w:pPr>
                            <w:r w:rsidRPr="000E6FFD"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  <w:t xml:space="preserve">1. </w:t>
                            </w:r>
                            <w:r w:rsidRPr="000E6FFD">
                              <w:rPr>
                                <w:rFonts w:ascii="Calibri" w:hAnsi="Calibri"/>
                                <w:b/>
                                <w:noProof/>
                                <w:szCs w:val="24"/>
                                <w:lang w:val="es-AR"/>
                              </w:rPr>
                              <w:t>MARCO INSTITUCIONAL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2E0BF1">
      <w:pPr>
        <w:rPr>
          <w:b/>
          <w:rFonts w:ascii="Arial" w:hAnsi="Arial" w:eastAsia="Arial" w:cs="Arial"/>
        </w:rPr>
      </w:pPr>
      <w:del w:id="1f071b20-b614-40c7-bd3b-aab9eed1e4f3" w:author="Live Bench" w:authorEmail="ai@example.com" w:date="2026-10-10T13:40:00.000Z" w:rsidRPr="002E0BF1">
        <w:r>
          <w:rPr>
            <w:b/>
            <w:rFonts w:ascii="Arial" w:hAnsi="Arial" w:eastAsia="Arial" w:cs="Arial"/>
          </w:rPr>
          <w:delText>Grupo/s de Trabalho/s Beneficiário/s</w:delText>
        </w:r>
        <w:r>
          <w:rPr>
            <w:b/>
            <w:rFonts w:ascii="Arial" w:hAnsi="Arial" w:eastAsia="Arial" w:cs="Arial"/>
          </w:rPr>
          <w:delText xml:space="preserve">    </w:delText>
        </w:r>
        <w:r>
          <w:rPr>
            <w:b/>
            <w:rFonts w:ascii="Arial" w:hAnsi="Arial" w:eastAsia="Arial" w:cs="Arial"/>
          </w:rPr>
          <w:delText>Instituição/</w:delText>
        </w:r>
        <w:r>
          <w:rPr>
            <w:b/>
            <w:rFonts w:ascii="Arial" w:hAnsi="Arial" w:eastAsia="Arial" w:cs="Arial"/>
          </w:rPr>
          <w:delText>ões</w:delText>
        </w:r>
        <w:r>
          <w:rPr>
            <w:b/>
            <w:rFonts w:ascii="Arial" w:hAnsi="Arial" w:eastAsia="Arial" w:cs="Arial"/>
          </w:rPr>
          <w:delText xml:space="preserve"> executor/as nos Estados Partes</w:delText>
        </w:r>
      </w:del>
      <w:ins w:id="1f071b20-b614-40c7-bd3b-aab9eed1e4f3" w:author="Live Bench" w:authorEmail="ai@example.com" w:date="2026-10-10T13:40:00.000Z">
        <w:r>
          <w:rPr>
            <w:b/>
            <w:rFonts w:ascii="Arial" w:hAnsi="Arial" w:eastAsia="Arial" w:cs="Arial"/>
          </w:rPr>
          <w:t xml:space="preserve">Nazwa: </w:t>
        </w:r>
      </w:ins>
      <w:r w:rsidRPr="002E0BF1">
        <w:rPr>
          <w:rFonts w:ascii="Arial" w:hAnsi="Arial" w:cs="Arial"/>
          <w:b/>
        </w:rPr>
        <w:tab/>
      </w: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2903220</wp:posOffset>
            </wp:positionH>
            <wp:positionV relativeFrom="margin">
              <wp:posOffset>93980</wp:posOffset>
            </wp:positionV>
            <wp:extent cx="2637790" cy="45720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637790" cy="4572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7783a780-a747-4271-86f3-01b6cb0f1a61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 xml:space="preserve">Unidade Executor/a do Projeto               </w:delText>
        </w:r>
        <w:r>
          <w:rPr>
            <w:b/>
            <w:rFonts w:ascii="Arial" w:hAnsi="Arial" w:eastAsia="Arial" w:cs="Arial"/>
            <w:sz w:val="24"/>
          </w:rPr>
          <w:delText xml:space="preserve">             </w:delText>
        </w:r>
        <w:r>
          <w:rPr>
            <w:b/>
            <w:rFonts w:ascii="Arial" w:hAnsi="Arial" w:eastAsia="Arial" w:cs="Arial"/>
            <w:sz w:val="24"/>
          </w:rPr>
          <w:delText>Duração prevista</w:delText>
        </w:r>
      </w:del>
      <w:ins w:id="7783a780-a747-4271-86f3-01b6cb0f1a61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Państwowe Gospodarstwo Wodne Wody PolskieRegionalny Zarząd Gospodarki Wodnejw Gliwicach</w:t>
        </w:r>
      </w:ins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2903220</wp:posOffset>
            </wp:positionH>
            <wp:positionV relativeFrom="margin">
              <wp:posOffset>46990</wp:posOffset>
            </wp:positionV>
            <wp:extent cx="2637790" cy="45720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637790" cy="4572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1c6e916c-b7b6-4c9f-976c-1cc9c2c3215d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Data de início</w:delText>
        </w:r>
      </w:del>
      <w:r w:rsidRPr="000C259E">
        <w:tab/>
      </w:r>
      <w:r w:rsidRPr="000C259E">
        <w:tab/>
      </w:r>
      <w:r w:rsidRPr="000C259E">
        <w:tab/>
      </w:r>
      <w:r w:rsidRPr="000C259E">
        <w:tab/>
      </w:r>
      <w:r w:rsidRPr="000C259E">
        <w:tab/>
      </w:r>
      <w:r w:rsidRPr="000C259E">
        <w:tab/>
      </w:r>
      <w:del w:id="1c6e916c-b7b6-4c9f-976c-1cc9c2c3215d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Data de conclusão</w:delText>
        </w:r>
      </w:del>
      <w:ins w:id="1c6e916c-b7b6-4c9f-976c-1cc9c2c3215d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Państwowe Gospodarstwo Wodne Wody Polskie</w:t>
        </w:r>
      </w:ins>
    </w:p>
    <w:p w:rsidRDefault="00263772">
      <w:r>
        <w:drawing>
          <wp:anchor distT="0" distB="0" distL="0" distR="0" relativeHeight="1" simplePos="1" behindDoc="0" locked="0" layoutInCell="1" allowOverlap="1">
            <wp:simplePos x="0" y="0"/>
            <wp:positionH relativeFrom="margin">
              <wp:posOffset>2962275</wp:posOffset>
            </wp:positionH>
            <wp:positionV relativeFrom="margin">
              <wp:posOffset>46990</wp:posOffset>
            </wp:positionV>
            <wp:extent cx="2514600" cy="45720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514600" cy="4572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3b069b41-4f3a-495b-89d6-7ca085cb5d08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Funcionário de Contato</w:delText>
        </w:r>
      </w:del>
      <w:ins w:id="3b069b41-4f3a-495b-89d6-7ca085cb5d08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Regionalny Zarząd Gospodarki Wodnej</w:t>
        </w:r>
      </w:ins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5b4332c8-e941-46ab-8b67-af31cc424f29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 xml:space="preserve"> Nome e Sobrenome</w:delText>
        </w:r>
      </w:del>
      <w:ins w:id="5b4332c8-e941-46ab-8b67-af31cc424f29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w Gliwicach</w:t>
        </w:r>
      </w:ins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45720</wp:posOffset>
            </wp:positionH>
            <wp:positionV relativeFrom="margin">
              <wp:posOffset>20320</wp:posOffset>
            </wp:positionV>
            <wp:extent cx="5486400" cy="34290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86400" cy="3429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c56a76c2-e403-4cb2-b7af-d6b853baa8a5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 xml:space="preserve">Telefone  </w:delText>
        </w:r>
        <w:r>
          <w:rPr>
            <w:b/>
            <w:rFonts w:ascii="Arial" w:hAnsi="Arial" w:eastAsia="Arial" w:cs="Arial"/>
            <w:sz w:val="24"/>
          </w:rPr>
          <w:delText xml:space="preserve">                       </w:delText>
        </w:r>
        <w:r>
          <w:rPr>
            <w:b/>
            <w:rFonts w:ascii="Arial" w:hAnsi="Arial" w:eastAsia="Arial" w:cs="Arial"/>
            <w:sz w:val="24"/>
          </w:rPr>
          <w:delText xml:space="preserve"> Fax               </w:delText>
        </w:r>
        <w:r>
          <w:rPr>
            <w:b/>
            <w:rFonts w:ascii="Arial" w:hAnsi="Arial" w:eastAsia="Arial" w:cs="Arial"/>
            <w:sz w:val="24"/>
          </w:rPr>
          <w:delText xml:space="preserve">          </w:delText>
        </w:r>
        <w:r>
          <w:rPr>
            <w:b/>
            <w:rFonts w:ascii="Arial" w:hAnsi="Arial" w:eastAsia="Arial" w:cs="Arial"/>
            <w:sz w:val="24"/>
          </w:rPr>
          <w:delText>Página</w:delText>
        </w:r>
        <w:r>
          <w:rPr>
            <w:b/>
            <w:rFonts w:ascii="Arial" w:hAnsi="Arial" w:eastAsia="Arial" w:cs="Arial"/>
            <w:sz w:val="24"/>
          </w:rPr>
          <w:delText xml:space="preserve"> Web                  </w:delText>
        </w:r>
        <w:r>
          <w:rPr>
            <w:b/>
            <w:rFonts w:ascii="Arial" w:hAnsi="Arial" w:eastAsia="Arial" w:cs="Arial"/>
            <w:sz w:val="24"/>
          </w:rPr>
          <w:delText xml:space="preserve"> E-mail</w:delText>
        </w:r>
      </w:del>
      <w:ins w:id="c56a76c2-e403-4cb2-b7af-d6b853baa8a5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Tytuł lub krótki opis udzielanego zamówienia:Wykonanie konserwacji (utrzymanie) cieków na terenie działania Zarządu Zlewni w Katowicach – obszar działania Nadzoru Wodnego w Pszczynie</w:t>
        </w:r>
      </w:ins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29210</wp:posOffset>
            </wp:positionV>
            <wp:extent cx="1197610" cy="34290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1197610" cy="3429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19050</wp:posOffset>
                </wp:positionV>
                <wp:extent cx="5769610" cy="342900"/>
                <wp:effectExtent l="1905" t="0" r="635" b="4445"/>
                <wp:wrapNone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317C1E" w:rsidRDefault="00263772" w:rsidP="00263772">
                            <w:pPr>
                              <w:ind w:left="-540" w:right="1116" w:firstLine="540"/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</w:pPr>
                            <w:r w:rsidRPr="00317C1E"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  <w:t>2.</w:t>
                            </w:r>
                            <w:r w:rsidRPr="00317C1E">
                              <w:rPr>
                                <w:rFonts w:ascii="Arial" w:hAnsi="Arial" w:cs="Arial"/>
                                <w:szCs w:val="24"/>
                                <w:lang w:val="es-AR"/>
                              </w:rPr>
                              <w:t xml:space="preserve"> </w:t>
                            </w:r>
                            <w:r w:rsidRPr="00317C1E">
                              <w:rPr>
                                <w:rFonts w:ascii="Arial" w:hAnsi="Arial" w:cs="Arial"/>
                                <w:b/>
                                <w:noProof/>
                                <w:szCs w:val="24"/>
                                <w:lang w:val="es-AR"/>
                              </w:rPr>
                              <w:t>CLASSIFICAÇÃO DA COOPERAÇÃO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d43981e8-5d85-4819-8784-82b9815f8e24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 xml:space="preserve">Modalidade de </w:delText>
        </w:r>
        <w:r>
          <w:rPr>
            <w:b/>
            <w:color w:val="000000"/>
            <w:rFonts w:ascii="Arial" w:hAnsi="Arial" w:eastAsia="Arial" w:cs="Arial"/>
            <w:sz w:val="24"/>
          </w:rPr>
          <w:delText>Cooperação</w:delText>
        </w:r>
      </w:del>
      <w:ins w:id="d43981e8-5d85-4819-8784-82b9815f8e24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Tytuł lub krótki opis udzielanego zamówienia:</w:t>
        </w:r>
      </w:ins>
    </w:p>
    <w:p w:rsidRDefault="00263772" w:rsidR="00263772" w:rsidP="00263772" w:rsidRPr="000C259E">
      <w:pPr>
        <w:rPr>
          <w:rFonts w:ascii="Arial" w:hAnsi="Arial" w:eastAsia="Arial" w:cs="Arial"/>
          <w:sz w:val="24"/>
        </w:rPr>
      </w:pPr>
      <w:del w:id="50c6fd49-eee1-43fe-9bb2-c17b86e574ce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 xml:space="preserve">  (Marcar com "X" a modalidade de cooperação solicitada)</w:delText>
        </w:r>
      </w:del>
      <w:ins w:id="50c6fd49-eee1-43fe-9bb2-c17b86e574ce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t>Tytuł lub krótki opis udzielanego zamówienia:</w:t>
        </w:r>
      </w:ins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45720</wp:posOffset>
            </wp:positionH>
            <wp:positionV relativeFrom="margin">
              <wp:posOffset>0</wp:posOffset>
            </wp:positionV>
            <wp:extent cx="5410200" cy="198120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ext cx="5410200" cy="19812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317C1E">
      <w:pPr>
        <w:rPr>
          <w:rFonts w:ascii="Arial" w:hAnsi="Arial" w:cs="Arial"/>
          <w:b/>
        </w:rPr>
      </w:pPr>
      <w:r w:rsidRPr="00317C1E">
        <w:rPr>
          <w:rFonts w:ascii="Arial" w:hAnsi="Arial" w:cs="Arial"/>
          <w:b/>
        </w:rPr>
        <w:t xml:space="preserve">    </w:t>
      </w: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1943100</wp:posOffset>
            </wp:positionH>
            <wp:positionV relativeFrom="margin">
              <wp:posOffset>17145</wp:posOffset>
            </wp:positionV>
            <wp:extent cx="228600" cy="16827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28600" cy="1682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317C1E">
      <w:pPr>
        <w:rPr>
          <w:rFonts w:ascii="Arial" w:hAnsi="Arial" w:cs="Arial"/>
          <w:b/>
        </w:rPr>
      </w:pP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1959610</wp:posOffset>
            </wp:positionH>
            <wp:positionV relativeFrom="margin">
              <wp:posOffset>127635</wp:posOffset>
            </wp:positionV>
            <wp:extent cx="228600" cy="16827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28600" cy="1682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>
      <w:pPr>
        <w:rPr>
          <w:b/>
          <w:rFonts w:ascii="Arial" w:hAnsi="Arial" w:eastAsia="Arial" w:cs="Arial"/>
        </w:rPr>
      </w:pPr>
      <w:del w:id="1bd93990-5cbb-404d-9eee-2b8fb5d19b1f" w:author="Live Bench" w:authorEmail="ai@example.com" w:date="2026-10-10T13:40:00.000Z">
        <w:r>
          <w:rPr>
            <w:b/>
            <w:rFonts w:ascii="Arial" w:hAnsi="Arial" w:eastAsia="Arial" w:cs="Arial"/>
          </w:rPr>
          <w:delText xml:space="preserve">    </w:delText>
        </w:r>
        <w:r>
          <w:rPr>
            <w:b/>
            <w:rFonts w:ascii="Arial" w:hAnsi="Arial" w:eastAsia="Arial" w:cs="Arial"/>
          </w:rPr>
          <w:delText xml:space="preserve">Cooperação </w:delText>
        </w:r>
        <w:r>
          <w:rPr>
            <w:b/>
            <w:rFonts w:ascii="Arial" w:hAnsi="Arial" w:eastAsia="Arial" w:cs="Arial"/>
          </w:rPr>
          <w:delText>extra–MERCOSUL</w:delText>
        </w:r>
        <w:r>
          <w:rPr>
            <w:b/>
            <w:rFonts w:ascii="Arial" w:hAnsi="Arial" w:eastAsia="Arial" w:cs="Arial"/>
          </w:rPr>
          <w:delText xml:space="preserve">                 </w:delText>
        </w:r>
      </w:del>
      <w:ins w:id="1bd93990-5cbb-404d-9eee-2b8fb5d19b1f" w:author="Live Bench" w:authorEmail="ai@example.com" w:date="2026-10-10T13:40:00.000Z" w:rsidRPr="00317C1E">
        <w:r>
          <w:rPr>
            <w:b/>
            <w:rFonts w:ascii="Arial" w:hAnsi="Arial" w:eastAsia="Arial" w:cs="Arial"/>
          </w:rPr>
          <w:t>Wykonanie konserwacji (utrzymanie) cieków na terenie działania Zarządu Zlewni w Katowicach – obszar działania Nadzoru Wodnego w Pszczynie</w:t>
        </w:r>
      </w:ins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2493010</wp:posOffset>
            </wp:positionH>
            <wp:positionV relativeFrom="margin">
              <wp:posOffset>120015</wp:posOffset>
            </wp:positionV>
            <wp:extent cx="228600" cy="16827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28600" cy="1682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317C1E">
      <w:pPr>
        <w:rPr>
          <w:b/>
          <w:rFonts w:ascii="Arial" w:hAnsi="Arial" w:eastAsia="Arial" w:cs="Arial"/>
        </w:rPr>
      </w:pPr>
      <w:del w:id="f85a21a0-0e89-46e8-8546-60a81369e5e4" w:author="Live Bench" w:authorEmail="ai@example.com" w:date="2026-10-10T13:40:00.000Z" w:rsidRPr="00317C1E">
        <w:r>
          <w:rPr>
            <w:b/>
            <w:rFonts w:ascii="Arial" w:hAnsi="Arial" w:eastAsia="Arial" w:cs="Arial"/>
          </w:rPr>
          <w:delText xml:space="preserve"> </w:delText>
        </w:r>
        <w:r>
          <w:rPr>
            <w:b/>
            <w:rFonts w:ascii="Arial" w:hAnsi="Arial" w:eastAsia="Arial" w:cs="Arial"/>
          </w:rPr>
          <w:delText xml:space="preserve">   </w:delText>
        </w:r>
        <w:r>
          <w:rPr>
            <w:b/>
            <w:rFonts w:ascii="Arial" w:hAnsi="Arial" w:eastAsia="Arial" w:cs="Arial"/>
          </w:rPr>
          <w:delText>Cooperação voltada ao MERCOSUL</w:delText>
        </w:r>
      </w:del>
      <w:ins w:id="f85a21a0-0e89-46e8-8546-60a81369e5e4" w:author="Live Bench" w:authorEmail="ai@example.com" w:date="2026-10-10T13:40:00.000Z" w:rsidRPr="00317C1E">
        <w:r>
          <w:rPr>
            <w:b/>
            <w:rFonts w:ascii="Arial" w:hAnsi="Arial" w:eastAsia="Arial" w:cs="Arial"/>
          </w:rPr>
          <w:t>Wykonanie konserwacji (utrzymanie) cieków na terenie działania Zarządu Zlewni w Katowicach – obszar działania Nadzoru Wodnego w Pszczynie</w:t>
        </w:r>
      </w:ins>
    </w:p>
    <w:p w:rsidRDefault="00263772" w:rsidR="00263772" w:rsidP="00263772" w:rsidRPr="00317C1E">
      <w:pPr>
        <w:rPr>
          <w:rFonts w:ascii="Arial" w:hAnsi="Arial" w:cs="Arial"/>
          <w:b/>
        </w:rPr>
      </w:pP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2721610</wp:posOffset>
            </wp:positionH>
            <wp:positionV relativeFrom="margin">
              <wp:posOffset>41910</wp:posOffset>
            </wp:positionV>
            <wp:extent cx="228600" cy="16827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28600" cy="1682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1943100</wp:posOffset>
            </wp:positionH>
            <wp:positionV relativeFrom="margin">
              <wp:posOffset>115570</wp:posOffset>
            </wp:positionV>
            <wp:extent cx="228600" cy="16827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28600" cy="1682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317C1E">
      <w:pPr>
        <w:rPr>
          <w:b/>
          <w:rFonts w:ascii="Arial" w:hAnsi="Arial" w:eastAsia="Arial" w:cs="Arial"/>
        </w:rPr>
      </w:pPr>
      <w:del w:id="a672bb45-e6a9-433f-8dc1-394ac3dca9d8" w:author="Live Bench" w:authorEmail="ai@example.com" w:date="2026-10-10T13:40:00.000Z" w:rsidRPr="00317C1E">
        <w:r>
          <w:rPr>
            <w:b/>
            <w:rFonts w:ascii="Arial" w:hAnsi="Arial" w:eastAsia="Arial" w:cs="Arial"/>
          </w:rPr>
          <w:delText xml:space="preserve">      Cooperação triangular</w:delText>
        </w:r>
      </w:del>
      <w:ins w:id="a672bb45-e6a9-433f-8dc1-394ac3dca9d8" w:author="Live Bench" w:authorEmail="ai@example.com" w:date="2026-10-10T13:40:00.000Z" w:rsidRPr="00317C1E">
        <w:r>
          <w:rPr>
            <w:b/>
            <w:rFonts w:ascii="Arial" w:hAnsi="Arial" w:eastAsia="Arial" w:cs="Arial"/>
          </w:rPr>
          <w:t>Numer referencyjny nadany sprawie przez instytucję zamawiającą lub podmiot zamawiający (jeżeli dotyczy):GL.ROZ.2710.13.2023.MPS</w:t>
        </w:r>
      </w:ins>
    </w:p>
    <w:p w:rsidRDefault="00263772" w:rsidR="00263772" w:rsidP="00263772" w:rsidRPr="000C259E">
      <w:pPr>
        <w:tabs>
          <w:tab w:val="left" w:pos="960"/>
        </w:tabs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5ba87ab0-6e42-498a-874e-5b1d6adb4290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Objetivo do Projeto</w:delText>
        </w:r>
      </w:del>
      <w:ins w:id="5ba87ab0-6e42-498a-874e-5b1d6adb4290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Numer referencyjny nadany sprawie przez instytucję zamawiającą lub podmiot zamawiający (jeżeli dotyczy):</w:t>
        </w:r>
      </w:ins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123190</wp:posOffset>
            </wp:positionV>
            <wp:extent cx="5638800" cy="219456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638800" cy="219456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3521DA" w:rsidP="003521D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F2DACD" wp14:editId="00C0CF2E">
                <wp:simplePos x="0" y="0"/>
                <wp:positionH relativeFrom="column">
                  <wp:posOffset>-93980</wp:posOffset>
                </wp:positionH>
                <wp:positionV relativeFrom="paragraph">
                  <wp:posOffset>-64135</wp:posOffset>
                </wp:positionV>
                <wp:extent cx="5769610" cy="342900"/>
                <wp:effectExtent l="0" t="0" r="0" b="190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Default="00263772" w:rsidP="00263772">
                            <w:pPr>
                              <w:ind w:left="-540" w:right="1116" w:firstLine="540"/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</w:pPr>
                            <w:r w:rsidRPr="00317C1E"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  <w:t>3.</w:t>
                            </w:r>
                            <w:r w:rsidRPr="00317C1E">
                              <w:rPr>
                                <w:rFonts w:ascii="Arial" w:hAnsi="Arial" w:cs="Arial"/>
                                <w:szCs w:val="24"/>
                                <w:lang w:val="es-AR"/>
                              </w:rPr>
                              <w:t xml:space="preserve"> </w:t>
                            </w:r>
                            <w:r w:rsidRPr="00317C1E">
                              <w:rPr>
                                <w:rFonts w:ascii="Arial" w:hAnsi="Arial" w:cs="Arial"/>
                                <w:b/>
                                <w:noProof/>
                                <w:szCs w:val="24"/>
                                <w:lang w:val="es-AR"/>
                              </w:rPr>
                              <w:t>OBJETIVOS E RESULTADOS</w:t>
                            </w:r>
                            <w:r w:rsidRPr="00317C1E"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  <w:tab/>
                            </w:r>
                          </w:p>
                          <w:p w:rsidR="003521DA" w:rsidRDefault="003521DA" w:rsidP="00263772">
                            <w:pPr>
                              <w:ind w:left="-540" w:right="1116" w:firstLine="540"/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</w:pPr>
                          </w:p>
                          <w:p w:rsidR="003521DA" w:rsidRPr="00317C1E" w:rsidRDefault="003521DA" w:rsidP="00263772">
                            <w:pPr>
                              <w:ind w:left="-540" w:right="1116" w:firstLine="540"/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3521DA" w:rsidR="003521DA" w:rsidP="003521DA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3521DA" w:rsidRPr="000C259E">
      <w:pPr>
        <w:rPr>
          <w:rFonts w:ascii="Arial" w:hAnsi="Arial" w:eastAsia="Arial" w:cs="Arial"/>
          <w:sz w:val="24"/>
        </w:rPr>
      </w:pPr>
      <w:del w:id="dfcabeeb-43fd-40e8-84e9-e4effd764a22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 xml:space="preserve">Esta seção deverá conter informações sobre os resultados atingidos no âmbito do Projeto.  </w:delText>
        </w:r>
      </w:del>
      <w:ins w:id="dfcabeeb-43fd-40e8-84e9-e4effd764a22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t>Numer referencyjny nadany sprawie przez instytucję zamawiającą lub podmiot zamawiający (jeżeli dotyczy):</w:t>
        </w:r>
      </w:ins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0806c9ac-d5d3-4401-9c60-dcf09837a8a7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3.1. Estime o cumprimento dos objetivos do projeto</w:delText>
        </w:r>
      </w:del>
      <w:ins w:id="0806c9ac-d5d3-4401-9c60-dcf09837a8a7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GL.ROZ.2710.13.2023.MPS</w:t>
        </w:r>
      </w:ins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eastAsia="Arial" w:cs="Arial"/>
          <w:sz w:val="24"/>
        </w:rPr>
      </w:pPr>
      <w:del w:id="6d65d927-1526-424a-94f0-5fd3bf179185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 xml:space="preserve">Na coluna “Tipo”: D = Objetivo de Desenvolvimento; E1 = Objetivo específico do Projeto; E2 = Objetivo específico </w:delText>
        </w:r>
        <w:r>
          <w:rPr>
            <w:rFonts w:ascii="Arial" w:hAnsi="Arial" w:eastAsia="Arial" w:cs="Arial"/>
            <w:sz w:val="24"/>
          </w:rPr>
          <w:delText>2</w:delText>
        </w:r>
        <w:r>
          <w:rPr>
            <w:rFonts w:ascii="Arial" w:hAnsi="Arial" w:eastAsia="Arial" w:cs="Arial"/>
            <w:sz w:val="24"/>
          </w:rPr>
          <w:delText xml:space="preserve">; E3 = Objetivo Específico 3; etc. R1=Resultado 1 do Projeto, R2 = Resultado 2, etc. Na coluna “Objetivos e Resultados” descreva o Objetivo ou Resultado, conforme detalhamento no Documento de Projeto. Por último, na coluna “Pontuação” qualifique as realizações obtidas segundo os seguintes critérios: 4 = Mais do esperado; 3= Conforme o esperado; 2 = Menos do esperado e 1 = Não cumprido.  </w:delText>
        </w:r>
      </w:del>
      <w:ins w:id="6d65d927-1526-424a-94f0-5fd3bf179185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t>GL.ROZ.2710.13.2023.MPS</w:t>
        </w:r>
      </w:ins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tbl>
      <w:tblPr>
        <w:tblW w:w="8861" w:type="dxa"/>
        <w:tblInd w:w="10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Column="1" w:firstRow="1" w:lastColumn="0" w:lastRow="0" w:noHBand="0" w:noVBand="0" w:val="00A0"/>
      </w:tblPr>
      <w:tblGrid>
        <w:gridCol w:w="817"/>
        <w:gridCol w:w="6627"/>
        <w:gridCol w:w="1417"/>
      </w:tblGrid>
      <w:tr w:rsidR="00263772" w:rsidRPr="000C259E" w:rsidTr="003521DA">
        <w:tc>
          <w:tcPr>
            <w:tcW w:w="817" w:type="dxa"/>
            <w:tcBorders>
              <w:bottom w:val="single" w:color="auto" w:sz="18" w:space="0"/>
              <w:top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C554D0">
            <w:pPr>
              <w:rPr>
                <w:b/>
                <w:rFonts w:ascii="Arial" w:hAnsi="Arial" w:eastAsia="Arial" w:cs="Arial"/>
                <w:sz w:val="22"/>
              </w:rPr>
            </w:pPr>
            <w:del w:id="5cc2434f-0d59-4ead-8463-5276805b6163" w:author="Live Bench" w:authorEmail="ai@example.com" w:date="2026-10-10T13:40:00.000Z" w:rsidRPr="00C554D0">
              <w:r>
                <w:rPr>
                  <w:b/>
                  <w:rFonts w:ascii="Arial" w:hAnsi="Arial" w:eastAsia="Arial" w:cs="Arial"/>
                  <w:sz w:val="22"/>
                </w:rPr>
                <w:delText>Tipo</w:delText>
              </w:r>
            </w:del>
          </w:p>
        </w:tc>
        <w:tc>
          <w:tcPr>
            <w:tcW w:w="6627" w:type="dxa"/>
            <w:tcBorders>
              <w:bottom w:val="single" w:color="auto" w:sz="18" w:space="0"/>
              <w:top w:val="single" w:color="auto" w:sz="8" w:space="0"/>
              <w:right w:val="single" w:color="auto" w:sz="8" w:space="0"/>
            </w:tcBorders>
          </w:tcPr>
          <w:p w:rsidRDefault="00263772" w:rsidR="00263772" w:rsidP="00114BCE" w:rsidRPr="00C554D0">
            <w:pPr>
              <w:rPr>
                <w:b/>
                <w:rFonts w:ascii="Arial" w:hAnsi="Arial" w:eastAsia="Arial" w:cs="Arial"/>
                <w:sz w:val="22"/>
              </w:rPr>
            </w:pPr>
            <w:del w:id="5cc2434f-0d59-4ead-8463-5276805b6163" w:author="Live Bench" w:authorEmail="ai@example.com" w:date="2026-10-10T13:40:00.000Z" w:rsidRPr="00C554D0">
              <w:r>
                <w:rPr>
                  <w:b/>
                  <w:rFonts w:ascii="Arial" w:hAnsi="Arial" w:eastAsia="Arial" w:cs="Arial"/>
                  <w:sz w:val="22"/>
                </w:rPr>
                <w:delText>Objetivos e Resultados do Projeto</w:delText>
              </w:r>
            </w:del>
          </w:p>
        </w:tc>
        <w:tc>
          <w:tcPr>
            <w:tcW w:w="1417" w:type="dxa"/>
            <w:tcBorders>
              <w:bottom w:val="single" w:color="auto" w:sz="18" w:space="0"/>
              <w:top w:val="single" w:color="auto" w:sz="8" w:space="0"/>
              <w:right w:val="single" w:color="auto" w:sz="8" w:space="0"/>
            </w:tcBorders>
          </w:tcPr>
          <w:p w:rsidRDefault="00263772" w:rsidR="00263772" w:rsidP="00114BCE" w:rsidRPr="00C554D0">
            <w:pPr>
              <w:rPr>
                <w:b/>
                <w:rFonts w:ascii="Arial" w:hAnsi="Arial" w:eastAsia="Arial" w:cs="Arial"/>
                <w:sz w:val="22"/>
              </w:rPr>
            </w:pPr>
            <w:del w:id="5cc2434f-0d59-4ead-8463-5276805b6163" w:author="Live Bench" w:authorEmail="ai@example.com" w:date="2026-10-10T13:40:00.000Z" w:rsidRPr="00C554D0">
              <w:r>
                <w:rPr>
                  <w:b/>
                  <w:rFonts w:ascii="Arial" w:hAnsi="Arial" w:eastAsia="Arial" w:cs="Arial"/>
                  <w:sz w:val="22"/>
                </w:rPr>
                <w:delText>Pontuação</w:delText>
              </w:r>
            </w:del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shd w:color="auto" w:fill="C0C0C0" w:val="clear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D</w:delText>
              </w:r>
            </w:del>
          </w:p>
        </w:tc>
        <w:tc>
          <w:tcPr>
            <w:tcW w:w="662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E1</w:delText>
              </w:r>
            </w:del>
          </w:p>
        </w:tc>
        <w:tc>
          <w:tcPr>
            <w:tcW w:w="662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shd w:color="auto" w:fill="C0C0C0" w:val="clear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E2</w:delText>
              </w:r>
            </w:del>
          </w:p>
        </w:tc>
        <w:tc>
          <w:tcPr>
            <w:tcW w:w="662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E3</w:delText>
              </w:r>
            </w:del>
          </w:p>
        </w:tc>
        <w:tc>
          <w:tcPr>
            <w:tcW w:w="662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shd w:color="auto" w:fill="C0C0C0" w:val="clear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R1</w:delText>
              </w:r>
            </w:del>
          </w:p>
        </w:tc>
        <w:tc>
          <w:tcPr>
            <w:tcW w:w="662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R2</w:delText>
              </w:r>
            </w:del>
          </w:p>
        </w:tc>
        <w:tc>
          <w:tcPr>
            <w:tcW w:w="662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shd w:color="auto" w:fill="C0C0C0" w:val="clear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R3</w:delText>
              </w:r>
            </w:del>
          </w:p>
        </w:tc>
        <w:tc>
          <w:tcPr>
            <w:tcW w:w="662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R4</w:delText>
              </w:r>
            </w:del>
            <w:ins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t>Wykonawca</w:t>
              </w:r>
            </w:ins>
          </w:p>
          <w:p/>
        </w:tc>
        <w:tc>
          <w:tcPr>
            <w:tcW w:w="662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eastAsia="Arial" w:cs="Arial"/>
          <w:sz w:val="24"/>
        </w:rPr>
      </w:pPr>
      <w:del w:id="afd8033b-16e2-4f68-af10-7578cedd07c0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 xml:space="preserve">Se atribuiu pontuação </w:delText>
        </w:r>
        <w:r>
          <w:rPr>
            <w:rFonts w:ascii="Arial" w:hAnsi="Arial" w:eastAsia="Arial" w:cs="Arial"/>
            <w:sz w:val="24"/>
          </w:rPr>
          <w:delText>1</w:delText>
        </w:r>
        <w:r>
          <w:rPr>
            <w:rFonts w:ascii="Arial" w:hAnsi="Arial" w:eastAsia="Arial" w:cs="Arial"/>
            <w:sz w:val="24"/>
          </w:rPr>
          <w:delText xml:space="preserve"> ou 2, deverá explicar os motivos abaixo.</w:delText>
        </w:r>
      </w:del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26035</wp:posOffset>
            </wp:positionH>
            <wp:positionV relativeFrom="margin">
              <wp:posOffset>33020</wp:posOffset>
            </wp:positionV>
            <wp:extent cx="5638800" cy="166941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638800" cy="166941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8606DD" wp14:editId="2DC201B6">
                <wp:simplePos x="0" y="0"/>
                <wp:positionH relativeFrom="column">
                  <wp:posOffset>-21590</wp:posOffset>
                </wp:positionH>
                <wp:positionV relativeFrom="paragraph">
                  <wp:posOffset>121285</wp:posOffset>
                </wp:positionV>
                <wp:extent cx="5769610" cy="342900"/>
                <wp:effectExtent l="1270" t="2540" r="1270" b="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0E6FFD" w:rsidRDefault="00263772" w:rsidP="00263772">
                            <w:pPr>
                              <w:ind w:left="-540" w:right="1116" w:firstLine="540"/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</w:pPr>
                            <w:r w:rsidRPr="000E6FFD"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  <w:t>4.</w:t>
                            </w:r>
                            <w:r w:rsidRPr="000E6FFD">
                              <w:rPr>
                                <w:szCs w:val="24"/>
                                <w:lang w:val="es-AR"/>
                              </w:rPr>
                              <w:t xml:space="preserve"> </w:t>
                            </w:r>
                            <w:r w:rsidRPr="000E6FFD">
                              <w:rPr>
                                <w:rFonts w:ascii="Calibri" w:hAnsi="Calibri"/>
                                <w:b/>
                                <w:noProof/>
                                <w:szCs w:val="24"/>
                                <w:lang w:val="es-AR"/>
                              </w:rPr>
                              <w:t>RESULTADOS N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szCs w:val="24"/>
                                <w:lang w:val="es-AR"/>
                              </w:rPr>
                              <w:t>Ã</w:t>
                            </w:r>
                            <w:r w:rsidRPr="000E6FFD">
                              <w:rPr>
                                <w:rFonts w:ascii="Calibri" w:hAnsi="Calibri"/>
                                <w:b/>
                                <w:noProof/>
                                <w:szCs w:val="24"/>
                                <w:lang w:val="es-AR"/>
                              </w:rPr>
                              <w:t>O PREVISTOS</w:t>
                            </w:r>
                            <w:r w:rsidRPr="000E6FFD"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eastAsia="Arial" w:cs="Arial"/>
          <w:sz w:val="24"/>
        </w:rPr>
      </w:pPr>
      <w:del w:id="57e54690-5bf6-40f7-8b16-2a250f15e319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 xml:space="preserve">Mencione outros resultados não previstos (positivos ou negativos) no desenho original do projeto que surgem como consequência de sua execução. 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110490</wp:posOffset>
            </wp:positionV>
            <wp:extent cx="5638800" cy="219456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638800" cy="219456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24130</wp:posOffset>
                </wp:positionV>
                <wp:extent cx="5769610" cy="342900"/>
                <wp:effectExtent l="1270" t="0" r="127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0E6FFD" w:rsidRDefault="00263772" w:rsidP="00263772">
                            <w:pPr>
                              <w:ind w:left="-540" w:right="1116" w:firstLine="540"/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</w:pPr>
                            <w:r w:rsidRPr="000E6FFD"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  <w:t>5.</w:t>
                            </w:r>
                            <w:r w:rsidRPr="000E6FFD">
                              <w:rPr>
                                <w:szCs w:val="24"/>
                                <w:lang w:val="es-A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szCs w:val="24"/>
                                <w:lang w:val="es-AR"/>
                              </w:rPr>
                              <w:t>DIFICULD</w:t>
                            </w:r>
                            <w:r w:rsidRPr="000E6FFD">
                              <w:rPr>
                                <w:rFonts w:ascii="Calibri" w:hAnsi="Calibri"/>
                                <w:b/>
                                <w:noProof/>
                                <w:szCs w:val="24"/>
                                <w:lang w:val="es-AR"/>
                              </w:rPr>
                              <w:t>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eastAsia="Arial" w:cs="Arial"/>
          <w:sz w:val="24"/>
        </w:rPr>
      </w:pPr>
      <w:del w:id="f2693874-17a5-4be1-8ea9-335dac0a5de0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>Identifique as áreas em que se apresentaram dificuldades durante o desenvolvimento do Projeto</w:delText>
        </w:r>
      </w:del>
    </w:p>
    <w:p w:rsidRDefault="00263772" w:rsidR="00263772" w:rsidP="00263772" w:rsidRPr="000C259E">
      <w:pPr>
        <w:rPr>
          <w:i/>
          <w:rFonts w:ascii="Arial" w:hAnsi="Arial" w:eastAsia="Arial" w:cs="Arial"/>
          <w:sz w:val="24"/>
        </w:rPr>
      </w:pPr>
      <w:del w:id="f2693874-17a5-4be1-8ea9-335dac0a5de0" w:author="Live Bench" w:authorEmail="ai@example.com" w:date="2026-10-10T13:40:00.000Z" w:rsidRPr="000C259E">
        <w:r>
          <w:rPr>
            <w:i/>
            <w:rFonts w:ascii="Arial" w:hAnsi="Arial" w:eastAsia="Arial" w:cs="Arial"/>
            <w:sz w:val="24"/>
          </w:rPr>
          <w:delText>Explique a causa</w:delText>
        </w:r>
        <w:r>
          <w:rPr>
            <w:i/>
            <w:rFonts w:ascii="Arial" w:hAnsi="Arial" w:eastAsia="Arial" w:cs="Arial"/>
            <w:sz w:val="24"/>
          </w:rPr>
          <w:delText xml:space="preserve"> abaixo da área na qual tiver</w:delText>
        </w:r>
        <w:r>
          <w:rPr>
            <w:i/>
            <w:rFonts w:ascii="Arial" w:hAnsi="Arial" w:eastAsia="Arial" w:cs="Arial"/>
            <w:sz w:val="24"/>
          </w:rPr>
          <w:delText xml:space="preserve"> </w:delText>
        </w:r>
        <w:r>
          <w:rPr>
            <w:i/>
            <w:rFonts w:ascii="Arial" w:hAnsi="Arial" w:eastAsia="Arial" w:cs="Arial"/>
            <w:sz w:val="24"/>
          </w:rPr>
          <w:delText xml:space="preserve"> </w:delText>
        </w:r>
        <w:r>
          <w:rPr>
            <w:i/>
            <w:rFonts w:ascii="Arial" w:hAnsi="Arial" w:eastAsia="Arial" w:cs="Arial"/>
            <w:sz w:val="24"/>
          </w:rPr>
          <w:delText>apresentado a dificuldade.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590b9250-be30-45ed-9562-435d96c21ee0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5.1. Cronograma de atividades</w:delText>
        </w:r>
      </w:del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126365</wp:posOffset>
            </wp:positionV>
            <wp:extent cx="5638800" cy="106616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638800" cy="106616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5963b2b7-b327-4e8d-994f-03aa8470122a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5.2. Coordenação de atividades entre os países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22860</wp:posOffset>
            </wp:positionV>
            <wp:extent cx="5638800" cy="159194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638800" cy="159194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8cd71154-670d-4125-8ff8-8f5642a76d3a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 xml:space="preserve">5.3. Recursos humanos </w:delText>
        </w:r>
      </w:del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54610</wp:posOffset>
            </wp:positionH>
            <wp:positionV relativeFrom="margin">
              <wp:posOffset>140970</wp:posOffset>
            </wp:positionV>
            <wp:extent cx="5477510" cy="61722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77510" cy="61722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f00b49ad-fecf-4baf-a885-b526f4216305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5.4. Desenho do Documento do Projeto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54610</wp:posOffset>
            </wp:positionH>
            <wp:positionV relativeFrom="margin">
              <wp:posOffset>14605</wp:posOffset>
            </wp:positionV>
            <wp:extent cx="5477510" cy="93535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77510" cy="93535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b/>
          <w:rFonts w:ascii="Arial" w:hAnsi="Arial" w:eastAsia="Arial" w:cs="Arial"/>
          <w:sz w:val="24"/>
        </w:rPr>
      </w:pPr>
      <w:del w:id="c927edeb-cc9c-4399-8ddc-f8a4b9ce079c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5.5. Marco Institucional (A modo de exemplo: procedimentos estabelecidos para a execução do projeto e/ou normativa do órgão de trabalho, etc.</w:delText>
        </w:r>
        <w:r>
          <w:rPr>
            <w:b/>
            <w:rFonts w:ascii="Arial" w:hAnsi="Arial" w:eastAsia="Arial" w:cs="Arial"/>
            <w:sz w:val="24"/>
          </w:rPr>
          <w:delText>)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54610</wp:posOffset>
            </wp:positionH>
            <wp:positionV relativeFrom="margin">
              <wp:posOffset>58420</wp:posOffset>
            </wp:positionV>
            <wp:extent cx="5477510" cy="93535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77510" cy="93535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451981bf-e83a-4378-9a6c-1f56a1677149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 xml:space="preserve">5.6. </w:delText>
        </w:r>
        <w:r>
          <w:rPr>
            <w:b/>
            <w:rFonts w:ascii="Arial" w:hAnsi="Arial" w:eastAsia="Arial" w:cs="Arial"/>
            <w:sz w:val="24"/>
          </w:rPr>
          <w:delText>Dissidência</w:delText>
        </w:r>
        <w:r>
          <w:rPr>
            <w:b/>
            <w:rFonts w:ascii="Arial" w:hAnsi="Arial" w:eastAsia="Arial" w:cs="Arial"/>
            <w:sz w:val="24"/>
          </w:rPr>
          <w:delText xml:space="preserve"> entre as instituições participantes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8890</wp:posOffset>
            </wp:positionH>
            <wp:positionV relativeFrom="margin">
              <wp:posOffset>34925</wp:posOffset>
            </wp:positionV>
            <wp:extent cx="5477510" cy="93535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77510" cy="93535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b/>
          <w:rFonts w:ascii="Arial" w:hAnsi="Arial" w:eastAsia="Arial" w:cs="Arial"/>
          <w:sz w:val="24"/>
        </w:rPr>
      </w:pPr>
      <w:del w:id="9fa066c1-f3c9-4773-8990-afc43787aaa1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5.7. Aspectos orçamentários</w:delText>
        </w:r>
      </w:del>
    </w:p>
    <w:p w:rsidRDefault="003521DA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8890</wp:posOffset>
            </wp:positionH>
            <wp:positionV relativeFrom="margin">
              <wp:posOffset>154940</wp:posOffset>
            </wp:positionV>
            <wp:extent cx="5486400" cy="123634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86400" cy="123634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jc w:val="both"/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jc w:val="both"/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jc w:val="both"/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jc w:val="both"/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b/>
          <w:rFonts w:ascii="Arial" w:hAnsi="Arial" w:eastAsia="Arial" w:cs="Arial"/>
          <w:sz w:val="24"/>
        </w:rPr>
      </w:pPr>
      <w:del w:id="14dbfd72-5587-4a39-8e25-0d8ca19abb7f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5.8. Outros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8890</wp:posOffset>
            </wp:positionH>
            <wp:positionV relativeFrom="margin">
              <wp:posOffset>34925</wp:posOffset>
            </wp:positionV>
            <wp:extent cx="5477510" cy="93535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77510" cy="93535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5769610" cy="342900"/>
                <wp:effectExtent l="3810" t="0" r="0" b="0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0E6FFD" w:rsidRDefault="00263772" w:rsidP="00263772">
                            <w:pPr>
                              <w:ind w:left="-540" w:right="1116" w:firstLine="540"/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</w:pPr>
                            <w:r w:rsidRPr="000E6FFD"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  <w:t>6.</w:t>
                            </w:r>
                            <w:r w:rsidRPr="000E6FFD">
                              <w:rPr>
                                <w:szCs w:val="24"/>
                                <w:lang w:val="es-AR"/>
                              </w:rPr>
                              <w:t xml:space="preserve"> </w:t>
                            </w:r>
                            <w:r w:rsidRPr="000E6FFD">
                              <w:rPr>
                                <w:rFonts w:ascii="Calibri" w:hAnsi="Calibri"/>
                                <w:b/>
                                <w:noProof/>
                                <w:szCs w:val="24"/>
                                <w:lang w:val="es-AR"/>
                              </w:rPr>
                              <w:t>IMPACTO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b/>
          <w:rFonts w:ascii="Arial" w:hAnsi="Arial" w:eastAsia="Arial" w:cs="Arial"/>
          <w:sz w:val="24"/>
        </w:rPr>
      </w:pPr>
      <w:del w:id="43ef4300-2bd6-4ca3-81cb-49f4ed3e2eb5" w:author="Live Bench" w:authorEmail="ai@example.com" w:date="2026-10-10T13:40:00.000Z" w:rsidRPr="003521DA">
        <w:r>
          <w:rPr>
            <w:b/>
            <w:rFonts w:ascii="Arial" w:hAnsi="Arial" w:eastAsia="Arial" w:cs="Arial"/>
            <w:sz w:val="24"/>
          </w:rPr>
          <w:delText>6.1. Avalie a contribuição do Projeto ao desenvolvimento do processo de integração</w:delText>
        </w:r>
        <w:r>
          <w:rPr>
            <w:rFonts w:ascii="Arial" w:hAnsi="Arial" w:eastAsia="Arial" w:cs="Arial"/>
            <w:sz w:val="24"/>
          </w:rPr>
          <w:delText>.</w:delText>
        </w:r>
      </w:del>
    </w:p>
    <w:p w:rsidRDefault="00263772">
      <w:pPr>
        <w:jc w:val="both"/>
      </w:pPr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147955</wp:posOffset>
            </wp:positionV>
            <wp:extent cx="5638800" cy="159194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638800" cy="159194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3521DA">
      <w:pPr>
        <w:jc w:val="both"/>
        <w:rPr>
          <w:b/>
          <w:rFonts w:ascii="Arial" w:hAnsi="Arial" w:eastAsia="Arial" w:cs="Arial"/>
          <w:sz w:val="24"/>
        </w:rPr>
      </w:pPr>
      <w:del w:id="ec1d8809-e813-46be-ab7f-c9f294eadabf" w:author="Live Bench" w:authorEmail="ai@example.com" w:date="2026-10-10T13:40:00.000Z" w:rsidRPr="003521DA">
        <w:r>
          <w:rPr>
            <w:b/>
            <w:rFonts w:ascii="Arial" w:hAnsi="Arial" w:eastAsia="Arial" w:cs="Arial"/>
            <w:sz w:val="24"/>
          </w:rPr>
          <w:delText>6.2. Avalie a contribuição do Projeto a outros objetivos da Política de Cooperação do MERCOSUL.</w:delText>
        </w:r>
      </w:del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114300</wp:posOffset>
            </wp:positionV>
            <wp:extent cx="5638800" cy="159194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638800" cy="159194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 w:rsidRPr="000C259E">
      <w:pPr>
        <w:rPr>
          <w:rFonts w:ascii="Arial" w:hAnsi="Arial" w:cs="Arial"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3521DA">
      <w:pPr>
        <w:rPr>
          <w:b/>
          <w:rFonts w:ascii="Arial" w:hAnsi="Arial" w:eastAsia="Arial" w:cs="Arial"/>
          <w:sz w:val="24"/>
        </w:rPr>
      </w:pPr>
      <w:del w:id="49556359-110f-49a1-86a1-3f32d50db8b6" w:author="Live Bench" w:authorEmail="ai@example.com" w:date="2026-10-10T13:40:00.000Z" w:rsidRPr="003521DA">
        <w:r>
          <w:rPr>
            <w:b/>
            <w:rFonts w:ascii="Arial" w:hAnsi="Arial" w:eastAsia="Arial" w:cs="Arial"/>
            <w:sz w:val="24"/>
          </w:rPr>
          <w:delText xml:space="preserve">6.3. Outros impactos do Projeto que se deseje salientar. 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92075</wp:posOffset>
            </wp:positionV>
            <wp:extent cx="5486400" cy="181673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86400" cy="181673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  <w:highlight w:val="yellow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  <w:highlight w:val="yellow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  <w:highlight w:val="yellow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  <w:highlight w:val="yellow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  <w:highlight w:val="yellow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-57150</wp:posOffset>
                </wp:positionV>
                <wp:extent cx="5769610" cy="342900"/>
                <wp:effectExtent l="3810" t="0" r="0" b="635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317C1E" w:rsidRDefault="00263772" w:rsidP="00263772">
                            <w:pPr>
                              <w:ind w:left="-540" w:right="1116" w:firstLine="540"/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</w:pPr>
                            <w:r w:rsidRPr="00317C1E"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  <w:t>7.</w:t>
                            </w:r>
                            <w:r w:rsidRPr="00317C1E">
                              <w:rPr>
                                <w:rFonts w:ascii="Arial" w:hAnsi="Arial" w:cs="Arial"/>
                                <w:szCs w:val="24"/>
                                <w:lang w:val="es-AR"/>
                              </w:rPr>
                              <w:t xml:space="preserve"> </w:t>
                            </w:r>
                            <w:r w:rsidRPr="00317C1E">
                              <w:rPr>
                                <w:rFonts w:ascii="Arial" w:hAnsi="Arial" w:cs="Arial"/>
                                <w:b/>
                                <w:noProof/>
                                <w:szCs w:val="24"/>
                                <w:lang w:val="es-AR"/>
                              </w:rPr>
                              <w:t>SUSTENTABILIDADE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  <w:highlight w:val="yellow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  <w:highlight w:val="yellow"/>
        </w:rPr>
      </w:pPr>
    </w:p>
    <w:p w:rsidRDefault="00263772" w:rsidR="00263772" w:rsidP="00263772" w:rsidRPr="000C259E">
      <w:pPr>
        <w:jc w:val="both"/>
        <w:rPr>
          <w:rFonts w:ascii="Arial" w:hAnsi="Arial" w:eastAsia="Arial" w:cs="Arial"/>
          <w:sz w:val="24"/>
        </w:rPr>
      </w:pPr>
      <w:del w:id="100f6e25-3302-4e2b-b97b-a58f966218ee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>Enumere os fatores que garantirão a continuidade das atividades desenvolvidas durante o Projeto pelas instituições envolvidas, depois de concluído o Projeto de Cooperação.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92075</wp:posOffset>
            </wp:positionV>
            <wp:extent cx="5486400" cy="181673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86400" cy="181673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138430</wp:posOffset>
                </wp:positionV>
                <wp:extent cx="5769610" cy="342900"/>
                <wp:effectExtent l="3810" t="4445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317C1E" w:rsidRDefault="00263772" w:rsidP="00263772">
                            <w:pPr>
                              <w:ind w:left="-540" w:right="1116" w:firstLine="540"/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</w:pPr>
                            <w:r w:rsidRPr="00317C1E"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  <w:t>8.</w:t>
                            </w:r>
                            <w:r w:rsidRPr="00317C1E">
                              <w:rPr>
                                <w:rFonts w:ascii="Arial" w:hAnsi="Arial" w:cs="Arial"/>
                                <w:szCs w:val="24"/>
                              </w:rPr>
                              <w:t xml:space="preserve"> </w:t>
                            </w:r>
                            <w:r w:rsidRPr="00317C1E">
                              <w:rPr>
                                <w:rFonts w:ascii="Arial" w:hAnsi="Arial" w:cs="Arial"/>
                                <w:b/>
                                <w:noProof/>
                                <w:szCs w:val="24"/>
                              </w:rPr>
                              <w:t>REALIZAÇÕES A SALIENTAR PARA AUTORIDADES DO MERCOSUL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eastAsia="Arial" w:cs="Arial"/>
          <w:sz w:val="24"/>
        </w:rPr>
      </w:pPr>
      <w:del w:id="e1428398-d60e-426e-ba89-8f998cf80057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>Mencione cinco realizações obtidas através do apoio da cooperação internacional e que deveriam ser conhecidas pelo GMC e/ou o CMC</w:delText>
        </w:r>
        <w:r>
          <w:rPr>
            <w:i/>
            <w:rFonts w:ascii="Arial" w:hAnsi="Arial" w:eastAsia="Arial" w:cs="Arial"/>
            <w:sz w:val="24"/>
          </w:rPr>
          <w:delText>.</w:delText>
        </w:r>
      </w:del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tbl>
      <w:tblPr>
        <w:tblW w:w="8755" w:type="dxa"/>
        <w:tblInd w:w="10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Column="1" w:firstRow="1" w:lastColumn="0" w:lastRow="0" w:noHBand="0" w:noVBand="0" w:val="00A0"/>
      </w:tblPr>
      <w:tblGrid>
        <w:gridCol w:w="675"/>
        <w:gridCol w:w="8080"/>
      </w:tblGrid>
      <w:tr w:rsidR="00263772" w:rsidRPr="000C259E" w:rsidTr="003521DA">
        <w:trPr>
          <w:hidden w:val="0"/>
          <w:trHeight w:val="1021"/>
        </w:trPr>
        <w:tc>
          <w:tcPr>
            <w:tcW w:w="675" w:type="dxa"/>
            <w:shd w:color="auto" w:fill="C0C0C0" w:val="clear"/>
            <w:tcBorders>
              <w:top w:val="single" w:color="auto" w:sz="8" w:space="0"/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a1118565-6289-442c-97f5-a784404702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1</w:delText>
              </w:r>
            </w:del>
          </w:p>
          <w:p/>
        </w:tc>
        <w:tc>
          <w:tcPr>
            <w:tcW w:w="8080" w:type="dxa"/>
            <w:shd w:color="auto" w:fill="C0C0C0" w:val="clear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021"/>
        </w:trPr>
        <w:tc>
          <w:tcPr>
            <w:tcW w:w="675" w:type="dxa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a1118565-6289-442c-97f5-a784404702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2</w:delText>
              </w:r>
            </w:del>
          </w:p>
          <w:p/>
        </w:tc>
        <w:tc>
          <w:tcPr>
            <w:tcW w:w="8080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021"/>
        </w:trPr>
        <w:tc>
          <w:tcPr>
            <w:tcW w:w="675" w:type="dxa"/>
            <w:shd w:color="auto" w:fill="C0C0C0" w:val="clear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a1118565-6289-442c-97f5-a784404702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3</w:delText>
              </w:r>
            </w:del>
          </w:p>
          <w:p/>
        </w:tc>
        <w:tc>
          <w:tcPr>
            <w:tcW w:w="8080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021"/>
        </w:trPr>
        <w:tc>
          <w:tcPr>
            <w:tcW w:w="675" w:type="dxa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a1118565-6289-442c-97f5-a784404702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4</w:delText>
              </w:r>
            </w:del>
          </w:p>
          <w:p/>
        </w:tc>
        <w:tc>
          <w:tcPr>
            <w:tcW w:w="8080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021"/>
        </w:trPr>
        <w:tc>
          <w:tcPr>
            <w:tcW w:w="675" w:type="dxa"/>
            <w:shd w:color="auto" w:fill="C0C0C0" w:val="clear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a1118565-6289-442c-97f5-a784404702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5</w:delText>
              </w:r>
            </w:del>
          </w:p>
          <w:p/>
        </w:tc>
        <w:tc>
          <w:tcPr>
            <w:tcW w:w="8080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138430</wp:posOffset>
                </wp:positionV>
                <wp:extent cx="5769610" cy="342900"/>
                <wp:effectExtent l="3810" t="635" r="0" b="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317C1E" w:rsidRDefault="00263772" w:rsidP="00263772">
                            <w:pPr>
                              <w:ind w:left="-540" w:right="1116" w:firstLine="540"/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</w:pPr>
                            <w:r w:rsidRPr="00317C1E"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  <w:t>9.</w:t>
                            </w:r>
                            <w:r w:rsidRPr="00317C1E">
                              <w:rPr>
                                <w:rFonts w:ascii="Arial" w:hAnsi="Arial" w:cs="Arial"/>
                                <w:szCs w:val="24"/>
                              </w:rPr>
                              <w:t xml:space="preserve"> </w:t>
                            </w:r>
                            <w:r w:rsidRPr="00317C1E">
                              <w:rPr>
                                <w:rFonts w:ascii="Arial" w:hAnsi="Arial" w:cs="Arial"/>
                                <w:b/>
                                <w:noProof/>
                                <w:szCs w:val="24"/>
                              </w:rPr>
                              <w:t>APRENDIZAGENS PARA A POLÍTICA DE COOPERAÇÃO DO MERCOSUL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 locked="0" layoutInCell="1" allowOverlap="1">
            <wp:simplePos x="0" y="0"/>
            <wp:positionH relativeFrom="margin">
              <wp:posOffset>85725</wp:posOffset>
            </wp:positionH>
            <wp:positionV relativeFrom="margin">
              <wp:posOffset>66040</wp:posOffset>
            </wp:positionV>
            <wp:extent cx="5486400" cy="181673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86400" cy="181673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/>
    <w:sectPr w:rsidR="002637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772"/>
    <w:rsid w:val="00263772"/>
    <w:rsid w:val="003521DA"/>
    <w:rsid w:val="0045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772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val="pt-BR" w:eastAsia="es-U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772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val="pt-BR" w:eastAsia="es-U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image" Target="media/image3.wmf" /><Relationship Id="rId2" Type="http://schemas.microsoft.com/office/2007/relationships/stylesWithEffects" Target="stylesWithEffects.xml" /><Relationship Id="rId20" Type="http://schemas.openxmlformats.org/officeDocument/2006/relationships/image" Target="media/image4.wmf" /><Relationship Id="rId1" Type="http://schemas.openxmlformats.org/officeDocument/2006/relationships/styles" Target="styles.xml" /><Relationship Id="rId6" Type="http://schemas.openxmlformats.org/officeDocument/2006/relationships/image" Target="media/image2.jpeg" /><Relationship Id="rId5" Type="http://schemas.openxmlformats.org/officeDocument/2006/relationships/image" Target="media/image1.png" /><Relationship Id="rId44" Type="http://schemas.openxmlformats.org/officeDocument/2006/relationships/theme" Target="theme/theme1.xml" /><Relationship Id="rId4" Type="http://schemas.openxmlformats.org/officeDocument/2006/relationships/webSettings" Target="webSettings.xml" /><Relationship Id="rId43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481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Ma. Noel López</dc:creator>
  <cp:lastModifiedBy>Ma. Noel López</cp:lastModifiedBy>
  <cp:revision>1</cp:revision>
  <dcterms:created xsi:type="dcterms:W3CDTF">2015-03-13T17:58:00Z</dcterms:created>
  <dcterms:modified xsi:type="dcterms:W3CDTF">2015-03-13T18:14:00Z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1.10.0</vt:lpwstr>
  </property>
  <property name="DocumentGuid" fmtid="{D5CDD505-2E9C-101B-9397-08002B2CF9AE}" pid="3">
    <vt:lpwstr>9e9f5b61-7a47-4838-89e5-f4d64b800853</vt:lpwstr>
  </property>
</Properties>
</file>
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 ?>
<Relationships xmlns="http://schemas.openxmlformats.org/package/2006/relationships">

  <Relationship Id="rId1" Target="word/document.xml" Type="http://schemas.openxmlformats.org/officeDocument/2006/relationships/officeDocument"/>

</Relationships>
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 xmlns:p4="http://schemas.microsoft.com/office/word/2010/wordml" p4:paraId="2874D537" p4:textId="77777777">
      <w:pPr>
        <w:pStyle w:val="BodyText"/>
        <w:spacing w:before="1"/>
        <w:ind w:left="0" w:right="0"/>
        <w:rPr>
          <w:ins w:author="Open-Xml-PowerTools" w:id="552" w:date="2000-01-01T00:00:00Z"/>
          <w:sz w:val="14"/>
        </w:rPr>
      </w:pPr>
      <w:ins w:author="Open-Xml-PowerTools" w:id="551" w:date="2000-01-01T00:00:00Z">
        <w:r>
          <w:rPr>
            <w:noProof/>
          </w:rPr>
          <AlternateContent xmlns="http://schemas.openxmlformats.org/markup-compatibility/2006">
            <Choice Requires="wps">
              <w:drawing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Choice>
            <Fallback>
              <w:drawing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Fallback>
          </AlternateContent>
        </w:r>
      </w:ins>
    </w:p>
    <w:sectPr>
      <w:pgSz w:w="11910" w:h="16840"/>
      <w:pgMar w:top="1380" w:right="1180" w:bottom="280" w:left="1180" w:header="720" w:footer="720" w:gutter="0"/>
      <w:cols w:space="720"/>
      <w:sectPrChange w:author="Open-Xml-PowerTools" w:id="1605" w:date="2000-01-01T00:00:00Z">
        <w:sectPr>
          <w:pgMar w:top="1440" w:right="1440" w:bottom="1440" w:left="1440" w:header="720" w:footer="720" w:gutter="0"/>
          <w:cols w:num="1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T Std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0"/>
        <w:position w:val="0"/>
        <w:w w:val="100"/>
        <w:vertAlign w:val="baseline"/>
        <w:rFonts w:ascii="Times New Roman" w:cs="Times New Roman" w:eastAsia="Times New Roman" w:hAnsi="Times New Roman"/>
        <w:color w:val="010000"/>
        <w:em w:val="none"/>
        <w:lang w:bidi="en-US" w:eastAsia="en-US" w:val="en-US"/>
        <w:spacing w:val="0"/>
      </w:rPr>
    </w:rPrDefault>
    <w:pPrDefault>
      <w:pPr>
        <w:jc w:val="left"/>
        <w:ind w:firstLine="0"/>
        <w:spacing w:after="0" w:before="0" w:line="240" w:lineRule="auto"/>
        <w:keepNext w:val="false"/>
        <w:keepLines w:val="false"/>
        <w:textFlow w:val="lrTb"/>
        <w:textAlignment w:val="baseline"/>
        <w:suppressAutoHyphens w:val="false"/>
        <w:contextualSpacing w:val="false"/>
      </w:pPr>
    </w:pPrDefault>
  </w:docDefaults>
  <w:style w:default="1" w:styleId="DefaultParagraphFont" w:type="character">
    <w:name w:val="Default Paragraph Font"/>
  </w:style>
  <w:style w:default="1" w:styleId="0" w:type="paragraph">
    <w:name w:val="Normal"/>
    <w:next w:val="0"/>
    <w:link w:val="1"/>
    <w:qFormat w:val="true"/>
    <w:pPr>
      <w:jc w:val="both"/>
      <w:ind w:firstLine="283.465"/>
      <w:spacing w:after="113.386" w:before="0" w:line="230" w:lineRule="exact"/>
      <w:keepNext w:val="false"/>
      <w:keepLines w:val="true"/>
      <w:textFlow w:val="lrTb"/>
      <w:textAlignment w:val="baseline"/>
      <w:suppressAutoHyphens w:val="false"/>
      <w:contextualSpacing w:val="false"/>
    </w:pPr>
  </w:style>
  <w:style w:customStyle="1" w:styleId="2" w:type="paragraph">
    <w:name w:val="a:emnum"/>
    <w:qFormat w:val="true"/>
    <w:pPr>
      <w:jc w:val="both"/>
      <w:ind w:firstLine="0"/>
      <w:spacing w:after="170.079" w:before="226.772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  <w:sz w:val="19.2"/>
      <w:caps/>
      <w:rFonts w:ascii="Helvetica LT Std" w:cs="Helvetica LT Std" w:eastAsia="Helvetica LT Std" w:hAnsi="Helvetica LT Std"/>
      <w:lang w:bidi="es-ES" w:eastAsia="es-ES" w:val="es-ES"/>
    </w:rPr>
  </w:style>
  <w:style w:customStyle="1" w:styleId="3" w:type="paragraph">
    <w:name w:val="a:formula"/>
    <w:basedOn w:val="2"/>
    <w:qFormat w:val="true"/>
    <w:pPr>
      <w:jc w:val="center"/>
      <w:ind w:firstLine="0"/>
      <w:spacing w:after="28.347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customStyle="1" w:styleId="4" w:type="paragraph">
    <w:name w:val="a:grupo"/>
    <w:basedOn w:val="3"/>
    <w:qFormat w:val="true"/>
    <w:pPr>
      <w:jc w:val="center"/>
      <w:ind w:firstLine="0"/>
      <w:spacing w:after="170.079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default="1" w:styleId="1" w:type="character">
    <w:name w:val="Normal"/>
    <w:rPr>
      <w:sz w:val="19.2"/>
      <w:rFonts w:ascii="Helvetica LT Std" w:cs="Helvetica LT Std" w:eastAsia="Helvetica LT Std" w:hAnsi="Helvetica LT Std"/>
      <w:lang w:bidi="es-ES" w:eastAsia="es-ES" w:val="es-ES"/>
    </w:rPr>
  </w:style>
  <w:style w:type="paragraph" w:styleId="Normal">
    <w:name w:val="Normal"/>
    <w:qFormat/>
    <w:pPr>
      <w:widowControl w:val="0"/>
      <w:autoSpaceDE w:val="0"/>
      <w:autoSpaceDN w:val="0"/>
      <w:spacing w:after="0" w:before="0" w:line="240" w:lineRule="auto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41"/>
      <w:ind w:left="260"/>
      <w:outlineLvl w:val="0"/>
    </w:pPr>
    <w:rPr>
      <w:rFonts w:ascii="Calibri" w:eastAsia="Calibri" w:hAnsi="Calibri" w:cs="Calibri"/>
      <w:b/>
      <w:bCs/>
      <w:sz w:val="22"/>
      <w:szCs w:val="22"/>
      <w:lang w:val="en-US" w:eastAsia="en-US" w:bidi="ar-SA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8"/>
      <w:ind w:left="260" w:right="332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
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both"/>
        <w:rPr>
          <w:del w:author="Open-Xml-PowerTools" w:id="18" w:date="2000-01-01T00:00:00Z"/>
          <w:sz w:val="24"/>
          <w:szCs w:val="24"/>
        </w:rPr>
        <w:sectPr>
          <w:footerReference w:type="default" r:id="rId7"/>
          <w:type w:val="continuous"/>
          <w:pgSz w:w="11930" w:h="16860"/>
          <w:pgMar w:top="851" w:right="601" w:bottom="851" w:left="1247" w:header="720" w:footer="620" w:gutter="0"/>
          <w:pgNumType w:start="1"/>
          <w:cols w:space="720"/>
        </w:sectPr>
      </w:pPr>
    </w:p>
    <w:sectPr>
      <w:pgSz w:w="11906" w:h="16838"/>
      <w:pgMar w:top="284" w:right="851" w:bottom="284" w:left="851" w:header="709" w:footer="709" w:gutter="0"/>
      <w:cols w:space="708"/>
      <w:docGrid w:linePitch="360"/>
      <w:sectPrChange w:author="Open-Xml-PowerTools" w:id="11859" w:date="2000-01-01T00:00:00Z">
        <w:sectPr>
          <w:pgSz w:w="16860" w:h="11930" w:orient="landscape"/>
          <w:pgMar w:top="601" w:right="851" w:bottom="1247" w:left="851" w:header="0" w:footer="0" w:gutter="0"/>
          <w:cols w:space="720"/>
        </w:sectPr>
      </w:sectPrChange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r>
        <w:separator/>
      </w:r>
    </w:p>
  </w:endnote>
  <w:endnote w:type="continuationSeparator" w:id="0">
    <w:p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ucida Sans Unicode">
    <w:altName w:val="Lucida Sans Unicode"/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badi">
    <w:altName w:val="Abadi"/>
    <w:charset w:val="00"/>
    <w:family w:val="swiss"/>
    <w:pitch w:val="variable"/>
    <w:sig w:usb0="8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3"/>
      <w:spacing w:line="14" w:lineRule="auto"/>
      <w:ind w:left="0" w:firstLine="0"/>
      <w:jc w:val="left"/>
      <w:rPr>
        <w:del w:author="Open-Xml-PowerTools" w:id="11861" w:date="2000-01-01T00:00:00Z"/>
        <w:sz w:val="9"/>
      </w:rPr>
    </w:pPr>
    <w:del w:author="Open-Xml-PowerTools" w:id="11860" w:date="2000-01-01T00:00:00Z"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49" type="#_x0000_t202" style="position:absolute;margin-left:538.9pt;margin-top:792.7pt;width:17.05pt;height:14.25pt;z-index:-251658752;mso-position-horizontal-relative:page;mso-position-vertical-relative:page" filled="f" stroked="f">
            <v:textbox inset="0,0,0,0">
              <w:txbxContent>
                <w:p>
                  <w:pPr>
                    <w:spacing w:before="11"/>
                    <w:ind w:left="60"/>
                  </w:pPr>
                </w:p>
              </w:txbxContent>
            </v:textbox>
            <w10:wrap anchorx="page" anchory="page"/>
          </v:shape>
        </w:pict>
      </w:r>
    </w:del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>
    <w:pPr>
      <w:pStyle w:val="a3"/>
      <w:spacing w:line="14" w:lineRule="auto"/>
      <w:ind w:left="0" w:firstLine="0"/>
      <w:jc w:val="left"/>
      <w:rPr>
        <w:del w:author="Open-Xml-PowerTools" w:id="11862" w:date="2000-01-01T00:00:00Z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93F71"/>
    <w:multiLevelType w:val="hybridMultilevel"/>
    <w:tmpl w:val="05420674"/>
    <w:lvl w:ilvl="0" w:tplc="ECBA1D32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A0A2530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CD404E4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1E120CC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C6E4A874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0BD66E22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66B48EF4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A128079A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0F94E5B8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" w15:restartNumberingAfterBreak="0">
    <w:nsid w:val="070D35E3"/>
    <w:multiLevelType w:val="hybridMultilevel"/>
    <w:tmpl w:val="E41497C6"/>
    <w:lvl w:ilvl="0" w:tplc="EA9E6D4E">
      <w:start w:val="1"/>
      <w:numFmt w:val="decimal"/>
      <w:lvlText w:val="%1."/>
      <w:lvlJc w:val="left"/>
      <w:pPr>
        <w:ind w:left="2064" w:hanging="363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292F128">
      <w:numFmt w:val="bullet"/>
      <w:lvlText w:val="•"/>
      <w:lvlJc w:val="left"/>
      <w:pPr>
        <w:ind w:left="2940" w:hanging="363"/>
      </w:pPr>
      <w:rPr>
        <w:rFonts w:hint="default"/>
        <w:lang w:val="ru-RU" w:eastAsia="en-US" w:bidi="ar-SA"/>
      </w:rPr>
    </w:lvl>
    <w:lvl w:ilvl="2" w:tplc="0C72AD12">
      <w:numFmt w:val="bullet"/>
      <w:lvlText w:val="•"/>
      <w:lvlJc w:val="left"/>
      <w:pPr>
        <w:ind w:left="3820" w:hanging="363"/>
      </w:pPr>
      <w:rPr>
        <w:rFonts w:hint="default"/>
        <w:lang w:val="ru-RU" w:eastAsia="en-US" w:bidi="ar-SA"/>
      </w:rPr>
    </w:lvl>
    <w:lvl w:ilvl="3" w:tplc="16900378">
      <w:numFmt w:val="bullet"/>
      <w:lvlText w:val="•"/>
      <w:lvlJc w:val="left"/>
      <w:pPr>
        <w:ind w:left="4700" w:hanging="363"/>
      </w:pPr>
      <w:rPr>
        <w:rFonts w:hint="default"/>
        <w:lang w:val="ru-RU" w:eastAsia="en-US" w:bidi="ar-SA"/>
      </w:rPr>
    </w:lvl>
    <w:lvl w:ilvl="4" w:tplc="75FA6AF4">
      <w:numFmt w:val="bullet"/>
      <w:lvlText w:val="•"/>
      <w:lvlJc w:val="left"/>
      <w:pPr>
        <w:ind w:left="5580" w:hanging="363"/>
      </w:pPr>
      <w:rPr>
        <w:rFonts w:hint="default"/>
        <w:lang w:val="ru-RU" w:eastAsia="en-US" w:bidi="ar-SA"/>
      </w:rPr>
    </w:lvl>
    <w:lvl w:ilvl="5" w:tplc="95266972">
      <w:numFmt w:val="bullet"/>
      <w:lvlText w:val="•"/>
      <w:lvlJc w:val="left"/>
      <w:pPr>
        <w:ind w:left="6460" w:hanging="363"/>
      </w:pPr>
      <w:rPr>
        <w:rFonts w:hint="default"/>
        <w:lang w:val="ru-RU" w:eastAsia="en-US" w:bidi="ar-SA"/>
      </w:rPr>
    </w:lvl>
    <w:lvl w:ilvl="6" w:tplc="CD1AE3A0">
      <w:numFmt w:val="bullet"/>
      <w:lvlText w:val="•"/>
      <w:lvlJc w:val="left"/>
      <w:pPr>
        <w:ind w:left="7340" w:hanging="363"/>
      </w:pPr>
      <w:rPr>
        <w:rFonts w:hint="default"/>
        <w:lang w:val="ru-RU" w:eastAsia="en-US" w:bidi="ar-SA"/>
      </w:rPr>
    </w:lvl>
    <w:lvl w:ilvl="7" w:tplc="3258A9AC">
      <w:numFmt w:val="bullet"/>
      <w:lvlText w:val="•"/>
      <w:lvlJc w:val="left"/>
      <w:pPr>
        <w:ind w:left="8220" w:hanging="363"/>
      </w:pPr>
      <w:rPr>
        <w:rFonts w:hint="default"/>
        <w:lang w:val="ru-RU" w:eastAsia="en-US" w:bidi="ar-SA"/>
      </w:rPr>
    </w:lvl>
    <w:lvl w:ilvl="8" w:tplc="9A3ED2A4">
      <w:numFmt w:val="bullet"/>
      <w:lvlText w:val="•"/>
      <w:lvlJc w:val="left"/>
      <w:pPr>
        <w:ind w:left="9100" w:hanging="363"/>
      </w:pPr>
      <w:rPr>
        <w:rFonts w:hint="default"/>
        <w:lang w:val="ru-RU" w:eastAsia="en-US" w:bidi="ar-SA"/>
      </w:rPr>
    </w:lvl>
  </w:abstractNum>
  <w:abstractNum w:abstractNumId="2" w15:restartNumberingAfterBreak="0">
    <w:nsid w:val="07296D52"/>
    <w:multiLevelType w:val="hybridMultilevel"/>
    <w:tmpl w:val="747C1FFA"/>
    <w:lvl w:ilvl="0" w:tplc="1BFE20F0">
      <w:numFmt w:val="bullet"/>
      <w:lvlText w:val="•"/>
      <w:lvlJc w:val="left"/>
      <w:pPr>
        <w:ind w:left="2333" w:hanging="32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FE3C031E">
      <w:numFmt w:val="bullet"/>
      <w:lvlText w:val="•"/>
      <w:lvlJc w:val="left"/>
      <w:pPr>
        <w:ind w:left="3192" w:hanging="322"/>
      </w:pPr>
      <w:rPr>
        <w:rFonts w:hint="default"/>
        <w:lang w:val="ru-RU" w:eastAsia="en-US" w:bidi="ar-SA"/>
      </w:rPr>
    </w:lvl>
    <w:lvl w:ilvl="2" w:tplc="F572D686">
      <w:numFmt w:val="bullet"/>
      <w:lvlText w:val="•"/>
      <w:lvlJc w:val="left"/>
      <w:pPr>
        <w:ind w:left="4044" w:hanging="322"/>
      </w:pPr>
      <w:rPr>
        <w:rFonts w:hint="default"/>
        <w:lang w:val="ru-RU" w:eastAsia="en-US" w:bidi="ar-SA"/>
      </w:rPr>
    </w:lvl>
    <w:lvl w:ilvl="3" w:tplc="5D68C86E">
      <w:numFmt w:val="bullet"/>
      <w:lvlText w:val="•"/>
      <w:lvlJc w:val="left"/>
      <w:pPr>
        <w:ind w:left="4896" w:hanging="322"/>
      </w:pPr>
      <w:rPr>
        <w:rFonts w:hint="default"/>
        <w:lang w:val="ru-RU" w:eastAsia="en-US" w:bidi="ar-SA"/>
      </w:rPr>
    </w:lvl>
    <w:lvl w:ilvl="4" w:tplc="A4A6E924">
      <w:numFmt w:val="bullet"/>
      <w:lvlText w:val="•"/>
      <w:lvlJc w:val="left"/>
      <w:pPr>
        <w:ind w:left="5748" w:hanging="322"/>
      </w:pPr>
      <w:rPr>
        <w:rFonts w:hint="default"/>
        <w:lang w:val="ru-RU" w:eastAsia="en-US" w:bidi="ar-SA"/>
      </w:rPr>
    </w:lvl>
    <w:lvl w:ilvl="5" w:tplc="C65EB520">
      <w:numFmt w:val="bullet"/>
      <w:lvlText w:val="•"/>
      <w:lvlJc w:val="left"/>
      <w:pPr>
        <w:ind w:left="6600" w:hanging="322"/>
      </w:pPr>
      <w:rPr>
        <w:rFonts w:hint="default"/>
        <w:lang w:val="ru-RU" w:eastAsia="en-US" w:bidi="ar-SA"/>
      </w:rPr>
    </w:lvl>
    <w:lvl w:ilvl="6" w:tplc="37F4101A">
      <w:numFmt w:val="bullet"/>
      <w:lvlText w:val="•"/>
      <w:lvlJc w:val="left"/>
      <w:pPr>
        <w:ind w:left="7452" w:hanging="322"/>
      </w:pPr>
      <w:rPr>
        <w:rFonts w:hint="default"/>
        <w:lang w:val="ru-RU" w:eastAsia="en-US" w:bidi="ar-SA"/>
      </w:rPr>
    </w:lvl>
    <w:lvl w:ilvl="7" w:tplc="0B6A374A">
      <w:numFmt w:val="bullet"/>
      <w:lvlText w:val="•"/>
      <w:lvlJc w:val="left"/>
      <w:pPr>
        <w:ind w:left="8304" w:hanging="322"/>
      </w:pPr>
      <w:rPr>
        <w:rFonts w:hint="default"/>
        <w:lang w:val="ru-RU" w:eastAsia="en-US" w:bidi="ar-SA"/>
      </w:rPr>
    </w:lvl>
    <w:lvl w:ilvl="8" w:tplc="69C2B5D8">
      <w:numFmt w:val="bullet"/>
      <w:lvlText w:val="•"/>
      <w:lvlJc w:val="left"/>
      <w:pPr>
        <w:ind w:left="9156" w:hanging="322"/>
      </w:pPr>
      <w:rPr>
        <w:rFonts w:hint="default"/>
        <w:lang w:val="ru-RU" w:eastAsia="en-US" w:bidi="ar-SA"/>
      </w:rPr>
    </w:lvl>
  </w:abstractNum>
  <w:abstractNum w:abstractNumId="3" w15:restartNumberingAfterBreak="0">
    <w:nsid w:val="08A6723C"/>
    <w:multiLevelType w:val="multilevel"/>
    <w:tmpl w:val="7AC07A34"/>
    <w:lvl w:ilvl="0">
      <w:start w:val="2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4" w15:restartNumberingAfterBreak="0">
    <w:nsid w:val="0D6B057F"/>
    <w:multiLevelType w:val="multilevel"/>
    <w:tmpl w:val="9F701B60"/>
    <w:lvl w:ilvl="0">
      <w:start w:val="3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5" w15:restartNumberingAfterBreak="0">
    <w:nsid w:val="0FB8263F"/>
    <w:multiLevelType w:val="hybridMultilevel"/>
    <w:tmpl w:val="F4E21156"/>
    <w:lvl w:ilvl="0" w:tplc="614030DC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E47E6FF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397E2104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E1A65D02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9EAE08F4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F502D73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864476A0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43CC567A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D6DC650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6" w15:restartNumberingAfterBreak="0">
    <w:nsid w:val="146D5778"/>
    <w:multiLevelType w:val="hybridMultilevel"/>
    <w:tmpl w:val="D0E680C4"/>
    <w:lvl w:ilvl="0" w:tplc="76424EEC">
      <w:numFmt w:val="bullet"/>
      <w:lvlText w:val="-"/>
      <w:lvlJc w:val="left"/>
      <w:pPr>
        <w:ind w:left="360" w:hanging="149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 w:tplc="1E2E4F2A">
      <w:numFmt w:val="bullet"/>
      <w:lvlText w:val="•"/>
      <w:lvlJc w:val="left"/>
      <w:pPr>
        <w:ind w:left="1417" w:hanging="149"/>
      </w:pPr>
      <w:rPr>
        <w:rFonts w:hint="default"/>
        <w:lang w:val="ru-RU" w:eastAsia="en-US" w:bidi="ar-SA"/>
      </w:rPr>
    </w:lvl>
    <w:lvl w:ilvl="2" w:tplc="856ACBFC">
      <w:numFmt w:val="bullet"/>
      <w:lvlText w:val="•"/>
      <w:lvlJc w:val="left"/>
      <w:pPr>
        <w:ind w:left="2475" w:hanging="149"/>
      </w:pPr>
      <w:rPr>
        <w:rFonts w:hint="default"/>
        <w:lang w:val="ru-RU" w:eastAsia="en-US" w:bidi="ar-SA"/>
      </w:rPr>
    </w:lvl>
    <w:lvl w:ilvl="3" w:tplc="1E2CF4FA">
      <w:numFmt w:val="bullet"/>
      <w:lvlText w:val="•"/>
      <w:lvlJc w:val="left"/>
      <w:pPr>
        <w:ind w:left="3533" w:hanging="149"/>
      </w:pPr>
      <w:rPr>
        <w:rFonts w:hint="default"/>
        <w:lang w:val="ru-RU" w:eastAsia="en-US" w:bidi="ar-SA"/>
      </w:rPr>
    </w:lvl>
    <w:lvl w:ilvl="4" w:tplc="D4C8A816">
      <w:numFmt w:val="bullet"/>
      <w:lvlText w:val="•"/>
      <w:lvlJc w:val="left"/>
      <w:pPr>
        <w:ind w:left="4591" w:hanging="149"/>
      </w:pPr>
      <w:rPr>
        <w:rFonts w:hint="default"/>
        <w:lang w:val="ru-RU" w:eastAsia="en-US" w:bidi="ar-SA"/>
      </w:rPr>
    </w:lvl>
    <w:lvl w:ilvl="5" w:tplc="E9FE34DC">
      <w:numFmt w:val="bullet"/>
      <w:lvlText w:val="•"/>
      <w:lvlJc w:val="left"/>
      <w:pPr>
        <w:ind w:left="5649" w:hanging="149"/>
      </w:pPr>
      <w:rPr>
        <w:rFonts w:hint="default"/>
        <w:lang w:val="ru-RU" w:eastAsia="en-US" w:bidi="ar-SA"/>
      </w:rPr>
    </w:lvl>
    <w:lvl w:ilvl="6" w:tplc="37CA8D9E">
      <w:numFmt w:val="bullet"/>
      <w:lvlText w:val="•"/>
      <w:lvlJc w:val="left"/>
      <w:pPr>
        <w:ind w:left="6707" w:hanging="149"/>
      </w:pPr>
      <w:rPr>
        <w:rFonts w:hint="default"/>
        <w:lang w:val="ru-RU" w:eastAsia="en-US" w:bidi="ar-SA"/>
      </w:rPr>
    </w:lvl>
    <w:lvl w:ilvl="7" w:tplc="8672410C">
      <w:numFmt w:val="bullet"/>
      <w:lvlText w:val="•"/>
      <w:lvlJc w:val="left"/>
      <w:pPr>
        <w:ind w:left="7765" w:hanging="149"/>
      </w:pPr>
      <w:rPr>
        <w:rFonts w:hint="default"/>
        <w:lang w:val="ru-RU" w:eastAsia="en-US" w:bidi="ar-SA"/>
      </w:rPr>
    </w:lvl>
    <w:lvl w:ilvl="8" w:tplc="B50879C0">
      <w:numFmt w:val="bullet"/>
      <w:lvlText w:val="•"/>
      <w:lvlJc w:val="left"/>
      <w:pPr>
        <w:ind w:left="8823" w:hanging="149"/>
      </w:pPr>
      <w:rPr>
        <w:rFonts w:hint="default"/>
        <w:lang w:val="ru-RU" w:eastAsia="en-US" w:bidi="ar-SA"/>
      </w:rPr>
    </w:lvl>
  </w:abstractNum>
  <w:abstractNum w:abstractNumId="7" w15:restartNumberingAfterBreak="0">
    <w:nsid w:val="1B607336"/>
    <w:multiLevelType w:val="hybridMultilevel"/>
    <w:tmpl w:val="816ECD4C"/>
    <w:lvl w:ilvl="0" w:tplc="50E0F8E6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61"/>
        <w:sz w:val="26"/>
        <w:szCs w:val="26"/>
        <w:lang w:val="ru-RU" w:eastAsia="en-US" w:bidi="ar-SA"/>
      </w:rPr>
    </w:lvl>
    <w:lvl w:ilvl="1" w:tplc="24E0218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D3445770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EC4CA27E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40705308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BA16730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E48C6F9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3E5A4DCC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E8B8A0AE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8" w15:restartNumberingAfterBreak="0">
    <w:nsid w:val="209D51F5"/>
    <w:multiLevelType w:val="hybridMultilevel"/>
    <w:tmpl w:val="C0841646"/>
    <w:lvl w:ilvl="0" w:tplc="018EF756">
      <w:numFmt w:val="bullet"/>
      <w:lvlText w:val=""/>
      <w:lvlJc w:val="left"/>
      <w:pPr>
        <w:ind w:left="1244" w:hanging="591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88C5BE6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109A659C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6BB43326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C046F30E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FFE2425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1C6490F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84F2B9D2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4B320BD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9" w15:restartNumberingAfterBreak="0">
    <w:nsid w:val="28C96FE9"/>
    <w:multiLevelType w:val="hybridMultilevel"/>
    <w:tmpl w:val="17883668"/>
    <w:lvl w:ilvl="0" w:tplc="9D80E686">
      <w:numFmt w:val="bullet"/>
      <w:lvlText w:val="-"/>
      <w:lvlJc w:val="left"/>
      <w:pPr>
        <w:ind w:left="1244" w:hanging="588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1" w:tplc="54CC6868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C616D8E8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EFBCAF5A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C456BEDA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3CB414DC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823CD2E0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7CF41276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B4EA2D42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10" w15:restartNumberingAfterBreak="0">
    <w:nsid w:val="29E74E98"/>
    <w:multiLevelType w:val="hybridMultilevel"/>
    <w:tmpl w:val="CA98C0EC"/>
    <w:lvl w:ilvl="0" w:tplc="9684BF6E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660B69C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F7E6AF8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4DA2A7F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9FCE17BC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E0A013FE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5E265AF2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51B01DEE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B6EC1B10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2BB7402D"/>
    <w:multiLevelType w:val="hybridMultilevel"/>
    <w:tmpl w:val="81BC8D78"/>
    <w:lvl w:ilvl="0" w:tplc="AFBA0D74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87066F44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1910EC4C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9FD2C06C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9BC2D36E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B94AE964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506E17BE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37D08A4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B62A225E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2" w15:restartNumberingAfterBreak="0">
    <w:nsid w:val="2F8F3232"/>
    <w:multiLevelType w:val="hybridMultilevel"/>
    <w:tmpl w:val="DD5CBF92"/>
    <w:lvl w:ilvl="0" w:tplc="E64C84CC">
      <w:numFmt w:val="bullet"/>
      <w:lvlText w:val="•"/>
      <w:lvlJc w:val="left"/>
      <w:pPr>
        <w:ind w:left="1244" w:hanging="591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0FCEA490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9D3EC546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BCB62CB8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0764C072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67F0F264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6DDAA0D2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2866506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F3BAC6F4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13" w15:restartNumberingAfterBreak="0">
    <w:nsid w:val="36547146"/>
    <w:multiLevelType w:val="multilevel"/>
    <w:tmpl w:val="704A44E8"/>
    <w:lvl w:ilvl="0">
      <w:start w:val="3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13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14" w15:restartNumberingAfterBreak="0">
    <w:nsid w:val="36621ED8"/>
    <w:multiLevelType w:val="hybridMultilevel"/>
    <w:tmpl w:val="D9AAE71C"/>
    <w:lvl w:ilvl="0" w:tplc="E01634D2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C5365DB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B11E4F3A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F2B6EEF2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6964867C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C532A3CC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60DC3DCE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737249E2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F1725EAE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5" w15:restartNumberingAfterBreak="0">
    <w:nsid w:val="3E1A3488"/>
    <w:multiLevelType w:val="hybridMultilevel"/>
    <w:tmpl w:val="E5CA23A8"/>
    <w:lvl w:ilvl="0" w:tplc="65A02AA6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6554A74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01E4FBC0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AA32EEE0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87FE9FB0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A0A43FFC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2D243F80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89DC3082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56240692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16" w15:restartNumberingAfterBreak="0">
    <w:nsid w:val="4BEC5B48"/>
    <w:multiLevelType w:val="hybridMultilevel"/>
    <w:tmpl w:val="4746B6E0"/>
    <w:lvl w:ilvl="0" w:tplc="23A25758">
      <w:numFmt w:val="bullet"/>
      <w:lvlText w:val="-"/>
      <w:lvlJc w:val="left"/>
      <w:pPr>
        <w:ind w:left="1380" w:hanging="140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1" w:tplc="51769896">
      <w:numFmt w:val="bullet"/>
      <w:lvlText w:val="-"/>
      <w:lvlJc w:val="left"/>
      <w:pPr>
        <w:ind w:left="1964" w:hanging="156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2" w:tplc="5E26734C">
      <w:numFmt w:val="bullet"/>
      <w:lvlText w:val="-"/>
      <w:lvlJc w:val="left"/>
      <w:pPr>
        <w:ind w:left="1244" w:hanging="653"/>
      </w:pPr>
      <w:rPr>
        <w:rFonts w:ascii="Times New Roman" w:eastAsia="Times New Roman" w:hAnsi="Times New Roman" w:cs="Times New Roman" w:hint="default"/>
        <w:w w:val="98"/>
        <w:sz w:val="24"/>
        <w:szCs w:val="24"/>
        <w:lang w:val="ru-RU" w:eastAsia="en-US" w:bidi="ar-SA"/>
      </w:rPr>
    </w:lvl>
    <w:lvl w:ilvl="3" w:tplc="AFC23AE4">
      <w:numFmt w:val="bullet"/>
      <w:lvlText w:val="•"/>
      <w:lvlJc w:val="left"/>
      <w:pPr>
        <w:ind w:left="3072" w:hanging="653"/>
      </w:pPr>
      <w:rPr>
        <w:rFonts w:hint="default"/>
        <w:lang w:val="ru-RU" w:eastAsia="en-US" w:bidi="ar-SA"/>
      </w:rPr>
    </w:lvl>
    <w:lvl w:ilvl="4" w:tplc="8DA2023A">
      <w:numFmt w:val="bullet"/>
      <w:lvlText w:val="•"/>
      <w:lvlJc w:val="left"/>
      <w:pPr>
        <w:ind w:left="4185" w:hanging="653"/>
      </w:pPr>
      <w:rPr>
        <w:rFonts w:hint="default"/>
        <w:lang w:val="ru-RU" w:eastAsia="en-US" w:bidi="ar-SA"/>
      </w:rPr>
    </w:lvl>
    <w:lvl w:ilvl="5" w:tplc="D67CF442">
      <w:numFmt w:val="bullet"/>
      <w:lvlText w:val="•"/>
      <w:lvlJc w:val="left"/>
      <w:pPr>
        <w:ind w:left="5297" w:hanging="653"/>
      </w:pPr>
      <w:rPr>
        <w:rFonts w:hint="default"/>
        <w:lang w:val="ru-RU" w:eastAsia="en-US" w:bidi="ar-SA"/>
      </w:rPr>
    </w:lvl>
    <w:lvl w:ilvl="6" w:tplc="0BAAB9BC">
      <w:numFmt w:val="bullet"/>
      <w:lvlText w:val="•"/>
      <w:lvlJc w:val="left"/>
      <w:pPr>
        <w:ind w:left="6410" w:hanging="653"/>
      </w:pPr>
      <w:rPr>
        <w:rFonts w:hint="default"/>
        <w:lang w:val="ru-RU" w:eastAsia="en-US" w:bidi="ar-SA"/>
      </w:rPr>
    </w:lvl>
    <w:lvl w:ilvl="7" w:tplc="E4CCFEE0">
      <w:numFmt w:val="bullet"/>
      <w:lvlText w:val="•"/>
      <w:lvlJc w:val="left"/>
      <w:pPr>
        <w:ind w:left="7523" w:hanging="653"/>
      </w:pPr>
      <w:rPr>
        <w:rFonts w:hint="default"/>
        <w:lang w:val="ru-RU" w:eastAsia="en-US" w:bidi="ar-SA"/>
      </w:rPr>
    </w:lvl>
    <w:lvl w:ilvl="8" w:tplc="86E45E7C">
      <w:numFmt w:val="bullet"/>
      <w:lvlText w:val="•"/>
      <w:lvlJc w:val="left"/>
      <w:pPr>
        <w:ind w:left="8635" w:hanging="653"/>
      </w:pPr>
      <w:rPr>
        <w:rFonts w:hint="default"/>
        <w:lang w:val="ru-RU" w:eastAsia="en-US" w:bidi="ar-SA"/>
      </w:rPr>
    </w:lvl>
  </w:abstractNum>
  <w:abstractNum w:abstractNumId="17" w15:restartNumberingAfterBreak="0">
    <w:nsid w:val="4EEE498D"/>
    <w:multiLevelType w:val="multilevel"/>
    <w:tmpl w:val="E1144F28"/>
    <w:lvl w:ilvl="0">
      <w:start w:val="1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980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18" w15:restartNumberingAfterBreak="0">
    <w:nsid w:val="523C015A"/>
    <w:multiLevelType w:val="hybridMultilevel"/>
    <w:tmpl w:val="1026E3B0"/>
    <w:lvl w:ilvl="0" w:tplc="8BDABC86">
      <w:numFmt w:val="bullet"/>
      <w:lvlText w:val="•"/>
      <w:lvlJc w:val="left"/>
      <w:pPr>
        <w:ind w:left="1244" w:hanging="588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097AF5E4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E9587576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AC5E0F3C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AC70B200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4ABEDC4C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FF5AC6E8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60F28F02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CB0E65FA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19" w15:restartNumberingAfterBreak="0">
    <w:nsid w:val="52B122A9"/>
    <w:multiLevelType w:val="multilevel"/>
    <w:tmpl w:val="079E8176"/>
    <w:lvl w:ilvl="0">
      <w:start w:val="1"/>
      <w:numFmt w:val="decimal"/>
      <w:lvlText w:val="%1"/>
      <w:lvlJc w:val="left"/>
      <w:pPr>
        <w:ind w:left="2458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458" w:hanging="420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40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980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20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6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00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40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80" w:hanging="420"/>
      </w:pPr>
      <w:rPr>
        <w:rFonts w:hint="default"/>
        <w:lang w:val="ru-RU" w:eastAsia="en-US" w:bidi="ar-SA"/>
      </w:rPr>
    </w:lvl>
  </w:abstractNum>
  <w:abstractNum w:abstractNumId="20" w15:restartNumberingAfterBreak="0">
    <w:nsid w:val="564C610A"/>
    <w:multiLevelType w:val="multilevel"/>
    <w:tmpl w:val="3216BD5A"/>
    <w:lvl w:ilvl="0">
      <w:start w:val="2"/>
      <w:numFmt w:val="decimal"/>
      <w:lvlText w:val="%1"/>
      <w:lvlJc w:val="left"/>
      <w:pPr>
        <w:ind w:left="2513" w:hanging="420"/>
        <w:jc w:val="left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513" w:hanging="42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4188" w:hanging="420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022" w:hanging="42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56" w:hanging="42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90" w:hanging="42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524" w:hanging="42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58" w:hanging="42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92" w:hanging="420"/>
      </w:pPr>
      <w:rPr>
        <w:rFonts w:hint="default"/>
        <w:lang w:val="ru-RU" w:eastAsia="en-US" w:bidi="ar-SA"/>
      </w:rPr>
    </w:lvl>
  </w:abstractNum>
  <w:abstractNum w:abstractNumId="21" w15:restartNumberingAfterBreak="0">
    <w:nsid w:val="58D520A6"/>
    <w:multiLevelType w:val="hybridMultilevel"/>
    <w:tmpl w:val="53B0FF8C"/>
    <w:lvl w:ilvl="0" w:tplc="2C3091F2">
      <w:numFmt w:val="bullet"/>
      <w:lvlText w:val="•"/>
      <w:lvlJc w:val="left"/>
      <w:pPr>
        <w:ind w:left="1244" w:hanging="591"/>
      </w:pPr>
      <w:rPr>
        <w:rFonts w:hint="default"/>
        <w:w w:val="61"/>
        <w:lang w:val="ru-RU" w:eastAsia="en-US" w:bidi="ar-SA"/>
      </w:rPr>
    </w:lvl>
    <w:lvl w:ilvl="1" w:tplc="92BA5B54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0986C01A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249CB936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C820293C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5C2EDD7A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156AC486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D58CDA7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A6189B40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2" w15:restartNumberingAfterBreak="0">
    <w:nsid w:val="59835243"/>
    <w:multiLevelType w:val="hybridMultilevel"/>
    <w:tmpl w:val="2CEE09C6"/>
    <w:lvl w:ilvl="0" w:tplc="4AAC3310">
      <w:numFmt w:val="bullet"/>
      <w:lvlText w:val="•"/>
      <w:lvlJc w:val="left"/>
      <w:pPr>
        <w:ind w:left="1244" w:hanging="59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471C7EEE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E9A63D0E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B770D3C0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EA44F284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7D046040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E08C11C2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BA18B25E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46C2EF2A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3" w15:restartNumberingAfterBreak="0">
    <w:nsid w:val="5A1A68D7"/>
    <w:multiLevelType w:val="hybridMultilevel"/>
    <w:tmpl w:val="84A07EB2"/>
    <w:lvl w:ilvl="0" w:tplc="DE82CAA2">
      <w:numFmt w:val="bullet"/>
      <w:lvlText w:val="•"/>
      <w:lvlJc w:val="left"/>
      <w:pPr>
        <w:ind w:left="1244" w:hanging="591"/>
      </w:pPr>
      <w:rPr>
        <w:rFonts w:ascii="Lucida Sans Unicode" w:eastAsia="Lucida Sans Unicode" w:hAnsi="Lucida Sans Unicode" w:cs="Lucida Sans Unicode" w:hint="default"/>
        <w:w w:val="63"/>
        <w:sz w:val="26"/>
        <w:szCs w:val="26"/>
        <w:lang w:val="ru-RU" w:eastAsia="en-US" w:bidi="ar-SA"/>
      </w:rPr>
    </w:lvl>
    <w:lvl w:ilvl="1" w:tplc="36F6DB22">
      <w:numFmt w:val="bullet"/>
      <w:lvlText w:val="•"/>
      <w:lvlJc w:val="left"/>
      <w:pPr>
        <w:ind w:left="2202" w:hanging="591"/>
      </w:pPr>
      <w:rPr>
        <w:rFonts w:hint="default"/>
        <w:lang w:val="ru-RU" w:eastAsia="en-US" w:bidi="ar-SA"/>
      </w:rPr>
    </w:lvl>
    <w:lvl w:ilvl="2" w:tplc="441EC4B2">
      <w:numFmt w:val="bullet"/>
      <w:lvlText w:val="•"/>
      <w:lvlJc w:val="left"/>
      <w:pPr>
        <w:ind w:left="3164" w:hanging="591"/>
      </w:pPr>
      <w:rPr>
        <w:rFonts w:hint="default"/>
        <w:lang w:val="ru-RU" w:eastAsia="en-US" w:bidi="ar-SA"/>
      </w:rPr>
    </w:lvl>
    <w:lvl w:ilvl="3" w:tplc="632ACF98">
      <w:numFmt w:val="bullet"/>
      <w:lvlText w:val="•"/>
      <w:lvlJc w:val="left"/>
      <w:pPr>
        <w:ind w:left="4126" w:hanging="591"/>
      </w:pPr>
      <w:rPr>
        <w:rFonts w:hint="default"/>
        <w:lang w:val="ru-RU" w:eastAsia="en-US" w:bidi="ar-SA"/>
      </w:rPr>
    </w:lvl>
    <w:lvl w:ilvl="4" w:tplc="7E5AE3B6">
      <w:numFmt w:val="bullet"/>
      <w:lvlText w:val="•"/>
      <w:lvlJc w:val="left"/>
      <w:pPr>
        <w:ind w:left="5088" w:hanging="591"/>
      </w:pPr>
      <w:rPr>
        <w:rFonts w:hint="default"/>
        <w:lang w:val="ru-RU" w:eastAsia="en-US" w:bidi="ar-SA"/>
      </w:rPr>
    </w:lvl>
    <w:lvl w:ilvl="5" w:tplc="6D4EE892">
      <w:numFmt w:val="bullet"/>
      <w:lvlText w:val="•"/>
      <w:lvlJc w:val="left"/>
      <w:pPr>
        <w:ind w:left="6050" w:hanging="591"/>
      </w:pPr>
      <w:rPr>
        <w:rFonts w:hint="default"/>
        <w:lang w:val="ru-RU" w:eastAsia="en-US" w:bidi="ar-SA"/>
      </w:rPr>
    </w:lvl>
    <w:lvl w:ilvl="6" w:tplc="D1BE276C">
      <w:numFmt w:val="bullet"/>
      <w:lvlText w:val="•"/>
      <w:lvlJc w:val="left"/>
      <w:pPr>
        <w:ind w:left="7012" w:hanging="591"/>
      </w:pPr>
      <w:rPr>
        <w:rFonts w:hint="default"/>
        <w:lang w:val="ru-RU" w:eastAsia="en-US" w:bidi="ar-SA"/>
      </w:rPr>
    </w:lvl>
    <w:lvl w:ilvl="7" w:tplc="DB7A7AD0">
      <w:numFmt w:val="bullet"/>
      <w:lvlText w:val="•"/>
      <w:lvlJc w:val="left"/>
      <w:pPr>
        <w:ind w:left="7974" w:hanging="591"/>
      </w:pPr>
      <w:rPr>
        <w:rFonts w:hint="default"/>
        <w:lang w:val="ru-RU" w:eastAsia="en-US" w:bidi="ar-SA"/>
      </w:rPr>
    </w:lvl>
    <w:lvl w:ilvl="8" w:tplc="0C325BD6">
      <w:numFmt w:val="bullet"/>
      <w:lvlText w:val="•"/>
      <w:lvlJc w:val="left"/>
      <w:pPr>
        <w:ind w:left="8936" w:hanging="591"/>
      </w:pPr>
      <w:rPr>
        <w:rFonts w:hint="default"/>
        <w:lang w:val="ru-RU" w:eastAsia="en-US" w:bidi="ar-SA"/>
      </w:rPr>
    </w:lvl>
  </w:abstractNum>
  <w:abstractNum w:abstractNumId="24" w15:restartNumberingAfterBreak="0">
    <w:nsid w:val="668D000A"/>
    <w:multiLevelType w:val="hybridMultilevel"/>
    <w:tmpl w:val="536CAFCA"/>
    <w:lvl w:ilvl="0" w:tplc="6792CC92">
      <w:numFmt w:val="bullet"/>
      <w:lvlText w:val=""/>
      <w:lvlJc w:val="left"/>
      <w:pPr>
        <w:ind w:left="1244" w:hanging="588"/>
      </w:pPr>
      <w:rPr>
        <w:rFonts w:hint="default"/>
        <w:w w:val="100"/>
        <w:lang w:val="ru-RU" w:eastAsia="en-US" w:bidi="ar-SA"/>
      </w:rPr>
    </w:lvl>
    <w:lvl w:ilvl="1" w:tplc="B2C82A02">
      <w:numFmt w:val="bullet"/>
      <w:lvlText w:val="•"/>
      <w:lvlJc w:val="left"/>
      <w:pPr>
        <w:ind w:left="2202" w:hanging="588"/>
      </w:pPr>
      <w:rPr>
        <w:rFonts w:hint="default"/>
        <w:lang w:val="ru-RU" w:eastAsia="en-US" w:bidi="ar-SA"/>
      </w:rPr>
    </w:lvl>
    <w:lvl w:ilvl="2" w:tplc="E9282BAA">
      <w:numFmt w:val="bullet"/>
      <w:lvlText w:val="•"/>
      <w:lvlJc w:val="left"/>
      <w:pPr>
        <w:ind w:left="3164" w:hanging="588"/>
      </w:pPr>
      <w:rPr>
        <w:rFonts w:hint="default"/>
        <w:lang w:val="ru-RU" w:eastAsia="en-US" w:bidi="ar-SA"/>
      </w:rPr>
    </w:lvl>
    <w:lvl w:ilvl="3" w:tplc="7FE6184C">
      <w:numFmt w:val="bullet"/>
      <w:lvlText w:val="•"/>
      <w:lvlJc w:val="left"/>
      <w:pPr>
        <w:ind w:left="4126" w:hanging="588"/>
      </w:pPr>
      <w:rPr>
        <w:rFonts w:hint="default"/>
        <w:lang w:val="ru-RU" w:eastAsia="en-US" w:bidi="ar-SA"/>
      </w:rPr>
    </w:lvl>
    <w:lvl w:ilvl="4" w:tplc="729896F6">
      <w:numFmt w:val="bullet"/>
      <w:lvlText w:val="•"/>
      <w:lvlJc w:val="left"/>
      <w:pPr>
        <w:ind w:left="5088" w:hanging="588"/>
      </w:pPr>
      <w:rPr>
        <w:rFonts w:hint="default"/>
        <w:lang w:val="ru-RU" w:eastAsia="en-US" w:bidi="ar-SA"/>
      </w:rPr>
    </w:lvl>
    <w:lvl w:ilvl="5" w:tplc="E412307E">
      <w:numFmt w:val="bullet"/>
      <w:lvlText w:val="•"/>
      <w:lvlJc w:val="left"/>
      <w:pPr>
        <w:ind w:left="6050" w:hanging="588"/>
      </w:pPr>
      <w:rPr>
        <w:rFonts w:hint="default"/>
        <w:lang w:val="ru-RU" w:eastAsia="en-US" w:bidi="ar-SA"/>
      </w:rPr>
    </w:lvl>
    <w:lvl w:ilvl="6" w:tplc="D90C5456">
      <w:numFmt w:val="bullet"/>
      <w:lvlText w:val="•"/>
      <w:lvlJc w:val="left"/>
      <w:pPr>
        <w:ind w:left="7012" w:hanging="588"/>
      </w:pPr>
      <w:rPr>
        <w:rFonts w:hint="default"/>
        <w:lang w:val="ru-RU" w:eastAsia="en-US" w:bidi="ar-SA"/>
      </w:rPr>
    </w:lvl>
    <w:lvl w:ilvl="7" w:tplc="FA589EA6">
      <w:numFmt w:val="bullet"/>
      <w:lvlText w:val="•"/>
      <w:lvlJc w:val="left"/>
      <w:pPr>
        <w:ind w:left="7974" w:hanging="588"/>
      </w:pPr>
      <w:rPr>
        <w:rFonts w:hint="default"/>
        <w:lang w:val="ru-RU" w:eastAsia="en-US" w:bidi="ar-SA"/>
      </w:rPr>
    </w:lvl>
    <w:lvl w:ilvl="8" w:tplc="CD7EE4F0">
      <w:numFmt w:val="bullet"/>
      <w:lvlText w:val="•"/>
      <w:lvlJc w:val="left"/>
      <w:pPr>
        <w:ind w:left="8936" w:hanging="588"/>
      </w:pPr>
      <w:rPr>
        <w:rFonts w:hint="default"/>
        <w:lang w:val="ru-RU" w:eastAsia="en-US" w:bidi="ar-SA"/>
      </w:rPr>
    </w:lvl>
  </w:abstractNum>
  <w:abstractNum w:abstractNumId="25" w15:restartNumberingAfterBreak="0">
    <w:nsid w:val="6B030E23"/>
    <w:multiLevelType w:val="hybridMultilevel"/>
    <w:tmpl w:val="1F848944"/>
    <w:lvl w:ilvl="0" w:tplc="6BFE7F10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240099B2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E49CE570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927E7B4A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3F400374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D9563B58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028E72BA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E2A0B6CA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FA0C21F0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6" w15:restartNumberingAfterBreak="0">
    <w:nsid w:val="6B894562"/>
    <w:multiLevelType w:val="hybridMultilevel"/>
    <w:tmpl w:val="0DF0310E"/>
    <w:lvl w:ilvl="0" w:tplc="387C6284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021AD9B4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6CBCF7A2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CD2E0216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3DB84A58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A75C275A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06426006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2420659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37CCDA86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7" w15:restartNumberingAfterBreak="0">
    <w:nsid w:val="73DE4D87"/>
    <w:multiLevelType w:val="hybridMultilevel"/>
    <w:tmpl w:val="E8E6455C"/>
    <w:lvl w:ilvl="0" w:tplc="66F409AC">
      <w:numFmt w:val="bullet"/>
      <w:lvlText w:val=""/>
      <w:lvlJc w:val="left"/>
      <w:pPr>
        <w:ind w:left="1244" w:hanging="735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1" w:tplc="53B0F3AE">
      <w:numFmt w:val="bullet"/>
      <w:lvlText w:val="•"/>
      <w:lvlJc w:val="left"/>
      <w:pPr>
        <w:ind w:left="2202" w:hanging="735"/>
      </w:pPr>
      <w:rPr>
        <w:rFonts w:hint="default"/>
        <w:lang w:val="ru-RU" w:eastAsia="en-US" w:bidi="ar-SA"/>
      </w:rPr>
    </w:lvl>
    <w:lvl w:ilvl="2" w:tplc="039490A0">
      <w:numFmt w:val="bullet"/>
      <w:lvlText w:val="•"/>
      <w:lvlJc w:val="left"/>
      <w:pPr>
        <w:ind w:left="3164" w:hanging="735"/>
      </w:pPr>
      <w:rPr>
        <w:rFonts w:hint="default"/>
        <w:lang w:val="ru-RU" w:eastAsia="en-US" w:bidi="ar-SA"/>
      </w:rPr>
    </w:lvl>
    <w:lvl w:ilvl="3" w:tplc="BCBCEFF6">
      <w:numFmt w:val="bullet"/>
      <w:lvlText w:val="•"/>
      <w:lvlJc w:val="left"/>
      <w:pPr>
        <w:ind w:left="4126" w:hanging="735"/>
      </w:pPr>
      <w:rPr>
        <w:rFonts w:hint="default"/>
        <w:lang w:val="ru-RU" w:eastAsia="en-US" w:bidi="ar-SA"/>
      </w:rPr>
    </w:lvl>
    <w:lvl w:ilvl="4" w:tplc="5B00A9E0">
      <w:numFmt w:val="bullet"/>
      <w:lvlText w:val="•"/>
      <w:lvlJc w:val="left"/>
      <w:pPr>
        <w:ind w:left="5088" w:hanging="735"/>
      </w:pPr>
      <w:rPr>
        <w:rFonts w:hint="default"/>
        <w:lang w:val="ru-RU" w:eastAsia="en-US" w:bidi="ar-SA"/>
      </w:rPr>
    </w:lvl>
    <w:lvl w:ilvl="5" w:tplc="97E0F592">
      <w:numFmt w:val="bullet"/>
      <w:lvlText w:val="•"/>
      <w:lvlJc w:val="left"/>
      <w:pPr>
        <w:ind w:left="6050" w:hanging="735"/>
      </w:pPr>
      <w:rPr>
        <w:rFonts w:hint="default"/>
        <w:lang w:val="ru-RU" w:eastAsia="en-US" w:bidi="ar-SA"/>
      </w:rPr>
    </w:lvl>
    <w:lvl w:ilvl="6" w:tplc="93B89B16">
      <w:numFmt w:val="bullet"/>
      <w:lvlText w:val="•"/>
      <w:lvlJc w:val="left"/>
      <w:pPr>
        <w:ind w:left="7012" w:hanging="735"/>
      </w:pPr>
      <w:rPr>
        <w:rFonts w:hint="default"/>
        <w:lang w:val="ru-RU" w:eastAsia="en-US" w:bidi="ar-SA"/>
      </w:rPr>
    </w:lvl>
    <w:lvl w:ilvl="7" w:tplc="3392F25A">
      <w:numFmt w:val="bullet"/>
      <w:lvlText w:val="•"/>
      <w:lvlJc w:val="left"/>
      <w:pPr>
        <w:ind w:left="7974" w:hanging="735"/>
      </w:pPr>
      <w:rPr>
        <w:rFonts w:hint="default"/>
        <w:lang w:val="ru-RU" w:eastAsia="en-US" w:bidi="ar-SA"/>
      </w:rPr>
    </w:lvl>
    <w:lvl w:ilvl="8" w:tplc="F6BC4D40">
      <w:numFmt w:val="bullet"/>
      <w:lvlText w:val="•"/>
      <w:lvlJc w:val="left"/>
      <w:pPr>
        <w:ind w:left="8936" w:hanging="735"/>
      </w:pPr>
      <w:rPr>
        <w:rFonts w:hint="default"/>
        <w:lang w:val="ru-RU" w:eastAsia="en-US" w:bidi="ar-SA"/>
      </w:rPr>
    </w:lvl>
  </w:abstractNum>
  <w:abstractNum w:abstractNumId="28" w15:restartNumberingAfterBreak="0">
    <w:nsid w:val="761A1145"/>
    <w:multiLevelType w:val="hybridMultilevel"/>
    <w:tmpl w:val="829E5DC2"/>
    <w:lvl w:ilvl="0" w:tplc="73CCB306">
      <w:numFmt w:val="bullet"/>
      <w:lvlText w:val="•"/>
      <w:lvlJc w:val="left"/>
      <w:pPr>
        <w:ind w:left="117" w:hanging="43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1" w:tplc="7736CCC8">
      <w:numFmt w:val="bullet"/>
      <w:lvlText w:val="•"/>
      <w:lvlJc w:val="left"/>
      <w:pPr>
        <w:ind w:left="1028" w:hanging="430"/>
      </w:pPr>
      <w:rPr>
        <w:rFonts w:hint="default"/>
        <w:lang w:val="ru-RU" w:eastAsia="en-US" w:bidi="ar-SA"/>
      </w:rPr>
    </w:lvl>
    <w:lvl w:ilvl="2" w:tplc="94B68954">
      <w:numFmt w:val="bullet"/>
      <w:lvlText w:val="•"/>
      <w:lvlJc w:val="left"/>
      <w:pPr>
        <w:ind w:left="1937" w:hanging="430"/>
      </w:pPr>
      <w:rPr>
        <w:rFonts w:hint="default"/>
        <w:lang w:val="ru-RU" w:eastAsia="en-US" w:bidi="ar-SA"/>
      </w:rPr>
    </w:lvl>
    <w:lvl w:ilvl="3" w:tplc="C70CA758">
      <w:numFmt w:val="bullet"/>
      <w:lvlText w:val="•"/>
      <w:lvlJc w:val="left"/>
      <w:pPr>
        <w:ind w:left="2845" w:hanging="430"/>
      </w:pPr>
      <w:rPr>
        <w:rFonts w:hint="default"/>
        <w:lang w:val="ru-RU" w:eastAsia="en-US" w:bidi="ar-SA"/>
      </w:rPr>
    </w:lvl>
    <w:lvl w:ilvl="4" w:tplc="71A435C0">
      <w:numFmt w:val="bullet"/>
      <w:lvlText w:val="•"/>
      <w:lvlJc w:val="left"/>
      <w:pPr>
        <w:ind w:left="3754" w:hanging="430"/>
      </w:pPr>
      <w:rPr>
        <w:rFonts w:hint="default"/>
        <w:lang w:val="ru-RU" w:eastAsia="en-US" w:bidi="ar-SA"/>
      </w:rPr>
    </w:lvl>
    <w:lvl w:ilvl="5" w:tplc="856C26FA">
      <w:numFmt w:val="bullet"/>
      <w:lvlText w:val="•"/>
      <w:lvlJc w:val="left"/>
      <w:pPr>
        <w:ind w:left="4663" w:hanging="430"/>
      </w:pPr>
      <w:rPr>
        <w:rFonts w:hint="default"/>
        <w:lang w:val="ru-RU" w:eastAsia="en-US" w:bidi="ar-SA"/>
      </w:rPr>
    </w:lvl>
    <w:lvl w:ilvl="6" w:tplc="A5C28FC8">
      <w:numFmt w:val="bullet"/>
      <w:lvlText w:val="•"/>
      <w:lvlJc w:val="left"/>
      <w:pPr>
        <w:ind w:left="5571" w:hanging="430"/>
      </w:pPr>
      <w:rPr>
        <w:rFonts w:hint="default"/>
        <w:lang w:val="ru-RU" w:eastAsia="en-US" w:bidi="ar-SA"/>
      </w:rPr>
    </w:lvl>
    <w:lvl w:ilvl="7" w:tplc="71A414B4">
      <w:numFmt w:val="bullet"/>
      <w:lvlText w:val="•"/>
      <w:lvlJc w:val="left"/>
      <w:pPr>
        <w:ind w:left="6480" w:hanging="430"/>
      </w:pPr>
      <w:rPr>
        <w:rFonts w:hint="default"/>
        <w:lang w:val="ru-RU" w:eastAsia="en-US" w:bidi="ar-SA"/>
      </w:rPr>
    </w:lvl>
    <w:lvl w:ilvl="8" w:tplc="A68A8B6C">
      <w:numFmt w:val="bullet"/>
      <w:lvlText w:val="•"/>
      <w:lvlJc w:val="left"/>
      <w:pPr>
        <w:ind w:left="7388" w:hanging="430"/>
      </w:pPr>
      <w:rPr>
        <w:rFonts w:hint="default"/>
        <w:lang w:val="ru-RU" w:eastAsia="en-US" w:bidi="ar-SA"/>
      </w:rPr>
    </w:lvl>
  </w:abstractNum>
  <w:abstractNum w:abstractNumId="29">
    <w:nsid w:val="28C96F6E"/>
    <w:multiLevelType w:val="hybridMultilevel"/>
    <w:tmpl w:val="908A9FFE"/>
    <w:lvl w:ilvl="0" w:tplc="62361E44">
      <w:start w:val="1"/>
      <w:numFmt w:val="bullet"/>
      <w:lvlText w:val=""/>
      <w:lvlJc w:val="left"/>
      <w:pPr>
        <w:ind w:left="887" w:hanging="360"/>
      </w:pPr>
      <w:rPr>
        <w:rFonts w:ascii="Wingdings 3" w:hAnsi="Wingdings 3" w:hint="default"/>
        <w:sz w:val="24"/>
        <w:szCs w:val="24"/>
      </w:rPr>
    </w:lvl>
    <w:lvl w:ilvl="1" w:tplc="040C0003" w:tentative="1">
      <w:start w:val="1"/>
      <w:numFmt w:val="bullet"/>
      <w:lvlText w:val="o"/>
      <w:lvlJc w:val="left"/>
      <w:pPr>
        <w:ind w:left="16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4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3"/>
  </w:num>
  <w:num w:numId="4">
    <w:abstractNumId w:val="27"/>
  </w:num>
  <w:num w:numId="5">
    <w:abstractNumId w:val="5"/>
  </w:num>
  <w:num w:numId="6">
    <w:abstractNumId w:val="24"/>
  </w:num>
  <w:num w:numId="7">
    <w:abstractNumId w:val="9"/>
  </w:num>
  <w:num w:numId="8">
    <w:abstractNumId w:val="23"/>
  </w:num>
  <w:num w:numId="9">
    <w:abstractNumId w:val="21"/>
  </w:num>
  <w:num w:numId="10">
    <w:abstractNumId w:val="12"/>
  </w:num>
  <w:num w:numId="11">
    <w:abstractNumId w:val="7"/>
  </w:num>
  <w:num w:numId="12">
    <w:abstractNumId w:val="18"/>
  </w:num>
  <w:num w:numId="13">
    <w:abstractNumId w:val="16"/>
  </w:num>
  <w:num w:numId="14">
    <w:abstractNumId w:val="2"/>
  </w:num>
  <w:num w:numId="15">
    <w:abstractNumId w:val="20"/>
  </w:num>
  <w:num w:numId="16">
    <w:abstractNumId w:val="0"/>
  </w:num>
  <w:num w:numId="17">
    <w:abstractNumId w:val="14"/>
  </w:num>
  <w:num w:numId="18">
    <w:abstractNumId w:val="26"/>
  </w:num>
  <w:num w:numId="19">
    <w:abstractNumId w:val="25"/>
  </w:num>
  <w:num w:numId="20">
    <w:abstractNumId w:val="15"/>
  </w:num>
  <w:num w:numId="21">
    <w:abstractNumId w:val="11"/>
  </w:num>
  <w:num w:numId="22">
    <w:abstractNumId w:val="28"/>
  </w:num>
  <w:num w:numId="23">
    <w:abstractNumId w:val="10"/>
  </w:num>
  <w:num w:numId="24">
    <w:abstractNumId w:val="22"/>
  </w:num>
  <w:num w:numId="25">
    <w:abstractNumId w:val="17"/>
  </w:num>
  <w:num w:numId="26">
    <w:abstractNumId w:val="4"/>
  </w:num>
  <w:num w:numId="27">
    <w:abstractNumId w:val="3"/>
  </w:num>
  <w:num w:numId="28">
    <w:abstractNumId w:val="19"/>
  </w:num>
  <w:num w:numId="29">
    <w:abstractNumId w:val="6"/>
  </w:num>
  <w:num w:numId="30">
    <w:abstractNumId w:val="29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A3546B"/>
    <w:rsid w:val="00052334"/>
    <w:rsid w:val="00135C08"/>
    <w:rsid w:val="001A579B"/>
    <w:rsid w:val="002D13D0"/>
    <w:rsid w:val="00356AD4"/>
    <w:rsid w:val="00655E17"/>
    <w:rsid w:val="006F0725"/>
    <w:rsid w:val="007F3CD4"/>
    <w:rsid w:val="0081740C"/>
    <w:rsid w:val="00A3546B"/>
    <w:rsid w:val="00A90CE0"/>
    <w:rsid w:val="00B552FA"/>
    <w:rsid w:val="00C6474F"/>
    <w:rsid w:val="00C83C83"/>
    <w:rsid w:val="00CD3943"/>
    <w:rsid w:val="00D01842"/>
    <w:rsid w:val="00D01E27"/>
    <w:rsid w:val="00D85FDA"/>
    <w:rsid w:val="00EF359B"/>
    <w:rsid w:val="00F04E00"/>
    <w:rsid w:val="00F159AD"/>
    <w:rsid w:val="00F55C43"/>
    <w:rsid w:val="00FA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docId w15:val="{21DC438F-8AE6-463E-A3D3-575A60737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1"/>
    <w:qFormat/>
    <w:pPr>
      <w:spacing w:before="61"/>
      <w:ind w:left="1637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1"/>
    <w:qFormat/>
    <w:pPr>
      <w:ind w:left="2093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1"/>
    <w:qFormat/>
    <w:pPr>
      <w:spacing w:before="7"/>
      <w:ind w:left="2093"/>
      <w:jc w:val="both"/>
      <w:outlineLvl w:val="2"/>
    </w:pPr>
    <w:rPr>
      <w:b/>
      <w:bCs/>
      <w:i/>
      <w:i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37"/>
      <w:ind w:left="1243"/>
    </w:pPr>
    <w:rPr>
      <w:sz w:val="24"/>
      <w:szCs w:val="24"/>
    </w:rPr>
  </w:style>
  <w:style w:type="paragraph" w:styleId="20">
    <w:name w:val="toc 2"/>
    <w:basedOn w:val="a"/>
    <w:uiPriority w:val="1"/>
    <w:qFormat/>
    <w:pPr>
      <w:spacing w:before="137"/>
      <w:ind w:left="2458" w:hanging="421"/>
    </w:pPr>
    <w:rPr>
      <w:sz w:val="24"/>
      <w:szCs w:val="24"/>
    </w:rPr>
  </w:style>
  <w:style w:type="paragraph" w:styleId="30">
    <w:name w:val="toc 3"/>
    <w:basedOn w:val="a"/>
    <w:uiPriority w:val="1"/>
    <w:qFormat/>
    <w:pPr>
      <w:spacing w:before="139"/>
      <w:ind w:left="2496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ind w:left="1243" w:firstLine="849"/>
      <w:jc w:val="both"/>
    </w:pPr>
    <w:rPr>
      <w:sz w:val="24"/>
      <w:szCs w:val="24"/>
    </w:rPr>
  </w:style>
  <w:style w:type="paragraph" w:styleId="a4">
    <w:name w:val="List Paragraph"/>
    <w:basedOn w:val="a"/>
    <w:uiPriority w:val="34"/>
    <w:qFormat/>
    <w:pPr>
      <w:ind w:left="1243" w:firstLine="849"/>
      <w:jc w:val="both"/>
    </w:pPr>
  </w:style>
  <w:style w:type="paragraph" w:customStyle="1" w:styleId="TableParagraph">
    <w:name w:val="Table Paragraph"/>
    <w:basedOn w:val="a"/>
    <w:uiPriority w:val="1"/>
    <w:qFormat/>
    <w:pPr>
      <w:ind w:left="160"/>
    </w:pPr>
  </w:style>
  <w:style w:type="paragraph" w:styleId="a5">
    <w:name w:val="Normal (Web)"/>
    <w:basedOn w:val="a"/>
    <w:uiPriority w:val="99"/>
    <w:rsid w:val="001A579B"/>
    <w:pPr>
      <w:widowControl/>
      <w:tabs>
        <w:tab w:val="left" w:pos="142"/>
      </w:tabs>
      <w:autoSpaceDE/>
      <w:autoSpaceDN/>
      <w:spacing w:before="100" w:beforeAutospacing="1" w:after="100" w:afterAutospacing="1"/>
      <w:ind w:right="360" w:firstLine="360"/>
      <w:jc w:val="both"/>
    </w:pPr>
    <w:rPr>
      <w:sz w:val="24"/>
      <w:szCs w:val="24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655E17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55E17"/>
    <w:rPr>
      <w:rFonts w:ascii="Segoe UI" w:eastAsia="Times New Roman" w:hAnsi="Segoe UI" w:cs="Segoe UI"/>
      <w:sz w:val="18"/>
      <w:szCs w:val="18"/>
      <w:lang w:val="ru-RU"/>
    </w:rPr>
  </w:style>
  <w:style w:type="character" w:customStyle="1" w:styleId="markedcontent">
    <w:name w:val="markedcontent"/>
    <w:basedOn w:val="a0"/>
    <w:rsid w:val="006F0725"/>
  </w:style>
  <w:style w:type="table" w:styleId="a8">
    <w:name w:val="Table Grid"/>
    <w:basedOn w:val="a1"/>
    <w:uiPriority w:val="59"/>
    <w:rsid w:val="006F0725"/>
    <w:pPr>
      <w:widowControl/>
      <w:autoSpaceDE/>
      <w:autoSpaceDN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unhideWhenUsed/>
    <w:rsid w:val="006F0725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6F0725"/>
    <w:rPr>
      <w:rFonts w:ascii="Times New Roman" w:eastAsia="Times New Roman" w:hAnsi="Times New Roman" w:cs="Times New Roman"/>
      <w:lang w:val="ru-RU"/>
    </w:rPr>
  </w:style>
  <w:style w:type="paragraph" w:styleId="ab">
    <w:name w:val="footer"/>
    <w:basedOn w:val="a"/>
    <w:link w:val="ac"/>
    <w:uiPriority w:val="99"/>
    <w:unhideWhenUsed/>
    <w:rsid w:val="006F0725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6F0725"/>
    <w:rPr>
      <w:rFonts w:ascii="Times New Roman" w:eastAsia="Times New Roman" w:hAnsi="Times New Roman" w:cs="Times New Roman"/>
      <w:lang w:val="ru-RU"/>
    </w:rPr>
  </w:style>
  <w:style w:type="character" w:styleId="ad">
    <w:name w:val="Hyperlink"/>
    <w:basedOn w:val="a0"/>
    <w:uiPriority w:val="99"/>
    <w:unhideWhenUsed/>
    <w:rsid w:val="006F0725"/>
    <w:rPr>
      <w:color w:val="0000FF" w:themeColor="hyperlink"/>
      <w:u w:val="single"/>
    </w:rPr>
  </w:style>
  <w:style w:type="character" w:styleId="ae">
    <w:name w:val="FollowedHyperlink"/>
    <w:basedOn w:val="a0"/>
    <w:uiPriority w:val="99"/>
    <w:semiHidden/>
    <w:unhideWhenUsed/>
    <w:rsid w:val="006F0725"/>
    <w:rPr>
      <w:color w:val="800080" w:themeColor="followedHyperlink"/>
      <w:u w:val="single"/>
    </w:rPr>
  </w:style>
  <w:style w:type="paragraph" w:styleId="Normal">
    <w:name w:val="Normal"/>
    <w:qFormat/>
    <w:rsid w:val="00EF011F"/>
    <w:pPr>
      <w:spacing w:after="0" w:line="240" w:lineRule="auto"/>
    </w:pPr>
    <w:rPr>
      <w:rFonts w:ascii="Arial" w:eastAsia="Times New Roman" w:hAnsi="Arial" w:cs="Arial"/>
      <w:sz w:val="24"/>
      <w:szCs w:val="24"/>
      <w:lang w:eastAsia="fr-FR"/>
    </w:rPr>
  </w:style>
  <w:style w:type="character" w:styleId="Policepardfaut">
    <w:name w:val="Default Paragraph Font"/>
    <w:uiPriority w:val="1"/>
    <w:semiHidden/>
    <w:unhideWhenUsed/>
  </w:style>
  <w:style w:type="table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EF011F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F011F"/>
    <w:rPr>
      <w:rFonts w:ascii="Tahoma" w:eastAsia="Times New Roman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uiPriority w:val="59"/>
    <w:rsid w:val="00EF01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9B18DD"/>
    <w:pPr>
      <w:ind w:left="720"/>
      <w:contextualSpacing/>
    </w:pPr>
    <w:rPr>
      <w:rFonts w:ascii="Arial" w:eastAsia="Times New Roman" w:hAnsi="Arial" w:cs="Arial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10087</Words>
  <Characters>57497</Characters>
  <Application>Microsoft Office Word</Application>
  <DocSecurity>0</DocSecurity>
  <Lines>479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Администратор</cp:lastModifiedBy>
  <cp:revision>17</cp:revision>
  <cp:lastPrinted>2023-09-20T06:06:00Z</cp:lastPrinted>
  <dcterms:created xsi:type="dcterms:W3CDTF">2023-09-20T03:45:00Z</dcterms:created>
  <dcterms:modified xsi:type="dcterms:W3CDTF">2023-09-21T01:40:00Z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2023-08-31T00:00:00Z</vt:filetime>
  </property>
  <property fmtid="{D5CDD505-2E9C-101B-9397-08002B2CF9AE}" pid="3" name="LastSaved">
    <vt:filetime>2023-09-20T00:00:00Z</vt:filetime>
  </property>
</Properties>
</file>
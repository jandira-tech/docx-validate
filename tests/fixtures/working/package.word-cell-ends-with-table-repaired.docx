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ve:Ignorable="pt14 w14 w15 w16se wp14">
  <w:body>
    <w:p>
      <w:pPr>
        <w:jc w:val="center"/>
        <w:rPr>
          <w:ins w:author="Redline" w:id="1" w:date="1970-01-01T00:00:00Z"/>
          <w:sz w:val="100"/>
          <w:szCs w:val="100"/>
        </w:rPr>
      </w:pPr>
    </w:p>
    <w:p>
      <w:pPr>
        <w:jc w:val="center"/>
        <w:rPr>
          <w:ins w:author="Redline" w:id="2" w:date="1970-01-01T00:00:00Z"/>
          <w:sz w:val="100"/>
          <w:szCs w:val="100"/>
        </w:rPr>
      </w:pPr>
    </w:p>
    <w:p>
      <w:pPr>
        <w:jc w:val="center"/>
        <w:rPr>
          <w:ins w:author="Redline" w:id="3" w:date="1970-01-01T00:00:00Z"/>
          <w:sz w:val="100"/>
          <w:szCs w:val="100"/>
        </w:rPr>
      </w:pPr>
      <w:ins w:author="Redline" w:id="4" w:date="1970-01-01T00:00:00Z">
        <w:r>
          <w:rPr>
            <w:sz w:val="100"/>
            <w:szCs w:val="100"/>
          </w:rPr>
          <w:t xml:space="preserve">GUÍA DOCENTE Y SECUENCIACIÓN </w:t>
        </w:r>
        <w:r>
          <w:rPr>
            <w:sz w:val="100"/>
            <w:szCs w:val="100"/>
          </w:rPr>
          <w:t xml:space="preserve"> DE</w:t>
        </w:r>
      </w:ins>
    </w:p>
    <w:p>
      <w:pPr>
        <w:jc w:val="center"/>
        <w:rPr>
          <w:ins w:author="Redline" w:id="5" w:date="1970-01-01T00:00:00Z"/>
          <w:sz w:val="100"/>
          <w:szCs w:val="100"/>
        </w:rPr>
      </w:pPr>
      <w:ins w:author="Redline" w:id="6" w:date="1970-01-01T00:00:00Z">
        <w:r>
          <w:rPr>
            <w:sz w:val="100"/>
            <w:szCs w:val="100"/>
          </w:rPr>
          <w:t>MATEMÁTICAS EMPRESARIALES</w:t>
        </w:r>
      </w:ins>
    </w:p>
    <w:p>
      <w:pPr>
        <w:rPr>
          <w:ins w:author="Redline" w:id="7" w:date="1970-01-01T00:00:00Z"/>
          <w:sz w:val="50"/>
          <w:szCs w:val="50"/>
        </w:rPr>
      </w:pPr>
    </w:p>
    <w:p>
      <w:pPr>
        <w:rPr>
          <w:ins w:author="Redline" w:id="8" w:date="1970-01-01T00:00:00Z"/>
          <w:sz w:val="50"/>
          <w:szCs w:val="50"/>
        </w:rPr>
      </w:pPr>
    </w:p>
    <w:p>
      <w:pPr>
        <w:rPr>
          <w:ins w:author="Redline" w:id="9" w:date="1970-01-01T00:00:00Z"/>
          <w:sz w:val="50"/>
          <w:szCs w:val="50"/>
        </w:rPr>
      </w:pPr>
      <w:ins w:author="Redline" w:id="10" w:date="1970-01-01T00:00:00Z">
        <w:r>
          <w:rPr>
            <w:sz w:val="50"/>
            <w:szCs w:val="50"/>
          </w:rPr>
          <w:t>María M. Sánchez Martín</w:t>
        </w:r>
      </w:ins>
    </w:p>
    <w:p>
      <w:pPr>
        <w:rPr>
          <w:ins w:author="Redline" w:id="11" w:date="1970-01-01T00:00:00Z"/>
          <w:sz w:val="40"/>
          <w:szCs w:val="40"/>
        </w:rPr>
      </w:pPr>
      <w:ins w:author="Redline" w:id="12" w:date="1970-01-01T00:00:00Z">
        <w:r>
          <w:rPr>
            <w:sz w:val="40"/>
            <w:szCs w:val="40"/>
          </w:rPr>
          <w:t>Grado en Administración y Dirección de Empresas</w:t>
        </w:r>
        <w:r>
          <w:rPr>
            <w:sz w:val="40"/>
            <w:szCs w:val="40"/>
          </w:rPr>
          <w:t>.</w:t>
        </w:r>
      </w:ins>
    </w:p>
    <w:p>
      <w:pPr>
        <w:rPr>
          <w:ins w:author="Redline" w:id="13" w:date="1970-01-01T00:00:00Z"/>
          <w:sz w:val="40"/>
          <w:szCs w:val="40"/>
        </w:rPr>
      </w:pPr>
      <w:ins w:author="Redline" w:id="14" w:date="1970-01-01T00:00:00Z">
        <w:r>
          <w:rPr>
            <w:sz w:val="40"/>
            <w:szCs w:val="40"/>
          </w:rPr>
          <w:t>Curso 2024/2025</w:t>
        </w:r>
      </w:ins>
    </w:p>
    <w:p>
      <w:pPr>
        <w:rPr>
          <w:ins w:author="Redline" w:id="15" w:date="1970-01-01T00:00:00Z"/>
          <w:sz w:val="40"/>
          <w:szCs w:val="40"/>
        </w:rPr>
      </w:pPr>
    </w:p>
    <w:p>
      <w:pPr>
        <w:rPr>
          <w:ins w:author="Redline" w:id="16" w:date="1970-01-01T00:00:00Z"/>
          <w:sz w:val="40"/>
          <w:szCs w:val="40"/>
        </w:rPr>
      </w:pPr>
    </w:p>
    <w:p>
      <w:pPr>
        <w:rPr>
          <w:ins w:author="Redline" w:id="17" w:date="1970-01-01T00:00:00Z"/>
          <w:sz w:val="40"/>
          <w:szCs w:val="40"/>
        </w:rPr>
      </w:pPr>
    </w:p>
    <w:p>
      <w:pPr>
        <w:rPr>
          <w:ins w:author="Redline" w:id="18" w:date="1970-01-01T00:00:00Z"/>
          <w:sz w:val="40"/>
          <w:szCs w:val="40"/>
        </w:rPr>
      </w:pPr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19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0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 xml:space="preserve">©2024 Autora </w:t>
        </w:r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>María M. Sánchez Martín</w:t>
        </w:r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 xml:space="preserve">  </w:t>
        </w:r>
      </w:ins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21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2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 xml:space="preserve">Algunos derechos reservados  </w:t>
        </w:r>
      </w:ins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23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4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 xml:space="preserve">Este documento se distribuye bajo la licencia  </w:t>
        </w:r>
      </w:ins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25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6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>“Atribución-CompartirIgual 4.0 Internacional” de Creative Commons,</w:t>
        </w:r>
      </w:ins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27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8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>disponible en  https://creativecommons.org/licenses/by-sa/4.0/deed.es</w:t>
        </w:r>
      </w:ins>
    </w:p>
    <w:p>
      <w:pPr>
        <w:rPr>
          <w:ins w:author="Redline" w:id="29" w:date="1970-01-01T00:00:00Z"/>
          <w:sz w:val="40"/>
          <w:szCs w:val="40"/>
        </w:rPr>
      </w:pPr>
    </w:p>
    <w:p>
      <w:pPr>
        <w:rPr>
          <w:ins w:author="Redline" w:id="30" w:date="1970-01-01T00:00:00Z"/>
          <w:b/>
          <w:sz w:val="28"/>
          <w:szCs w:val="28"/>
        </w:rPr>
      </w:pPr>
    </w:p>
    <w:p>
      <w:pPr>
        <w:rPr>
          <w:ins w:author="Redline" w:id="31" w:date="1970-01-01T00:00:00Z"/>
          <w:b/>
          <w:sz w:val="28"/>
          <w:szCs w:val="28"/>
        </w:rPr>
      </w:pPr>
    </w:p>
    <w:p>
      <w:pPr>
        <w:rPr>
          <w:ins w:author="Redline" w:id="32" w:date="1970-01-01T00:00:00Z"/>
          <w:b/>
          <w:sz w:val="28"/>
          <w:szCs w:val="28"/>
        </w:rPr>
      </w:pPr>
    </w:p>
    <w:p>
      <w:pPr>
        <w:rPr>
          <w:ins w:author="Redline" w:id="33" w:date="1970-01-01T00:00:00Z"/>
          <w:b/>
          <w:sz w:val="28"/>
          <w:szCs w:val="28"/>
        </w:rPr>
      </w:pPr>
    </w:p>
    <w:p>
      <w:pPr>
        <w:rPr>
          <w:ins w:author="Redline" w:id="34" w:date="1970-01-01T00:00:00Z"/>
          <w:b/>
          <w:sz w:val="28"/>
          <w:szCs w:val="28"/>
        </w:rPr>
      </w:pPr>
    </w:p>
    <w:p>
      <w:pPr>
        <w:rPr>
          <w:ins w:author="Redline" w:id="35" w:date="1970-01-01T00:00:00Z"/>
          <w:b/>
          <w:sz w:val="28"/>
          <w:szCs w:val="28"/>
        </w:rPr>
      </w:pPr>
    </w:p>
    <w:p>
      <w:pPr>
        <w:rPr>
          <w:ins w:author="Redline" w:id="36" w:date="1970-01-01T00:00:00Z"/>
          <w:b/>
          <w:sz w:val="28"/>
          <w:szCs w:val="28"/>
        </w:rPr>
      </w:pPr>
    </w:p>
    <w:p>
      <w:pPr>
        <w:rPr>
          <w:ins w:author="Redline" w:id="37" w:date="1970-01-01T00:00:00Z"/>
          <w:b/>
          <w:sz w:val="28"/>
          <w:szCs w:val="28"/>
        </w:rPr>
      </w:pPr>
    </w:p>
    <w:p>
      <w:pPr>
        <w:rPr>
          <w:ins w:author="Redline" w:id="38" w:date="1970-01-01T00:00:00Z"/>
          <w:b/>
          <w:sz w:val="28"/>
          <w:szCs w:val="28"/>
        </w:rPr>
      </w:pPr>
    </w:p>
    <w:p>
      <w:pPr>
        <w:rPr>
          <w:ins w:author="Redline" w:id="39" w:date="1970-01-01T00:00:00Z"/>
          <w:b/>
          <w:sz w:val="28"/>
          <w:szCs w:val="28"/>
        </w:rPr>
      </w:pPr>
    </w:p>
    <w:p>
      <w:pPr>
        <w:rPr>
          <w:ins w:author="Redline" w:id="40" w:date="1970-01-01T00:00:00Z"/>
          <w:b/>
          <w:sz w:val="28"/>
          <w:szCs w:val="28"/>
        </w:rPr>
      </w:pPr>
    </w:p>
    <w:p>
      <w:pPr>
        <w:rPr>
          <w:ins w:author="Redline" w:id="41" w:date="1970-01-01T00:00:00Z"/>
          <w:b/>
          <w:sz w:val="28"/>
          <w:szCs w:val="28"/>
        </w:rPr>
      </w:pPr>
    </w:p>
    <w:p>
      <w:pPr>
        <w:rPr>
          <w:ins w:author="Redline" w:id="42" w:date="1970-01-01T00:00:00Z"/>
          <w:b/>
          <w:sz w:val="28"/>
          <w:szCs w:val="28"/>
        </w:rPr>
      </w:pPr>
    </w:p>
    <w:p>
      <w:pPr>
        <w:rPr>
          <w:ins w:author="Redline" w:id="43" w:date="1970-01-01T00:00:00Z"/>
          <w:b/>
          <w:sz w:val="28"/>
          <w:szCs w:val="28"/>
        </w:rPr>
      </w:pPr>
    </w:p>
    <w:p>
      <w:pPr>
        <w:rPr>
          <w:ins w:author="Redline" w:id="44" w:date="1970-01-01T00:00:00Z"/>
          <w:b/>
          <w:sz w:val="28"/>
          <w:szCs w:val="28"/>
        </w:rPr>
      </w:pPr>
    </w:p>
    <w:p>
      <w:pPr>
        <w:rPr>
          <w:ins w:author="Redline" w:id="45" w:date="1970-01-01T00:00:00Z"/>
          <w:b/>
          <w:sz w:val="28"/>
          <w:szCs w:val="28"/>
        </w:rPr>
      </w:pPr>
    </w:p>
    <w:p>
      <w:pPr>
        <w:rPr>
          <w:ins w:author="Redline" w:id="46" w:date="1970-01-01T00:00:00Z"/>
          <w:b/>
          <w:sz w:val="28"/>
          <w:szCs w:val="28"/>
        </w:rPr>
      </w:pPr>
    </w:p>
    <w:p>
      <w:pPr>
        <w:rPr>
          <w:ins w:author="Redline" w:id="47" w:date="1970-01-01T00:00:00Z"/>
          <w:b/>
          <w:sz w:val="28"/>
          <w:szCs w:val="28"/>
        </w:rPr>
      </w:pPr>
    </w:p>
    <w:p>
      <w:pPr>
        <w:rPr>
          <w:ins w:author="Redline" w:id="48" w:date="1970-01-01T00:00:00Z"/>
          <w:b/>
          <w:sz w:val="28"/>
          <w:szCs w:val="28"/>
        </w:rPr>
      </w:pPr>
    </w:p>
    <w:p>
      <w:pPr>
        <w:rPr>
          <w:ins w:author="Redline" w:id="49" w:date="1970-01-01T00:00:00Z"/>
          <w:b/>
          <w:sz w:val="28"/>
          <w:szCs w:val="28"/>
        </w:rPr>
      </w:pPr>
      <w:ins w:author="Redline" w:id="50" w:date="1970-01-01T00:00:00Z">
        <w:r>
          <w:rPr>
            <w:b/>
            <w:sz w:val="28"/>
            <w:szCs w:val="28"/>
          </w:rPr>
          <w:t>SEPTIEMBRE 2024</w:t>
        </w:r>
      </w:ins>
    </w:p>
    <w:p>
      <w:pPr>
        <w:rPr>
          <w:ins w:author="Redline" w:id="51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52" w:author="Redline" w:date="1970-01-01T00:00:00Z">
          <w:tblPr>
            <w:bidiVisual w:val="0"/>
            <w:tblW w:w="5000" w:type="pct"/>
            <w:jc w:val="center"/>
            <w:tblLayout w:type="fixed"/>
            <w:tblCellMar>
              <w:top w:w="10" w:type="dxa"/>
              <w:left w:w="10" w:type="dxa"/>
              <w:right w:w="10" w:type="dxa"/>
              <w:bottom w:w="10" w:type="dxa"/>
            </w:tblCellMar>
          </w:tblPr>
        </w:tblPrChange>
      </w:tblPr>
      <w:tblGrid>
        <w:gridCol w:w="1998"/>
        <w:gridCol w:w="2625"/>
        <w:gridCol w:w="1986"/>
        <w:gridCol w:w="1885"/>
        <w:tblGridChange w:id="53">
          <w:tblGrid>
            <w:gridCol w:w="4500" w:type="dxa"/>
            <w:gridCol w:w="1500" w:type="dxa"/>
          </w:tblGrid>
        </w:tblGridChange>
      </w:tblGrid>
      <w:tr>
        <w:tc>
          <w:tcPr>
            <w:tcW w:w="3590" w:type="dxa"/>
            <w:tcPrChange w:id="54" w:author="Redline" w:date="1970-01-01T00:00:00Z">
              <w:tcPr>
                <w:tcW w:w="4500" w:type="dxa"/>
              </w:tcPr>
            </w:tcPrChange>
          </w:tcPr>
          <w:tbl>
            <w:tblPr>
              <w:bidiVisual w:val="0"/>
              <w:tblW w:w="5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45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410" w:hRule="atLeast"/>
                <w:del w:author="Redline" w:id="55" w:date="1970-01-01T00:00:00Z"/>
              </w:trPr>
              <w:tc>
                <w:tcPr>
                  <w:tcW w:w="4550" w:type="dxa"/>
                  <w:tcBorders>
                    <w:top w:val="single" w:sz="1" w:color="ffffff"/>
                    <w:left w:val="single" w:sz="1" w:color="ffffff"/>
                    <w:right w:val="single" w:sz="1" w:color="ffffff"/>
                  </w:tcBorders>
                  <w:shd w:val="clear" w:fill=""/>
                </w:tcPr>
                <w:p>
                  <w:pPr>
                    <w:spacing w:before="80" w:after="80"/>
                    <w:jc w:val="center"/>
                    <w:rPr>
                      <w:del w:author="Redline" w:id="56" w:date="1970-01-01T00:00:00Z"/>
                    </w:rPr>
                  </w:pPr>
                  <w:del w:author="Redline" w:id="57" w:date="1970-01-01T00:00:00Z">
                    <w:r>
                      <w:rPr>
                        <w:b w:val="1"/>
                        <w:bCs w:val="1"/>
                        <w:color w:val="000000"/>
                        <w:sz w:val="56"/>
                        <w:szCs w:val="56"/>
                      </w:rPr>
                      <w:delText>November 2025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410" w:hRule="atLeast"/>
                <w:del w:author="Redline" w:id="58" w:date="1970-01-01T00:00:00Z"/>
              </w:trPr>
              <w:tc>
                <w:tcPr>
                  <w:tcW w:w="650" w:type="dxa"/>
                  <w:tcBorders>
                    <w:top w:val="single" w:sz="1" w:color="000000"/>
                    <w:left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59" w:date="1970-01-01T00:00:00Z"/>
                    </w:rPr>
                  </w:pPr>
                  <w:del w:author="Redline" w:id="60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Sun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1" w:date="1970-01-01T00:00:00Z"/>
                    </w:rPr>
                  </w:pPr>
                  <w:del w:author="Redline" w:id="62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Mon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3" w:date="1970-01-01T00:00:00Z"/>
                    </w:rPr>
                  </w:pPr>
                  <w:del w:author="Redline" w:id="64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Tue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5" w:date="1970-01-01T00:00:00Z"/>
                    </w:rPr>
                  </w:pPr>
                  <w:del w:author="Redline" w:id="66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Wed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7" w:date="1970-01-01T00:00:00Z"/>
                    </w:rPr>
                  </w:pPr>
                  <w:del w:author="Redline" w:id="68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Thu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9" w:date="1970-01-01T00:00:00Z"/>
                    </w:rPr>
                  </w:pPr>
                  <w:del w:author="Redline" w:id="70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Fri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71" w:date="1970-01-01T00:00:00Z"/>
                    </w:rPr>
                  </w:pPr>
                  <w:del w:author="Redline" w:id="72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Sat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73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4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5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6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7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8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9" w:date="1970-01-01T00:00:00Z"/>
                    </w:rPr>
                  </w:pPr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0" w:date="1970-01-01T00:00:00Z"/>
                    </w:rPr>
                  </w:pPr>
                  <w:del w:author="Redline" w:id="81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1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82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3" w:date="1970-01-01T00:00:00Z"/>
                    </w:rPr>
                  </w:pPr>
                  <w:del w:author="Redline" w:id="84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2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5" w:date="1970-01-01T00:00:00Z"/>
                    </w:rPr>
                  </w:pPr>
                  <w:del w:author="Redline" w:id="86" w:date="1970-01-01T00:00:00Z">
                    <w:r>
                      <w:rPr>
                        <w:sz w:val="32"/>
                        <w:szCs w:val="32"/>
                      </w:rPr>
                      <w:delText>3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7" w:date="1970-01-01T00:00:00Z"/>
                    </w:rPr>
                  </w:pPr>
                  <w:del w:author="Redline" w:id="88" w:date="1970-01-01T00:00:00Z">
                    <w:r>
                      <w:rPr>
                        <w:sz w:val="32"/>
                        <w:szCs w:val="32"/>
                      </w:rPr>
                      <w:delText>4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9" w:date="1970-01-01T00:00:00Z"/>
                    </w:rPr>
                  </w:pPr>
                  <w:del w:author="Redline" w:id="90" w:date="1970-01-01T00:00:00Z">
                    <w:r>
                      <w:rPr>
                        <w:sz w:val="32"/>
                        <w:szCs w:val="32"/>
                      </w:rPr>
                      <w:delText>5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91" w:date="1970-01-01T00:00:00Z"/>
                    </w:rPr>
                  </w:pPr>
                  <w:del w:author="Redline" w:id="92" w:date="1970-01-01T00:00:00Z">
                    <w:r>
                      <w:rPr>
                        <w:sz w:val="32"/>
                        <w:szCs w:val="32"/>
                      </w:rPr>
                      <w:delText>6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93" w:date="1970-01-01T00:00:00Z"/>
                    </w:rPr>
                  </w:pPr>
                  <w:del w:author="Redline" w:id="94" w:date="1970-01-01T00:00:00Z">
                    <w:r>
                      <w:rPr>
                        <w:sz w:val="32"/>
                        <w:szCs w:val="32"/>
                      </w:rPr>
                      <w:delText>7</w:delText>
                    </w:r>
                  </w:del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95" w:date="1970-01-01T00:00:00Z"/>
                    </w:rPr>
                  </w:pPr>
                  <w:del w:author="Redline" w:id="96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8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97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98" w:date="1970-01-01T00:00:00Z"/>
                    </w:rPr>
                  </w:pPr>
                  <w:del w:author="Redline" w:id="99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9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0" w:date="1970-01-01T00:00:00Z"/>
                    </w:rPr>
                  </w:pPr>
                  <w:del w:author="Redline" w:id="101" w:date="1970-01-01T00:00:00Z">
                    <w:r>
                      <w:rPr>
                        <w:sz w:val="32"/>
                        <w:szCs w:val="32"/>
                      </w:rPr>
                      <w:delText>10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2" w:date="1970-01-01T00:00:00Z"/>
                    </w:rPr>
                  </w:pPr>
                  <w:del w:author="Redline" w:id="103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11</w:delText>
                    </w:r>
                  </w:del>
                </w:p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4" w:date="1970-01-01T00:00:00Z"/>
                    </w:rPr>
                  </w:pPr>
                  <w:del w:author="Redline" w:id="105" w:date="1970-01-01T00:00:00Z">
                    <w:r>
                      <w:rPr>
                        <w:color w:val="FF0000"/>
                        <w:sz w:val="28"/>
                        <w:szCs w:val="28"/>
                      </w:rPr>
                      <w:delText>Remembrance Day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6" w:date="1970-01-01T00:00:00Z"/>
                    </w:rPr>
                  </w:pPr>
                  <w:del w:author="Redline" w:id="107" w:date="1970-01-01T00:00:00Z">
                    <w:r>
                      <w:rPr>
                        <w:sz w:val="32"/>
                        <w:szCs w:val="32"/>
                      </w:rPr>
                      <w:delText>12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8" w:date="1970-01-01T00:00:00Z"/>
                    </w:rPr>
                  </w:pPr>
                  <w:del w:author="Redline" w:id="109" w:date="1970-01-01T00:00:00Z">
                    <w:r>
                      <w:rPr>
                        <w:sz w:val="32"/>
                        <w:szCs w:val="32"/>
                      </w:rPr>
                      <w:delText>13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0" w:date="1970-01-01T00:00:00Z"/>
                    </w:rPr>
                  </w:pPr>
                  <w:del w:author="Redline" w:id="111" w:date="1970-01-01T00:00:00Z">
                    <w:r>
                      <w:rPr>
                        <w:sz w:val="32"/>
                        <w:szCs w:val="32"/>
                      </w:rPr>
                      <w:delText>14</w:delText>
                    </w:r>
                  </w:del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2" w:date="1970-01-01T00:00:00Z"/>
                    </w:rPr>
                  </w:pPr>
                  <w:del w:author="Redline" w:id="113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15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114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5" w:date="1970-01-01T00:00:00Z"/>
                    </w:rPr>
                  </w:pPr>
                  <w:del w:author="Redline" w:id="116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16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7" w:date="1970-01-01T00:00:00Z"/>
                    </w:rPr>
                  </w:pPr>
                  <w:del w:author="Redline" w:id="118" w:date="1970-01-01T00:00:00Z">
                    <w:r>
                      <w:rPr>
                        <w:sz w:val="32"/>
                        <w:szCs w:val="32"/>
                      </w:rPr>
                      <w:delText>17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9" w:date="1970-01-01T00:00:00Z"/>
                    </w:rPr>
                  </w:pPr>
                  <w:del w:author="Redline" w:id="120" w:date="1970-01-01T00:00:00Z">
                    <w:r>
                      <w:rPr>
                        <w:sz w:val="32"/>
                        <w:szCs w:val="32"/>
                      </w:rPr>
                      <w:delText>18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21" w:date="1970-01-01T00:00:00Z"/>
                    </w:rPr>
                  </w:pPr>
                  <w:del w:author="Redline" w:id="122" w:date="1970-01-01T00:00:00Z">
                    <w:r>
                      <w:rPr>
                        <w:sz w:val="32"/>
                        <w:szCs w:val="32"/>
                      </w:rPr>
                      <w:delText>19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23" w:date="1970-01-01T00:00:00Z"/>
                    </w:rPr>
                  </w:pPr>
                  <w:del w:author="Redline" w:id="124" w:date="1970-01-01T00:00:00Z">
                    <w:r>
                      <w:rPr>
                        <w:sz w:val="32"/>
                        <w:szCs w:val="32"/>
                      </w:rPr>
                      <w:delText>20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25" w:date="1970-01-01T00:00:00Z"/>
                    </w:rPr>
                  </w:pPr>
                  <w:del w:author="Redline" w:id="126" w:date="1970-01-01T00:00:00Z">
                    <w:r>
                      <w:rPr>
                        <w:sz w:val="32"/>
                        <w:szCs w:val="32"/>
                      </w:rPr>
                      <w:delText>21</w:delText>
                    </w:r>
                  </w:del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27" w:date="1970-01-01T00:00:00Z"/>
                    </w:rPr>
                  </w:pPr>
                  <w:del w:author="Redline" w:id="128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22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129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0" w:date="1970-01-01T00:00:00Z"/>
                    </w:rPr>
                  </w:pPr>
                  <w:del w:author="Redline" w:id="131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23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2" w:date="1970-01-01T00:00:00Z"/>
                    </w:rPr>
                  </w:pPr>
                  <w:del w:author="Redline" w:id="133" w:date="1970-01-01T00:00:00Z">
                    <w:r>
                      <w:rPr>
                        <w:sz w:val="32"/>
                        <w:szCs w:val="32"/>
                      </w:rPr>
                      <w:delText>24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4" w:date="1970-01-01T00:00:00Z"/>
                    </w:rPr>
                  </w:pPr>
                  <w:del w:author="Redline" w:id="135" w:date="1970-01-01T00:00:00Z">
                    <w:r>
                      <w:rPr>
                        <w:sz w:val="32"/>
                        <w:szCs w:val="32"/>
                      </w:rPr>
                      <w:delText>25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6" w:date="1970-01-01T00:00:00Z"/>
                    </w:rPr>
                  </w:pPr>
                  <w:del w:author="Redline" w:id="137" w:date="1970-01-01T00:00:00Z">
                    <w:r>
                      <w:rPr>
                        <w:sz w:val="32"/>
                        <w:szCs w:val="32"/>
                      </w:rPr>
                      <w:delText>26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8" w:date="1970-01-01T00:00:00Z"/>
                    </w:rPr>
                  </w:pPr>
                  <w:del w:author="Redline" w:id="139" w:date="1970-01-01T00:00:00Z">
                    <w:r>
                      <w:rPr>
                        <w:sz w:val="32"/>
                        <w:szCs w:val="32"/>
                      </w:rPr>
                      <w:delText>27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0" w:date="1970-01-01T00:00:00Z"/>
                    </w:rPr>
                  </w:pPr>
                  <w:del w:author="Redline" w:id="141" w:date="1970-01-01T00:00:00Z">
                    <w:r>
                      <w:rPr>
                        <w:sz w:val="32"/>
                        <w:szCs w:val="32"/>
                      </w:rPr>
                      <w:delText>28</w:delText>
                    </w:r>
                  </w:del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2" w:date="1970-01-01T00:00:00Z"/>
                    </w:rPr>
                  </w:pPr>
                  <w:del w:author="Redline" w:id="143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29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144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5" w:date="1970-01-01T00:00:00Z"/>
                    </w:rPr>
                  </w:pPr>
                  <w:del w:author="Redline" w:id="146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30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7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8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9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50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51" w:date="1970-01-01T00:00:00Z"/>
                    </w:rPr>
                  </w:pPr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52" w:date="1970-01-01T00:00:00Z"/>
                    </w:rPr>
                  </w:pPr>
                </w:p>
              </w:tc>
            </w:tr>
          </w:tbl>
          <w:p>
            <w:pPr>
              <w:jc w:val="center"/>
              <w:rPr>
                <w:b/>
              </w:rPr>
              <w:pPrChange w:id="153" w:author="Redline" w:date="1970-01-01T00:00:00Z">
                <w:pPr xmlns:w="http://schemas.openxmlformats.org/wordprocessingml/2006/main">
                  <w:spacing w:before="40" w:after="40"/>
                  <w:jc w:val="center"/>
                </w:pPr>
              </w:pPrChange>
            </w:pPr>
            <w:ins w:author="Redline" w:id="154" w:date="1970-01-01T00:00:00Z">
              <w:r>
                <w:rPr>
                  <w:b/>
                </w:rPr>
                <w:t>MIÉRCOLES 11 DE SEPTIEMBRE</w:t>
              </w:r>
            </w:ins>
            <w:del w:author="Redline" w:id="155" w:date="1970-01-01T00:00:00Z">
              <w:r>
                <w:rPr>
                  <w:b w:val="0"/>
                  <w:bCs w:val="0"/>
                  <w:sz w:val="32"/>
                  <w:szCs w:val="32"/>
                </w:rPr>
                <w:delText>© PrintableCalendarHolidays.Com</w:delText>
              </w:r>
            </w:del>
          </w:p>
        </w:tc>
        <w:tc>
          <w:tcPr>
            <w:tcW w:w="3589" w:type="dxa"/>
            <w:tcPrChange w:id="156" w:author="Redline" w:date="1970-01-01T00:00:00Z">
              <w:tcPr>
                <w:tcW w:w="1500" w:type="dxa"/>
              </w:tcPr>
            </w:tcPrChange>
          </w:tcPr>
          <w:p>
            <w:pPr>
              <w:jc w:val="center"/>
              <w:rPr>
                <w:b/>
              </w:rPr>
              <w:pPrChange w:id="157" w:author="Redline" w:date="1970-01-01T00:00:00Z">
                <w:pPr xmlns:w="http://schemas.openxmlformats.org/wordprocessingml/2006/main"/>
              </w:pPrChange>
            </w:pPr>
            <w:ins w:author="Redline" w:id="158" w:date="1970-01-01T00:00:00Z">
              <w:r>
                <w:rPr>
                  <w:b/>
                </w:rPr>
                <w:t>JUEVES 12 DE SEPTIEMBRE</w:t>
              </w:r>
            </w:ins>
          </w:p>
          <w:tbl>
            <w:tblPr>
              <w:bidiVisual w:val="0"/>
              <w:tblW w:w="4500" w:type="pct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rPr>
                <w:trHeight w:val="800" w:hRule="atLeast"/>
                <w:del w:author="Redline" w:id="159" w:date="1970-01-01T00:00:00Z"/>
              </w:trPr>
              <w:tc>
                <w:tcPr>
                  <w:tcW w:w="233" w:type="dxa"/>
                </w:tcPr>
                <w:p>
                  <w:pPr>
                    <w:spacing w:before="80" w:after="0"/>
                    <w:jc w:val="left"/>
                    <w:rPr>
                      <w:del w:author="Redline" w:id="160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rPr>
                <w:trHeight w:val="410" w:hRule="atLeast"/>
                <w:del w:author="Redline" w:id="161" w:date="1970-01-01T00:00:00Z"/>
              </w:trPr>
              <w:tc>
                <w:tcPr>
                  <w:tcW w:w="233" w:type="dxa"/>
                  <w:tcBorders>
                    <w:top w:val="single" w:sz="1" w:color="000000"/>
                    <w:left w:val="single" w:sz="1" w:color="000000"/>
                    <w:bottom w:val="single" w:sz="1" w:color="000000"/>
                    <w:right w:val="single" w:sz="1" w:color="000000"/>
                  </w:tcBorders>
                  <w:shd w:val="clear" w:fill=""/>
                </w:tcPr>
                <w:p>
                  <w:pPr>
                    <w:jc w:val="center"/>
                    <w:rPr>
                      <w:del w:author="Redline" w:id="162" w:date="1970-01-01T00:00:00Z"/>
                    </w:rPr>
                  </w:pPr>
                  <w:del w:author="Redline" w:id="163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Notes</w:delText>
                    </w:r>
                  </w:del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6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6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6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6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6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6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3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3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3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3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3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3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3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37" w:date="1970-01-01T00:00:00Z"/>
                    </w:rPr>
                  </w:pPr>
                </w:p>
              </w:tc>
            </w:tr>
          </w:tbl>
          <w:p/>
        </w:tc>
        <w:tc>
          <w:tcPr>
            <w:tcW w:w="3589" w:type="dxa"/>
          </w:tcPr>
          <w:p>
            <w:pPr>
              <w:jc w:val="center"/>
              <w:rPr>
                <w:ins w:author="Redline" w:id="238" w:date="1970-01-01T00:00:00Z"/>
                <w:b/>
              </w:rPr>
            </w:pPr>
            <w:ins w:author="Redline" w:id="239" w:date="1970-01-01T00:00:00Z">
              <w:r>
                <w:rPr>
                  <w:b/>
                </w:rPr>
                <w:t>MIÉRCOLES 18 DE SEPTIEMBRE</w:t>
              </w:r>
            </w:ins>
          </w:p>
        </w:tc>
        <w:tc>
          <w:tcPr>
            <w:tcW w:w="3226" w:type="dxa"/>
          </w:tcPr>
          <w:p>
            <w:pPr>
              <w:jc w:val="center"/>
              <w:rPr>
                <w:ins w:author="Redline" w:id="240" w:date="1970-01-01T00:00:00Z"/>
                <w:b/>
              </w:rPr>
            </w:pPr>
            <w:ins w:author="Redline" w:id="241" w:date="1970-01-01T00:00:00Z">
              <w:r>
                <w:rPr>
                  <w:b/>
                </w:rPr>
                <w:t>JUEVES 19 DE SEPTIEMBRE</w:t>
              </w:r>
            </w:ins>
          </w:p>
        </w:tc>
      </w:tr>
      <w:tr>
        <w:trPr>
          <w:ins w:author="Redline" w:id="242" w:date="1970-01-01T00:00:00Z"/>
        </w:trPr>
        <w:tc>
          <w:tcPr>
            <w:tcW w:w="3590" w:type="dxa"/>
          </w:tcPr>
          <w:p>
            <w:pPr>
              <w:rPr>
                <w:ins w:author="Redline" w:id="243" w:date="1970-01-01T00:00:00Z"/>
              </w:rPr>
            </w:pPr>
            <w:ins w:author="Redline" w:id="244" w:date="1970-01-01T00:00:00Z">
              <w:r>
                <w:t>-Presentación de la asignatura. Contenidos, Objetivos, Criterios de Evaluación, Pruebas evaluables.</w:t>
              </w:r>
            </w:ins>
          </w:p>
          <w:p>
            <w:pPr>
              <w:rPr>
                <w:ins w:author="Redline" w:id="245" w:date="1970-01-01T00:00:00Z"/>
              </w:rPr>
            </w:pPr>
          </w:p>
        </w:tc>
        <w:tc>
          <w:tcPr>
            <w:tcW w:w="3589" w:type="dxa"/>
          </w:tcPr>
          <w:p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ns w:author="Redline" w:id="246" w:date="1970-01-01T00:00:00Z"/>
              </w:rPr>
            </w:pPr>
            <w:ins w:author="Redline" w:id="247" w:date="1970-01-01T00:00:00Z">
              <w:r>
                <w:t>Repaso operaciones con matrices y determinantes y clasificación de sistemas de ecuaciones.</w:t>
              </w:r>
            </w:ins>
          </w:p>
          <w:p>
            <w:pPr>
              <w:pStyle w:val="ListParagraph"/>
              <w:rPr>
                <w:ins w:author="Redline" w:id="248" w:date="1970-01-01T00:00:00Z"/>
              </w:rPr>
            </w:pPr>
          </w:p>
        </w:tc>
        <w:tc>
          <w:tcPr>
            <w:tcW w:w="3589" w:type="dxa"/>
          </w:tcPr>
          <w:p>
            <w:pPr>
              <w:rPr>
                <w:ins w:author="Redline" w:id="249" w:date="1970-01-01T00:00:00Z"/>
              </w:rPr>
            </w:pPr>
            <w:ins w:author="Redline" w:id="250" w:date="1970-01-01T00:00:00Z">
              <w:r>
                <w:t>T.1 Espacios vectoriales: vectores y definición de espacio vectorial. Definición de subespacio vectorial y ejemplos.</w:t>
              </w:r>
            </w:ins>
          </w:p>
          <w:p>
            <w:pPr>
              <w:rPr>
                <w:ins w:author="Redline" w:id="251" w:date="1970-01-01T00:00:00Z"/>
              </w:rPr>
            </w:pPr>
          </w:p>
        </w:tc>
        <w:tc>
          <w:tcPr>
            <w:tcW w:w="3226" w:type="dxa"/>
          </w:tcPr>
          <w:p>
            <w:pPr>
              <w:rPr>
                <w:ins w:author="Redline" w:id="252" w:date="1970-01-01T00:00:00Z"/>
              </w:rPr>
            </w:pPr>
            <w:ins w:author="Redline" w:id="253" w:date="1970-01-01T00:00:00Z">
              <w:r>
                <w:t>- Ejercicios T.1 Espacios vectoriales.</w:t>
              </w:r>
            </w:ins>
          </w:p>
          <w:p>
            <w:pPr>
              <w:rPr>
                <w:ins w:author="Redline" w:id="254" w:date="1970-01-01T00:00:00Z"/>
              </w:rPr>
            </w:pPr>
          </w:p>
        </w:tc>
      </w:tr>
    </w:tbl>
    <w:p>
      <w:pPr>
        <w:rPr>
          <w:ins w:author="Redline" w:id="255" w:date="1970-01-01T00:00:00Z"/>
        </w:rPr>
      </w:pPr>
    </w:p>
    <w:p>
      <w:pPr>
        <w:rPr>
          <w:ins w:author="Redline" w:id="256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0"/>
        <w:gridCol w:w="3776"/>
      </w:tblGrid>
      <w:tr>
        <w:trPr>
          <w:ins w:author="Redline" w:id="257" w:date="1970-01-01T00:00:00Z"/>
        </w:trPr>
        <w:tc>
          <w:tcPr>
            <w:tcW w:w="3590" w:type="dxa"/>
          </w:tcPr>
          <w:p>
            <w:pPr>
              <w:jc w:val="center"/>
              <w:rPr>
                <w:ins w:author="Redline" w:id="258" w:date="1970-01-01T00:00:00Z"/>
                <w:b/>
              </w:rPr>
            </w:pPr>
            <w:ins w:author="Redline" w:id="259" w:date="1970-01-01T00:00:00Z">
              <w:r>
                <w:rPr>
                  <w:b/>
                </w:rPr>
                <w:t>MIÉRCOLES 25 DE SEPTIEMBRE</w:t>
              </w:r>
            </w:ins>
          </w:p>
        </w:tc>
        <w:tc>
          <w:tcPr>
            <w:tcW w:w="3776" w:type="dxa"/>
          </w:tcPr>
          <w:p>
            <w:pPr>
              <w:jc w:val="center"/>
              <w:rPr>
                <w:ins w:author="Redline" w:id="260" w:date="1970-01-01T00:00:00Z"/>
                <w:b/>
              </w:rPr>
            </w:pPr>
            <w:ins w:author="Redline" w:id="261" w:date="1970-01-01T00:00:00Z">
              <w:r>
                <w:rPr>
                  <w:b/>
                </w:rPr>
                <w:t>JUEVES 26 DE SEPTIEMBRE</w:t>
              </w:r>
            </w:ins>
          </w:p>
        </w:tc>
      </w:tr>
      <w:tr>
        <w:trPr>
          <w:ins w:author="Redline" w:id="262" w:date="1970-01-01T00:00:00Z"/>
        </w:trPr>
        <w:tc>
          <w:tcPr>
            <w:tcW w:w="3590" w:type="dxa"/>
          </w:tcPr>
          <w:p>
            <w:pPr>
              <w:rPr>
                <w:ins w:author="Redline" w:id="263" w:date="1970-01-01T00:00:00Z"/>
              </w:rPr>
            </w:pPr>
            <w:ins w:author="Redline" w:id="264" w:date="1970-01-01T00:00:00Z">
              <w:r>
                <w:t>- T.2 Transformaciones lineales: Definición, ejemplos, núcleo e imagen.</w:t>
              </w:r>
            </w:ins>
          </w:p>
          <w:p>
            <w:pPr>
              <w:rPr>
                <w:ins w:author="Redline" w:id="265" w:date="1970-01-01T00:00:00Z"/>
              </w:rPr>
            </w:pPr>
            <w:ins w:author="Redline" w:id="266" w:date="1970-01-01T00:00:00Z">
              <w:r>
                <w:t>- Ejercicios de transformaciones lineales.</w:t>
              </w:r>
            </w:ins>
          </w:p>
          <w:p>
            <w:pPr>
              <w:pStyle w:val="ListParagraph"/>
              <w:rPr>
                <w:ins w:author="Redline" w:id="267" w:date="1970-01-01T00:00:00Z"/>
              </w:rPr>
            </w:pPr>
          </w:p>
        </w:tc>
        <w:tc>
          <w:tcPr>
            <w:tcW w:w="3776" w:type="dxa"/>
          </w:tcPr>
          <w:p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ns w:author="Redline" w:id="268" w:date="1970-01-01T00:00:00Z"/>
              </w:rPr>
            </w:pPr>
            <w:ins w:author="Redline" w:id="269" w:date="1970-01-01T00:00:00Z">
              <w:r>
                <w:t>T.2 Transformaciones lineales: Autovalores y autovectores. Diagonalización.</w:t>
              </w:r>
            </w:ins>
          </w:p>
          <w:p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ns w:author="Redline" w:id="270" w:date="1970-01-01T00:00:00Z"/>
              </w:rPr>
            </w:pPr>
            <w:ins w:author="Redline" w:id="271" w:date="1970-01-01T00:00:00Z">
              <w:r>
                <w:t>Ejercicios de diagonalización.</w:t>
              </w:r>
            </w:ins>
          </w:p>
          <w:p>
            <w:pPr>
              <w:pStyle w:val="ListParagraph"/>
              <w:rPr>
                <w:ins w:author="Redline" w:id="272" w:date="1970-01-01T00:00:00Z"/>
              </w:rPr>
            </w:pPr>
          </w:p>
        </w:tc>
      </w:tr>
    </w:tbl>
    <w:p>
      <w:pPr>
        <w:rPr>
          <w:ins w:author="Redline" w:id="273" w:date="1970-01-01T00:00:00Z"/>
        </w:rPr>
      </w:pPr>
    </w:p>
    <w:p>
      <w:pPr>
        <w:rPr>
          <w:ins w:author="Redline" w:id="274" w:date="1970-01-01T00:00:00Z"/>
          <w:b/>
          <w:sz w:val="28"/>
          <w:szCs w:val="28"/>
        </w:rPr>
      </w:pPr>
      <w:ins w:author="Redline" w:id="275" w:date="1970-01-01T00:00:00Z">
        <w:r>
          <w:rPr>
            <w:b/>
            <w:sz w:val="28"/>
            <w:szCs w:val="28"/>
          </w:rPr>
          <w:t>OCTUBRE 2024</w:t>
        </w:r>
      </w:ins>
    </w:p>
    <w:p>
      <w:pPr>
        <w:rPr>
          <w:ins w:author="Redline" w:id="276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1946"/>
        <w:gridCol w:w="1875"/>
      </w:tblGrid>
      <w:tr>
        <w:trPr>
          <w:ins w:author="Redline" w:id="277" w:date="1970-01-01T00:00:00Z"/>
        </w:trPr>
        <w:tc>
          <w:tcPr>
            <w:tcW w:w="3590" w:type="dxa"/>
          </w:tcPr>
          <w:p>
            <w:pPr>
              <w:jc w:val="center"/>
              <w:rPr>
                <w:ins w:author="Redline" w:id="278" w:date="1970-01-01T00:00:00Z"/>
                <w:b/>
              </w:rPr>
            </w:pPr>
            <w:ins w:author="Redline" w:id="279" w:date="1970-01-01T00:00:00Z">
              <w:r>
                <w:rPr>
                  <w:b/>
                </w:rPr>
                <w:t>MIÉRCOLES 02 DE OCTUBRE</w:t>
              </w:r>
            </w:ins>
          </w:p>
        </w:tc>
        <w:tc>
          <w:tcPr>
            <w:tcW w:w="3589" w:type="dxa"/>
          </w:tcPr>
          <w:p>
            <w:pPr>
              <w:jc w:val="center"/>
              <w:rPr>
                <w:ins w:author="Redline" w:id="280" w:date="1970-01-01T00:00:00Z"/>
                <w:b/>
              </w:rPr>
            </w:pPr>
            <w:ins w:author="Redline" w:id="281" w:date="1970-01-01T00:00:00Z">
              <w:r>
                <w:rPr>
                  <w:b/>
                </w:rPr>
                <w:t>JUEVES 03 DE OCTUBRE</w:t>
              </w:r>
            </w:ins>
          </w:p>
        </w:tc>
        <w:tc>
          <w:tcPr>
            <w:tcW w:w="3589" w:type="dxa"/>
          </w:tcPr>
          <w:p>
            <w:pPr>
              <w:jc w:val="center"/>
              <w:rPr>
                <w:ins w:author="Redline" w:id="282" w:date="1970-01-01T00:00:00Z"/>
                <w:b/>
              </w:rPr>
            </w:pPr>
            <w:ins w:author="Redline" w:id="283" w:date="1970-01-01T00:00:00Z">
              <w:r>
                <w:rPr>
                  <w:b/>
                </w:rPr>
                <w:t>MIÉRCOLES 09 DE OCTUBRE</w:t>
              </w:r>
            </w:ins>
          </w:p>
        </w:tc>
        <w:tc>
          <w:tcPr>
            <w:tcW w:w="3226" w:type="dxa"/>
          </w:tcPr>
          <w:p>
            <w:pPr>
              <w:jc w:val="center"/>
              <w:rPr>
                <w:ins w:author="Redline" w:id="284" w:date="1970-01-01T00:00:00Z"/>
                <w:b/>
              </w:rPr>
            </w:pPr>
            <w:ins w:author="Redline" w:id="285" w:date="1970-01-01T00:00:00Z">
              <w:r>
                <w:rPr>
                  <w:b/>
                </w:rPr>
                <w:t>JUEVES 10 DE OCTUBRE</w:t>
              </w:r>
            </w:ins>
          </w:p>
        </w:tc>
      </w:tr>
      <w:tr>
        <w:trPr>
          <w:ins w:author="Redline" w:id="286" w:date="1970-01-01T00:00:00Z"/>
        </w:trPr>
        <w:tc>
          <w:tcPr>
            <w:tcW w:w="3590" w:type="dxa"/>
          </w:tcPr>
          <w:p>
            <w:pPr>
              <w:rPr>
                <w:ins w:author="Redline" w:id="287" w:date="1970-01-01T00:00:00Z"/>
              </w:rPr>
            </w:pPr>
            <w:ins w:author="Redline" w:id="288" w:date="1970-01-01T00:00:00Z">
              <w:r>
                <w:t>-T.2 Transformaciones lineales. Procesos secuenciales lineales. Espacio vectorial Euclídeo.</w:t>
              </w:r>
            </w:ins>
          </w:p>
          <w:p>
            <w:pPr>
              <w:rPr>
                <w:ins w:author="Redline" w:id="289" w:date="1970-01-01T00:00:00Z"/>
              </w:rPr>
            </w:pPr>
            <w:ins w:author="Redline" w:id="290" w:date="1970-01-01T00:00:00Z">
              <w:r>
                <w:t>-Ejercicios de procesos secuenciales.</w:t>
              </w:r>
            </w:ins>
          </w:p>
          <w:p>
            <w:pPr>
              <w:pStyle w:val="ListParagraph"/>
              <w:rPr>
                <w:ins w:author="Redline" w:id="291" w:date="1970-01-01T00:00:00Z"/>
              </w:rPr>
            </w:pPr>
          </w:p>
        </w:tc>
        <w:tc>
          <w:tcPr>
            <w:tcW w:w="3589" w:type="dxa"/>
          </w:tcPr>
          <w:p>
            <w:pPr>
              <w:rPr>
                <w:ins w:author="Redline" w:id="292" w:date="1970-01-01T00:00:00Z"/>
              </w:rPr>
            </w:pPr>
            <w:ins w:author="Redline" w:id="293" w:date="1970-01-01T00:00:00Z">
              <w:r>
                <w:t>T.2 Transformaciones lineales: Ejercicios.</w:t>
              </w:r>
            </w:ins>
          </w:p>
          <w:p>
            <w:pPr>
              <w:pStyle w:val="ListParagraph"/>
              <w:rPr>
                <w:ins w:author="Redline" w:id="294" w:date="1970-01-01T00:00:00Z"/>
              </w:rPr>
            </w:pPr>
          </w:p>
        </w:tc>
        <w:tc>
          <w:tcPr>
            <w:tcW w:w="3589" w:type="dxa"/>
          </w:tcPr>
          <w:p>
            <w:pPr>
              <w:rPr>
                <w:ins w:author="Redline" w:id="295" w:date="1970-01-01T00:00:00Z"/>
              </w:rPr>
            </w:pPr>
            <w:ins w:author="Redline" w:id="296" w:date="1970-01-01T00:00:00Z">
              <w:r>
                <w:t>-T.3 Formas Cuadráticas Reales. Definición y ejemplos.</w:t>
              </w:r>
            </w:ins>
          </w:p>
          <w:p>
            <w:pPr>
              <w:rPr>
                <w:ins w:author="Redline" w:id="297" w:date="1970-01-01T00:00:00Z"/>
              </w:rPr>
            </w:pPr>
          </w:p>
        </w:tc>
        <w:tc>
          <w:tcPr>
            <w:tcW w:w="3226" w:type="dxa"/>
          </w:tcPr>
          <w:p>
            <w:pPr>
              <w:rPr>
                <w:ins w:author="Redline" w:id="298" w:date="1970-01-01T00:00:00Z"/>
              </w:rPr>
            </w:pPr>
            <w:ins w:author="Redline" w:id="299" w:date="1970-01-01T00:00:00Z">
              <w:r>
                <w:t>-T.3 Formas Cuadráticas Reales. Clasificación y estudio del signo.</w:t>
              </w:r>
            </w:ins>
          </w:p>
          <w:p>
            <w:pPr>
              <w:rPr>
                <w:ins w:author="Redline" w:id="300" w:date="1970-01-01T00:00:00Z"/>
              </w:rPr>
            </w:pPr>
            <w:ins w:author="Redline" w:id="301" w:date="1970-01-01T00:00:00Z">
              <w:r>
                <w:t>-Ejercicios T.3 Clasificación formas cuadráticas.</w:t>
              </w:r>
            </w:ins>
          </w:p>
        </w:tc>
      </w:tr>
    </w:tbl>
    <w:p>
      <w:pPr>
        <w:rPr>
          <w:ins w:author="Redline" w:id="302" w:date="1970-01-01T00:00:00Z"/>
        </w:rPr>
      </w:pPr>
    </w:p>
    <w:p>
      <w:pPr>
        <w:rPr>
          <w:ins w:author="Redline" w:id="303" w:date="1970-01-01T00:00:00Z"/>
        </w:rPr>
      </w:pPr>
    </w:p>
    <w:p>
      <w:pPr>
        <w:rPr>
          <w:ins w:author="Redline" w:id="304" w:date="1970-01-01T00:00:00Z"/>
        </w:rPr>
      </w:pPr>
    </w:p>
    <w:p>
      <w:pPr>
        <w:rPr>
          <w:ins w:author="Redline" w:id="305" w:date="1970-01-01T00:00:00Z"/>
        </w:rPr>
      </w:pPr>
    </w:p>
    <w:p>
      <w:pPr>
        <w:rPr>
          <w:ins w:author="Redline" w:id="306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991"/>
        <w:gridCol w:w="2279"/>
        <w:gridCol w:w="2069"/>
      </w:tblGrid>
      <w:tr>
        <w:trPr>
          <w:ins w:author="Redline" w:id="307" w:date="1970-01-01T00:00:00Z"/>
        </w:trPr>
        <w:tc>
          <w:tcPr>
            <w:tcW w:w="3681" w:type="dxa"/>
          </w:tcPr>
          <w:p>
            <w:pPr>
              <w:jc w:val="center"/>
              <w:rPr>
                <w:ins w:author="Redline" w:id="308" w:date="1970-01-01T00:00:00Z"/>
                <w:b/>
              </w:rPr>
            </w:pPr>
            <w:ins w:author="Redline" w:id="309" w:date="1970-01-01T00:00:00Z">
              <w:r>
                <w:rPr>
                  <w:b/>
                </w:rPr>
                <w:t>MIÉRCOLES 16 DE OCTUBRE</w:t>
              </w:r>
            </w:ins>
          </w:p>
        </w:tc>
        <w:tc>
          <w:tcPr>
            <w:tcW w:w="3544" w:type="dxa"/>
          </w:tcPr>
          <w:p>
            <w:pPr>
              <w:jc w:val="center"/>
              <w:rPr>
                <w:ins w:author="Redline" w:id="310" w:date="1970-01-01T00:00:00Z"/>
                <w:b/>
              </w:rPr>
            </w:pPr>
            <w:ins w:author="Redline" w:id="311" w:date="1970-01-01T00:00:00Z">
              <w:r>
                <w:rPr>
                  <w:b/>
                </w:rPr>
                <w:t>JUEVES 17 DE OCTUBRE</w:t>
              </w:r>
            </w:ins>
          </w:p>
        </w:tc>
        <w:tc>
          <w:tcPr>
            <w:tcW w:w="3543" w:type="dxa"/>
          </w:tcPr>
          <w:p>
            <w:pPr>
              <w:jc w:val="center"/>
              <w:rPr>
                <w:ins w:author="Redline" w:id="312" w:date="1970-01-01T00:00:00Z"/>
                <w:b/>
              </w:rPr>
            </w:pPr>
            <w:ins w:author="Redline" w:id="313" w:date="1970-01-01T00:00:00Z">
              <w:r>
                <w:rPr>
                  <w:b/>
                </w:rPr>
                <w:t>MIÉRCOLES 23 DE OCTUBRE</w:t>
              </w:r>
            </w:ins>
          </w:p>
        </w:tc>
        <w:tc>
          <w:tcPr>
            <w:tcW w:w="3226" w:type="dxa"/>
          </w:tcPr>
          <w:p>
            <w:pPr>
              <w:jc w:val="center"/>
              <w:rPr>
                <w:ins w:author="Redline" w:id="314" w:date="1970-01-01T00:00:00Z"/>
                <w:b/>
              </w:rPr>
            </w:pPr>
            <w:ins w:author="Redline" w:id="315" w:date="1970-01-01T00:00:00Z">
              <w:r>
                <w:rPr>
                  <w:b/>
                </w:rPr>
                <w:t>JUEVES 24 DE OCTUBRE</w:t>
              </w:r>
            </w:ins>
          </w:p>
        </w:tc>
      </w:tr>
      <w:tr>
        <w:trPr>
          <w:ins w:author="Redline" w:id="316" w:date="1970-01-01T00:00:00Z"/>
        </w:trPr>
        <w:tc>
          <w:tcPr>
            <w:tcW w:w="3681" w:type="dxa"/>
          </w:tcPr>
          <w:p>
            <w:pPr>
              <w:rPr>
                <w:ins w:author="Redline" w:id="317" w:date="1970-01-01T00:00:00Z"/>
              </w:rPr>
            </w:pPr>
            <w:ins w:author="Redline" w:id="318" w:date="1970-01-01T00:00:00Z">
              <w:r>
                <w:t>-T.3 Formas Cuadráticas Reales: Ejercicios.</w:t>
              </w:r>
            </w:ins>
          </w:p>
        </w:tc>
        <w:tc>
          <w:tcPr>
            <w:tcW w:w="3544" w:type="dxa"/>
          </w:tcPr>
          <w:p>
            <w:pPr>
              <w:rPr>
                <w:ins w:author="Redline" w:id="319" w:date="1970-01-01T00:00:00Z"/>
              </w:rPr>
            </w:pPr>
            <w:ins w:author="Redline" w:id="320" w:date="1970-01-01T00:00:00Z">
              <w:r>
                <w:t>-Repaso de todo el Bloque de Álgebra Lineal.</w:t>
              </w:r>
            </w:ins>
          </w:p>
        </w:tc>
        <w:tc>
          <w:tcPr>
            <w:tcW w:w="3543" w:type="dxa"/>
          </w:tcPr>
          <w:p>
            <w:pPr>
              <w:rPr>
                <w:ins w:author="Redline" w:id="321" w:date="1970-01-01T00:00:00Z"/>
                <w:color w:val="FF0000"/>
              </w:rPr>
            </w:pPr>
            <w:ins w:author="Redline" w:id="322" w:date="1970-01-01T00:00:00Z">
              <w:r>
                <w:rPr>
                  <w:color w:val="FF0000"/>
                </w:rPr>
                <w:t>EXAMEN BLOQUE I. ÁLGEBRA LINEAL.</w:t>
              </w:r>
            </w:ins>
          </w:p>
          <w:p>
            <w:pPr>
              <w:rPr>
                <w:ins w:author="Redline" w:id="323" w:date="1970-01-01T00:00:00Z"/>
              </w:rPr>
            </w:pPr>
            <w:ins w:author="Redline" w:id="324" w:date="1970-01-01T00:00:00Z">
              <w:r>
                <w:rPr>
                  <w:color w:val="FF0000"/>
                </w:rPr>
                <w:t>40% nota de la asignatura. Se necesita un mínimo de 3 para hacer la media</w:t>
              </w:r>
              <w:r>
                <w:t xml:space="preserve"> </w:t>
              </w:r>
              <w:r>
                <w:rPr>
                  <w:color w:val="FF0000"/>
                </w:rPr>
                <w:t>y un mínimo de 5 para que se guarde para la convocatoria extraordinaria.</w:t>
              </w:r>
            </w:ins>
          </w:p>
        </w:tc>
        <w:tc>
          <w:tcPr>
            <w:tcW w:w="3226" w:type="dxa"/>
          </w:tcPr>
          <w:p>
            <w:pPr>
              <w:rPr>
                <w:ins w:author="Redline" w:id="325" w:date="1970-01-01T00:00:00Z"/>
              </w:rPr>
            </w:pPr>
            <w:ins w:author="Redline" w:id="326" w:date="1970-01-01T00:00:00Z">
              <w:r>
                <w:t>-T.4 Continuidad y Derivabilidad de funciones: Nociones topológicas. Límites y Continuidad de funciones.</w:t>
              </w:r>
            </w:ins>
          </w:p>
          <w:p>
            <w:pPr>
              <w:rPr>
                <w:ins w:author="Redline" w:id="327" w:date="1970-01-01T00:00:00Z"/>
              </w:rPr>
            </w:pPr>
            <w:ins w:author="Redline" w:id="328" w:date="1970-01-01T00:00:00Z">
              <w:r>
                <w:t>- Ejercicios de Límites y Continuidad.</w:t>
              </w:r>
            </w:ins>
          </w:p>
        </w:tc>
      </w:tr>
    </w:tbl>
    <w:p>
      <w:pPr>
        <w:rPr>
          <w:ins w:author="Redline" w:id="329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345"/>
      </w:tblGrid>
      <w:tr>
        <w:trPr>
          <w:ins w:author="Redline" w:id="330" w:date="1970-01-01T00:00:00Z"/>
        </w:trPr>
        <w:tc>
          <w:tcPr>
            <w:tcW w:w="3681" w:type="dxa"/>
          </w:tcPr>
          <w:p>
            <w:pPr>
              <w:jc w:val="center"/>
              <w:rPr>
                <w:ins w:author="Redline" w:id="331" w:date="1970-01-01T00:00:00Z"/>
                <w:b/>
              </w:rPr>
            </w:pPr>
            <w:ins w:author="Redline" w:id="332" w:date="1970-01-01T00:00:00Z">
              <w:r>
                <w:rPr>
                  <w:b/>
                </w:rPr>
                <w:t>MIÉRCOLES 30 DE OCTUBRE</w:t>
              </w:r>
            </w:ins>
          </w:p>
        </w:tc>
        <w:tc>
          <w:tcPr>
            <w:tcW w:w="3345" w:type="dxa"/>
          </w:tcPr>
          <w:p>
            <w:pPr>
              <w:jc w:val="center"/>
              <w:rPr>
                <w:ins w:author="Redline" w:id="333" w:date="1970-01-01T00:00:00Z"/>
                <w:b/>
              </w:rPr>
            </w:pPr>
            <w:ins w:author="Redline" w:id="334" w:date="1970-01-01T00:00:00Z">
              <w:r>
                <w:rPr>
                  <w:b/>
                </w:rPr>
                <w:t>JUEVES 31 DE OCTUBRE</w:t>
              </w:r>
            </w:ins>
          </w:p>
        </w:tc>
      </w:tr>
      <w:tr>
        <w:trPr>
          <w:ins w:author="Redline" w:id="335" w:date="1970-01-01T00:00:00Z"/>
        </w:trPr>
        <w:tc>
          <w:tcPr>
            <w:tcW w:w="3681" w:type="dxa"/>
          </w:tcPr>
          <w:p>
            <w:pPr>
              <w:rPr>
                <w:ins w:author="Redline" w:id="336" w:date="1970-01-01T00:00:00Z"/>
              </w:rPr>
            </w:pPr>
            <w:ins w:author="Redline" w:id="337" w:date="1970-01-01T00:00:00Z">
              <w:r>
                <w:t>-T.4 Continuidad y Derivabilidad de funciones: Derivadas en la función real de varias variables. Matriz de derivadas parciales.</w:t>
              </w:r>
            </w:ins>
          </w:p>
          <w:p>
            <w:pPr>
              <w:rPr>
                <w:ins w:author="Redline" w:id="338" w:date="1970-01-01T00:00:00Z"/>
              </w:rPr>
            </w:pPr>
            <w:ins w:author="Redline" w:id="339" w:date="1970-01-01T00:00:00Z">
              <w:r>
                <w:t>- Ejercicios de derivadas en varias variables.</w:t>
              </w:r>
            </w:ins>
          </w:p>
        </w:tc>
        <w:tc>
          <w:tcPr>
            <w:tcW w:w="3345" w:type="dxa"/>
          </w:tcPr>
          <w:p>
            <w:pPr>
              <w:rPr>
                <w:ins w:author="Redline" w:id="340" w:date="1970-01-01T00:00:00Z"/>
              </w:rPr>
            </w:pPr>
            <w:ins w:author="Redline" w:id="341" w:date="1970-01-01T00:00:00Z">
              <w:r>
                <w:t>-T.4 Continuidad y Derivabilidad de funciones: Aplicaciones económicas.</w:t>
              </w:r>
            </w:ins>
          </w:p>
          <w:p>
            <w:pPr>
              <w:rPr>
                <w:ins w:author="Redline" w:id="342" w:date="1970-01-01T00:00:00Z"/>
              </w:rPr>
            </w:pPr>
            <w:ins w:author="Redline" w:id="343" w:date="1970-01-01T00:00:00Z">
              <w:r>
                <w:t>- Ejercicios de aplicaciones económicas.</w:t>
              </w:r>
            </w:ins>
          </w:p>
        </w:tc>
      </w:tr>
    </w:tbl>
    <w:p>
      <w:pPr>
        <w:rPr>
          <w:ins w:author="Redline" w:id="344" w:date="1970-01-01T00:00:00Z"/>
        </w:rPr>
      </w:pPr>
    </w:p>
    <w:p>
      <w:pPr>
        <w:rPr>
          <w:ins w:author="Redline" w:id="345" w:date="1970-01-01T00:00:00Z"/>
          <w:b/>
          <w:sz w:val="28"/>
          <w:szCs w:val="28"/>
        </w:rPr>
      </w:pPr>
      <w:ins w:author="Redline" w:id="346" w:date="1970-01-01T00:00:00Z">
        <w:r>
          <w:rPr>
            <w:b/>
            <w:sz w:val="28"/>
            <w:szCs w:val="28"/>
          </w:rPr>
          <w:t>NOVIEMBRE 2024</w:t>
        </w:r>
      </w:ins>
    </w:p>
    <w:p>
      <w:pPr>
        <w:rPr>
          <w:ins w:author="Redline" w:id="347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2220"/>
        <w:gridCol w:w="2220"/>
        <w:gridCol w:w="2134"/>
      </w:tblGrid>
      <w:tr>
        <w:trPr>
          <w:ins w:author="Redline" w:id="348" w:date="1970-01-01T00:00:00Z"/>
        </w:trPr>
        <w:tc>
          <w:tcPr>
            <w:tcW w:w="3590" w:type="dxa"/>
          </w:tcPr>
          <w:p>
            <w:pPr>
              <w:rPr>
                <w:ins w:author="Redline" w:id="349" w:date="1970-01-01T00:00:00Z"/>
                <w:b/>
              </w:rPr>
            </w:pPr>
            <w:ins w:author="Redline" w:id="350" w:date="1970-01-01T00:00:00Z">
              <w:r>
                <w:rPr>
                  <w:b/>
                </w:rPr>
                <w:t>MIÉRCOLES 06 DE NOVIEMBRE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351" w:date="1970-01-01T00:00:00Z"/>
                <w:b/>
              </w:rPr>
            </w:pPr>
            <w:ins w:author="Redline" w:id="352" w:date="1970-01-01T00:00:00Z">
              <w:r>
                <w:rPr>
                  <w:b/>
                </w:rPr>
                <w:t>JUEVES 07 DE NOVIEMBRE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353" w:date="1970-01-01T00:00:00Z"/>
                <w:b/>
              </w:rPr>
            </w:pPr>
            <w:ins w:author="Redline" w:id="354" w:date="1970-01-01T00:00:00Z">
              <w:r>
                <w:rPr>
                  <w:b/>
                </w:rPr>
                <w:t>MIÉRCOLES 13 DE NOVIEMBRE</w:t>
              </w:r>
            </w:ins>
          </w:p>
        </w:tc>
        <w:tc>
          <w:tcPr>
            <w:tcW w:w="3226" w:type="dxa"/>
          </w:tcPr>
          <w:p>
            <w:pPr>
              <w:rPr>
                <w:ins w:author="Redline" w:id="355" w:date="1970-01-01T00:00:00Z"/>
                <w:b/>
              </w:rPr>
            </w:pPr>
            <w:ins w:author="Redline" w:id="356" w:date="1970-01-01T00:00:00Z">
              <w:r>
                <w:rPr>
                  <w:b/>
                </w:rPr>
                <w:t>JUEVES 14 DE NOVIEMBRE</w:t>
              </w:r>
            </w:ins>
          </w:p>
        </w:tc>
      </w:tr>
      <w:tr>
        <w:trPr>
          <w:ins w:author="Redline" w:id="357" w:date="1970-01-01T00:00:00Z"/>
        </w:trPr>
        <w:tc>
          <w:tcPr>
            <w:tcW w:w="3590" w:type="dxa"/>
          </w:tcPr>
          <w:p>
            <w:pPr>
              <w:rPr>
                <w:ins w:author="Redline" w:id="358" w:date="1970-01-01T00:00:00Z"/>
              </w:rPr>
            </w:pPr>
            <w:ins w:author="Redline" w:id="359" w:date="1970-01-01T00:00:00Z">
              <w:r>
                <w:t>T.4 Continuidad y Derivabilidad de funciones: Ejercicios de tema.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360" w:date="1970-01-01T00:00:00Z"/>
              </w:rPr>
            </w:pPr>
            <w:ins w:author="Redline" w:id="361" w:date="1970-01-01T00:00:00Z">
              <w:r>
                <w:t>T.5 Diferenciabilidad: Diferenciabilidad en un punto. Condición suficiente de diferenciabilidad. Teorema de Schwartz.</w:t>
              </w:r>
            </w:ins>
          </w:p>
          <w:p>
            <w:pPr>
              <w:rPr>
                <w:ins w:author="Redline" w:id="362" w:date="1970-01-01T00:00:00Z"/>
              </w:rPr>
            </w:pPr>
            <w:ins w:author="Redline" w:id="363" w:date="1970-01-01T00:00:00Z">
              <w:r>
                <w:t>- Ejercicios diferenciabilidad.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364" w:date="1970-01-01T00:00:00Z"/>
              </w:rPr>
            </w:pPr>
            <w:ins w:author="Redline" w:id="365" w:date="1970-01-01T00:00:00Z">
              <w:r>
                <w:t>T.5 Diferenciabilidad: Extremos relativos en varias variables.</w:t>
              </w:r>
            </w:ins>
          </w:p>
          <w:p>
            <w:pPr>
              <w:rPr>
                <w:ins w:author="Redline" w:id="366" w:date="1970-01-01T00:00:00Z"/>
              </w:rPr>
            </w:pPr>
            <w:ins w:author="Redline" w:id="367" w:date="1970-01-01T00:00:00Z">
              <w:r>
                <w:t>- Ejercicios de extremos relativos.</w:t>
              </w:r>
            </w:ins>
          </w:p>
        </w:tc>
        <w:tc>
          <w:tcPr>
            <w:tcW w:w="3226" w:type="dxa"/>
          </w:tcPr>
          <w:p>
            <w:pPr>
              <w:rPr>
                <w:ins w:author="Redline" w:id="368" w:date="1970-01-01T00:00:00Z"/>
              </w:rPr>
            </w:pPr>
            <w:ins w:author="Redline" w:id="369" w:date="1970-01-01T00:00:00Z">
              <w:r>
                <w:t>T.5 Diferenciabilidad: Ejercicios del tema.</w:t>
              </w:r>
            </w:ins>
          </w:p>
        </w:tc>
      </w:tr>
    </w:tbl>
    <w:p>
      <w:pPr>
        <w:rPr>
          <w:ins w:author="Redline" w:id="370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28"/>
        <w:gridCol w:w="2118"/>
        <w:gridCol w:w="2118"/>
      </w:tblGrid>
      <w:tr>
        <w:trPr>
          <w:ins w:author="Redline" w:id="371" w:date="1970-01-01T00:00:00Z"/>
        </w:trPr>
        <w:tc>
          <w:tcPr>
            <w:tcW w:w="3516" w:type="dxa"/>
          </w:tcPr>
          <w:p>
            <w:pPr>
              <w:rPr>
                <w:ins w:author="Redline" w:id="372" w:date="1970-01-01T00:00:00Z"/>
                <w:b/>
              </w:rPr>
            </w:pPr>
            <w:ins w:author="Redline" w:id="373" w:date="1970-01-01T00:00:00Z">
              <w:r>
                <w:rPr>
                  <w:b/>
                </w:rPr>
                <w:t>MIÉRCOLES 20 DE NOVIEMBRE</w:t>
              </w:r>
            </w:ins>
          </w:p>
        </w:tc>
        <w:tc>
          <w:tcPr>
            <w:tcW w:w="3510" w:type="dxa"/>
          </w:tcPr>
          <w:p>
            <w:pPr>
              <w:rPr>
                <w:ins w:author="Redline" w:id="374" w:date="1970-01-01T00:00:00Z"/>
                <w:b/>
              </w:rPr>
            </w:pPr>
            <w:ins w:author="Redline" w:id="375" w:date="1970-01-01T00:00:00Z">
              <w:r>
                <w:rPr>
                  <w:b/>
                </w:rPr>
                <w:t>JUEVES 21 DE NOVIEMBRE</w:t>
              </w:r>
            </w:ins>
          </w:p>
        </w:tc>
        <w:tc>
          <w:tcPr>
            <w:tcW w:w="3484" w:type="dxa"/>
          </w:tcPr>
          <w:p>
            <w:pPr>
              <w:rPr>
                <w:ins w:author="Redline" w:id="376" w:date="1970-01-01T00:00:00Z"/>
                <w:b/>
              </w:rPr>
            </w:pPr>
            <w:ins w:author="Redline" w:id="377" w:date="1970-01-01T00:00:00Z">
              <w:r>
                <w:rPr>
                  <w:b/>
                </w:rPr>
                <w:t>MIÉRCOLES 27 DE NOVIEMBRE</w:t>
              </w:r>
            </w:ins>
          </w:p>
        </w:tc>
        <w:tc>
          <w:tcPr>
            <w:tcW w:w="3484" w:type="dxa"/>
          </w:tcPr>
          <w:p>
            <w:pPr>
              <w:rPr>
                <w:ins w:author="Redline" w:id="378" w:date="1970-01-01T00:00:00Z"/>
                <w:b/>
              </w:rPr>
            </w:pPr>
            <w:ins w:author="Redline" w:id="379" w:date="1970-01-01T00:00:00Z">
              <w:r>
                <w:rPr>
                  <w:b/>
                </w:rPr>
                <w:t>JUEVES 28 DE NOVIEMBRE</w:t>
              </w:r>
            </w:ins>
          </w:p>
        </w:tc>
      </w:tr>
      <w:tr>
        <w:trPr>
          <w:ins w:author="Redline" w:id="380" w:date="1970-01-01T00:00:00Z"/>
        </w:trPr>
        <w:tc>
          <w:tcPr>
            <w:tcW w:w="3516" w:type="dxa"/>
          </w:tcPr>
          <w:p>
            <w:pPr>
              <w:rPr>
                <w:ins w:author="Redline" w:id="381" w:date="1970-01-01T00:00:00Z"/>
              </w:rPr>
            </w:pPr>
            <w:ins w:author="Redline" w:id="382" w:date="1970-01-01T00:00:00Z">
              <w:r>
                <w:t>-T.6 Integral Indefinida: Integrales inmediatas.</w:t>
              </w:r>
            </w:ins>
          </w:p>
          <w:p>
            <w:pPr>
              <w:rPr>
                <w:ins w:author="Redline" w:id="383" w:date="1970-01-01T00:00:00Z"/>
              </w:rPr>
            </w:pPr>
            <w:ins w:author="Redline" w:id="384" w:date="1970-01-01T00:00:00Z">
              <w:r>
                <w:t>-Ejercicios integrales inmediatas.</w:t>
              </w:r>
            </w:ins>
          </w:p>
        </w:tc>
        <w:tc>
          <w:tcPr>
            <w:tcW w:w="3510" w:type="dxa"/>
          </w:tcPr>
          <w:p>
            <w:pPr>
              <w:rPr>
                <w:ins w:author="Redline" w:id="385" w:date="1970-01-01T00:00:00Z"/>
              </w:rPr>
            </w:pPr>
            <w:ins w:author="Redline" w:id="386" w:date="1970-01-01T00:00:00Z">
              <w:r>
                <w:t>-T.6 Integral Indefinida: Métodos de integración.</w:t>
              </w:r>
            </w:ins>
          </w:p>
          <w:p>
            <w:pPr>
              <w:rPr>
                <w:ins w:author="Redline" w:id="387" w:date="1970-01-01T00:00:00Z"/>
              </w:rPr>
            </w:pPr>
            <w:ins w:author="Redline" w:id="388" w:date="1970-01-01T00:00:00Z">
              <w:r>
                <w:t>- Ejercicios integrales por diferentes métodos de integración.</w:t>
              </w:r>
            </w:ins>
          </w:p>
        </w:tc>
        <w:tc>
          <w:tcPr>
            <w:tcW w:w="3484" w:type="dxa"/>
          </w:tcPr>
          <w:p>
            <w:pPr>
              <w:rPr>
                <w:ins w:author="Redline" w:id="389" w:date="1970-01-01T00:00:00Z"/>
              </w:rPr>
            </w:pPr>
            <w:ins w:author="Redline" w:id="390" w:date="1970-01-01T00:00:00Z">
              <w:r>
                <w:t>- T.6 Integral Indefinida: Aplicaciones económicas.</w:t>
              </w:r>
            </w:ins>
          </w:p>
          <w:p>
            <w:pPr>
              <w:rPr>
                <w:ins w:author="Redline" w:id="391" w:date="1970-01-01T00:00:00Z"/>
              </w:rPr>
            </w:pPr>
            <w:ins w:author="Redline" w:id="392" w:date="1970-01-01T00:00:00Z">
              <w:r>
                <w:t>-Ejercicios aplicaciones económicas.</w:t>
              </w:r>
            </w:ins>
          </w:p>
        </w:tc>
        <w:tc>
          <w:tcPr>
            <w:tcW w:w="3484" w:type="dxa"/>
          </w:tcPr>
          <w:p>
            <w:pPr>
              <w:rPr>
                <w:ins w:author="Redline" w:id="393" w:date="1970-01-01T00:00:00Z"/>
              </w:rPr>
            </w:pPr>
            <w:ins w:author="Redline" w:id="394" w:date="1970-01-01T00:00:00Z">
              <w:r>
                <w:t>- T.6 Integral Indefinida: Ejercicios del tema.</w:t>
              </w:r>
            </w:ins>
          </w:p>
        </w:tc>
      </w:tr>
    </w:tbl>
    <w:p>
      <w:pPr>
        <w:rPr>
          <w:ins w:author="Redline" w:id="395" w:date="1970-01-01T00:00:00Z"/>
        </w:rPr>
      </w:pPr>
    </w:p>
    <w:p>
      <w:pPr>
        <w:rPr>
          <w:ins w:author="Redline" w:id="396" w:date="1970-01-01T00:00:00Z"/>
        </w:rPr>
      </w:pPr>
    </w:p>
    <w:p>
      <w:pPr>
        <w:rPr>
          <w:ins w:author="Redline" w:id="397" w:date="1970-01-01T00:00:00Z"/>
          <w:b/>
          <w:sz w:val="28"/>
          <w:szCs w:val="28"/>
        </w:rPr>
      </w:pPr>
      <w:ins w:author="Redline" w:id="398" w:date="1970-01-01T00:00:00Z">
        <w:r>
          <w:rPr>
            <w:b/>
            <w:sz w:val="28"/>
            <w:szCs w:val="28"/>
          </w:rPr>
          <w:t>DICIEMBRE 2024</w:t>
        </w:r>
      </w:ins>
    </w:p>
    <w:p>
      <w:pPr>
        <w:rPr>
          <w:ins w:author="Redline" w:id="399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2931"/>
        <w:gridCol w:w="2649"/>
      </w:tblGrid>
      <w:tr>
        <w:trPr>
          <w:ins w:author="Redline" w:id="400" w:date="1970-01-01T00:00:00Z"/>
        </w:trPr>
        <w:tc>
          <w:tcPr>
            <w:tcW w:w="3590" w:type="dxa"/>
          </w:tcPr>
          <w:p>
            <w:pPr>
              <w:jc w:val="center"/>
              <w:rPr>
                <w:ins w:author="Redline" w:id="401" w:date="1970-01-01T00:00:00Z"/>
                <w:b/>
              </w:rPr>
            </w:pPr>
            <w:ins w:author="Redline" w:id="402" w:date="1970-01-01T00:00:00Z">
              <w:r>
                <w:rPr>
                  <w:b/>
                </w:rPr>
                <w:t>MIÉRCOLES 04 DE DICIEMBRE</w:t>
              </w:r>
            </w:ins>
          </w:p>
        </w:tc>
        <w:tc>
          <w:tcPr>
            <w:tcW w:w="3589" w:type="dxa"/>
          </w:tcPr>
          <w:p>
            <w:pPr>
              <w:jc w:val="center"/>
              <w:rPr>
                <w:ins w:author="Redline" w:id="403" w:date="1970-01-01T00:00:00Z"/>
                <w:b/>
              </w:rPr>
            </w:pPr>
            <w:ins w:author="Redline" w:id="404" w:date="1970-01-01T00:00:00Z">
              <w:r>
                <w:rPr>
                  <w:b/>
                </w:rPr>
                <w:t>MIÉRCOLES 11 DE DICIEMBRE</w:t>
              </w:r>
            </w:ins>
          </w:p>
        </w:tc>
        <w:tc>
          <w:tcPr>
            <w:tcW w:w="3226" w:type="dxa"/>
          </w:tcPr>
          <w:p>
            <w:pPr>
              <w:jc w:val="center"/>
              <w:rPr>
                <w:ins w:author="Redline" w:id="405" w:date="1970-01-01T00:00:00Z"/>
                <w:b/>
              </w:rPr>
            </w:pPr>
            <w:ins w:author="Redline" w:id="406" w:date="1970-01-01T00:00:00Z">
              <w:r>
                <w:rPr>
                  <w:b/>
                </w:rPr>
                <w:t>JUEVES 12 DE DICIEMBRE</w:t>
              </w:r>
            </w:ins>
          </w:p>
        </w:tc>
      </w:tr>
      <w:tr>
        <w:trPr>
          <w:ins w:author="Redline" w:id="407" w:date="1970-01-01T00:00:00Z"/>
        </w:trPr>
        <w:tc>
          <w:tcPr>
            <w:tcW w:w="3590" w:type="dxa"/>
          </w:tcPr>
          <w:p>
            <w:pPr>
              <w:rPr>
                <w:ins w:author="Redline" w:id="408" w:date="1970-01-01T00:00:00Z"/>
              </w:rPr>
            </w:pPr>
            <w:ins w:author="Redline" w:id="409" w:date="1970-01-01T00:00:00Z">
              <w:r>
                <w:t>-T.7 Integral definida: Integral según Riemann. Regla de Barrow.</w:t>
              </w:r>
            </w:ins>
          </w:p>
          <w:p>
            <w:pPr>
              <w:rPr>
                <w:ins w:author="Redline" w:id="410" w:date="1970-01-01T00:00:00Z"/>
              </w:rPr>
            </w:pPr>
            <w:ins w:author="Redline" w:id="411" w:date="1970-01-01T00:00:00Z">
              <w:r>
                <w:t>-Ejercicios regla de Barrow.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412" w:date="1970-01-01T00:00:00Z"/>
              </w:rPr>
            </w:pPr>
            <w:ins w:author="Redline" w:id="413" w:date="1970-01-01T00:00:00Z">
              <w:r>
                <w:t>-T.7 Integral definida: Aplicaciones de la integral de Riemann.</w:t>
              </w:r>
            </w:ins>
          </w:p>
          <w:p>
            <w:pPr>
              <w:rPr>
                <w:ins w:author="Redline" w:id="414" w:date="1970-01-01T00:00:00Z"/>
              </w:rPr>
            </w:pPr>
            <w:ins w:author="Redline" w:id="415" w:date="1970-01-01T00:00:00Z">
              <w:r>
                <w:t>-Ejercicios aplicación integral de Riemann.</w:t>
              </w:r>
            </w:ins>
          </w:p>
        </w:tc>
        <w:tc>
          <w:tcPr>
            <w:tcW w:w="3226" w:type="dxa"/>
          </w:tcPr>
          <w:p>
            <w:pPr>
              <w:rPr>
                <w:ins w:author="Redline" w:id="416" w:date="1970-01-01T00:00:00Z"/>
              </w:rPr>
            </w:pPr>
            <w:ins w:author="Redline" w:id="417" w:date="1970-01-01T00:00:00Z">
              <w:r>
                <w:t>-T.7 Integral definida: Integral Gamma.</w:t>
              </w:r>
            </w:ins>
          </w:p>
          <w:p>
            <w:pPr>
              <w:rPr>
                <w:ins w:author="Redline" w:id="418" w:date="1970-01-01T00:00:00Z"/>
              </w:rPr>
            </w:pPr>
            <w:ins w:author="Redline" w:id="419" w:date="1970-01-01T00:00:00Z">
              <w:r>
                <w:t>-Ejercicios integral Gamma.</w:t>
              </w:r>
            </w:ins>
          </w:p>
        </w:tc>
      </w:tr>
    </w:tbl>
    <w:p>
      <w:pPr>
        <w:rPr>
          <w:ins w:author="Redline" w:id="420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7"/>
        <w:gridCol w:w="2796"/>
        <w:gridCol w:w="2891"/>
      </w:tblGrid>
      <w:tr>
        <w:trPr>
          <w:ins w:author="Redline" w:id="421" w:date="1970-01-01T00:00:00Z"/>
        </w:trPr>
        <w:tc>
          <w:tcPr>
            <w:tcW w:w="3516" w:type="dxa"/>
          </w:tcPr>
          <w:p>
            <w:pPr>
              <w:jc w:val="center"/>
              <w:rPr>
                <w:ins w:author="Redline" w:id="422" w:date="1970-01-01T00:00:00Z"/>
                <w:b/>
              </w:rPr>
            </w:pPr>
            <w:ins w:author="Redline" w:id="423" w:date="1970-01-01T00:00:00Z">
              <w:r>
                <w:rPr>
                  <w:b/>
                </w:rPr>
                <w:t>MIÉRCOLES 18 DE DICIEMBRE</w:t>
              </w:r>
            </w:ins>
          </w:p>
        </w:tc>
        <w:tc>
          <w:tcPr>
            <w:tcW w:w="3510" w:type="dxa"/>
          </w:tcPr>
          <w:p>
            <w:pPr>
              <w:jc w:val="center"/>
              <w:rPr>
                <w:ins w:author="Redline" w:id="424" w:date="1970-01-01T00:00:00Z"/>
                <w:b/>
              </w:rPr>
            </w:pPr>
            <w:ins w:author="Redline" w:id="425" w:date="1970-01-01T00:00:00Z">
              <w:r>
                <w:rPr>
                  <w:b/>
                </w:rPr>
                <w:t>JUEVES 19 DE DICIEMBRE</w:t>
              </w:r>
            </w:ins>
          </w:p>
        </w:tc>
        <w:tc>
          <w:tcPr>
            <w:tcW w:w="3510" w:type="dxa"/>
          </w:tcPr>
          <w:p>
            <w:pPr>
              <w:jc w:val="center"/>
              <w:rPr>
                <w:ins w:author="Redline" w:id="426" w:date="1970-01-01T00:00:00Z"/>
                <w:b/>
              </w:rPr>
            </w:pPr>
            <w:ins w:author="Redline" w:id="427" w:date="1970-01-01T00:00:00Z">
              <w:r>
                <w:rPr>
                  <w:b/>
                </w:rPr>
                <w:t>MIÉRCOLES 22 DE ENERO</w:t>
              </w:r>
            </w:ins>
          </w:p>
        </w:tc>
      </w:tr>
      <w:tr>
        <w:trPr>
          <w:ins w:author="Redline" w:id="428" w:date="1970-01-01T00:00:00Z"/>
        </w:trPr>
        <w:tc>
          <w:tcPr>
            <w:tcW w:w="3516" w:type="dxa"/>
          </w:tcPr>
          <w:p>
            <w:pPr>
              <w:rPr>
                <w:ins w:author="Redline" w:id="429" w:date="1970-01-01T00:00:00Z"/>
              </w:rPr>
            </w:pPr>
            <w:ins w:author="Redline" w:id="430" w:date="1970-01-01T00:00:00Z">
              <w:r>
                <w:t>-T.7 Integral Definida: Ejercicios</w:t>
              </w:r>
            </w:ins>
          </w:p>
        </w:tc>
        <w:tc>
          <w:tcPr>
            <w:tcW w:w="3510" w:type="dxa"/>
          </w:tcPr>
          <w:p>
            <w:pPr>
              <w:rPr>
                <w:ins w:author="Redline" w:id="431" w:date="1970-01-01T00:00:00Z"/>
              </w:rPr>
            </w:pPr>
            <w:ins w:author="Redline" w:id="432" w:date="1970-01-01T00:00:00Z">
              <w:r>
                <w:t>-Ejercicios Bloque II: Cálculo Diferencial e Integral.</w:t>
              </w:r>
            </w:ins>
          </w:p>
        </w:tc>
        <w:tc>
          <w:tcPr>
            <w:tcW w:w="3510" w:type="dxa"/>
          </w:tcPr>
          <w:p>
            <w:pPr>
              <w:rPr>
                <w:ins w:author="Redline" w:id="433" w:date="1970-01-01T00:00:00Z"/>
                <w:color w:val="FF0000"/>
              </w:rPr>
            </w:pPr>
            <w:ins w:author="Redline" w:id="434" w:date="1970-01-01T00:00:00Z">
              <w:r>
                <w:rPr>
                  <w:color w:val="FF0000"/>
                </w:rPr>
                <w:t xml:space="preserve">EXAMEN BLOQUE </w:t>
              </w:r>
              <w:r>
                <w:rPr>
                  <w:color w:val="FF0000"/>
                </w:rPr>
                <w:t>I</w:t>
              </w:r>
              <w:r>
                <w:rPr>
                  <w:color w:val="FF0000"/>
                </w:rPr>
                <w:t xml:space="preserve">I. </w:t>
              </w:r>
              <w:r>
                <w:rPr>
                  <w:color w:val="FF0000"/>
                </w:rPr>
                <w:t>Cálculo Diferencial e Integral.</w:t>
              </w:r>
            </w:ins>
          </w:p>
          <w:p>
            <w:pPr>
              <w:rPr>
                <w:ins w:author="Redline" w:id="435" w:date="1970-01-01T00:00:00Z"/>
              </w:rPr>
            </w:pPr>
            <w:ins w:author="Redline" w:id="436" w:date="1970-01-01T00:00:00Z">
              <w:r>
                <w:rPr>
                  <w:color w:val="FF0000"/>
                </w:rPr>
                <w:t>6</w:t>
              </w:r>
              <w:r>
                <w:rPr>
                  <w:color w:val="FF0000"/>
                </w:rPr>
                <w:t>0% nota de la asignatura. Se necesita un mínimo de 3 para hacer la media</w:t>
              </w:r>
              <w:r>
                <w:rPr>
                  <w:color w:val="FF0000"/>
                </w:rPr>
                <w:t xml:space="preserve"> y un mínimo de 5 para que se guarde para la convocatoria extraordinaria.</w:t>
              </w:r>
            </w:ins>
          </w:p>
        </w:tc>
      </w:tr>
    </w:tbl>
    <w:sectPr>
      <w:footerReference w:type="default" r:id="rId10"/>
      <w:headerReference w:type="default" r:id="rId9"/>
      <w:pgSz w:w="11906" w:h="16838"/>
      <w:pgMar w:top="1417" w:right="1701" w:bottom="1417" w:left="1701" w:header="708" w:footer="708" w:gutter="0"/>
      <w:cols w:space="708" w:num="1"/>
      <w:docGrid w:linePitch="360"/>
      <w:sectPrChange w:author="Redline" w:date="1970-01-01T00:00:00Z" w:id="437">
        <w:sectPr>
          <w:pgSz w:orient="landscape" w:w="24480" w:h="15840"/>
          <w:pgMar w:top="900" w:right="1440" w:bottom="800" w:left="1440" w:header="720" w:footer="720" w:gutter="0"/>
          <w:cols w:num="1" w:space="720"/>
        </w:sectPr>
      </w:sectPrChange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>
    <w:pPr>
      <w:pStyle w:val="Footer"/>
      <w:rPr>
        <w:ins w:author="Redline" w:date="1970-01-01T00:00:00Z" w:id="2"/>
        <w:b/>
        <w:sz w:val="24"/>
        <w:szCs w:val="24"/>
      </w:rPr>
    </w:pPr>
    <w:ins w:author="Redline" w:date="1970-01-01T00:00:00Z" w:id="1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4920615</wp:posOffset>
            </wp:positionH>
            <wp:positionV relativeFrom="paragraph">
              <wp:posOffset>87630</wp:posOffset>
            </wp:positionV>
            <wp:extent cx="1173480" cy="514350"/>
            <wp:effectExtent l="0" t="0" r="762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-495935</wp:posOffset>
            </wp:positionH>
            <wp:positionV relativeFrom="paragraph">
              <wp:posOffset>62230</wp:posOffset>
            </wp:positionV>
            <wp:extent cx="1864995" cy="520700"/>
            <wp:effectExtent l="0" t="0" r="1905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</w:rPr>
        <w:tab/>
      </w:r>
      <w:r>
        <w:rPr>
          <w:b/>
          <w:sz w:val="24"/>
          <w:szCs w:val="24"/>
        </w:rPr>
        <w:t>MARÍA M. SÁNCHEZ MARTÍN</w:t>
      </w:r>
      <w:r>
        <w:rPr>
          <w:b/>
          <w:sz w:val="24"/>
          <w:szCs w:val="24"/>
        </w:rPr>
        <w:ptab w:relativeTo="margin" w:alignment="right" w:leader="none"/>
      </w:r>
    </w:ins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header1.xml><?xml version="1.0" encoding="utf-8"?>
<w:hd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>
    <w:pPr>
      <w:pStyle w:val="Header"/>
      <w:ind w:left="-426"/>
      <w:rPr>
        <w:ins w:author="Redline" w:date="1970-01-01T00:00:00Z" w:id="2"/>
      </w:rPr>
    </w:pPr>
    <w:ins w:author="Redline" w:date="1970-01-01T00:00:00Z" w:id="1">
      <w:r>
        <w:t>MATEMÁTICAS EMPRESARIALES</w:t>
      </w:r>
      <w:r>
        <w:ptab w:relativeTo="margin" w:alignment="center" w:leader="none"/>
      </w:r>
      <w:r>
        <w:ptab w:relativeTo="margin" w:alignment="right" w:leader="none"/>
      </w:r>
      <w:r>
        <w:t>CURSO 2024/2025</w:t>
      </w:r>
    </w:ins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5="http://schemas.microsoft.com/office/word/2012/wordml" xmlns:wne="http://schemas.microsoft.com/office/word/2006/wordml" xmlns:wp="http://schemas.openxmlformats.org/drawingml/2006/wordprocessingDrawing" ve:Ignorable="w15">
  <w:abstractNum xmlns:w15="http://schemas.microsoft.com/office/word/2012/wordml" w:abstractNumId="0" w15:restartNumberingAfterBreak="0">
    <w:nsid w:val="628C61FB"/>
    <w:multiLevelType w:val="hybridMultilevel"/>
    <w:tmpl w:val="0C28D348"/>
    <w:lvl w:ilvl="0" w:tplc="BBB45C4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59" w:lineRule="auto"/>
      <w:pPrChange w:id="7" w:author="Redline" w:date="1970-01-01T00:00:00Z">
        <w:pPr>
          <w:spacing w:after="0" w:line="240" w:lineRule="auto"/>
          <w:jc w:val="both"/>
        </w:pPr>
      </w:pPrChange>
    </w:pPr>
    <w:rPr>
      <w:rFonts w:asciiTheme="minorHAnsi" w:hAnsiTheme="minorHAnsi" w:eastAsiaTheme="minorHAnsi" w:cstheme="minorBidi"/>
      <w:sz w:val="22"/>
      <w:szCs w:val="22"/>
      <w:lang w:val="es-ES"/>
      <w:rPrChange w:id="8" w:author="Redline" w:date="1970-01-01T00:00:00Z">
        <w:rPr>
          <w:rFonts w:ascii="Arial" w:hAnsi="Arial" w:eastAsia="Arial" w:cs="Arial"/>
          <w:sz w:val="20"/>
          <w:szCs w:val="20"/>
          <w:lang w:val="en-US"/>
        </w:rPr>
      </w:rPrChange>
    </w:r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olspanRowspan">
    <w:name w:val="Colspan Rowspan"/>
    <w:uiPriority w:val="99"/>
    <w:tblPr>
      <w:bidiVisual w:val="0"/>
      <w:tblW w:w="0" w:type="auto"/>
      <w:tblLayout w:type="autofit"/>
    </w:tblPr>
  </w:style>
  <w:style w:type="character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styleId="Header">
    <w:name w:val="header"/>
    <w:basedOn w:val="Normal"/>
    <w:link w:val="EncabezadoCar"/>
    <w:uiPriority w:val="99"/>
    <w:unhideWhenUsed/>
    <w:rsid w:val="005639ED"/>
    <w:pPr>
      <w:tabs>
        <w:tab w:val="center" w:pos="4252"/>
        <w:tab w:val="right" w:pos="8504"/>
      </w:tabs>
      <w:spacing w:after="0" w:line="240" w:lineRule="auto"/>
      <w:pPrChange w:id="2" w:author="Redline" w:date="1970-01-01T00:00:00Z">
        <w:pPr>
          <w:tabs>
            <w:tab w:val="center" w:pos="4252"/>
            <w:tab w:val="right" w:pos="8504"/>
          </w:tabs>
          <w:spacing w:after="0" w:line="240" w:lineRule="auto"/>
        </w:pPr>
      </w:pPrChange>
    </w:pPr>
    <w:rPr>
      <w:rPrChange w:id="1" w:author="Redline" w:date="1970-01-01T00:00:00Z">
        <w:rPr>
          <w:lang w:val="es-ES" w:eastAsia="en-US" w:bidi="ar-SA"/>
        </w:rPr>
      </w:rPrChange>
    </w:rPr>
  </w:style>
  <w:style w:type="character" w:customStyle="1" w:styleId="EncabezadoCar">
    <w:name w:val="Encabezado Car"/>
    <w:basedOn w:val="DefaultParagraphFont"/>
    <w:link w:val="Header"/>
    <w:uiPriority w:val="99"/>
    <w:rsid w:val="005639ED"/>
  </w:style>
  <w:style w:type="paragraph" w:styleId="Footer">
    <w:name w:val="footer"/>
    <w:basedOn w:val="Normal"/>
    <w:link w:val="PieDePáginaCar"/>
    <w:uiPriority w:val="99"/>
    <w:unhideWhenUsed/>
    <w:rsid w:val="005639ED"/>
    <w:pPr>
      <w:tabs>
        <w:tab w:val="center" w:pos="4252"/>
        <w:tab w:val="right" w:pos="8504"/>
      </w:tabs>
      <w:spacing w:after="0" w:line="240" w:lineRule="auto"/>
      <w:pPrChange w:id="4" w:author="Redline" w:date="1970-01-01T00:00:00Z">
        <w:pPr>
          <w:tabs>
            <w:tab w:val="center" w:pos="4252"/>
            <w:tab w:val="right" w:pos="8504"/>
          </w:tabs>
          <w:spacing w:after="0" w:line="240" w:lineRule="auto"/>
        </w:pPr>
      </w:pPrChange>
    </w:pPr>
    <w:rPr>
      <w:rPrChange w:id="3" w:author="Redline" w:date="1970-01-01T00:00:00Z">
        <w:rPr>
          <w:lang w:val="es-ES" w:eastAsia="en-US" w:bidi="ar-SA"/>
        </w:rPr>
      </w:rPrChange>
    </w:rPr>
  </w:style>
  <w:style w:type="character" w:customStyle="1" w:styleId="PieDePáginaCar">
    <w:name w:val="Pie de página Car"/>
    <w:basedOn w:val="DefaultParagraphFont"/>
    <w:link w:val="Footer"/>
    <w:uiPriority w:val="99"/>
    <w:rsid w:val="005639ED"/>
  </w:style>
  <w:style w:type="table" w:styleId="TableGrid">
    <w:name w:val="Table Grid"/>
    <w:basedOn w:val="TableNormal"/>
    <w:uiPriority w:val="39"/>
    <w:rsid w:val="0056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39ED"/>
    <w:pPr>
      <w:ind w:left="720"/>
      <w:contextualSpacing/>
      <w:pPrChange w:id="6" w:author="Redline" w:date="1970-01-01T00:00:00Z">
        <w:pPr>
          <w:ind w:left="720"/>
          <w:contextualSpacing/>
        </w:pPr>
      </w:pPrChange>
    </w:pPr>
    <w:rPr>
      <w:rPrChange w:id="5" w:author="Redline" w:date="1970-01-01T00:00:00Z">
        <w:rPr>
          <w:lang w:val="es-ES" w:eastAsia="en-US" w:bidi="ar-SA"/>
        </w:rPr>
      </w:rPrChange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header" Target="header1.xml"/>
  <Relationship Id="rId10" Type="http://schemas.openxmlformats.org/officeDocument/2006/relationships/footer" Target="footer1.xml"/>
</Relationships>
</file>

<file path=word/_rels/footer1.xml.rels><?xml version="1.0" encoding="UTF-8" standalone="yes"?>
<Relationships xmlns="http://schemas.openxmlformats.org/package/2006/relationships">
  <Relationship Id="rId2" Type="http://schemas.openxmlformats.org/officeDocument/2006/relationships/image" Target="media/image2.png"/>
  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PrintableCalendarHolidays.Com</dc:creator>
  <dc:title>2025 November Calendar with Canada Holidays, Side notes, Weeks start on Sunday, Weekends highlight, days at the right (landscape - ledger)</dc:title>
  <dc:description>Download more at PrintableCalendarHolidays.Com</dc:description>
  <dc:subject/>
  <cp:keywords>2025 word calendar</cp:keywords>
  <cp:category/>
  <cp:lastModifiedBy>PrintableCalendarHolidays.Com</cp:lastModifiedBy>
  <dcterms:created xsi:type="dcterms:W3CDTF">2025-07-10T01:28:49-07:00</dcterms:created>
  <dcterms:modified xsi:type="dcterms:W3CDTF">2025-07-10T01:28:49-07:00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
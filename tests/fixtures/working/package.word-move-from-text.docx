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775D8" w14:textId="77777777">
      <w:pPr>
        <w:keepNext/>
        <w:tabs>
          <w:tab w:val="right" w:pos="9000"/>
        </w:tabs>
        <w:spacing w:after="0" w:line="360" w:lineRule="auto"/>
        <w:jc w:val="both"/>
        <w:outlineLvl w:val="3"/>
        <w:rPr>
          <w:del w:author="Open-Xml-PowerTools" w:id="33" w:date="2000-01-01T00:00:00Z"/>
          <w:rFonts w:ascii="Arial" w:hAnsi="Arial" w:cs="Arial"/>
          <w:sz w:val="24"/>
          <w:szCs w:val="24"/>
        </w:rPr>
      </w:pPr>
      <w:moveFromRangeStart w:id="34" w:name="move1" w:author="Open-Xml-PowerTools" w:date="2000-01-01T00:00:00Z"/>
      <w:moveFrom w:author="Open-Xml-PowerTools" w:id="31" w:date="2000-01-01T00:00:00Z">
        <w:r>
          <w:rPr>
            <w:rFonts w:ascii="Arial" w:hAnsi="Arial" w:cs="Arial"/>
            <w:sz w:val="24"/>
            <w:szCs w:val="24"/>
          </w:rPr>
          <w:t>a</w:t>
        </w:r>
      </w:moveFrom>
      <w:moveFrom w:author="Open-Xml-PowerTools" w:id="32" w:date="2000-01-01T00:00:00Z">
        <w:r>
          <w:rPr>
            <w:rFonts w:ascii="Arial" w:hAnsi="Arial" w:cs="Arial"/>
            <w:sz w:val="24"/>
            <w:szCs w:val="24"/>
          </w:rPr>
          <w:t>nd</w:t>
        </w:r>
      </w:moveFrom>
      <w:moveFromRangeEnd w:id="34"/>
    </w:p>
    <w:p w14:paraId="1886F095" w14:textId="77777777">
      <w:pPr>
        <w:rPr>
          <w:ins w:author="Open-Xml-PowerTools" w:id="6099" w:date="2000-01-01T00:00:00Z"/>
        </w:rPr>
      </w:pPr>
      <w:moveToRangeStart w:id="6100" w:name="move1" w:author="Open-Xml-PowerTools" w:date="2000-01-01T00:00:00Z"/>
      <w:moveTo w:author="Open-Xml-PowerTools" w:id="6098" w:date="2000-01-01T00:00:00Z">
        <w:r>
          <w:t>and</w:t>
        </w:r>
      </w:moveTo>
      <w:moveToRangeEnd w:id="6100"/>
    </w:p>
    <w:sectPr>
      <w:headerReference w:type="default" r:id="rIdHeader20"/>
      <w:footerReference w:type="default" r:id="rIdFooter22"/>
      <w:pgSz w:w="11906" w:h="16838"/>
      <w:pgMar w:top="1440" w:right="1440" w:bottom="1440" w:left="1440" w:header="709" w:footer="709" w:gutter="0"/>
      <w:cols w:space="720"/>
      <w:sectPrChange w:author="Open-Xml-PowerTools" w:id="6635" w:date="2000-01-01T00:00:00Z">
        <w:sectPr>
          <w:pgSz w:w="11907" w:h="16839" w:code="9"/>
          <w:pgMar w:top="709" w:right="1134" w:bottom="993" w:left="1418" w:header="720" w:footer="45" w:gutter="0"/>
          <w:cols w:space="72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E70B64" w14:textId="77777777">
      <w:pPr>
        <w:spacing w:after="0" w:line="240" w:lineRule="auto"/>
      </w:pPr>
      <w:r>
        <w:separator/>
      </w:r>
    </w:p>
  </w:endnote>
  <w:endnote w:type="continuationSeparator" w:id="0">
    <w:p w14:paraId="0A7615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7C9E8" w14:textId="77777777">
    <w:pPr>
      <w:pStyle w:val="Footer"/>
      <w:jc w:val="right"/>
      <w:rPr>
        <w:ins w:author="Open-Xml-PowerTools" w:id="6911" w:date="2000-01-01T00:00:00Z"/>
      </w:rPr>
    </w:pPr>
    <w:ins w:author="Open-Xml-PowerTools" w:id="6906" w:date="2000-01-01T00:00:00Z">
      <w:r>
        <w:fldChar w:fldCharType="begin"/>
      </w:r>
    </w:ins>
    <w:ins w:author="Open-Xml-PowerTools" w:id="6907" w:date="2000-01-01T00:00:00Z">
      <w:r>
        <w:instrText xml:space="preserve"> PAGE </w:instrText>
      </w:r>
    </w:ins>
    <w:ins w:author="Open-Xml-PowerTools" w:id="6908" w:date="2000-01-01T00:00:00Z">
      <w:r>
        <w:fldChar w:fldCharType="separate"/>
      </w:r>
    </w:ins>
    <w:ins w:author="Open-Xml-PowerTools" w:id="6909" w:date="2000-01-01T00:00:00Z">
      <w:r>
        <w:t>4</w:t>
      </w:r>
    </w:ins>
    <w:ins w:author="Open-Xml-PowerTools" w:id="6910" w:date="2000-01-01T00:00:00Z"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95E65" w14:textId="77777777">
    <w:pPr>
      <w:pStyle w:val="Footer"/>
      <w:jc w:val="right"/>
      <w:rPr>
        <w:ins w:author="Open-Xml-PowerTools" w:id="6917" w:date="2000-01-01T00:00:00Z"/>
      </w:rPr>
    </w:pPr>
    <w:ins w:author="Open-Xml-PowerTools" w:id="6912" w:date="2000-01-01T00:00:00Z">
      <w:r>
        <w:fldChar w:fldCharType="begin"/>
      </w:r>
    </w:ins>
    <w:ins w:author="Open-Xml-PowerTools" w:id="6913" w:date="2000-01-01T00:00:00Z">
      <w:r>
        <w:instrText xml:space="preserve"> PAGE </w:instrText>
      </w:r>
    </w:ins>
    <w:ins w:author="Open-Xml-PowerTools" w:id="6914" w:date="2000-01-01T00:00:00Z">
      <w:r>
        <w:fldChar w:fldCharType="separate"/>
      </w:r>
    </w:ins>
    <w:ins w:author="Open-Xml-PowerTools" w:id="6915" w:date="2000-01-01T00:00:00Z">
      <w:r>
        <w:t>3</w:t>
      </w:r>
    </w:ins>
    <w:ins w:author="Open-Xml-PowerTools" w:id="6916" w:date="2000-01-01T00:00:00Z">
      <w:r>
        <w:fldChar w:fldCharType="end"/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C00B9" w14:textId="77777777">
    <w:pPr>
      <w:pStyle w:val="Footer"/>
      <w:jc w:val="right"/>
      <w:rPr>
        <w:ins w:author="Open-Xml-PowerTools" w:id="6923" w:date="2000-01-01T00:00:00Z"/>
      </w:rPr>
    </w:pPr>
    <w:ins w:author="Open-Xml-PowerTools" w:id="6918" w:date="2000-01-01T00:00:00Z">
      <w:r>
        <w:fldChar w:fldCharType="begin"/>
      </w:r>
    </w:ins>
    <w:ins w:author="Open-Xml-PowerTools" w:id="6919" w:date="2000-01-01T00:00:00Z">
      <w:r>
        <w:instrText xml:space="preserve"> PAGE </w:instrText>
      </w:r>
    </w:ins>
    <w:ins w:author="Open-Xml-PowerTools" w:id="6920" w:date="2000-01-01T00:00:00Z">
      <w:r>
        <w:fldChar w:fldCharType="separate"/>
      </w:r>
    </w:ins>
    <w:ins w:author="Open-Xml-PowerTools" w:id="6921" w:date="2000-01-01T00:00:00Z">
      <w:r>
        <w:t>36</w:t>
      </w:r>
    </w:ins>
    <w:ins w:author="Open-Xml-PowerTools" w:id="6922" w:date="2000-01-01T00:00:00Z">
      <w:r>
        <w:fldChar w:fldCharType="end"/>
      </w:r>
    </w:ins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7227" w14:textId="77777777">
    <w:pPr>
      <w:pStyle w:val="Footer"/>
      <w:jc w:val="right"/>
      <w:rPr>
        <w:ins w:author="Open-Xml-PowerTools" w:id="6929" w:date="2000-01-01T00:00:00Z"/>
      </w:rPr>
    </w:pPr>
    <w:ins w:author="Open-Xml-PowerTools" w:id="6924" w:date="2000-01-01T00:00:00Z">
      <w:r>
        <w:fldChar w:fldCharType="begin"/>
      </w:r>
    </w:ins>
    <w:ins w:author="Open-Xml-PowerTools" w:id="6925" w:date="2000-01-01T00:00:00Z">
      <w:r>
        <w:instrText xml:space="preserve"> PAGE </w:instrText>
      </w:r>
    </w:ins>
    <w:ins w:author="Open-Xml-PowerTools" w:id="6926" w:date="2000-01-01T00:00:00Z">
      <w:r>
        <w:fldChar w:fldCharType="separate"/>
      </w:r>
    </w:ins>
    <w:ins w:author="Open-Xml-PowerTools" w:id="6927" w:date="2000-01-01T00:00:00Z">
      <w:r>
        <w:t>36</w:t>
      </w:r>
    </w:ins>
    <w:ins w:author="Open-Xml-PowerTools" w:id="6928" w:date="2000-01-01T00:00:00Z">
      <w:r>
        <w:fldChar w:fldCharType="end"/>
      </w:r>
    </w:ins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2C0F8" w14:textId="77777777">
    <w:pPr>
      <w:pStyle w:val="Footer"/>
      <w:jc w:val="right"/>
      <w:rPr>
        <w:ins w:author="Open-Xml-PowerTools" w:id="6935" w:date="2000-01-01T00:00:00Z"/>
      </w:rPr>
    </w:pPr>
    <w:ins w:author="Open-Xml-PowerTools" w:id="6930" w:date="2000-01-01T00:00:00Z">
      <w:r>
        <w:fldChar w:fldCharType="begin"/>
      </w:r>
    </w:ins>
    <w:ins w:author="Open-Xml-PowerTools" w:id="6931" w:date="2000-01-01T00:00:00Z">
      <w:r>
        <w:instrText xml:space="preserve"> PAGE </w:instrText>
      </w:r>
    </w:ins>
    <w:ins w:author="Open-Xml-PowerTools" w:id="6932" w:date="2000-01-01T00:00:00Z">
      <w:r>
        <w:fldChar w:fldCharType="separate"/>
      </w:r>
    </w:ins>
    <w:ins w:author="Open-Xml-PowerTools" w:id="6933" w:date="2000-01-01T00:00:00Z">
      <w:r>
        <w:t>37</w:t>
      </w:r>
    </w:ins>
    <w:ins w:author="Open-Xml-PowerTools" w:id="6934" w:date="2000-01-01T00:00:00Z">
      <w:r>
        <w:fldChar w:fldCharType="end"/>
      </w:r>
    </w:ins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167A6" w14:textId="77777777">
    <w:pPr>
      <w:pStyle w:val="Footer"/>
      <w:jc w:val="right"/>
      <w:rPr>
        <w:ins w:author="Open-Xml-PowerTools" w:id="6941" w:date="2000-01-01T00:00:00Z"/>
      </w:rPr>
    </w:pPr>
    <w:ins w:author="Open-Xml-PowerTools" w:id="6936" w:date="2000-01-01T00:00:00Z">
      <w:r>
        <w:fldChar w:fldCharType="begin"/>
      </w:r>
    </w:ins>
    <w:ins w:author="Open-Xml-PowerTools" w:id="6937" w:date="2000-01-01T00:00:00Z">
      <w:r>
        <w:instrText xml:space="preserve"> PAGE </w:instrText>
      </w:r>
    </w:ins>
    <w:ins w:author="Open-Xml-PowerTools" w:id="6938" w:date="2000-01-01T00:00:00Z">
      <w:r>
        <w:fldChar w:fldCharType="separate"/>
      </w:r>
    </w:ins>
    <w:ins w:author="Open-Xml-PowerTools" w:id="6939" w:date="2000-01-01T00:00:00Z">
      <w:r>
        <w:t>47</w:t>
      </w:r>
    </w:ins>
    <w:ins w:author="Open-Xml-PowerTools" w:id="6940" w:date="2000-01-01T00:00:00Z">
      <w:r>
        <w:fldChar w:fldCharType="end"/>
      </w:r>
    </w:ins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4967F" w14:textId="77777777">
    <w:pPr>
      <w:pStyle w:val="Footer"/>
      <w:jc w:val="right"/>
      <w:rPr>
        <w:ins w:author="Open-Xml-PowerTools" w:id="6947" w:date="2000-01-01T00:00:00Z"/>
      </w:rPr>
    </w:pPr>
    <w:ins w:author="Open-Xml-PowerTools" w:id="6942" w:date="2000-01-01T00:00:00Z">
      <w:r>
        <w:fldChar w:fldCharType="begin"/>
      </w:r>
    </w:ins>
    <w:ins w:author="Open-Xml-PowerTools" w:id="6943" w:date="2000-01-01T00:00:00Z">
      <w:r>
        <w:instrText xml:space="preserve"> PAGE </w:instrText>
      </w:r>
    </w:ins>
    <w:ins w:author="Open-Xml-PowerTools" w:id="6944" w:date="2000-01-01T00:00:00Z">
      <w:r>
        <w:fldChar w:fldCharType="separate"/>
      </w:r>
    </w:ins>
    <w:ins w:author="Open-Xml-PowerTools" w:id="6945" w:date="2000-01-01T00:00:00Z">
      <w:r>
        <w:t>47</w:t>
      </w:r>
    </w:ins>
    <w:ins w:author="Open-Xml-PowerTools" w:id="6946" w:date="2000-01-01T00:00:00Z">
      <w:r>
        <w:fldChar w:fldCharType="end"/>
      </w:r>
    </w:ins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782E7" w14:textId="77777777">
    <w:pPr>
      <w:pStyle w:val="Footer"/>
      <w:jc w:val="right"/>
      <w:rPr>
        <w:ins w:author="Open-Xml-PowerTools" w:id="6953" w:date="2000-01-01T00:00:00Z"/>
      </w:rPr>
    </w:pPr>
    <w:ins w:author="Open-Xml-PowerTools" w:id="6948" w:date="2000-01-01T00:00:00Z">
      <w:r>
        <w:fldChar w:fldCharType="begin"/>
      </w:r>
    </w:ins>
    <w:ins w:author="Open-Xml-PowerTools" w:id="6949" w:date="2000-01-01T00:00:00Z">
      <w:r>
        <w:instrText xml:space="preserve"> PAGE </w:instrText>
      </w:r>
    </w:ins>
    <w:ins w:author="Open-Xml-PowerTools" w:id="6950" w:date="2000-01-01T00:00:00Z">
      <w:r>
        <w:fldChar w:fldCharType="separate"/>
      </w:r>
    </w:ins>
    <w:ins w:author="Open-Xml-PowerTools" w:id="6951" w:date="2000-01-01T00:00:00Z">
      <w:r>
        <w:t>51</w:t>
      </w:r>
    </w:ins>
    <w:ins w:author="Open-Xml-PowerTools" w:id="6952" w:date="2000-01-01T00:00:00Z">
      <w:r>
        <w:fldChar w:fldCharType="end"/>
      </w:r>
    </w:ins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E6F65" w14:textId="77777777">
    <w:pPr>
      <w:pStyle w:val="Footer"/>
      <w:jc w:val="right"/>
      <w:rPr>
        <w:ins w:author="Open-Xml-PowerTools" w:id="6959" w:date="2000-01-01T00:00:00Z"/>
      </w:rPr>
    </w:pPr>
    <w:ins w:author="Open-Xml-PowerTools" w:id="6954" w:date="2000-01-01T00:00:00Z">
      <w:r>
        <w:rPr>
          <w:color w:val="000000"/>
        </w:rPr>
        <w:fldChar w:fldCharType="begin"/>
      </w:r>
    </w:ins>
    <w:ins w:author="Open-Xml-PowerTools" w:id="6955" w:date="2000-01-01T00:00:00Z">
      <w:r>
        <w:rPr>
          <w:color w:val="000000"/>
        </w:rPr>
        <w:instrText xml:space="preserve"> PAGE </w:instrText>
      </w:r>
    </w:ins>
    <w:ins w:author="Open-Xml-PowerTools" w:id="6956" w:date="2000-01-01T00:00:00Z">
      <w:r>
        <w:rPr>
          <w:color w:val="000000"/>
        </w:rPr>
        <w:fldChar w:fldCharType="separate"/>
      </w:r>
    </w:ins>
    <w:ins w:author="Open-Xml-PowerTools" w:id="6957" w:date="2000-01-01T00:00:00Z">
      <w:r>
        <w:rPr>
          <w:color w:val="000000"/>
        </w:rPr>
        <w:t>57</w:t>
      </w:r>
    </w:ins>
    <w:ins w:author="Open-Xml-PowerTools" w:id="6958" w:date="2000-01-01T00:00:00Z">
      <w:r>
        <w:rPr>
          <w:color w:val="000000"/>
        </w:rPr>
        <w:fldChar w:fldCharType="end"/>
      </w:r>
    </w:ins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430F1" w14:textId="77777777">
    <w:pPr>
      <w:pStyle w:val="Footer"/>
      <w:jc w:val="right"/>
      <w:rPr>
        <w:ins w:author="Open-Xml-PowerTools" w:id="6965" w:date="2000-01-01T00:00:00Z"/>
      </w:rPr>
    </w:pPr>
    <w:ins w:author="Open-Xml-PowerTools" w:id="6960" w:date="2000-01-01T00:00:00Z">
      <w:r>
        <w:fldChar w:fldCharType="begin"/>
      </w:r>
    </w:ins>
    <w:ins w:author="Open-Xml-PowerTools" w:id="6961" w:date="2000-01-01T00:00:00Z">
      <w:r>
        <w:instrText xml:space="preserve"> PAGE </w:instrText>
      </w:r>
    </w:ins>
    <w:ins w:author="Open-Xml-PowerTools" w:id="6962" w:date="2000-01-01T00:00:00Z">
      <w:r>
        <w:fldChar w:fldCharType="separate"/>
      </w:r>
    </w:ins>
    <w:ins w:author="Open-Xml-PowerTools" w:id="6963" w:date="2000-01-01T00:00:00Z">
      <w:r>
        <w:t>80</w:t>
      </w:r>
    </w:ins>
    <w:ins w:author="Open-Xml-PowerTools" w:id="6964" w:date="2000-01-01T00:00:00Z">
      <w:r>
        <w:fldChar w:fldCharType="end"/>
      </w:r>
    </w:ins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893AE" w14:textId="77777777">
    <w:pPr>
      <w:pStyle w:val="Footer"/>
      <w:jc w:val="right"/>
      <w:rPr>
        <w:ins w:author="Open-Xml-PowerTools" w:id="6971" w:date="2000-01-01T00:00:00Z"/>
      </w:rPr>
    </w:pPr>
    <w:ins w:author="Open-Xml-PowerTools" w:id="6966" w:date="2000-01-01T00:00:00Z">
      <w:r>
        <w:fldChar w:fldCharType="begin"/>
      </w:r>
    </w:ins>
    <w:ins w:author="Open-Xml-PowerTools" w:id="6967" w:date="2000-01-01T00:00:00Z">
      <w:r>
        <w:instrText xml:space="preserve"> PAGE </w:instrText>
      </w:r>
    </w:ins>
    <w:ins w:author="Open-Xml-PowerTools" w:id="6968" w:date="2000-01-01T00:00:00Z">
      <w:r>
        <w:fldChar w:fldCharType="separate"/>
      </w:r>
    </w:ins>
    <w:ins w:author="Open-Xml-PowerTools" w:id="6969" w:date="2000-01-01T00:00:00Z">
      <w:r>
        <w:t>93</w:t>
      </w:r>
    </w:ins>
    <w:ins w:author="Open-Xml-PowerTools" w:id="6970" w:date="2000-01-01T00:00:00Z">
      <w:r>
        <w:fldChar w:fldCharType="end"/>
      </w:r>
    </w:ins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7540F" w14:textId="77777777">
    <w:pPr>
      <w:pStyle w:val="Footer"/>
      <w:jc w:val="right"/>
      <w:rPr>
        <w:ins w:author="Open-Xml-PowerTools" w:id="6977" w:date="2000-01-01T00:00:00Z"/>
      </w:rPr>
    </w:pPr>
    <w:ins w:author="Open-Xml-PowerTools" w:id="6972" w:date="2000-01-01T00:00:00Z">
      <w:r>
        <w:fldChar w:fldCharType="begin"/>
      </w:r>
    </w:ins>
    <w:ins w:author="Open-Xml-PowerTools" w:id="6973" w:date="2000-01-01T00:00:00Z">
      <w:r>
        <w:instrText xml:space="preserve"> PAGE </w:instrText>
      </w:r>
    </w:ins>
    <w:ins w:author="Open-Xml-PowerTools" w:id="6974" w:date="2000-01-01T00:00:00Z">
      <w:r>
        <w:fldChar w:fldCharType="separate"/>
      </w:r>
    </w:ins>
    <w:ins w:author="Open-Xml-PowerTools" w:id="6975" w:date="2000-01-01T00:00:00Z">
      <w:r>
        <w:t>97</w:t>
      </w:r>
    </w:ins>
    <w:ins w:author="Open-Xml-PowerTools" w:id="6976" w:date="2000-01-01T00:00:00Z">
      <w:r>
        <w:fldChar w:fldCharType="end"/>
      </w:r>
    </w:ins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5BA61" w14:textId="77777777">
    <w:pPr>
      <w:pStyle w:val="Footer"/>
      <w:jc w:val="right"/>
      <w:rPr>
        <w:ins w:author="Open-Xml-PowerTools" w:id="6983" w:date="2000-01-01T00:00:00Z"/>
      </w:rPr>
    </w:pPr>
    <w:ins w:author="Open-Xml-PowerTools" w:id="6978" w:date="2000-01-01T00:00:00Z">
      <w:r>
        <w:fldChar w:fldCharType="begin"/>
      </w:r>
    </w:ins>
    <w:ins w:author="Open-Xml-PowerTools" w:id="6979" w:date="2000-01-01T00:00:00Z">
      <w:r>
        <w:instrText xml:space="preserve"> PAGE </w:instrText>
      </w:r>
    </w:ins>
    <w:ins w:author="Open-Xml-PowerTools" w:id="6980" w:date="2000-01-01T00:00:00Z">
      <w:r>
        <w:fldChar w:fldCharType="separate"/>
      </w:r>
    </w:ins>
    <w:ins w:author="Open-Xml-PowerTools" w:id="6981" w:date="2000-01-01T00:00:00Z">
      <w:r>
        <w:t>101</w:t>
      </w:r>
    </w:ins>
    <w:ins w:author="Open-Xml-PowerTools" w:id="6982" w:date="2000-01-01T00:00:00Z">
      <w:r>
        <w:fldChar w:fldCharType="end"/>
      </w:r>
    </w:ins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2B537" w14:textId="77777777">
    <w:pPr>
      <w:pStyle w:val="Footer"/>
      <w:jc w:val="right"/>
      <w:rPr>
        <w:ins w:author="Open-Xml-PowerTools" w:id="6989" w:date="2000-01-01T00:00:00Z"/>
      </w:rPr>
    </w:pPr>
    <w:ins w:author="Open-Xml-PowerTools" w:id="6984" w:date="2000-01-01T00:00:00Z">
      <w:r>
        <w:fldChar w:fldCharType="begin"/>
      </w:r>
    </w:ins>
    <w:ins w:author="Open-Xml-PowerTools" w:id="6985" w:date="2000-01-01T00:00:00Z">
      <w:r>
        <w:instrText xml:space="preserve"> PAGE </w:instrText>
      </w:r>
    </w:ins>
    <w:ins w:author="Open-Xml-PowerTools" w:id="6986" w:date="2000-01-01T00:00:00Z">
      <w:r>
        <w:fldChar w:fldCharType="separate"/>
      </w:r>
    </w:ins>
    <w:ins w:author="Open-Xml-PowerTools" w:id="6987" w:date="2000-01-01T00:00:00Z">
      <w:r>
        <w:t>104</w:t>
      </w:r>
    </w:ins>
    <w:ins w:author="Open-Xml-PowerTools" w:id="6988" w:date="2000-01-01T00:00:00Z">
      <w:r>
        <w:fldChar w:fldCharType="end"/>
      </w:r>
    </w:ins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9E191" w14:textId="77777777">
    <w:pPr>
      <w:pStyle w:val="Footer"/>
      <w:jc w:val="right"/>
      <w:rPr>
        <w:ins w:author="Open-Xml-PowerTools" w:id="6995" w:date="2000-01-01T00:00:00Z"/>
      </w:rPr>
    </w:pPr>
    <w:ins w:author="Open-Xml-PowerTools" w:id="6990" w:date="2000-01-01T00:00:00Z">
      <w:r>
        <w:fldChar w:fldCharType="begin"/>
      </w:r>
    </w:ins>
    <w:ins w:author="Open-Xml-PowerTools" w:id="6991" w:date="2000-01-01T00:00:00Z">
      <w:r>
        <w:instrText xml:space="preserve"> PAGE </w:instrText>
      </w:r>
    </w:ins>
    <w:ins w:author="Open-Xml-PowerTools" w:id="6992" w:date="2000-01-01T00:00:00Z">
      <w:r>
        <w:fldChar w:fldCharType="separate"/>
      </w:r>
    </w:ins>
    <w:ins w:author="Open-Xml-PowerTools" w:id="6993" w:date="2000-01-01T00:00:00Z">
      <w:r>
        <w:t>108</w:t>
      </w:r>
    </w:ins>
    <w:ins w:author="Open-Xml-PowerTools" w:id="6994" w:date="2000-01-01T00:00:00Z">
      <w:r>
        <w:fldChar w:fldCharType="end"/>
      </w:r>
    </w:ins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3BA70" w14:textId="77777777">
    <w:pPr>
      <w:pStyle w:val="Footer"/>
      <w:jc w:val="right"/>
      <w:rPr>
        <w:ins w:author="Open-Xml-PowerTools" w:id="7001" w:date="2000-01-01T00:00:00Z"/>
      </w:rPr>
    </w:pPr>
    <w:ins w:author="Open-Xml-PowerTools" w:id="6996" w:date="2000-01-01T00:00:00Z">
      <w:r>
        <w:fldChar w:fldCharType="begin"/>
      </w:r>
    </w:ins>
    <w:ins w:author="Open-Xml-PowerTools" w:id="6997" w:date="2000-01-01T00:00:00Z">
      <w:r>
        <w:instrText xml:space="preserve"> PAGE </w:instrText>
      </w:r>
    </w:ins>
    <w:ins w:author="Open-Xml-PowerTools" w:id="6998" w:date="2000-01-01T00:00:00Z">
      <w:r>
        <w:fldChar w:fldCharType="separate"/>
      </w:r>
    </w:ins>
    <w:ins w:author="Open-Xml-PowerTools" w:id="6999" w:date="2000-01-01T00:00:00Z">
      <w:r>
        <w:t>111</w:t>
      </w:r>
    </w:ins>
    <w:ins w:author="Open-Xml-PowerTools" w:id="7000" w:date="2000-01-01T00:00:00Z">
      <w:r>
        <w:fldChar w:fldCharType="end"/>
      </w:r>
    </w:ins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89448" w14:textId="77777777">
    <w:pPr>
      <w:pStyle w:val="Footer"/>
      <w:jc w:val="right"/>
      <w:rPr>
        <w:ins w:author="Open-Xml-PowerTools" w:id="7007" w:date="2000-01-01T00:00:00Z"/>
      </w:rPr>
    </w:pPr>
    <w:ins w:author="Open-Xml-PowerTools" w:id="7002" w:date="2000-01-01T00:00:00Z">
      <w:r>
        <w:fldChar w:fldCharType="begin"/>
      </w:r>
    </w:ins>
    <w:ins w:author="Open-Xml-PowerTools" w:id="7003" w:date="2000-01-01T00:00:00Z">
      <w:r>
        <w:instrText xml:space="preserve"> PAGE </w:instrText>
      </w:r>
    </w:ins>
    <w:ins w:author="Open-Xml-PowerTools" w:id="7004" w:date="2000-01-01T00:00:00Z">
      <w:r>
        <w:fldChar w:fldCharType="separate"/>
      </w:r>
    </w:ins>
    <w:ins w:author="Open-Xml-PowerTools" w:id="7005" w:date="2000-01-01T00:00:00Z">
      <w:r>
        <w:t>113</w:t>
      </w:r>
    </w:ins>
    <w:ins w:author="Open-Xml-PowerTools" w:id="7006" w:date="2000-01-01T00:00:00Z">
      <w:r>
        <w:fldChar w:fldCharType="end"/>
      </w:r>
    </w:ins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0BC77" w14:textId="77777777">
    <w:pPr>
      <w:pStyle w:val="Footer"/>
      <w:jc w:val="right"/>
      <w:rPr>
        <w:ins w:author="Open-Xml-PowerTools" w:id="7013" w:date="2000-01-01T00:00:00Z"/>
      </w:rPr>
    </w:pPr>
    <w:ins w:author="Open-Xml-PowerTools" w:id="7008" w:date="2000-01-01T00:00:00Z">
      <w:r>
        <w:fldChar w:fldCharType="begin"/>
      </w:r>
    </w:ins>
    <w:ins w:author="Open-Xml-PowerTools" w:id="7009" w:date="2000-01-01T00:00:00Z">
      <w:r>
        <w:instrText xml:space="preserve"> PAGE </w:instrText>
      </w:r>
    </w:ins>
    <w:ins w:author="Open-Xml-PowerTools" w:id="7010" w:date="2000-01-01T00:00:00Z">
      <w:r>
        <w:fldChar w:fldCharType="separate"/>
      </w:r>
    </w:ins>
    <w:ins w:author="Open-Xml-PowerTools" w:id="7011" w:date="2000-01-01T00:00:00Z">
      <w:r>
        <w:t>115</w:t>
      </w:r>
    </w:ins>
    <w:ins w:author="Open-Xml-PowerTools" w:id="7012" w:date="2000-01-01T00:00:00Z">
      <w:r>
        <w:fldChar w:fldCharType="end"/>
      </w:r>
    </w:ins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98DB8" w14:textId="77777777">
    <w:pPr>
      <w:pStyle w:val="Footer"/>
      <w:jc w:val="right"/>
      <w:rPr>
        <w:ins w:author="Open-Xml-PowerTools" w:id="7019" w:date="2000-01-01T00:00:00Z"/>
      </w:rPr>
    </w:pPr>
    <w:ins w:author="Open-Xml-PowerTools" w:id="7014" w:date="2000-01-01T00:00:00Z">
      <w:r>
        <w:fldChar w:fldCharType="begin"/>
      </w:r>
    </w:ins>
    <w:ins w:author="Open-Xml-PowerTools" w:id="7015" w:date="2000-01-01T00:00:00Z">
      <w:r>
        <w:instrText xml:space="preserve"> PAGE </w:instrText>
      </w:r>
    </w:ins>
    <w:ins w:author="Open-Xml-PowerTools" w:id="7016" w:date="2000-01-01T00:00:00Z">
      <w:r>
        <w:fldChar w:fldCharType="separate"/>
      </w:r>
    </w:ins>
    <w:ins w:author="Open-Xml-PowerTools" w:id="7017" w:date="2000-01-01T00:00:00Z">
      <w:r>
        <w:t>116</w:t>
      </w:r>
    </w:ins>
    <w:ins w:author="Open-Xml-PowerTools" w:id="7018" w:date="2000-01-01T00:00:00Z">
      <w:r>
        <w:fldChar w:fldCharType="end"/>
      </w:r>
    </w:ins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C3D7A" w14:textId="77777777">
    <w:pPr>
      <w:pStyle w:val="Footer"/>
      <w:jc w:val="right"/>
      <w:rPr>
        <w:ins w:author="Open-Xml-PowerTools" w:id="7025" w:date="2000-01-01T00:00:00Z"/>
      </w:rPr>
    </w:pPr>
    <w:ins w:author="Open-Xml-PowerTools" w:id="7020" w:date="2000-01-01T00:00:00Z">
      <w:r>
        <w:fldChar w:fldCharType="begin"/>
      </w:r>
    </w:ins>
    <w:ins w:author="Open-Xml-PowerTools" w:id="7021" w:date="2000-01-01T00:00:00Z">
      <w:r>
        <w:instrText xml:space="preserve"> PAGE </w:instrText>
      </w:r>
    </w:ins>
    <w:ins w:author="Open-Xml-PowerTools" w:id="7022" w:date="2000-01-01T00:00:00Z">
      <w:r>
        <w:fldChar w:fldCharType="separate"/>
      </w:r>
    </w:ins>
    <w:ins w:author="Open-Xml-PowerTools" w:id="7023" w:date="2000-01-01T00:00:00Z">
      <w:r>
        <w:t>118</w:t>
      </w:r>
    </w:ins>
    <w:ins w:author="Open-Xml-PowerTools" w:id="7024" w:date="2000-01-01T00:00:00Z">
      <w:r>
        <w:fldChar w:fldCharType="end"/>
      </w:r>
    </w:ins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A756B" w14:textId="77777777">
    <w:pPr>
      <w:pStyle w:val="Footer"/>
      <w:jc w:val="right"/>
      <w:rPr>
        <w:ins w:author="Open-Xml-PowerTools" w:id="7031" w:date="2000-01-01T00:00:00Z"/>
      </w:rPr>
    </w:pPr>
    <w:ins w:author="Open-Xml-PowerTools" w:id="7026" w:date="2000-01-01T00:00:00Z">
      <w:r>
        <w:fldChar w:fldCharType="begin"/>
      </w:r>
    </w:ins>
    <w:ins w:author="Open-Xml-PowerTools" w:id="7027" w:date="2000-01-01T00:00:00Z">
      <w:r>
        <w:instrText xml:space="preserve"> PAGE </w:instrText>
      </w:r>
    </w:ins>
    <w:ins w:author="Open-Xml-PowerTools" w:id="7028" w:date="2000-01-01T00:00:00Z">
      <w:r>
        <w:fldChar w:fldCharType="separate"/>
      </w:r>
    </w:ins>
    <w:ins w:author="Open-Xml-PowerTools" w:id="7029" w:date="2000-01-01T00:00:00Z">
      <w:r>
        <w:t>127</w:t>
      </w:r>
    </w:ins>
    <w:ins w:author="Open-Xml-PowerTools" w:id="7030" w:date="2000-01-01T00:00:00Z">
      <w:r>
        <w:fldChar w:fldCharType="end"/>
      </w:r>
    </w:ins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B404" w14:textId="77777777">
    <w:pPr>
      <w:pStyle w:val="Footer"/>
      <w:jc w:val="right"/>
      <w:rPr>
        <w:ins w:author="Open-Xml-PowerTools" w:id="7037" w:date="2000-01-01T00:00:00Z"/>
      </w:rPr>
    </w:pPr>
    <w:ins w:author="Open-Xml-PowerTools" w:id="7032" w:date="2000-01-01T00:00:00Z">
      <w:r>
        <w:fldChar w:fldCharType="begin"/>
      </w:r>
    </w:ins>
    <w:ins w:author="Open-Xml-PowerTools" w:id="7033" w:date="2000-01-01T00:00:00Z">
      <w:r>
        <w:instrText xml:space="preserve"> PAGE </w:instrText>
      </w:r>
    </w:ins>
    <w:ins w:author="Open-Xml-PowerTools" w:id="7034" w:date="2000-01-01T00:00:00Z">
      <w:r>
        <w:fldChar w:fldCharType="separate"/>
      </w:r>
    </w:ins>
    <w:ins w:author="Open-Xml-PowerTools" w:id="7035" w:date="2000-01-01T00:00:00Z">
      <w:r>
        <w:t>129</w:t>
      </w:r>
    </w:ins>
    <w:ins w:author="Open-Xml-PowerTools" w:id="7036" w:date="2000-01-01T00:00:00Z">
      <w:r>
        <w:fldChar w:fldCharType="end"/>
      </w:r>
    </w:ins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220357" w14:textId="77777777">
      <w:pPr>
        <w:spacing w:after="0" w:line="240" w:lineRule="auto"/>
      </w:pPr>
      <w:r>
        <w:separator/>
      </w:r>
    </w:p>
  </w:footnote>
  <w:footnote w:type="continuationSeparator" w:id="0">
    <w:p w14:paraId="6EADE372" w14:textId="77777777">
      <w:pPr>
        <w:spacing w:after="0" w:line="240" w:lineRule="auto"/>
      </w:pPr>
      <w:r>
        <w:continuationSeparator/>
      </w:r>
    </w:p>
  </w:footnote>
  <w:footnote w:id="1">
    <w:p w14:paraId="1BC5E4D5" w14:textId="587BF5B6">
      <w:pPr>
        <w:pStyle w:val="FootnoteText"/>
        <w:spacing w:line="360" w:lineRule="auto"/>
        <w:rPr>
          <w:del w:author="Open-Xml-PowerTools" w:id="6641" w:date="2000-01-01T00:00:00Z"/>
          <w:rFonts w:ascii="Arial" w:hAnsi="Arial" w:cs="Arial"/>
        </w:rPr>
      </w:pPr>
      <w:del w:author="Open-Xml-PowerTools" w:id="6636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37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38" w:date="2000-01-01T00:00:00Z">
        <w:r>
          <w:rPr>
            <w:rFonts w:ascii="Arial" w:hAnsi="Arial" w:cs="Arial"/>
            <w:i/>
          </w:rPr>
          <w:delText>Odendaal and Others v O’Kennedy and Another</w:delText>
        </w:r>
      </w:del>
      <w:del w:author="Open-Xml-PowerTools" w:id="6639" w:date="2000-01-01T00:00:00Z">
        <w:r>
          <w:rPr>
            <w:rFonts w:ascii="Arial" w:hAnsi="Arial" w:cs="Arial"/>
          </w:rPr>
          <w:delText xml:space="preserve"> (HC-MD-CIV-MOT-GEN 2022/00232) [2023] NAHCMD 73 (23 February 2023)</w:delText>
        </w:r>
      </w:del>
      <w:del w:author="Open-Xml-PowerTools" w:id="6640" w:date="2000-01-01T00:00:00Z">
        <w:r>
          <w:rPr>
            <w:rFonts w:ascii="Arial" w:hAnsi="Arial" w:cs="Arial"/>
          </w:rPr>
          <w:delText>.</w:delText>
        </w:r>
      </w:del>
    </w:p>
  </w:footnote>
  <w:footnote w:id="2">
    <w:p w14:paraId="11E88836" w14:textId="782C59BF">
      <w:pPr>
        <w:pStyle w:val="FootnoteText"/>
        <w:spacing w:line="360" w:lineRule="auto"/>
        <w:rPr>
          <w:del w:author="Open-Xml-PowerTools" w:id="6647" w:date="2000-01-01T00:00:00Z"/>
          <w:rFonts w:ascii="Arial" w:hAnsi="Arial" w:cs="Arial"/>
        </w:rPr>
      </w:pPr>
      <w:del w:author="Open-Xml-PowerTools" w:id="6642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43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44" w:date="2000-01-01T00:00:00Z">
        <w:r>
          <w:rPr>
            <w:rFonts w:ascii="Arial" w:hAnsi="Arial" w:cs="Arial"/>
            <w:i/>
          </w:rPr>
          <w:delText>Shaanika v JJJ Transport CC</w:delText>
        </w:r>
      </w:del>
      <w:del w:author="Open-Xml-PowerTools" w:id="6645" w:date="2000-01-01T00:00:00Z">
        <w:r>
          <w:rPr>
            <w:rFonts w:ascii="Arial" w:hAnsi="Arial" w:cs="Arial"/>
          </w:rPr>
          <w:delText xml:space="preserve"> (HC-MD-CIV-ACT-CON2021/01565) [2022] NAHCMD 688 (16 December 2022) 13</w:delText>
        </w:r>
      </w:del>
      <w:del w:author="Open-Xml-PowerTools" w:id="6646" w:date="2000-01-01T00:00:00Z">
        <w:r>
          <w:rPr>
            <w:rFonts w:ascii="Arial" w:hAnsi="Arial" w:cs="Arial"/>
          </w:rPr>
          <w:delText>.</w:delText>
        </w:r>
      </w:del>
    </w:p>
  </w:footnote>
  <w:footnote w:id="3">
    <w:p w14:paraId="20BE4860" w14:textId="4FAB42BE">
      <w:pPr>
        <w:pStyle w:val="FootnoteText"/>
        <w:spacing w:line="360" w:lineRule="auto"/>
        <w:rPr>
          <w:del w:author="Open-Xml-PowerTools" w:id="6654" w:date="2000-01-01T00:00:00Z"/>
        </w:rPr>
      </w:pPr>
      <w:del w:author="Open-Xml-PowerTools" w:id="6648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49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50" w:date="2000-01-01T00:00:00Z">
        <w:r>
          <w:rPr>
            <w:rFonts w:ascii="Arial" w:hAnsi="Arial" w:cs="Arial"/>
            <w:i/>
            <w:iCs/>
          </w:rPr>
          <w:delText>Bothma-Batho Transport (Edms) Bpk v S Bothma &amp; Seun Transport (Edms) Bpk </w:delText>
        </w:r>
      </w:del>
      <w:hyperlink r:id="rId1" w:history="1">
        <w:del w:author="Open-Xml-PowerTools" w:id="6651" w:date="2000-01-01T00:00:00Z">
          <w:r>
            <w:rPr>
              <w:rStyle w:val="Hyperlink"/>
              <w:rFonts w:ascii="Arial" w:hAnsi="Arial" w:cs="Arial"/>
            </w:rPr>
            <w:delText>2014 (2) SA 494</w:delText>
          </w:r>
        </w:del>
      </w:hyperlink>
      <w:del w:author="Open-Xml-PowerTools" w:id="6652" w:date="2000-01-01T00:00:00Z">
        <w:r>
          <w:rPr>
            <w:rFonts w:ascii="Arial" w:hAnsi="Arial" w:cs="Arial"/>
          </w:rPr>
          <w:delText> (SCA) at para 12</w:delText>
        </w:r>
      </w:del>
      <w:del w:author="Open-Xml-PowerTools" w:id="6653" w:date="2000-01-01T00:00:00Z">
        <w:r>
          <w:rPr>
            <w:rFonts w:ascii="Arial" w:hAnsi="Arial" w:cs="Arial"/>
          </w:rPr>
          <w:delText>.</w:delText>
        </w:r>
      </w:del>
    </w:p>
  </w:footnote>
  <w:footnote w:id="4">
    <w:p w14:paraId="3EEB4CAA" w14:textId="77777777">
      <w:pPr>
        <w:pStyle w:val="FootnoteText"/>
        <w:spacing w:line="360" w:lineRule="auto"/>
        <w:rPr>
          <w:del w:author="Open-Xml-PowerTools" w:id="6660" w:date="2000-01-01T00:00:00Z"/>
          <w:rFonts w:ascii="Arial" w:hAnsi="Arial" w:cs="Arial"/>
        </w:rPr>
      </w:pPr>
      <w:del w:author="Open-Xml-PowerTools" w:id="6655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56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57" w:date="2000-01-01T00:00:00Z">
        <w:r>
          <w:rPr>
            <w:rFonts w:ascii="Arial" w:hAnsi="Arial" w:cs="Arial"/>
            <w:i/>
          </w:rPr>
          <w:delText xml:space="preserve">Nami Prefabricated Housing CC v Pupkewitz Motors (Pty) Ltd T/A Pupkewitz Hino Trucks </w:delText>
        </w:r>
      </w:del>
      <w:del w:author="Open-Xml-PowerTools" w:id="6658" w:date="2000-01-01T00:00:00Z">
        <w:r>
          <w:rPr>
            <w:rFonts w:ascii="Arial" w:hAnsi="Arial" w:cs="Arial"/>
          </w:rPr>
          <w:delText>SA 39/2019</w:delText>
        </w:r>
      </w:del>
      <w:del w:author="Open-Xml-PowerTools" w:id="6659" w:date="2000-01-01T00:00:00Z">
        <w:r>
          <w:rPr>
            <w:rFonts w:ascii="Arial" w:hAnsi="Arial" w:cs="Arial"/>
          </w:rPr>
          <w:delText>.</w:delText>
        </w:r>
      </w:del>
    </w:p>
  </w:footnote>
  <w:footnote w:id="5">
    <w:p w14:paraId="63E8DBAA" w14:textId="77777777">
      <w:pPr>
        <w:pStyle w:val="FootnoteText"/>
        <w:spacing w:line="360" w:lineRule="auto"/>
        <w:rPr>
          <w:del w:author="Open-Xml-PowerTools" w:id="6666" w:date="2000-01-01T00:00:00Z"/>
          <w:rFonts w:ascii="Arial" w:hAnsi="Arial" w:cs="Arial"/>
        </w:rPr>
      </w:pPr>
      <w:del w:author="Open-Xml-PowerTools" w:id="6661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62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63" w:date="2000-01-01T00:00:00Z">
        <w:r>
          <w:rPr>
            <w:rFonts w:ascii="Arial" w:hAnsi="Arial" w:cs="Arial"/>
            <w:i/>
          </w:rPr>
          <w:delText>Vihajo v Kamukuenjandje</w:delText>
        </w:r>
      </w:del>
      <w:del w:author="Open-Xml-PowerTools" w:id="6664" w:date="2000-01-01T00:00:00Z">
        <w:r>
          <w:rPr>
            <w:rFonts w:ascii="Arial" w:hAnsi="Arial" w:cs="Arial"/>
          </w:rPr>
          <w:delText xml:space="preserve"> (HC-MD-CIV-ACT-OTH-2019/04316) [2021] NAHCMD 17 (24 January 2022) 15</w:delText>
        </w:r>
      </w:del>
      <w:del w:author="Open-Xml-PowerTools" w:id="6665" w:date="2000-01-01T00:00:00Z">
        <w:r>
          <w:rPr>
            <w:rFonts w:ascii="Arial" w:hAnsi="Arial" w:cs="Arial"/>
          </w:rPr>
          <w:delText>.</w:delText>
        </w:r>
      </w:del>
    </w:p>
  </w:footnote>
  <w:footnote w:id="6">
    <w:p w14:paraId="773FF4A7" w14:textId="77777777">
      <w:pPr>
        <w:pStyle w:val="FootnoteText"/>
        <w:spacing w:line="360" w:lineRule="auto"/>
        <w:rPr>
          <w:del w:author="Open-Xml-PowerTools" w:id="6672" w:date="2000-01-01T00:00:00Z"/>
        </w:rPr>
      </w:pPr>
      <w:del w:author="Open-Xml-PowerTools" w:id="6667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68" w:date="2000-01-01T00:00:00Z">
        <w:r>
          <w:rPr>
            <w:rFonts w:ascii="Arial" w:hAnsi="Arial" w:cs="Arial"/>
            <w:i/>
          </w:rPr>
          <w:delText xml:space="preserve">African Episcopal Church v Kooper </w:delText>
        </w:r>
      </w:del>
      <w:del w:author="Open-Xml-PowerTools" w:id="6669" w:date="2000-01-01T00:00:00Z">
        <w:r>
          <w:rPr>
            <w:rFonts w:ascii="Arial" w:hAnsi="Arial" w:cs="Arial"/>
          </w:rPr>
          <w:delText>(I 3244/2014) [2019] NAHCMD 139 (6 May 2019)</w:delText>
        </w:r>
      </w:del>
      <w:del w:author="Open-Xml-PowerTools" w:id="6670" w:date="2000-01-01T00:00:00Z">
        <w:r>
          <w:rPr>
            <w:rFonts w:ascii="Arial" w:hAnsi="Arial" w:cs="Arial"/>
          </w:rPr>
          <w:delText>.</w:delText>
        </w:r>
      </w:del>
      <w:del w:author="Open-Xml-PowerTools" w:id="6671" w:date="2000-01-01T00:00:00Z">
        <w:r>
          <w:delText xml:space="preserve"> </w:delText>
        </w:r>
      </w:del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A692BF" w14:textId="77777777">
    <w:pPr>
      <w:pStyle w:val="Header"/>
      <w:rPr>
        <w:ins w:author="Open-Xml-PowerTools" w:id="6674" w:date="2000-01-01T00:00:00Z"/>
      </w:rPr>
    </w:pPr>
    <w:ins w:author="Open-Xml-PowerTools" w:id="6673" w:date="2000-01-01T00:00:00Z">
      <w:r>
        <w:t>Call-Off Schedule 1 (Transparency Reports)</w:t>
      </w:r>
    </w:ins>
  </w:p>
  <w:customXmlDelRangeStart w:author="Open-Xml-PowerTools" w:id="6681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681"/>
      <w:p w14:paraId="288F38D9" w14:textId="77777777">
        <w:pPr>
          <w:pStyle w:val="Header"/>
          <w:jc w:val="right"/>
          <w:rPr>
            <w:del w:author="Open-Xml-PowerTools" w:id="6680" w:date="2000-01-01T00:00:00Z"/>
            <w:rFonts w:ascii="Arial" w:hAnsi="Arial" w:cs="Arial"/>
            <w:sz w:val="24"/>
            <w:szCs w:val="24"/>
          </w:rPr>
        </w:pPr>
        <w:del w:author="Open-Xml-PowerTools" w:id="6675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676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677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678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679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682" w:date="2000-01-01T00:00:00Z"/>
    </w:sdtContent>
  </w:sdt>
  <w:customXmlDelRangeEnd w:id="6682"/>
  <w:p w14:paraId="1984ADC2" w14:textId="77777777">
    <w:pPr>
      <w:pStyle w:val="Header"/>
      <w:rPr>
        <w:del w:author="Open-Xml-PowerTools" w:id="6683" w:date="2000-01-01T00:00:00Z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A67C6" w14:textId="77777777">
    <w:pPr>
      <w:pStyle w:val="Header"/>
      <w:rPr>
        <w:ins w:author="Open-Xml-PowerTools" w:id="6687" w:date="2000-01-01T00:00:00Z"/>
      </w:rPr>
    </w:pPr>
    <w:ins w:author="Open-Xml-PowerTools" w:id="6686" w:date="2000-01-01T00:00:00Z">
      <w:r>
        <w:t>Call-Off Schedule 2 (Staff Transfer)</w:t>
      </w:r>
    </w:ins>
  </w:p>
  <w:customXmlDelRangeStart w:author="Open-Xml-PowerTools" w:id="6694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694"/>
      <w:p w14:paraId="288F38D9" w14:textId="77777777">
        <w:pPr>
          <w:pStyle w:val="Header"/>
          <w:jc w:val="right"/>
          <w:rPr>
            <w:del w:author="Open-Xml-PowerTools" w:id="6693" w:date="2000-01-01T00:00:00Z"/>
            <w:rFonts w:ascii="Arial" w:hAnsi="Arial" w:cs="Arial"/>
            <w:sz w:val="24"/>
            <w:szCs w:val="24"/>
          </w:rPr>
        </w:pPr>
        <w:del w:author="Open-Xml-PowerTools" w:id="6688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689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690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691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692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695" w:date="2000-01-01T00:00:00Z"/>
    </w:sdtContent>
  </w:sdt>
  <w:customXmlDelRangeEnd w:id="6695"/>
  <w:p w14:paraId="1984ADC2" w14:textId="77777777">
    <w:pPr>
      <w:pStyle w:val="Header"/>
      <w:rPr>
        <w:del w:author="Open-Xml-PowerTools" w:id="6696" w:date="2000-01-01T00:00:00Z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8057DC" w14:textId="77777777">
    <w:pPr>
      <w:pStyle w:val="Header"/>
      <w:rPr>
        <w:ins w:author="Open-Xml-PowerTools" w:id="6698" w:date="2000-01-01T00:00:00Z"/>
      </w:rPr>
    </w:pPr>
    <w:ins w:author="Open-Xml-PowerTools" w:id="6697" w:date="2000-01-01T00:00:00Z">
      <w:r>
        <w:t>Call-Off Schedule 3 (Continuous Improvement)</w:t>
      </w:r>
    </w:ins>
  </w:p>
  <w:customXmlDelRangeStart w:author="Open-Xml-PowerTools" w:id="6705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05"/>
      <w:p w14:paraId="288F38D9" w14:textId="77777777">
        <w:pPr>
          <w:pStyle w:val="Header"/>
          <w:jc w:val="right"/>
          <w:rPr>
            <w:del w:author="Open-Xml-PowerTools" w:id="6704" w:date="2000-01-01T00:00:00Z"/>
            <w:rFonts w:ascii="Arial" w:hAnsi="Arial" w:cs="Arial"/>
            <w:sz w:val="24"/>
            <w:szCs w:val="24"/>
          </w:rPr>
        </w:pPr>
        <w:del w:author="Open-Xml-PowerTools" w:id="6699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00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01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02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03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06" w:date="2000-01-01T00:00:00Z"/>
    </w:sdtContent>
  </w:sdt>
  <w:customXmlDelRangeEnd w:id="6706"/>
  <w:p w14:paraId="1984ADC2" w14:textId="77777777">
    <w:pPr>
      <w:pStyle w:val="Header"/>
      <w:rPr>
        <w:del w:author="Open-Xml-PowerTools" w:id="6707" w:date="2000-01-01T00:00:00Z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12D50" w14:textId="77777777">
    <w:pPr>
      <w:pStyle w:val="Header"/>
      <w:rPr>
        <w:ins w:author="Open-Xml-PowerTools" w:id="6709" w:date="2000-01-01T00:00:00Z"/>
      </w:rPr>
    </w:pPr>
    <w:ins w:author="Open-Xml-PowerTools" w:id="6708" w:date="2000-01-01T00:00:00Z">
      <w:r>
        <w:t>Call-Off Schedule 4 (Call-Off Tender)</w:t>
      </w:r>
    </w:ins>
  </w:p>
  <w:customXmlDelRangeStart w:author="Open-Xml-PowerTools" w:id="6716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16"/>
      <w:p w14:paraId="288F38D9" w14:textId="77777777">
        <w:pPr>
          <w:pStyle w:val="Header"/>
          <w:jc w:val="right"/>
          <w:rPr>
            <w:del w:author="Open-Xml-PowerTools" w:id="6715" w:date="2000-01-01T00:00:00Z"/>
            <w:rFonts w:ascii="Arial" w:hAnsi="Arial" w:cs="Arial"/>
            <w:sz w:val="24"/>
            <w:szCs w:val="24"/>
          </w:rPr>
        </w:pPr>
        <w:del w:author="Open-Xml-PowerTools" w:id="6710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11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12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13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14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17" w:date="2000-01-01T00:00:00Z"/>
    </w:sdtContent>
  </w:sdt>
  <w:customXmlDelRangeEnd w:id="6717"/>
  <w:p w14:paraId="1984ADC2" w14:textId="77777777">
    <w:pPr>
      <w:pStyle w:val="Header"/>
      <w:rPr>
        <w:del w:author="Open-Xml-PowerTools" w:id="6718" w:date="2000-01-01T00:00:00Z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404972" w14:textId="77777777">
    <w:pPr>
      <w:pStyle w:val="Header"/>
      <w:rPr>
        <w:ins w:author="Open-Xml-PowerTools" w:id="6720" w:date="2000-01-01T00:00:00Z"/>
      </w:rPr>
    </w:pPr>
    <w:ins w:author="Open-Xml-PowerTools" w:id="6719" w:date="2000-01-01T00:00:00Z">
      <w:r>
        <w:t>Call-Off Schedule 6 (Intellectual Property Rights and Additional Terms on Digital Deliverables)</w:t>
      </w:r>
    </w:ins>
  </w:p>
  <w:customXmlDelRangeStart w:author="Open-Xml-PowerTools" w:id="6727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27"/>
      <w:p w14:paraId="288F38D9" w14:textId="77777777">
        <w:pPr>
          <w:pStyle w:val="Header"/>
          <w:jc w:val="right"/>
          <w:rPr>
            <w:del w:author="Open-Xml-PowerTools" w:id="6726" w:date="2000-01-01T00:00:00Z"/>
            <w:rFonts w:ascii="Arial" w:hAnsi="Arial" w:cs="Arial"/>
            <w:sz w:val="24"/>
            <w:szCs w:val="24"/>
          </w:rPr>
        </w:pPr>
        <w:del w:author="Open-Xml-PowerTools" w:id="6721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22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23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24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25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28" w:date="2000-01-01T00:00:00Z"/>
    </w:sdtContent>
  </w:sdt>
  <w:customXmlDelRangeEnd w:id="6728"/>
  <w:p w14:paraId="1984ADC2" w14:textId="77777777">
    <w:pPr>
      <w:pStyle w:val="Header"/>
      <w:rPr>
        <w:del w:author="Open-Xml-PowerTools" w:id="6729" w:date="2000-01-01T00:00:00Z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EF7B1E" w14:textId="77777777">
    <w:pPr>
      <w:pStyle w:val="Header"/>
      <w:rPr>
        <w:ins w:author="Open-Xml-PowerTools" w:id="6731" w:date="2000-01-01T00:00:00Z"/>
      </w:rPr>
    </w:pPr>
    <w:ins w:author="Open-Xml-PowerTools" w:id="6730" w:date="2000-01-01T00:00:00Z">
      <w:r>
        <w:t>Call-Off Schedule 7 (Key Supplier Staff)</w:t>
      </w:r>
    </w:ins>
  </w:p>
  <w:customXmlDelRangeStart w:author="Open-Xml-PowerTools" w:id="6738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38"/>
      <w:p w14:paraId="288F38D9" w14:textId="77777777">
        <w:pPr>
          <w:pStyle w:val="Header"/>
          <w:jc w:val="right"/>
          <w:rPr>
            <w:del w:author="Open-Xml-PowerTools" w:id="6737" w:date="2000-01-01T00:00:00Z"/>
            <w:rFonts w:ascii="Arial" w:hAnsi="Arial" w:cs="Arial"/>
            <w:sz w:val="24"/>
            <w:szCs w:val="24"/>
          </w:rPr>
        </w:pPr>
        <w:del w:author="Open-Xml-PowerTools" w:id="6732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33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34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35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36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39" w:date="2000-01-01T00:00:00Z"/>
    </w:sdtContent>
  </w:sdt>
  <w:customXmlDelRangeEnd w:id="6739"/>
  <w:p w14:paraId="1984ADC2" w14:textId="77777777">
    <w:pPr>
      <w:pStyle w:val="Header"/>
      <w:rPr>
        <w:del w:author="Open-Xml-PowerTools" w:id="6740" w:date="2000-01-01T00:00:00Z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DB314D" w14:textId="77777777">
    <w:pPr>
      <w:pStyle w:val="Header"/>
      <w:rPr>
        <w:ins w:author="Open-Xml-PowerTools" w:id="6742" w:date="2000-01-01T00:00:00Z"/>
      </w:rPr>
    </w:pPr>
    <w:ins w:author="Open-Xml-PowerTools" w:id="6741" w:date="2000-01-01T00:00:00Z">
      <w:r>
        <w:t>Call-Off Schedule 8 (Business Continuity and Disaster Recovery)</w:t>
      </w:r>
    </w:ins>
  </w:p>
  <w:customXmlDelRangeStart w:author="Open-Xml-PowerTools" w:id="6749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49"/>
      <w:p w14:paraId="288F38D9" w14:textId="77777777">
        <w:pPr>
          <w:pStyle w:val="Header"/>
          <w:jc w:val="right"/>
          <w:rPr>
            <w:del w:author="Open-Xml-PowerTools" w:id="6748" w:date="2000-01-01T00:00:00Z"/>
            <w:rFonts w:ascii="Arial" w:hAnsi="Arial" w:cs="Arial"/>
            <w:sz w:val="24"/>
            <w:szCs w:val="24"/>
          </w:rPr>
        </w:pPr>
        <w:del w:author="Open-Xml-PowerTools" w:id="6743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44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45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46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47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50" w:date="2000-01-01T00:00:00Z"/>
    </w:sdtContent>
  </w:sdt>
  <w:customXmlDelRangeEnd w:id="6750"/>
  <w:p w14:paraId="1984ADC2" w14:textId="77777777">
    <w:pPr>
      <w:pStyle w:val="Header"/>
      <w:rPr>
        <w:del w:author="Open-Xml-PowerTools" w:id="6751" w:date="2000-01-01T00:00:00Z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5AB83" w14:textId="77777777">
    <w:pPr>
      <w:pStyle w:val="Header"/>
      <w:rPr>
        <w:ins w:author="Open-Xml-PowerTools" w:id="6753" w:date="2000-01-01T00:00:00Z"/>
      </w:rPr>
    </w:pPr>
    <w:ins w:author="Open-Xml-PowerTools" w:id="6752" w:date="2000-01-01T00:00:00Z">
      <w:r>
        <w:t>Call-Off Schedule 9 (Security)</w:t>
      </w:r>
    </w:ins>
  </w:p>
  <w:customXmlDelRangeStart w:author="Open-Xml-PowerTools" w:id="6760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60"/>
      <w:p w14:paraId="288F38D9" w14:textId="77777777">
        <w:pPr>
          <w:pStyle w:val="Header"/>
          <w:jc w:val="right"/>
          <w:rPr>
            <w:del w:author="Open-Xml-PowerTools" w:id="6759" w:date="2000-01-01T00:00:00Z"/>
            <w:rFonts w:ascii="Arial" w:hAnsi="Arial" w:cs="Arial"/>
            <w:sz w:val="24"/>
            <w:szCs w:val="24"/>
          </w:rPr>
        </w:pPr>
        <w:del w:author="Open-Xml-PowerTools" w:id="6754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55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56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57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58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61" w:date="2000-01-01T00:00:00Z"/>
    </w:sdtContent>
  </w:sdt>
  <w:customXmlDelRangeEnd w:id="6761"/>
  <w:p w14:paraId="1984ADC2" w14:textId="77777777">
    <w:pPr>
      <w:pStyle w:val="Header"/>
      <w:rPr>
        <w:del w:author="Open-Xml-PowerTools" w:id="6762" w:date="2000-01-01T00:00:00Z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60B61" w14:textId="77777777">
    <w:pPr>
      <w:pStyle w:val="Header"/>
      <w:rPr>
        <w:ins w:author="Open-Xml-PowerTools" w:id="6764" w:date="2000-01-01T00:00:00Z"/>
      </w:rPr>
    </w:pPr>
    <w:ins w:author="Open-Xml-PowerTools" w:id="6763" w:date="2000-01-01T00:00:00Z">
      <w:r>
        <w:t>Call-Off Schedule 10 (Exit Management)</w:t>
      </w:r>
    </w:ins>
  </w:p>
  <w:customXmlDelRangeStart w:author="Open-Xml-PowerTools" w:id="6771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71"/>
      <w:p w14:paraId="288F38D9" w14:textId="77777777">
        <w:pPr>
          <w:pStyle w:val="Header"/>
          <w:jc w:val="right"/>
          <w:rPr>
            <w:del w:author="Open-Xml-PowerTools" w:id="6770" w:date="2000-01-01T00:00:00Z"/>
            <w:rFonts w:ascii="Arial" w:hAnsi="Arial" w:cs="Arial"/>
            <w:sz w:val="24"/>
            <w:szCs w:val="24"/>
          </w:rPr>
        </w:pPr>
        <w:del w:author="Open-Xml-PowerTools" w:id="6765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66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67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68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69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72" w:date="2000-01-01T00:00:00Z"/>
    </w:sdtContent>
  </w:sdt>
  <w:customXmlDelRangeEnd w:id="6772"/>
  <w:p w14:paraId="1984ADC2" w14:textId="77777777">
    <w:pPr>
      <w:pStyle w:val="Header"/>
      <w:rPr>
        <w:del w:author="Open-Xml-PowerTools" w:id="6773" w:date="2000-01-01T00:00:00Z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39EB1" w14:textId="77777777">
    <w:pPr>
      <w:pStyle w:val="Header"/>
      <w:rPr>
        <w:ins w:author="Open-Xml-PowerTools" w:id="6775" w:date="2000-01-01T00:00:00Z"/>
      </w:rPr>
    </w:pPr>
    <w:ins w:author="Open-Xml-PowerTools" w:id="6774" w:date="2000-01-01T00:00:00Z">
      <w:r>
        <w:t>Call-Off Schedule 13: (Implementation Plan and Testing)</w:t>
      </w:r>
    </w:ins>
  </w:p>
  <w:customXmlDelRangeStart w:author="Open-Xml-PowerTools" w:id="6782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82"/>
      <w:p w14:paraId="288F38D9" w14:textId="77777777">
        <w:pPr>
          <w:pStyle w:val="Header"/>
          <w:jc w:val="right"/>
          <w:rPr>
            <w:del w:author="Open-Xml-PowerTools" w:id="6781" w:date="2000-01-01T00:00:00Z"/>
            <w:rFonts w:ascii="Arial" w:hAnsi="Arial" w:cs="Arial"/>
            <w:sz w:val="24"/>
            <w:szCs w:val="24"/>
          </w:rPr>
        </w:pPr>
        <w:del w:author="Open-Xml-PowerTools" w:id="6776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77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78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79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80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83" w:date="2000-01-01T00:00:00Z"/>
    </w:sdtContent>
  </w:sdt>
  <w:customXmlDelRangeEnd w:id="6783"/>
  <w:p w14:paraId="1984ADC2" w14:textId="77777777">
    <w:pPr>
      <w:pStyle w:val="Header"/>
      <w:rPr>
        <w:del w:author="Open-Xml-PowerTools" w:id="6784" w:date="2000-01-01T00:00:00Z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99511" w14:textId="77777777">
    <w:pPr>
      <w:pStyle w:val="Header"/>
      <w:rPr>
        <w:ins w:author="Open-Xml-PowerTools" w:id="6786" w:date="2000-01-01T00:00:00Z"/>
      </w:rPr>
    </w:pPr>
    <w:ins w:author="Open-Xml-PowerTools" w:id="6785" w:date="2000-01-01T00:00:00Z">
      <w:r>
        <w:t>Call-Off Schedule 14 (Service Levels and Balanced Scorecard)</w:t>
      </w:r>
    </w:ins>
  </w:p>
  <w:customXmlDelRangeStart w:author="Open-Xml-PowerTools" w:id="6793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93"/>
      <w:p w14:paraId="288F38D9" w14:textId="77777777">
        <w:pPr>
          <w:pStyle w:val="Header"/>
          <w:jc w:val="right"/>
          <w:rPr>
            <w:del w:author="Open-Xml-PowerTools" w:id="6792" w:date="2000-01-01T00:00:00Z"/>
            <w:rFonts w:ascii="Arial" w:hAnsi="Arial" w:cs="Arial"/>
            <w:sz w:val="24"/>
            <w:szCs w:val="24"/>
          </w:rPr>
        </w:pPr>
        <w:del w:author="Open-Xml-PowerTools" w:id="6787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88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89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90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91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94" w:date="2000-01-01T00:00:00Z"/>
    </w:sdtContent>
  </w:sdt>
  <w:customXmlDelRangeEnd w:id="6794"/>
  <w:p w14:paraId="1984ADC2" w14:textId="77777777">
    <w:pPr>
      <w:pStyle w:val="Header"/>
      <w:rPr>
        <w:del w:author="Open-Xml-PowerTools" w:id="6795" w:date="2000-01-01T00:00:00Z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281E1A" w14:textId="77777777">
    <w:pPr>
      <w:pStyle w:val="Header"/>
      <w:rPr>
        <w:ins w:author="Open-Xml-PowerTools" w:id="6797" w:date="2000-01-01T00:00:00Z"/>
      </w:rPr>
    </w:pPr>
    <w:ins w:author="Open-Xml-PowerTools" w:id="6796" w:date="2000-01-01T00:00:00Z">
      <w:r>
        <w:t>Call-Off Schedule 14 (Service Levels and Balanced Scorecard)</w:t>
      </w:r>
    </w:ins>
  </w:p>
  <w:customXmlDelRangeStart w:author="Open-Xml-PowerTools" w:id="6804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04"/>
      <w:p w14:paraId="288F38D9" w14:textId="77777777">
        <w:pPr>
          <w:pStyle w:val="Header"/>
          <w:jc w:val="right"/>
          <w:rPr>
            <w:del w:author="Open-Xml-PowerTools" w:id="6803" w:date="2000-01-01T00:00:00Z"/>
            <w:rFonts w:ascii="Arial" w:hAnsi="Arial" w:cs="Arial"/>
            <w:sz w:val="24"/>
            <w:szCs w:val="24"/>
          </w:rPr>
        </w:pPr>
        <w:del w:author="Open-Xml-PowerTools" w:id="6798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99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00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01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02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05" w:date="2000-01-01T00:00:00Z"/>
    </w:sdtContent>
  </w:sdt>
  <w:customXmlDelRangeEnd w:id="6805"/>
  <w:p w14:paraId="1984ADC2" w14:textId="77777777">
    <w:pPr>
      <w:pStyle w:val="Header"/>
      <w:rPr>
        <w:del w:author="Open-Xml-PowerTools" w:id="6806" w:date="2000-01-01T00:00:00Z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F7075" w14:textId="77777777">
    <w:pPr>
      <w:pStyle w:val="Header"/>
      <w:rPr>
        <w:ins w:author="Open-Xml-PowerTools" w:id="6808" w:date="2000-01-01T00:00:00Z"/>
      </w:rPr>
    </w:pPr>
    <w:ins w:author="Open-Xml-PowerTools" w:id="6807" w:date="2000-01-01T00:00:00Z">
      <w:r>
        <w:t>Call-Off Schedule 15 (Call-Off Contract Management)</w:t>
      </w:r>
    </w:ins>
  </w:p>
  <w:customXmlDelRangeStart w:author="Open-Xml-PowerTools" w:id="6815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15"/>
      <w:p w14:paraId="288F38D9" w14:textId="77777777">
        <w:pPr>
          <w:pStyle w:val="Header"/>
          <w:jc w:val="right"/>
          <w:rPr>
            <w:del w:author="Open-Xml-PowerTools" w:id="6814" w:date="2000-01-01T00:00:00Z"/>
            <w:rFonts w:ascii="Arial" w:hAnsi="Arial" w:cs="Arial"/>
            <w:sz w:val="24"/>
            <w:szCs w:val="24"/>
          </w:rPr>
        </w:pPr>
        <w:del w:author="Open-Xml-PowerTools" w:id="6809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10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11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12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13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16" w:date="2000-01-01T00:00:00Z"/>
    </w:sdtContent>
  </w:sdt>
  <w:customXmlDelRangeEnd w:id="6816"/>
  <w:p w14:paraId="1984ADC2" w14:textId="77777777">
    <w:pPr>
      <w:pStyle w:val="Header"/>
      <w:rPr>
        <w:del w:author="Open-Xml-PowerTools" w:id="6817" w:date="2000-01-01T00:00:00Z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81447E" w14:textId="77777777">
    <w:pPr>
      <w:pStyle w:val="Header"/>
      <w:rPr>
        <w:ins w:author="Open-Xml-PowerTools" w:id="6819" w:date="2000-01-01T00:00:00Z"/>
      </w:rPr>
    </w:pPr>
    <w:ins w:author="Open-Xml-PowerTools" w:id="6818" w:date="2000-01-01T00:00:00Z">
      <w:r>
        <w:t>Call-Off Schedule 16 (Benchmarking)</w:t>
      </w:r>
    </w:ins>
  </w:p>
  <w:customXmlDelRangeStart w:author="Open-Xml-PowerTools" w:id="6826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26"/>
      <w:p w14:paraId="288F38D9" w14:textId="77777777">
        <w:pPr>
          <w:pStyle w:val="Header"/>
          <w:jc w:val="right"/>
          <w:rPr>
            <w:del w:author="Open-Xml-PowerTools" w:id="6825" w:date="2000-01-01T00:00:00Z"/>
            <w:rFonts w:ascii="Arial" w:hAnsi="Arial" w:cs="Arial"/>
            <w:sz w:val="24"/>
            <w:szCs w:val="24"/>
          </w:rPr>
        </w:pPr>
        <w:del w:author="Open-Xml-PowerTools" w:id="6820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21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22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23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24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27" w:date="2000-01-01T00:00:00Z"/>
    </w:sdtContent>
  </w:sdt>
  <w:customXmlDelRangeEnd w:id="6827"/>
  <w:p w14:paraId="1984ADC2" w14:textId="77777777">
    <w:pPr>
      <w:pStyle w:val="Header"/>
      <w:rPr>
        <w:del w:author="Open-Xml-PowerTools" w:id="6828" w:date="2000-01-01T00:00:00Z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4BFF44" w14:textId="77777777">
    <w:pPr>
      <w:pStyle w:val="Header"/>
      <w:rPr>
        <w:ins w:author="Open-Xml-PowerTools" w:id="6830" w:date="2000-01-01T00:00:00Z"/>
      </w:rPr>
    </w:pPr>
    <w:ins w:author="Open-Xml-PowerTools" w:id="6829" w:date="2000-01-01T00:00:00Z">
      <w:r>
        <w:t xml:space="preserve">Call-Off Schedule 17 (MOD Terms) </w:t>
      </w:r>
    </w:ins>
  </w:p>
  <w:customXmlDelRangeStart w:author="Open-Xml-PowerTools" w:id="6837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37"/>
      <w:p w14:paraId="288F38D9" w14:textId="77777777">
        <w:pPr>
          <w:pStyle w:val="Header"/>
          <w:jc w:val="right"/>
          <w:rPr>
            <w:del w:author="Open-Xml-PowerTools" w:id="6836" w:date="2000-01-01T00:00:00Z"/>
            <w:rFonts w:ascii="Arial" w:hAnsi="Arial" w:cs="Arial"/>
            <w:sz w:val="24"/>
            <w:szCs w:val="24"/>
          </w:rPr>
        </w:pPr>
        <w:del w:author="Open-Xml-PowerTools" w:id="6831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32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33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34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35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38" w:date="2000-01-01T00:00:00Z"/>
    </w:sdtContent>
  </w:sdt>
  <w:customXmlDelRangeEnd w:id="6838"/>
  <w:p w14:paraId="1984ADC2" w14:textId="77777777">
    <w:pPr>
      <w:pStyle w:val="Header"/>
      <w:rPr>
        <w:del w:author="Open-Xml-PowerTools" w:id="6839" w:date="2000-01-01T00:00:00Z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F4D13" w14:textId="77777777">
    <w:pPr>
      <w:pStyle w:val="Header"/>
      <w:rPr>
        <w:ins w:author="Open-Xml-PowerTools" w:id="6841" w:date="2000-01-01T00:00:00Z"/>
      </w:rPr>
    </w:pPr>
    <w:ins w:author="Open-Xml-PowerTools" w:id="6840" w:date="2000-01-01T00:00:00Z">
      <w:r>
        <w:t>Call-Off Schedule 18 (Background Checks)</w:t>
      </w:r>
    </w:ins>
  </w:p>
  <w:customXmlDelRangeStart w:author="Open-Xml-PowerTools" w:id="6848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48"/>
      <w:p w14:paraId="288F38D9" w14:textId="77777777">
        <w:pPr>
          <w:pStyle w:val="Header"/>
          <w:jc w:val="right"/>
          <w:rPr>
            <w:del w:author="Open-Xml-PowerTools" w:id="6847" w:date="2000-01-01T00:00:00Z"/>
            <w:rFonts w:ascii="Arial" w:hAnsi="Arial" w:cs="Arial"/>
            <w:sz w:val="24"/>
            <w:szCs w:val="24"/>
          </w:rPr>
        </w:pPr>
        <w:del w:author="Open-Xml-PowerTools" w:id="6842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43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44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45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46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49" w:date="2000-01-01T00:00:00Z"/>
    </w:sdtContent>
  </w:sdt>
  <w:customXmlDelRangeEnd w:id="6849"/>
  <w:p w14:paraId="1984ADC2" w14:textId="77777777">
    <w:pPr>
      <w:pStyle w:val="Header"/>
      <w:rPr>
        <w:del w:author="Open-Xml-PowerTools" w:id="6850" w:date="2000-01-01T00:00:00Z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349EC" w14:textId="77777777">
    <w:pPr>
      <w:pStyle w:val="Header"/>
      <w:rPr>
        <w:ins w:author="Open-Xml-PowerTools" w:id="6852" w:date="2000-01-01T00:00:00Z"/>
      </w:rPr>
    </w:pPr>
    <w:ins w:author="Open-Xml-PowerTools" w:id="6851" w:date="2000-01-01T00:00:00Z">
      <w:r>
        <w:t>Call-Off Schedule 19 (Scottish Law)</w:t>
      </w:r>
    </w:ins>
  </w:p>
  <w:customXmlDelRangeStart w:author="Open-Xml-PowerTools" w:id="6859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59"/>
      <w:p w14:paraId="288F38D9" w14:textId="77777777">
        <w:pPr>
          <w:pStyle w:val="Header"/>
          <w:jc w:val="right"/>
          <w:rPr>
            <w:del w:author="Open-Xml-PowerTools" w:id="6858" w:date="2000-01-01T00:00:00Z"/>
            <w:rFonts w:ascii="Arial" w:hAnsi="Arial" w:cs="Arial"/>
            <w:sz w:val="24"/>
            <w:szCs w:val="24"/>
          </w:rPr>
        </w:pPr>
        <w:del w:author="Open-Xml-PowerTools" w:id="6853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54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55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56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57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60" w:date="2000-01-01T00:00:00Z"/>
    </w:sdtContent>
  </w:sdt>
  <w:customXmlDelRangeEnd w:id="6860"/>
  <w:p w14:paraId="1984ADC2" w14:textId="77777777">
    <w:pPr>
      <w:pStyle w:val="Header"/>
      <w:rPr>
        <w:del w:author="Open-Xml-PowerTools" w:id="6861" w:date="2000-01-01T00:00:00Z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8A2225" w14:textId="77777777">
    <w:pPr>
      <w:pStyle w:val="Header"/>
      <w:rPr>
        <w:ins w:author="Open-Xml-PowerTools" w:id="6863" w:date="2000-01-01T00:00:00Z"/>
      </w:rPr>
    </w:pPr>
    <w:ins w:author="Open-Xml-PowerTools" w:id="6862" w:date="2000-01-01T00:00:00Z">
      <w:r>
        <w:t>Call-Off Schedule 20 (Call-Off Specification)</w:t>
      </w:r>
    </w:ins>
  </w:p>
  <w:customXmlDelRangeStart w:author="Open-Xml-PowerTools" w:id="6870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70"/>
      <w:p w14:paraId="288F38D9" w14:textId="77777777">
        <w:pPr>
          <w:pStyle w:val="Header"/>
          <w:jc w:val="right"/>
          <w:rPr>
            <w:del w:author="Open-Xml-PowerTools" w:id="6869" w:date="2000-01-01T00:00:00Z"/>
            <w:rFonts w:ascii="Arial" w:hAnsi="Arial" w:cs="Arial"/>
            <w:sz w:val="24"/>
            <w:szCs w:val="24"/>
          </w:rPr>
        </w:pPr>
        <w:del w:author="Open-Xml-PowerTools" w:id="6864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65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66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67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68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71" w:date="2000-01-01T00:00:00Z"/>
    </w:sdtContent>
  </w:sdt>
  <w:customXmlDelRangeEnd w:id="6871"/>
  <w:p w14:paraId="1984ADC2" w14:textId="77777777">
    <w:pPr>
      <w:pStyle w:val="Header"/>
      <w:rPr>
        <w:del w:author="Open-Xml-PowerTools" w:id="6872" w:date="2000-01-01T00:00:00Z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E1C51" w14:textId="77777777">
    <w:pPr>
      <w:pStyle w:val="Header"/>
      <w:rPr>
        <w:ins w:author="Open-Xml-PowerTools" w:id="6874" w:date="2000-01-01T00:00:00Z"/>
      </w:rPr>
    </w:pPr>
    <w:ins w:author="Open-Xml-PowerTools" w:id="6873" w:date="2000-01-01T00:00:00Z">
      <w:r>
        <w:t>Call-Off Schedule 21 (Northern Ireland Law)</w:t>
      </w:r>
    </w:ins>
  </w:p>
  <w:customXmlDelRangeStart w:author="Open-Xml-PowerTools" w:id="6881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81"/>
      <w:p w14:paraId="288F38D9" w14:textId="77777777">
        <w:pPr>
          <w:pStyle w:val="Header"/>
          <w:jc w:val="right"/>
          <w:rPr>
            <w:del w:author="Open-Xml-PowerTools" w:id="6880" w:date="2000-01-01T00:00:00Z"/>
            <w:rFonts w:ascii="Arial" w:hAnsi="Arial" w:cs="Arial"/>
            <w:sz w:val="24"/>
            <w:szCs w:val="24"/>
          </w:rPr>
        </w:pPr>
        <w:del w:author="Open-Xml-PowerTools" w:id="6875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76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77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78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79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82" w:date="2000-01-01T00:00:00Z"/>
    </w:sdtContent>
  </w:sdt>
  <w:customXmlDelRangeEnd w:id="6882"/>
  <w:p w14:paraId="1984ADC2" w14:textId="77777777">
    <w:pPr>
      <w:pStyle w:val="Header"/>
      <w:rPr>
        <w:del w:author="Open-Xml-PowerTools" w:id="6883" w:date="2000-01-01T00:00:00Z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76B5E" w14:textId="77777777">
    <w:pPr>
      <w:pStyle w:val="Header"/>
      <w:rPr>
        <w:ins w:author="Open-Xml-PowerTools" w:id="6885" w:date="2000-01-01T00:00:00Z"/>
      </w:rPr>
    </w:pPr>
    <w:ins w:author="Open-Xml-PowerTools" w:id="6884" w:date="2000-01-01T00:00:00Z">
      <w:r>
        <w:t>Call-Off Schedule 25 (Ethical Walls Agreement)</w:t>
      </w:r>
    </w:ins>
  </w:p>
  <w:customXmlDelRangeStart w:author="Open-Xml-PowerTools" w:id="6892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92"/>
      <w:p w14:paraId="288F38D9" w14:textId="77777777">
        <w:pPr>
          <w:pStyle w:val="Header"/>
          <w:jc w:val="right"/>
          <w:rPr>
            <w:del w:author="Open-Xml-PowerTools" w:id="6891" w:date="2000-01-01T00:00:00Z"/>
            <w:rFonts w:ascii="Arial" w:hAnsi="Arial" w:cs="Arial"/>
            <w:sz w:val="24"/>
            <w:szCs w:val="24"/>
          </w:rPr>
        </w:pPr>
        <w:del w:author="Open-Xml-PowerTools" w:id="6886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87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88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89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90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93" w:date="2000-01-01T00:00:00Z"/>
    </w:sdtContent>
  </w:sdt>
  <w:customXmlDelRangeEnd w:id="6893"/>
  <w:p w14:paraId="1984ADC2" w14:textId="77777777">
    <w:pPr>
      <w:pStyle w:val="Header"/>
      <w:rPr>
        <w:del w:author="Open-Xml-PowerTools" w:id="6894" w:date="2000-01-01T00:00:00Z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195542" w14:textId="77777777">
    <w:pPr>
      <w:pStyle w:val="Header"/>
      <w:rPr>
        <w:ins w:author="Open-Xml-PowerTools" w:id="6896" w:date="2000-01-01T00:00:00Z"/>
      </w:rPr>
    </w:pPr>
    <w:ins w:author="Open-Xml-PowerTools" w:id="6895" w:date="2000-01-01T00:00:00Z">
      <w:r>
        <w:t>Call-Off Schedule 26 (Cyber Essentials Scheme)</w:t>
      </w:r>
    </w:ins>
  </w:p>
  <w:customXmlDelRangeStart w:author="Open-Xml-PowerTools" w:id="6903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903"/>
      <w:p w14:paraId="288F38D9" w14:textId="77777777">
        <w:pPr>
          <w:pStyle w:val="Header"/>
          <w:jc w:val="right"/>
          <w:rPr>
            <w:del w:author="Open-Xml-PowerTools" w:id="6902" w:date="2000-01-01T00:00:00Z"/>
            <w:rFonts w:ascii="Arial" w:hAnsi="Arial" w:cs="Arial"/>
            <w:sz w:val="24"/>
            <w:szCs w:val="24"/>
          </w:rPr>
        </w:pPr>
        <w:del w:author="Open-Xml-PowerTools" w:id="6897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98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99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900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901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904" w:date="2000-01-01T00:00:00Z"/>
    </w:sdtContent>
  </w:sdt>
  <w:customXmlDelRangeEnd w:id="6904"/>
  <w:p w14:paraId="1984ADC2" w14:textId="77777777">
    <w:pPr>
      <w:pStyle w:val="Header"/>
      <w:rPr>
        <w:del w:author="Open-Xml-PowerTools" w:id="6905" w:date="2000-01-01T00:00:00Z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7F263" w14:textId="77777777">
    <w:pPr>
      <w:pStyle w:val="Header"/>
      <w:rPr>
        <w:ins w:author="Open-Xml-PowerTools" w:id="6685" w:date="2000-01-01T00:00:00Z"/>
      </w:rPr>
    </w:pPr>
    <w:ins w:author="Open-Xml-PowerTools" w:id="6684" w:date="2000-01-01T00:00:00Z">
      <w:r>
        <w:t>Call-Off Schedule 1 (Transparency Reports)</w:t>
      </w:r>
    </w:ins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A7F88"/>
    <w:multiLevelType w:val="hybridMultilevel"/>
    <w:tmpl w:val="F26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5C03"/>
    <w:multiLevelType w:val="hybridMultilevel"/>
    <w:tmpl w:val="C1265AFE"/>
    <w:lvl w:ilvl="0" w:tplc="26DE6B3C">
      <w:start w:val="1"/>
      <w:numFmt w:val="lowerLetter"/>
      <w:lvlText w:val="(%1)"/>
      <w:lvlJc w:val="left"/>
      <w:pPr>
        <w:ind w:left="1440" w:hanging="720"/>
      </w:pPr>
      <w:rPr>
        <w:rFonts w:ascii="Arial" w:eastAsiaTheme="minorHAnsi" w:hAnsi="Arial" w:cs="Arial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6D2C61"/>
    <w:multiLevelType w:val="hybridMultilevel"/>
    <w:tmpl w:val="D44291A8"/>
    <w:lvl w:ilvl="0" w:tplc="60366BFC">
      <w:start w:val="1"/>
      <w:numFmt w:val="lowerLetter"/>
      <w:lvlText w:val="(%1)"/>
      <w:lvlJc w:val="left"/>
      <w:pPr>
        <w:ind w:left="1440" w:hanging="720"/>
      </w:pPr>
      <w:rPr>
        <w:rFonts w:ascii="Arial" w:eastAsiaTheme="minorHAnsi" w:hAnsi="Arial" w:cs="Arial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33D7A"/>
    <w:multiLevelType w:val="hybridMultilevel"/>
    <w:tmpl w:val="79AA0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47D9C"/>
    <w:multiLevelType w:val="hybridMultilevel"/>
    <w:tmpl w:val="A880D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26D16"/>
    <w:multiLevelType w:val="hybridMultilevel"/>
    <w:tmpl w:val="D3FCE084"/>
    <w:lvl w:ilvl="0" w:tplc="CF104B9C">
      <w:start w:val="1"/>
      <w:numFmt w:val="decimal"/>
      <w:lvlText w:val="[%1]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F4B96"/>
    <w:multiLevelType w:val="hybridMultilevel"/>
    <w:tmpl w:val="F26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26E28"/>
    <w:multiLevelType w:val="hybridMultilevel"/>
    <w:tmpl w:val="7EFCFD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134EF"/>
    <w:multiLevelType w:val="hybridMultilevel"/>
    <w:tmpl w:val="7E24A502"/>
    <w:lvl w:ilvl="0" w:tplc="F522B3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52AEB"/>
    <w:multiLevelType w:val="hybridMultilevel"/>
    <w:tmpl w:val="76CE2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76F0D"/>
    <w:multiLevelType w:val="hybridMultilevel"/>
    <w:tmpl w:val="F26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D2674"/>
    <w:multiLevelType w:val="hybridMultilevel"/>
    <w:tmpl w:val="25EE9B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C43D0"/>
    <w:multiLevelType w:val="hybridMultilevel"/>
    <w:tmpl w:val="07BE7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C4BE4"/>
    <w:multiLevelType w:val="hybridMultilevel"/>
    <w:tmpl w:val="FE92C92A"/>
    <w:lvl w:ilvl="0" w:tplc="01DE1C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E2D50"/>
    <w:multiLevelType w:val="multilevel"/>
    <w:tmpl w:val="9D6CC3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E317B03"/>
    <w:multiLevelType w:val="hybridMultilevel"/>
    <w:tmpl w:val="6B2E2D00"/>
    <w:lvl w:ilvl="0" w:tplc="AAB433E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A34DE"/>
    <w:multiLevelType w:val="hybridMultilevel"/>
    <w:tmpl w:val="E3F85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4645E"/>
    <w:multiLevelType w:val="hybridMultilevel"/>
    <w:tmpl w:val="DD26A84C"/>
    <w:lvl w:ilvl="0" w:tplc="D93A27E2">
      <w:start w:val="1"/>
      <w:numFmt w:val="decimal"/>
      <w:lvlText w:val="[%1]"/>
      <w:lvlJc w:val="left"/>
      <w:pPr>
        <w:ind w:left="5605" w:hanging="360"/>
      </w:pPr>
      <w:rPr>
        <w:rFonts w:hint="default"/>
      </w:rPr>
    </w:lvl>
    <w:lvl w:ilvl="1" w:tplc="94A89206" w:tentative="1">
      <w:start w:val="1"/>
      <w:numFmt w:val="lowerLetter"/>
      <w:lvlText w:val="%2."/>
      <w:lvlJc w:val="left"/>
      <w:pPr>
        <w:ind w:left="1440" w:hanging="360"/>
      </w:pPr>
    </w:lvl>
    <w:lvl w:ilvl="2" w:tplc="617688A8" w:tentative="1">
      <w:start w:val="1"/>
      <w:numFmt w:val="lowerRoman"/>
      <w:lvlText w:val="%3."/>
      <w:lvlJc w:val="right"/>
      <w:pPr>
        <w:ind w:left="2160" w:hanging="180"/>
      </w:pPr>
    </w:lvl>
    <w:lvl w:ilvl="3" w:tplc="2274421C" w:tentative="1">
      <w:start w:val="1"/>
      <w:numFmt w:val="decimal"/>
      <w:lvlText w:val="%4."/>
      <w:lvlJc w:val="left"/>
      <w:pPr>
        <w:ind w:left="2880" w:hanging="360"/>
      </w:pPr>
    </w:lvl>
    <w:lvl w:ilvl="4" w:tplc="7E64325E" w:tentative="1">
      <w:start w:val="1"/>
      <w:numFmt w:val="lowerLetter"/>
      <w:lvlText w:val="%5."/>
      <w:lvlJc w:val="left"/>
      <w:pPr>
        <w:ind w:left="3600" w:hanging="360"/>
      </w:pPr>
    </w:lvl>
    <w:lvl w:ilvl="5" w:tplc="85C66576" w:tentative="1">
      <w:start w:val="1"/>
      <w:numFmt w:val="lowerRoman"/>
      <w:lvlText w:val="%6."/>
      <w:lvlJc w:val="right"/>
      <w:pPr>
        <w:ind w:left="4320" w:hanging="180"/>
      </w:pPr>
    </w:lvl>
    <w:lvl w:ilvl="6" w:tplc="B69E8430" w:tentative="1">
      <w:start w:val="1"/>
      <w:numFmt w:val="decimal"/>
      <w:lvlText w:val="%7."/>
      <w:lvlJc w:val="left"/>
      <w:pPr>
        <w:ind w:left="5040" w:hanging="360"/>
      </w:pPr>
    </w:lvl>
    <w:lvl w:ilvl="7" w:tplc="A75E5D76" w:tentative="1">
      <w:start w:val="1"/>
      <w:numFmt w:val="lowerLetter"/>
      <w:lvlText w:val="%8."/>
      <w:lvlJc w:val="left"/>
      <w:pPr>
        <w:ind w:left="5760" w:hanging="360"/>
      </w:pPr>
    </w:lvl>
    <w:lvl w:ilvl="8" w:tplc="EB90A8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1430C"/>
    <w:multiLevelType w:val="hybridMultilevel"/>
    <w:tmpl w:val="4776E0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020F3"/>
    <w:multiLevelType w:val="hybridMultilevel"/>
    <w:tmpl w:val="BFD873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A420A"/>
    <w:multiLevelType w:val="hybridMultilevel"/>
    <w:tmpl w:val="6204D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14F10"/>
    <w:multiLevelType w:val="hybridMultilevel"/>
    <w:tmpl w:val="77289F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37BC0"/>
    <w:multiLevelType w:val="hybridMultilevel"/>
    <w:tmpl w:val="454E134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06738D"/>
    <w:multiLevelType w:val="hybridMultilevel"/>
    <w:tmpl w:val="E66EAEF6"/>
    <w:lvl w:ilvl="0" w:tplc="0409000F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E36BF"/>
    <w:multiLevelType w:val="hybridMultilevel"/>
    <w:tmpl w:val="E71A61B6"/>
    <w:lvl w:ilvl="0" w:tplc="DD746AFE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F3128"/>
    <w:multiLevelType w:val="hybridMultilevel"/>
    <w:tmpl w:val="1B0851E0"/>
    <w:lvl w:ilvl="0" w:tplc="E31E759A">
      <w:start w:val="1"/>
      <w:numFmt w:val="lowerLetter"/>
      <w:lvlText w:val="(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486165A1"/>
    <w:multiLevelType w:val="multilevel"/>
    <w:tmpl w:val="56D0E2FE"/>
    <w:styleLink w:val="CCSListStyl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8" w15:restartNumberingAfterBreak="0">
    <w:nsid w:val="6EAB7572"/>
    <w:multiLevelType w:val="multilevel"/>
    <w:tmpl w:val="AA38A46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2" w15:restartNumberingAfterBreak="0">
    <w:nsid w:val="4D2D7FEB"/>
    <w:multiLevelType w:val="multilevel"/>
    <w:tmpl w:val="47C269D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1" w15:restartNumberingAfterBreak="0">
    <w:nsid w:val="4B512212"/>
    <w:multiLevelType w:val="multilevel"/>
    <w:tmpl w:val="6BAABCBA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06D66E01"/>
    <w:multiLevelType w:val="multilevel"/>
    <w:tmpl w:val="F540298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A474659"/>
    <w:multiLevelType w:val="multilevel"/>
    <w:tmpl w:val="F654A0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7" w15:restartNumberingAfterBreak="0">
    <w:nsid w:val="7F43798D"/>
    <w:multiLevelType w:val="multilevel"/>
    <w:tmpl w:val="BCBCEC60"/>
    <w:lvl w:ilvl="0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9" w15:restartNumberingAfterBreak="0">
    <w:nsid w:val="6EB2759A"/>
    <w:multiLevelType w:val="multilevel"/>
    <w:tmpl w:val="B014683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4" w15:restartNumberingAfterBreak="0">
    <w:nsid w:val="35134E2B"/>
    <w:multiLevelType w:val="multilevel"/>
    <w:tmpl w:val="36DE530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02EC5108"/>
    <w:multiLevelType w:val="multilevel"/>
    <w:tmpl w:val="AA308DA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296704C3"/>
    <w:multiLevelType w:val="multilevel"/>
    <w:tmpl w:val="D43E0E8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CCE1B04"/>
    <w:multiLevelType w:val="multilevel"/>
    <w:tmpl w:val="59962F62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166F5939"/>
    <w:multiLevelType w:val="multilevel"/>
    <w:tmpl w:val="380A2D46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9791334"/>
    <w:multiLevelType w:val="multilevel"/>
    <w:tmpl w:val="BF4EC06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3E714620"/>
    <w:multiLevelType w:val="multilevel"/>
    <w:tmpl w:val="16BC747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5" w15:restartNumberingAfterBreak="0">
    <w:nsid w:val="47C21EC9"/>
    <w:multiLevelType w:val="multilevel"/>
    <w:tmpl w:val="7116DAE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5217A7"/>
    <w:multiLevelType w:val="multilevel"/>
    <w:tmpl w:val="4F7C966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2" w15:restartNumberingAfterBreak="0">
    <w:nsid w:val="01530464"/>
    <w:multiLevelType w:val="multilevel"/>
    <w:tmpl w:val="32B47C2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5" w15:restartNumberingAfterBreak="0">
    <w:nsid w:val="58D5332A"/>
    <w:multiLevelType w:val="multilevel"/>
    <w:tmpl w:val="2C4A6C9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22066AED"/>
    <w:multiLevelType w:val="multilevel"/>
    <w:tmpl w:val="BF7EF75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8" w15:restartNumberingAfterBreak="0">
    <w:nsid w:val="491978AB"/>
    <w:multiLevelType w:val="multilevel"/>
    <w:tmpl w:val="2F3EB648"/>
    <w:lvl w:ilvl="0">
      <w:start w:val="1"/>
      <w:numFmt w:val="lowerLetter"/>
      <w:lvlText w:val="(%1)"/>
      <w:lvlJc w:val="left"/>
      <w:pPr>
        <w:ind w:left="1152" w:hanging="432"/>
      </w:pPr>
      <w:rPr>
        <w:b w:val="0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48" w15:restartNumberingAfterBreak="0">
    <w:nsid w:val="30031EED"/>
    <w:multiLevelType w:val="multilevel"/>
    <w:tmpl w:val="4B0ED17E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3" w15:restartNumberingAfterBreak="0">
    <w:nsid w:val="037A0B82"/>
    <w:multiLevelType w:val="multilevel"/>
    <w:tmpl w:val="46601DA6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108" w15:restartNumberingAfterBreak="0">
    <w:nsid w:val="65425633"/>
    <w:multiLevelType w:val="multilevel"/>
    <w:tmpl w:val="370067F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1" w15:restartNumberingAfterBreak="0">
    <w:nsid w:val="5441078A"/>
    <w:multiLevelType w:val="multilevel"/>
    <w:tmpl w:val="DA38203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20545C97"/>
    <w:multiLevelType w:val="multilevel"/>
    <w:tmpl w:val="8DA442FA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3970F7A"/>
    <w:multiLevelType w:val="multilevel"/>
    <w:tmpl w:val="F7E84A3C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50D827C9"/>
    <w:multiLevelType w:val="multilevel"/>
    <w:tmpl w:val="2118F3B6"/>
    <w:lvl w:ilvl="0">
      <w:start w:val="1"/>
      <w:numFmt w:val="lowerLetter"/>
      <w:lvlText w:val="(%1)"/>
      <w:lvlJc w:val="left"/>
      <w:pPr>
        <w:ind w:left="1152" w:hanging="432"/>
      </w:pPr>
      <w:rPr>
        <w:b w:val="0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130" w15:restartNumberingAfterBreak="0">
    <w:nsid w:val="79A74F5C"/>
    <w:multiLevelType w:val="multilevel"/>
    <w:tmpl w:val="A3929F4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7" w15:restartNumberingAfterBreak="0">
    <w:nsid w:val="48B91B42"/>
    <w:multiLevelType w:val="multilevel"/>
    <w:tmpl w:val="E75AEDF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0" w15:restartNumberingAfterBreak="0">
    <w:nsid w:val="43D61867"/>
    <w:multiLevelType w:val="multilevel"/>
    <w:tmpl w:val="DB364BA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8" w15:restartNumberingAfterBreak="0">
    <w:nsid w:val="783B4EFD"/>
    <w:multiLevelType w:val="multilevel"/>
    <w:tmpl w:val="F4145AA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0" w15:restartNumberingAfterBreak="0">
    <w:nsid w:val="6ED93828"/>
    <w:multiLevelType w:val="multilevel"/>
    <w:tmpl w:val="0888BA24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8090727"/>
    <w:multiLevelType w:val="multilevel"/>
    <w:tmpl w:val="377E3CE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8" w15:restartNumberingAfterBreak="0">
    <w:nsid w:val="5AFF2697"/>
    <w:multiLevelType w:val="multilevel"/>
    <w:tmpl w:val="449EDA6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165E5518"/>
    <w:multiLevelType w:val="multilevel"/>
    <w:tmpl w:val="6CBE0F38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6CA75AF"/>
    <w:multiLevelType w:val="multilevel"/>
    <w:tmpl w:val="0A407CC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14617023"/>
    <w:multiLevelType w:val="multilevel"/>
    <w:tmpl w:val="848A287C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7FCA3AB3"/>
    <w:multiLevelType w:val="multilevel"/>
    <w:tmpl w:val="6944F4A8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F5E0723"/>
    <w:multiLevelType w:val="multilevel"/>
    <w:tmpl w:val="EDD6D374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127" w15:restartNumberingAfterBreak="0">
    <w:nsid w:val="76C12144"/>
    <w:multiLevelType w:val="multilevel"/>
    <w:tmpl w:val="CA78D08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3" w15:restartNumberingAfterBreak="0">
    <w:nsid w:val="4D487ED9"/>
    <w:multiLevelType w:val="multilevel"/>
    <w:tmpl w:val="2EB079B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2" w15:restartNumberingAfterBreak="0">
    <w:nsid w:val="68F30957"/>
    <w:multiLevelType w:val="multilevel"/>
    <w:tmpl w:val="DAF8167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622156E7"/>
    <w:multiLevelType w:val="multilevel"/>
    <w:tmpl w:val="682E122C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74D5304"/>
    <w:multiLevelType w:val="multilevel"/>
    <w:tmpl w:val="E96EB98C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4A902F4B"/>
    <w:multiLevelType w:val="multilevel"/>
    <w:tmpl w:val="084EF81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7" w15:restartNumberingAfterBreak="0">
    <w:nsid w:val="5A413A3C"/>
    <w:multiLevelType w:val="multilevel"/>
    <w:tmpl w:val="8E68A82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259745A7"/>
    <w:multiLevelType w:val="multilevel"/>
    <w:tmpl w:val="B55C3DE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2B785DDE"/>
    <w:multiLevelType w:val="multilevel"/>
    <w:tmpl w:val="B404A27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3F03730"/>
    <w:multiLevelType w:val="multilevel"/>
    <w:tmpl w:val="FC6A26A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19673971"/>
    <w:multiLevelType w:val="multilevel"/>
    <w:tmpl w:val="BBA2DC3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19D11F75"/>
    <w:multiLevelType w:val="multilevel"/>
    <w:tmpl w:val="E87ECC0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2" w15:restartNumberingAfterBreak="0">
    <w:nsid w:val="79FF10FA"/>
    <w:multiLevelType w:val="multilevel"/>
    <w:tmpl w:val="FB9C390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5BE357F6"/>
    <w:multiLevelType w:val="multilevel"/>
    <w:tmpl w:val="6AF6ED4E"/>
    <w:lvl w:ilvl="0">
      <w:start w:val="3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1B29313F"/>
    <w:multiLevelType w:val="multilevel"/>
    <w:tmpl w:val="EA86B626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AB45233"/>
    <w:multiLevelType w:val="multilevel"/>
    <w:tmpl w:val="75747D20"/>
    <w:lvl w:ilvl="0">
      <w:start w:val="1"/>
      <w:numFmt w:val="lowerLetter"/>
      <w:lvlText w:val="(%1)"/>
      <w:lvlJc w:val="left"/>
      <w:pPr>
        <w:ind w:left="1152" w:hanging="432"/>
      </w:pPr>
      <w:rPr>
        <w:b w:val="0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50" w15:restartNumberingAfterBreak="0">
    <w:nsid w:val="31CD3339"/>
    <w:multiLevelType w:val="multilevel"/>
    <w:tmpl w:val="91CEFC0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1BE4720"/>
    <w:multiLevelType w:val="multilevel"/>
    <w:tmpl w:val="B47811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8" w15:restartNumberingAfterBreak="0">
    <w:nsid w:val="110B00D2"/>
    <w:multiLevelType w:val="multilevel"/>
    <w:tmpl w:val="2CB44F7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2" w15:restartNumberingAfterBreak="0">
    <w:nsid w:val="72D94653"/>
    <w:multiLevelType w:val="multilevel"/>
    <w:tmpl w:val="619889D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2160" w:hanging="72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124E76E4"/>
    <w:multiLevelType w:val="multilevel"/>
    <w:tmpl w:val="9A5C2C6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3" w15:restartNumberingAfterBreak="0">
    <w:nsid w:val="46CB2790"/>
    <w:multiLevelType w:val="multilevel"/>
    <w:tmpl w:val="ECC84FC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1FBC3672"/>
    <w:multiLevelType w:val="multilevel"/>
    <w:tmpl w:val="EE66734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7" w15:restartNumberingAfterBreak="0">
    <w:nsid w:val="6D006AE3"/>
    <w:multiLevelType w:val="multilevel"/>
    <w:tmpl w:val="860886E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4" w15:restartNumberingAfterBreak="0">
    <w:nsid w:val="698F6C9E"/>
    <w:multiLevelType w:val="multilevel"/>
    <w:tmpl w:val="849014C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4" w15:restartNumberingAfterBreak="0">
    <w:nsid w:val="73E02508"/>
    <w:multiLevelType w:val="multilevel"/>
    <w:tmpl w:val="A6C0AC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1DF574C"/>
    <w:multiLevelType w:val="multilevel"/>
    <w:tmpl w:val="9C18BDAC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1" w15:restartNumberingAfterBreak="0">
    <w:nsid w:val="79E461E2"/>
    <w:multiLevelType w:val="multilevel"/>
    <w:tmpl w:val="D73803A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9" w15:restartNumberingAfterBreak="0">
    <w:nsid w:val="66284EE5"/>
    <w:multiLevelType w:val="multilevel"/>
    <w:tmpl w:val="D8084600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84" w15:restartNumberingAfterBreak="0">
    <w:nsid w:val="4D4E649D"/>
    <w:multiLevelType w:val="multilevel"/>
    <w:tmpl w:val="74A2D72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0" w15:restartNumberingAfterBreak="0">
    <w:nsid w:val="064A6F65"/>
    <w:multiLevelType w:val="multilevel"/>
    <w:tmpl w:val="71D0DD3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1" w15:restartNumberingAfterBreak="0">
    <w:nsid w:val="46382161"/>
    <w:multiLevelType w:val="multilevel"/>
    <w:tmpl w:val="6E1E11A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AE31C0C"/>
    <w:multiLevelType w:val="multilevel"/>
    <w:tmpl w:val="78D4DEA6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F0535AB"/>
    <w:multiLevelType w:val="multilevel"/>
    <w:tmpl w:val="47CE333C"/>
    <w:lvl w:ilvl="0">
      <w:start w:val="1"/>
      <w:numFmt w:val="lowerRoman"/>
      <w:lvlText w:val="(%1)"/>
      <w:lvlJc w:val="left"/>
      <w:pPr>
        <w:ind w:left="1440" w:hanging="360"/>
      </w:pPr>
    </w:lvl>
    <w:lvl w:ilvl="1">
      <w:start w:val="1"/>
      <w:numFmt w:val="lowerLetter"/>
      <w:lvlText w:val="(%2)"/>
      <w:lvlJc w:val="left"/>
      <w:pPr>
        <w:ind w:left="2520" w:hanging="72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1" w15:restartNumberingAfterBreak="0">
    <w:nsid w:val="07D226D6"/>
    <w:multiLevelType w:val="multilevel"/>
    <w:tmpl w:val="455E98F4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1B4444BD"/>
    <w:multiLevelType w:val="multilevel"/>
    <w:tmpl w:val="8F24E74E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FB53D8B"/>
    <w:multiLevelType w:val="multilevel"/>
    <w:tmpl w:val="5D866C1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2EA77FF5"/>
    <w:multiLevelType w:val="multilevel"/>
    <w:tmpl w:val="6F4E873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20FD543A"/>
    <w:multiLevelType w:val="multilevel"/>
    <w:tmpl w:val="E882681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2B61633F"/>
    <w:multiLevelType w:val="multilevel"/>
    <w:tmpl w:val="77BAB516"/>
    <w:lvl w:ilvl="0">
      <w:start w:val="1"/>
      <w:numFmt w:val="lowerLetter"/>
      <w:lvlText w:val="(%1)"/>
      <w:lvlJc w:val="left"/>
      <w:pPr>
        <w:ind w:left="936" w:hanging="360"/>
      </w:p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56" w15:restartNumberingAfterBreak="0">
    <w:nsid w:val="398E2F40"/>
    <w:multiLevelType w:val="multilevel"/>
    <w:tmpl w:val="D0CE062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0" w15:restartNumberingAfterBreak="0">
    <w:nsid w:val="5CA32D04"/>
    <w:multiLevelType w:val="multilevel"/>
    <w:tmpl w:val="464651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9" w15:restartNumberingAfterBreak="0">
    <w:nsid w:val="49DC510A"/>
    <w:multiLevelType w:val="multilevel"/>
    <w:tmpl w:val="59A8D4FA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decimal"/>
      <w:lvlText w:val="%2"/>
      <w:lvlJc w:val="left"/>
      <w:pPr>
        <w:ind w:left="2160" w:hanging="720"/>
      </w:pPr>
    </w:lvl>
    <w:lvl w:ilvl="2">
      <w:start w:val="1"/>
      <w:numFmt w:val="decimal"/>
      <w:lvlText w:val="(%3)"/>
      <w:lvlJc w:val="left"/>
      <w:pPr>
        <w:ind w:left="3060" w:hanging="72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03347C9"/>
    <w:multiLevelType w:val="multilevel"/>
    <w:tmpl w:val="6BF64C2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5" w15:restartNumberingAfterBreak="0">
    <w:nsid w:val="4E071597"/>
    <w:multiLevelType w:val="multilevel"/>
    <w:tmpl w:val="004CABF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20DE155D"/>
    <w:multiLevelType w:val="multilevel"/>
    <w:tmpl w:val="940E570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6" w15:restartNumberingAfterBreak="0">
    <w:nsid w:val="76A26BD9"/>
    <w:multiLevelType w:val="multilevel"/>
    <w:tmpl w:val="6C66024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740301B"/>
    <w:multiLevelType w:val="multilevel"/>
    <w:tmpl w:val="4D5E7D5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4" w15:restartNumberingAfterBreak="0">
    <w:nsid w:val="62923E08"/>
    <w:multiLevelType w:val="multilevel"/>
    <w:tmpl w:val="F1525C3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08AA1044"/>
    <w:multiLevelType w:val="multilevel"/>
    <w:tmpl w:val="5A62E5FE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9A725F9"/>
    <w:multiLevelType w:val="multilevel"/>
    <w:tmpl w:val="0DC0C57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3" w15:restartNumberingAfterBreak="0">
    <w:nsid w:val="0CF5450C"/>
    <w:multiLevelType w:val="multilevel"/>
    <w:tmpl w:val="43020E0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5" w15:restartNumberingAfterBreak="0">
    <w:nsid w:val="6A3375CA"/>
    <w:multiLevelType w:val="multilevel"/>
    <w:tmpl w:val="35067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01485423"/>
    <w:multiLevelType w:val="multilevel"/>
    <w:tmpl w:val="FF4CA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765F7AAF"/>
    <w:multiLevelType w:val="multilevel"/>
    <w:tmpl w:val="BABA274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6" w15:restartNumberingAfterBreak="0">
    <w:nsid w:val="643D38A3"/>
    <w:multiLevelType w:val="multilevel"/>
    <w:tmpl w:val="FED0F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3" w15:restartNumberingAfterBreak="0">
    <w:nsid w:val="57174D6A"/>
    <w:multiLevelType w:val="multilevel"/>
    <w:tmpl w:val="60C4A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53EB3474"/>
    <w:multiLevelType w:val="multilevel"/>
    <w:tmpl w:val="242E7F1A"/>
    <w:lvl w:ilvl="0">
      <w:start w:val="1"/>
      <w:numFmt w:val="decimal"/>
      <w:lvlText w:val="%1."/>
      <w:lvlJc w:val="left"/>
      <w:pPr>
        <w:ind w:left="720" w:hanging="720"/>
      </w:pPr>
      <w:rPr>
        <w:smallCap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smallCaps w:val="0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b w:val="0"/>
        <w:smallCaps w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smallCaps w:val="0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smallCaps w:val="0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smallCaps w:val="0"/>
      </w:rPr>
    </w:lvl>
    <w:lvl w:ilvl="6">
      <w:start w:val="1"/>
      <w:numFmt w:val="decimal"/>
      <w:lvlText w:val="(%7)"/>
      <w:lvlJc w:val="left"/>
      <w:pPr>
        <w:ind w:left="5040" w:hanging="720"/>
      </w:pPr>
      <w:rPr>
        <w:smallCaps w:val="0"/>
      </w:rPr>
    </w:lvl>
    <w:lvl w:ilvl="7">
      <w:start w:val="1"/>
      <w:numFmt w:val="decimal"/>
      <w:lvlText w:val=""/>
      <w:lvlJc w:val="left"/>
      <w:pPr>
        <w:ind w:left="5040" w:hanging="720"/>
      </w:pPr>
      <w:rPr>
        <w:smallCaps w:val="0"/>
      </w:rPr>
    </w:lvl>
    <w:lvl w:ilvl="8">
      <w:start w:val="1"/>
      <w:numFmt w:val="decimal"/>
      <w:lvlText w:val=""/>
      <w:lvlJc w:val="left"/>
      <w:pPr>
        <w:ind w:left="5040" w:hanging="720"/>
      </w:pPr>
      <w:rPr>
        <w:smallCaps w:val="0"/>
      </w:rPr>
    </w:lvl>
  </w:abstractNum>
  <w:num w:numId="1">
    <w:abstractNumId w:val="19"/>
  </w:num>
  <w:num w:numId="2">
    <w:abstractNumId w:val="7"/>
  </w:num>
  <w:num w:numId="3">
    <w:abstractNumId w:val="21"/>
  </w:num>
  <w:num w:numId="4">
    <w:abstractNumId w:val="22"/>
  </w:num>
  <w:num w:numId="5">
    <w:abstractNumId w:val="18"/>
  </w:num>
  <w:num w:numId="6">
    <w:abstractNumId w:val="11"/>
  </w:num>
  <w:num w:numId="7">
    <w:abstractNumId w:val="14"/>
  </w:num>
  <w:num w:numId="8">
    <w:abstractNumId w:val="13"/>
  </w:num>
  <w:num w:numId="9">
    <w:abstractNumId w:val="8"/>
  </w:num>
  <w:num w:numId="10">
    <w:abstractNumId w:val="1"/>
  </w:num>
  <w:num w:numId="11">
    <w:abstractNumId w:val="2"/>
  </w:num>
  <w:num w:numId="12">
    <w:abstractNumId w:val="15"/>
  </w:num>
  <w:num w:numId="13">
    <w:abstractNumId w:val="25"/>
  </w:num>
  <w:num w:numId="14">
    <w:abstractNumId w:val="17"/>
  </w:num>
  <w:num w:numId="15">
    <w:abstractNumId w:val="5"/>
  </w:num>
  <w:num w:numId="16">
    <w:abstractNumId w:val="20"/>
  </w:num>
  <w:num w:numId="17">
    <w:abstractNumId w:val="16"/>
  </w:num>
  <w:num w:numId="18">
    <w:abstractNumId w:val="0"/>
  </w:num>
  <w:num w:numId="19">
    <w:abstractNumId w:val="3"/>
  </w:num>
  <w:num w:numId="20">
    <w:abstractNumId w:val="10"/>
  </w:num>
  <w:num w:numId="21">
    <w:abstractNumId w:val="6"/>
  </w:num>
  <w:num w:numId="22">
    <w:abstractNumId w:val="12"/>
  </w:num>
  <w:num w:numId="23">
    <w:abstractNumId w:val="9"/>
  </w:num>
  <w:num w:numId="24">
    <w:abstractNumId w:val="4"/>
  </w:num>
  <w:num w:numId="25">
    <w:abstractNumId w:val="23"/>
  </w:num>
  <w:num w:numId="26">
    <w:abstractNumId w:val="24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76"/>
  </w:num>
  <w:num w:numId="141">
    <w:abstractNumId w:val="118"/>
  </w:num>
  <w:num w:numId="142">
    <w:abstractNumId w:val="82"/>
  </w:num>
  <w:num w:numId="143">
    <w:abstractNumId w:val="81"/>
  </w:num>
  <w:num w:numId="144">
    <w:abstractNumId w:val="139"/>
  </w:num>
  <w:num w:numId="145">
    <w:abstractNumId w:val="133"/>
  </w:num>
  <w:num w:numId="146">
    <w:abstractNumId w:val="137"/>
  </w:num>
  <w:num w:numId="147">
    <w:abstractNumId w:val="118"/>
  </w:num>
  <w:num w:numId="148">
    <w:abstractNumId w:val="118"/>
  </w:num>
  <w:num w:numId="149">
    <w:abstractNumId w:val="119"/>
  </w:num>
  <w:num w:numId="150">
    <w:abstractNumId w:val="54"/>
  </w:num>
  <w:num w:numId="151">
    <w:abstractNumId w:val="140"/>
  </w:num>
  <w:num w:numId="152">
    <w:abstractNumId w:val="39"/>
  </w:num>
  <w:num w:numId="153">
    <w:abstractNumId w:val="44"/>
  </w:num>
  <w:num w:numId="154">
    <w:abstractNumId w:val="141"/>
  </w:num>
  <w:num w:numId="155">
    <w:abstractNumId w:val="113"/>
  </w:num>
  <w:num w:numId="156">
    <w:abstractNumId w:val="60"/>
  </w:num>
  <w:num w:numId="157">
    <w:abstractNumId w:val="75"/>
  </w:num>
  <w:num w:numId="158">
    <w:abstractNumId w:val="57"/>
  </w:num>
  <w:num w:numId="159">
    <w:abstractNumId w:val="142"/>
  </w:num>
  <w:num w:numId="160">
    <w:abstractNumId w:val="95"/>
  </w:num>
  <w:num w:numId="161">
    <w:abstractNumId w:val="36"/>
  </w:num>
  <w:num w:numId="162">
    <w:abstractNumId w:val="78"/>
  </w:num>
  <w:num w:numId="163">
    <w:abstractNumId w:val="48"/>
  </w:num>
  <w:num w:numId="164">
    <w:abstractNumId w:val="143"/>
  </w:num>
  <w:num w:numId="165">
    <w:abstractNumId w:val="108"/>
  </w:num>
  <w:num w:numId="166">
    <w:abstractNumId w:val="91"/>
  </w:num>
  <w:num w:numId="28">
    <w:abstractNumId w:val="33"/>
  </w:num>
  <w:num w:numId="29">
    <w:abstractNumId w:val="89"/>
  </w:num>
  <w:num w:numId="30">
    <w:abstractNumId w:val="87"/>
  </w:num>
  <w:num w:numId="31">
    <w:abstractNumId w:val="130"/>
  </w:num>
  <w:num w:numId="32">
    <w:abstractNumId w:val="77"/>
  </w:num>
  <w:num w:numId="33">
    <w:abstractNumId w:val="70"/>
  </w:num>
  <w:num w:numId="34">
    <w:abstractNumId w:val="128"/>
  </w:num>
  <w:num w:numId="35">
    <w:abstractNumId w:val="120"/>
  </w:num>
  <w:num w:numId="36">
    <w:abstractNumId w:val="94"/>
  </w:num>
  <w:num w:numId="37">
    <w:abstractNumId w:val="98"/>
  </w:num>
  <w:num w:numId="38">
    <w:abstractNumId w:val="144"/>
  </w:num>
  <w:num w:numId="39">
    <w:abstractNumId w:val="72"/>
  </w:num>
  <w:num w:numId="40">
    <w:abstractNumId w:val="145"/>
  </w:num>
  <w:num w:numId="41">
    <w:abstractNumId w:val="138"/>
  </w:num>
  <w:num w:numId="42">
    <w:abstractNumId w:val="86"/>
  </w:num>
  <w:num w:numId="43">
    <w:abstractNumId w:val="127"/>
  </w:num>
  <w:num w:numId="44">
    <w:abstractNumId w:val="83"/>
  </w:num>
  <w:num w:numId="45">
    <w:abstractNumId w:val="112"/>
  </w:num>
  <w:num w:numId="46">
    <w:abstractNumId w:val="103"/>
  </w:num>
  <w:num w:numId="47">
    <w:abstractNumId w:val="111"/>
  </w:num>
  <w:num w:numId="48">
    <w:abstractNumId w:val="80"/>
  </w:num>
  <w:num w:numId="49">
    <w:abstractNumId w:val="97"/>
  </w:num>
  <w:num w:numId="50">
    <w:abstractNumId w:val="37"/>
  </w:num>
  <w:num w:numId="51">
    <w:abstractNumId w:val="42"/>
  </w:num>
  <w:num w:numId="52">
    <w:abstractNumId w:val="52"/>
  </w:num>
  <w:num w:numId="53">
    <w:abstractNumId w:val="146"/>
  </w:num>
  <w:num w:numId="54">
    <w:abstractNumId w:val="147"/>
  </w:num>
  <w:num w:numId="55">
    <w:abstractNumId w:val="132"/>
  </w:num>
  <w:num w:numId="56">
    <w:abstractNumId w:val="99"/>
  </w:num>
  <w:num w:numId="57">
    <w:abstractNumId w:val="28"/>
  </w:num>
  <w:num w:numId="58">
    <w:abstractNumId w:val="58"/>
  </w:num>
  <w:num w:numId="59">
    <w:abstractNumId w:val="50"/>
  </w:num>
  <w:num w:numId="60">
    <w:abstractNumId w:val="121"/>
  </w:num>
  <w:num w:numId="61">
    <w:abstractNumId w:val="148"/>
  </w:num>
  <w:num w:numId="62">
    <w:abstractNumId w:val="122"/>
  </w:num>
  <w:num w:numId="63">
    <w:abstractNumId w:val="149"/>
  </w:num>
  <w:num w:numId="64">
    <w:abstractNumId w:val="73"/>
  </w:num>
  <w:num w:numId="65">
    <w:abstractNumId w:val="32"/>
  </w:num>
  <w:num w:numId="66">
    <w:abstractNumId w:val="117"/>
  </w:num>
  <w:num w:numId="67">
    <w:abstractNumId w:val="114"/>
  </w:num>
  <w:num w:numId="68">
    <w:abstractNumId w:val="124"/>
  </w:num>
  <w:num w:numId="69">
    <w:abstractNumId w:val="68"/>
  </w:num>
  <w:num w:numId="70">
    <w:abstractNumId w:val="131"/>
  </w:num>
  <w:num w:numId="71">
    <w:abstractNumId w:val="109"/>
  </w:num>
  <w:num w:numId="72">
    <w:abstractNumId w:val="84"/>
  </w:num>
  <w:num w:numId="73">
    <w:abstractNumId w:val="150"/>
  </w:num>
  <w:num w:numId="74">
    <w:abstractNumId w:val="71"/>
  </w:num>
  <w:num w:numId="75">
    <w:abstractNumId w:val="27"/>
  </w:num>
  <w:num w:numId="76">
    <w:abstractNumId w:val="31"/>
  </w:num>
  <w:num w:numId="77">
    <w:abstractNumId w:val="151"/>
  </w:num>
  <w:num w:numId="78">
    <w:abstractNumId w:val="29"/>
  </w:num>
  <w:num w:numId="79">
    <w:abstractNumId w:val="63"/>
  </w:num>
  <w:num w:numId="80">
    <w:abstractNumId w:val="45"/>
  </w:num>
  <w:num w:numId="81">
    <w:abstractNumId w:val="35"/>
  </w:num>
  <w:num w:numId="82">
    <w:abstractNumId w:val="41"/>
  </w:num>
  <w:num w:numId="83">
    <w:abstractNumId w:val="56"/>
  </w:num>
  <w:num w:numId="84">
    <w:abstractNumId w:val="100"/>
  </w:num>
  <w:num w:numId="85">
    <w:abstractNumId w:val="79"/>
  </w:num>
  <w:num w:numId="86">
    <w:abstractNumId w:val="49"/>
  </w:num>
  <w:num w:numId="87">
    <w:abstractNumId w:val="85"/>
  </w:num>
  <w:num w:numId="88">
    <w:abstractNumId w:val="34"/>
  </w:num>
  <w:num w:numId="89">
    <w:abstractNumId w:val="126"/>
  </w:num>
  <w:num w:numId="90">
    <w:abstractNumId w:val="74"/>
  </w:num>
  <w:num w:numId="91">
    <w:abstractNumId w:val="104"/>
  </w:num>
  <w:num w:numId="92">
    <w:abstractNumId w:val="152"/>
  </w:num>
  <w:num w:numId="93">
    <w:abstractNumId w:val="96"/>
  </w:num>
  <w:num w:numId="94">
    <w:abstractNumId w:val="153"/>
  </w:num>
  <w:num w:numId="95">
    <w:abstractNumId w:val="115"/>
  </w:num>
  <w:num w:numId="96">
    <w:abstractNumId w:val="115"/>
  </w:num>
  <w:num w:numId="97">
    <w:abstractNumId w:val="115"/>
  </w:num>
  <w:num w:numId="98">
    <w:abstractNumId w:val="115"/>
  </w:num>
  <w:num w:numId="99">
    <w:abstractNumId w:val="115"/>
  </w:num>
  <w:num w:numId="100">
    <w:abstractNumId w:val="154"/>
  </w:num>
  <w:num w:numId="101">
    <w:abstractNumId w:val="115"/>
  </w:num>
  <w:num w:numId="102">
    <w:abstractNumId w:val="115"/>
  </w:num>
  <w:num w:numId="103">
    <w:abstractNumId w:val="115"/>
  </w:num>
  <w:num w:numId="104">
    <w:abstractNumId w:val="115"/>
  </w:num>
  <w:num w:numId="105">
    <w:abstractNumId w:val="154"/>
  </w:num>
  <w:num w:numId="106">
    <w:abstractNumId w:val="115"/>
  </w:num>
  <w:num w:numId="107">
    <w:abstractNumId w:val="125"/>
  </w:num>
  <w:num w:numId="108">
    <w:abstractNumId w:val="115"/>
  </w:num>
  <w:num w:numId="109">
    <w:abstractNumId w:val="154"/>
  </w:num>
  <w:num w:numId="110">
    <w:abstractNumId w:val="115"/>
  </w:num>
  <w:num w:numId="111">
    <w:abstractNumId w:val="115"/>
  </w:num>
  <w:num w:numId="112">
    <w:abstractNumId w:val="115"/>
  </w:num>
  <w:num w:numId="113">
    <w:abstractNumId w:val="154"/>
  </w:num>
  <w:num w:numId="114">
    <w:abstractNumId w:val="115"/>
  </w:num>
  <w:num w:numId="115">
    <w:abstractNumId w:val="115"/>
  </w:num>
  <w:num w:numId="116">
    <w:abstractNumId w:val="115"/>
  </w:num>
  <w:num w:numId="117">
    <w:abstractNumId w:val="115"/>
  </w:num>
  <w:num w:numId="118">
    <w:abstractNumId w:val="115"/>
  </w:num>
  <w:num w:numId="119">
    <w:abstractNumId w:val="115"/>
  </w:num>
  <w:num w:numId="120">
    <w:abstractNumId w:val="115"/>
  </w:num>
  <w:num w:numId="121">
    <w:abstractNumId w:val="154"/>
  </w:num>
  <w:num w:numId="122">
    <w:abstractNumId w:val="115"/>
  </w:num>
  <w:num w:numId="123">
    <w:abstractNumId w:val="115"/>
  </w:num>
  <w:num w:numId="124">
    <w:abstractNumId w:val="154"/>
  </w:num>
  <w:num w:numId="125">
    <w:abstractNumId w:val="106"/>
  </w:num>
  <w:num w:numId="126">
    <w:abstractNumId w:val="154"/>
  </w:num>
  <w:num w:numId="127">
    <w:abstractNumId w:val="115"/>
  </w:num>
  <w:num w:numId="128">
    <w:abstractNumId w:val="115"/>
  </w:num>
  <w:num w:numId="129">
    <w:abstractNumId w:val="154"/>
  </w:num>
  <w:num w:numId="130">
    <w:abstractNumId w:val="115"/>
  </w:num>
  <w:num w:numId="131">
    <w:abstractNumId w:val="115"/>
  </w:num>
  <w:num w:numId="132">
    <w:abstractNumId w:val="115"/>
  </w:num>
  <w:num w:numId="133">
    <w:abstractNumId w:val="115"/>
  </w:num>
  <w:num w:numId="134">
    <w:abstractNumId w:val="115"/>
  </w:num>
  <w:num w:numId="135">
    <w:abstractNumId w:val="115"/>
  </w:num>
  <w:num w:numId="136">
    <w:abstractNumId w:val="115"/>
  </w:num>
  <w:num w:numId="137">
    <w:abstractNumId w:val="115"/>
  </w:num>
  <w:num w:numId="138">
    <w:abstractNumId w:val="93"/>
  </w:num>
  <w:num w:numId="139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4E"/>
    <w:rsid w:val="00000115"/>
    <w:rsid w:val="000014E1"/>
    <w:rsid w:val="00001B1F"/>
    <w:rsid w:val="00002D0D"/>
    <w:rsid w:val="000042CD"/>
    <w:rsid w:val="00004B2C"/>
    <w:rsid w:val="00005911"/>
    <w:rsid w:val="000063D3"/>
    <w:rsid w:val="000064CD"/>
    <w:rsid w:val="0001086F"/>
    <w:rsid w:val="000125C7"/>
    <w:rsid w:val="00015E04"/>
    <w:rsid w:val="00017C3C"/>
    <w:rsid w:val="00017F25"/>
    <w:rsid w:val="00020136"/>
    <w:rsid w:val="000222CF"/>
    <w:rsid w:val="000230D9"/>
    <w:rsid w:val="00026E26"/>
    <w:rsid w:val="000271C3"/>
    <w:rsid w:val="00027AF8"/>
    <w:rsid w:val="00027C5A"/>
    <w:rsid w:val="00030094"/>
    <w:rsid w:val="000324CB"/>
    <w:rsid w:val="00032920"/>
    <w:rsid w:val="000335DE"/>
    <w:rsid w:val="000364A7"/>
    <w:rsid w:val="00037749"/>
    <w:rsid w:val="000401D9"/>
    <w:rsid w:val="00040752"/>
    <w:rsid w:val="00041A8D"/>
    <w:rsid w:val="00042759"/>
    <w:rsid w:val="000430DF"/>
    <w:rsid w:val="00044B07"/>
    <w:rsid w:val="000504E0"/>
    <w:rsid w:val="0005091A"/>
    <w:rsid w:val="00051AC7"/>
    <w:rsid w:val="00051D63"/>
    <w:rsid w:val="00053A37"/>
    <w:rsid w:val="000554A2"/>
    <w:rsid w:val="000566B3"/>
    <w:rsid w:val="00057E62"/>
    <w:rsid w:val="000617A5"/>
    <w:rsid w:val="00062D26"/>
    <w:rsid w:val="000640D6"/>
    <w:rsid w:val="00066BD5"/>
    <w:rsid w:val="00067647"/>
    <w:rsid w:val="000730F9"/>
    <w:rsid w:val="00073BDD"/>
    <w:rsid w:val="00074B3C"/>
    <w:rsid w:val="00076FFC"/>
    <w:rsid w:val="00077479"/>
    <w:rsid w:val="00077FC7"/>
    <w:rsid w:val="00080AAD"/>
    <w:rsid w:val="000829A1"/>
    <w:rsid w:val="000829E6"/>
    <w:rsid w:val="0008438C"/>
    <w:rsid w:val="00084927"/>
    <w:rsid w:val="000864BE"/>
    <w:rsid w:val="00090634"/>
    <w:rsid w:val="0009122E"/>
    <w:rsid w:val="00093484"/>
    <w:rsid w:val="00094098"/>
    <w:rsid w:val="0009477A"/>
    <w:rsid w:val="00094CBB"/>
    <w:rsid w:val="00097ADD"/>
    <w:rsid w:val="000A143D"/>
    <w:rsid w:val="000A3A47"/>
    <w:rsid w:val="000A5654"/>
    <w:rsid w:val="000A5A59"/>
    <w:rsid w:val="000B1165"/>
    <w:rsid w:val="000B226B"/>
    <w:rsid w:val="000B6DFA"/>
    <w:rsid w:val="000C1131"/>
    <w:rsid w:val="000C1512"/>
    <w:rsid w:val="000C1B16"/>
    <w:rsid w:val="000C4304"/>
    <w:rsid w:val="000C57C1"/>
    <w:rsid w:val="000C6BD3"/>
    <w:rsid w:val="000C7CB1"/>
    <w:rsid w:val="000D3BAF"/>
    <w:rsid w:val="000D4C59"/>
    <w:rsid w:val="000D6F7E"/>
    <w:rsid w:val="000E031D"/>
    <w:rsid w:val="000E0C22"/>
    <w:rsid w:val="000E0C76"/>
    <w:rsid w:val="000E1C0D"/>
    <w:rsid w:val="000E32F4"/>
    <w:rsid w:val="000E3C73"/>
    <w:rsid w:val="000F5297"/>
    <w:rsid w:val="000F7167"/>
    <w:rsid w:val="001038C5"/>
    <w:rsid w:val="00105102"/>
    <w:rsid w:val="00106B63"/>
    <w:rsid w:val="00106C01"/>
    <w:rsid w:val="00106EA4"/>
    <w:rsid w:val="00115F45"/>
    <w:rsid w:val="00116BD7"/>
    <w:rsid w:val="00117694"/>
    <w:rsid w:val="00122AEC"/>
    <w:rsid w:val="00134231"/>
    <w:rsid w:val="0013560F"/>
    <w:rsid w:val="00141B66"/>
    <w:rsid w:val="00143557"/>
    <w:rsid w:val="00143F23"/>
    <w:rsid w:val="0014446D"/>
    <w:rsid w:val="00144DFC"/>
    <w:rsid w:val="00145E00"/>
    <w:rsid w:val="00146E3B"/>
    <w:rsid w:val="00146EE5"/>
    <w:rsid w:val="00146FB7"/>
    <w:rsid w:val="001528A8"/>
    <w:rsid w:val="00154598"/>
    <w:rsid w:val="00154857"/>
    <w:rsid w:val="00155288"/>
    <w:rsid w:val="00157936"/>
    <w:rsid w:val="00160A7E"/>
    <w:rsid w:val="00162EFB"/>
    <w:rsid w:val="00163A0A"/>
    <w:rsid w:val="00163CC5"/>
    <w:rsid w:val="0016528B"/>
    <w:rsid w:val="00175331"/>
    <w:rsid w:val="00175599"/>
    <w:rsid w:val="00180C2C"/>
    <w:rsid w:val="00180F7B"/>
    <w:rsid w:val="0018246D"/>
    <w:rsid w:val="00184C3A"/>
    <w:rsid w:val="00185A59"/>
    <w:rsid w:val="0018757E"/>
    <w:rsid w:val="0019270E"/>
    <w:rsid w:val="00192DE9"/>
    <w:rsid w:val="00195EE7"/>
    <w:rsid w:val="001A0050"/>
    <w:rsid w:val="001A0799"/>
    <w:rsid w:val="001A1D27"/>
    <w:rsid w:val="001A2D88"/>
    <w:rsid w:val="001A366F"/>
    <w:rsid w:val="001A4079"/>
    <w:rsid w:val="001A506E"/>
    <w:rsid w:val="001B0557"/>
    <w:rsid w:val="001B0A90"/>
    <w:rsid w:val="001B0FBE"/>
    <w:rsid w:val="001B67D7"/>
    <w:rsid w:val="001B79F5"/>
    <w:rsid w:val="001C017E"/>
    <w:rsid w:val="001C0892"/>
    <w:rsid w:val="001C1034"/>
    <w:rsid w:val="001C6012"/>
    <w:rsid w:val="001D10FC"/>
    <w:rsid w:val="001D4286"/>
    <w:rsid w:val="001D6B7D"/>
    <w:rsid w:val="001D6EAC"/>
    <w:rsid w:val="001E2990"/>
    <w:rsid w:val="001F3264"/>
    <w:rsid w:val="001F3A95"/>
    <w:rsid w:val="001F5DDF"/>
    <w:rsid w:val="001F6E75"/>
    <w:rsid w:val="00202517"/>
    <w:rsid w:val="00202B26"/>
    <w:rsid w:val="0020668F"/>
    <w:rsid w:val="00206D9E"/>
    <w:rsid w:val="00207016"/>
    <w:rsid w:val="002072D1"/>
    <w:rsid w:val="00211474"/>
    <w:rsid w:val="002162EA"/>
    <w:rsid w:val="0022166E"/>
    <w:rsid w:val="00221E6E"/>
    <w:rsid w:val="00223CF7"/>
    <w:rsid w:val="00225A03"/>
    <w:rsid w:val="00227E6A"/>
    <w:rsid w:val="0023038D"/>
    <w:rsid w:val="002312EA"/>
    <w:rsid w:val="00235E7A"/>
    <w:rsid w:val="00243A93"/>
    <w:rsid w:val="00244380"/>
    <w:rsid w:val="00246403"/>
    <w:rsid w:val="00246B54"/>
    <w:rsid w:val="002514FD"/>
    <w:rsid w:val="00251886"/>
    <w:rsid w:val="002520A5"/>
    <w:rsid w:val="00252626"/>
    <w:rsid w:val="0025270F"/>
    <w:rsid w:val="002558E5"/>
    <w:rsid w:val="00257BA6"/>
    <w:rsid w:val="00260C79"/>
    <w:rsid w:val="00261B4C"/>
    <w:rsid w:val="00261D8D"/>
    <w:rsid w:val="002647E4"/>
    <w:rsid w:val="00264C12"/>
    <w:rsid w:val="0026643E"/>
    <w:rsid w:val="00267A53"/>
    <w:rsid w:val="002765E8"/>
    <w:rsid w:val="00277B2B"/>
    <w:rsid w:val="00280318"/>
    <w:rsid w:val="00280BCD"/>
    <w:rsid w:val="00280F03"/>
    <w:rsid w:val="00282EF6"/>
    <w:rsid w:val="00282F10"/>
    <w:rsid w:val="002922E4"/>
    <w:rsid w:val="00294405"/>
    <w:rsid w:val="00294C05"/>
    <w:rsid w:val="002A0F84"/>
    <w:rsid w:val="002A2B49"/>
    <w:rsid w:val="002A353E"/>
    <w:rsid w:val="002A3EC6"/>
    <w:rsid w:val="002A7BFA"/>
    <w:rsid w:val="002B029C"/>
    <w:rsid w:val="002B2B4C"/>
    <w:rsid w:val="002B4389"/>
    <w:rsid w:val="002B464C"/>
    <w:rsid w:val="002B5153"/>
    <w:rsid w:val="002B6439"/>
    <w:rsid w:val="002B75D6"/>
    <w:rsid w:val="002C02CB"/>
    <w:rsid w:val="002C60F8"/>
    <w:rsid w:val="002D194E"/>
    <w:rsid w:val="002D2F15"/>
    <w:rsid w:val="002D34BB"/>
    <w:rsid w:val="002D3893"/>
    <w:rsid w:val="002D3A0C"/>
    <w:rsid w:val="002D4329"/>
    <w:rsid w:val="002D5E15"/>
    <w:rsid w:val="002D738E"/>
    <w:rsid w:val="002D78F5"/>
    <w:rsid w:val="002E1863"/>
    <w:rsid w:val="002E47DA"/>
    <w:rsid w:val="002E522B"/>
    <w:rsid w:val="002E54D9"/>
    <w:rsid w:val="002F1C1B"/>
    <w:rsid w:val="002F2776"/>
    <w:rsid w:val="002F30F8"/>
    <w:rsid w:val="002F52E5"/>
    <w:rsid w:val="002F71A0"/>
    <w:rsid w:val="002F77B5"/>
    <w:rsid w:val="0030088F"/>
    <w:rsid w:val="00301B6C"/>
    <w:rsid w:val="0030371C"/>
    <w:rsid w:val="00303D26"/>
    <w:rsid w:val="00303EB0"/>
    <w:rsid w:val="00320CCC"/>
    <w:rsid w:val="00322DBB"/>
    <w:rsid w:val="0032364D"/>
    <w:rsid w:val="003242E5"/>
    <w:rsid w:val="00324F89"/>
    <w:rsid w:val="003253D7"/>
    <w:rsid w:val="00325A7B"/>
    <w:rsid w:val="003319D6"/>
    <w:rsid w:val="003324E1"/>
    <w:rsid w:val="00333349"/>
    <w:rsid w:val="00334C43"/>
    <w:rsid w:val="00335211"/>
    <w:rsid w:val="003405FC"/>
    <w:rsid w:val="003412D7"/>
    <w:rsid w:val="00346758"/>
    <w:rsid w:val="003468F3"/>
    <w:rsid w:val="00347D12"/>
    <w:rsid w:val="003525E9"/>
    <w:rsid w:val="00355861"/>
    <w:rsid w:val="00362C6D"/>
    <w:rsid w:val="00364D06"/>
    <w:rsid w:val="00365785"/>
    <w:rsid w:val="00366F1B"/>
    <w:rsid w:val="00366F27"/>
    <w:rsid w:val="00367B9A"/>
    <w:rsid w:val="0037013A"/>
    <w:rsid w:val="00371DD0"/>
    <w:rsid w:val="00372B5D"/>
    <w:rsid w:val="003740B5"/>
    <w:rsid w:val="003751C8"/>
    <w:rsid w:val="00377150"/>
    <w:rsid w:val="003818CD"/>
    <w:rsid w:val="00382A87"/>
    <w:rsid w:val="00382A88"/>
    <w:rsid w:val="003839F5"/>
    <w:rsid w:val="0038565D"/>
    <w:rsid w:val="0038716E"/>
    <w:rsid w:val="003924AD"/>
    <w:rsid w:val="0039259A"/>
    <w:rsid w:val="00392A17"/>
    <w:rsid w:val="00393830"/>
    <w:rsid w:val="003A0646"/>
    <w:rsid w:val="003A19B5"/>
    <w:rsid w:val="003A2CA4"/>
    <w:rsid w:val="003A32B6"/>
    <w:rsid w:val="003A57E8"/>
    <w:rsid w:val="003B1399"/>
    <w:rsid w:val="003B1BAB"/>
    <w:rsid w:val="003B420B"/>
    <w:rsid w:val="003B49BC"/>
    <w:rsid w:val="003B5954"/>
    <w:rsid w:val="003C29F0"/>
    <w:rsid w:val="003C39A9"/>
    <w:rsid w:val="003C3D8A"/>
    <w:rsid w:val="003C4063"/>
    <w:rsid w:val="003C4ED4"/>
    <w:rsid w:val="003C7299"/>
    <w:rsid w:val="003C7C7C"/>
    <w:rsid w:val="003D230E"/>
    <w:rsid w:val="003D27C1"/>
    <w:rsid w:val="003D439D"/>
    <w:rsid w:val="003D49BD"/>
    <w:rsid w:val="003D51A8"/>
    <w:rsid w:val="003D65F2"/>
    <w:rsid w:val="003E1873"/>
    <w:rsid w:val="003E62ED"/>
    <w:rsid w:val="003F05C4"/>
    <w:rsid w:val="003F1C7F"/>
    <w:rsid w:val="003F1FB4"/>
    <w:rsid w:val="003F27B7"/>
    <w:rsid w:val="003F432F"/>
    <w:rsid w:val="003F5EBC"/>
    <w:rsid w:val="00404484"/>
    <w:rsid w:val="004050A9"/>
    <w:rsid w:val="004052A4"/>
    <w:rsid w:val="004108B1"/>
    <w:rsid w:val="00410B2F"/>
    <w:rsid w:val="00411063"/>
    <w:rsid w:val="00416212"/>
    <w:rsid w:val="0042010D"/>
    <w:rsid w:val="00420A99"/>
    <w:rsid w:val="00421B28"/>
    <w:rsid w:val="004220BE"/>
    <w:rsid w:val="0042353B"/>
    <w:rsid w:val="00423BD1"/>
    <w:rsid w:val="00424011"/>
    <w:rsid w:val="0042417A"/>
    <w:rsid w:val="00433B8A"/>
    <w:rsid w:val="0043487E"/>
    <w:rsid w:val="00435211"/>
    <w:rsid w:val="00436722"/>
    <w:rsid w:val="00440909"/>
    <w:rsid w:val="00445687"/>
    <w:rsid w:val="00445ECE"/>
    <w:rsid w:val="004469C6"/>
    <w:rsid w:val="00446F9A"/>
    <w:rsid w:val="0045374E"/>
    <w:rsid w:val="00454152"/>
    <w:rsid w:val="00455D5A"/>
    <w:rsid w:val="00456103"/>
    <w:rsid w:val="0046144F"/>
    <w:rsid w:val="00462296"/>
    <w:rsid w:val="00463839"/>
    <w:rsid w:val="00463FBA"/>
    <w:rsid w:val="00465EC9"/>
    <w:rsid w:val="004660D5"/>
    <w:rsid w:val="00470A94"/>
    <w:rsid w:val="0047129D"/>
    <w:rsid w:val="00474F09"/>
    <w:rsid w:val="00474F62"/>
    <w:rsid w:val="004769E2"/>
    <w:rsid w:val="00477DD8"/>
    <w:rsid w:val="00480ADC"/>
    <w:rsid w:val="0048275A"/>
    <w:rsid w:val="0048318B"/>
    <w:rsid w:val="0048580C"/>
    <w:rsid w:val="00486121"/>
    <w:rsid w:val="00486A66"/>
    <w:rsid w:val="004909C8"/>
    <w:rsid w:val="00491473"/>
    <w:rsid w:val="00497FC2"/>
    <w:rsid w:val="004A2078"/>
    <w:rsid w:val="004A2706"/>
    <w:rsid w:val="004A32E3"/>
    <w:rsid w:val="004A4ABC"/>
    <w:rsid w:val="004A4D8C"/>
    <w:rsid w:val="004A7549"/>
    <w:rsid w:val="004B1046"/>
    <w:rsid w:val="004B1F20"/>
    <w:rsid w:val="004B3FE4"/>
    <w:rsid w:val="004B6C6A"/>
    <w:rsid w:val="004B6CC3"/>
    <w:rsid w:val="004C121F"/>
    <w:rsid w:val="004C3F9D"/>
    <w:rsid w:val="004C696B"/>
    <w:rsid w:val="004D0234"/>
    <w:rsid w:val="004D0E76"/>
    <w:rsid w:val="004D289F"/>
    <w:rsid w:val="004D2EC7"/>
    <w:rsid w:val="004D3F70"/>
    <w:rsid w:val="004E182C"/>
    <w:rsid w:val="004E222B"/>
    <w:rsid w:val="004E41C0"/>
    <w:rsid w:val="004E431F"/>
    <w:rsid w:val="004E5FBB"/>
    <w:rsid w:val="004F114C"/>
    <w:rsid w:val="004F74A8"/>
    <w:rsid w:val="005000DE"/>
    <w:rsid w:val="00500DBF"/>
    <w:rsid w:val="0050196C"/>
    <w:rsid w:val="00502AE2"/>
    <w:rsid w:val="005054DC"/>
    <w:rsid w:val="00510137"/>
    <w:rsid w:val="00512948"/>
    <w:rsid w:val="005138E9"/>
    <w:rsid w:val="00515803"/>
    <w:rsid w:val="005165FB"/>
    <w:rsid w:val="00517240"/>
    <w:rsid w:val="005173E7"/>
    <w:rsid w:val="005208DD"/>
    <w:rsid w:val="005222EE"/>
    <w:rsid w:val="00524295"/>
    <w:rsid w:val="0053147D"/>
    <w:rsid w:val="00531AC8"/>
    <w:rsid w:val="00532DB7"/>
    <w:rsid w:val="005350FE"/>
    <w:rsid w:val="00535A18"/>
    <w:rsid w:val="00536251"/>
    <w:rsid w:val="0054058F"/>
    <w:rsid w:val="00541ACB"/>
    <w:rsid w:val="005462FB"/>
    <w:rsid w:val="005503C1"/>
    <w:rsid w:val="00554F7B"/>
    <w:rsid w:val="005557E2"/>
    <w:rsid w:val="00557A99"/>
    <w:rsid w:val="00557BF5"/>
    <w:rsid w:val="00560429"/>
    <w:rsid w:val="00561DAF"/>
    <w:rsid w:val="005630F3"/>
    <w:rsid w:val="00563589"/>
    <w:rsid w:val="00564515"/>
    <w:rsid w:val="00565866"/>
    <w:rsid w:val="0056694D"/>
    <w:rsid w:val="00567E36"/>
    <w:rsid w:val="00570A2E"/>
    <w:rsid w:val="00572466"/>
    <w:rsid w:val="00575748"/>
    <w:rsid w:val="00576861"/>
    <w:rsid w:val="00576CEB"/>
    <w:rsid w:val="00583520"/>
    <w:rsid w:val="00587148"/>
    <w:rsid w:val="0059020E"/>
    <w:rsid w:val="0059026D"/>
    <w:rsid w:val="00594D79"/>
    <w:rsid w:val="005A0190"/>
    <w:rsid w:val="005A10E0"/>
    <w:rsid w:val="005A33CD"/>
    <w:rsid w:val="005A3F39"/>
    <w:rsid w:val="005A7A6F"/>
    <w:rsid w:val="005B2DAF"/>
    <w:rsid w:val="005B3A9B"/>
    <w:rsid w:val="005B3BBB"/>
    <w:rsid w:val="005B695C"/>
    <w:rsid w:val="005B6D53"/>
    <w:rsid w:val="005B7D28"/>
    <w:rsid w:val="005B7DBC"/>
    <w:rsid w:val="005C1769"/>
    <w:rsid w:val="005C37E7"/>
    <w:rsid w:val="005C382A"/>
    <w:rsid w:val="005C4DD1"/>
    <w:rsid w:val="005C73B9"/>
    <w:rsid w:val="005D1D2E"/>
    <w:rsid w:val="005D22BA"/>
    <w:rsid w:val="005D24A8"/>
    <w:rsid w:val="005D287E"/>
    <w:rsid w:val="005D3A6A"/>
    <w:rsid w:val="005D3AA4"/>
    <w:rsid w:val="005D48D0"/>
    <w:rsid w:val="005D56EE"/>
    <w:rsid w:val="005D5BEC"/>
    <w:rsid w:val="005D65AC"/>
    <w:rsid w:val="005E00A2"/>
    <w:rsid w:val="005E17B7"/>
    <w:rsid w:val="005E37C3"/>
    <w:rsid w:val="005E37F4"/>
    <w:rsid w:val="005F30DD"/>
    <w:rsid w:val="005F40E9"/>
    <w:rsid w:val="005F5484"/>
    <w:rsid w:val="005F7017"/>
    <w:rsid w:val="005F71D6"/>
    <w:rsid w:val="006014C3"/>
    <w:rsid w:val="00601F5B"/>
    <w:rsid w:val="00602475"/>
    <w:rsid w:val="00604B8F"/>
    <w:rsid w:val="006057C6"/>
    <w:rsid w:val="00606932"/>
    <w:rsid w:val="00607177"/>
    <w:rsid w:val="00610E34"/>
    <w:rsid w:val="00612557"/>
    <w:rsid w:val="00612BA2"/>
    <w:rsid w:val="006137D0"/>
    <w:rsid w:val="00613EBA"/>
    <w:rsid w:val="00620577"/>
    <w:rsid w:val="00621644"/>
    <w:rsid w:val="006235FD"/>
    <w:rsid w:val="00624EFE"/>
    <w:rsid w:val="006279B6"/>
    <w:rsid w:val="006318B6"/>
    <w:rsid w:val="006324D2"/>
    <w:rsid w:val="0063453C"/>
    <w:rsid w:val="006350ED"/>
    <w:rsid w:val="0063551C"/>
    <w:rsid w:val="006408D7"/>
    <w:rsid w:val="00641662"/>
    <w:rsid w:val="0064210B"/>
    <w:rsid w:val="00642F54"/>
    <w:rsid w:val="00643CC7"/>
    <w:rsid w:val="00644F51"/>
    <w:rsid w:val="00646C93"/>
    <w:rsid w:val="00647740"/>
    <w:rsid w:val="00651AE1"/>
    <w:rsid w:val="00651B4B"/>
    <w:rsid w:val="006539C1"/>
    <w:rsid w:val="00653D4A"/>
    <w:rsid w:val="0065423A"/>
    <w:rsid w:val="0065571C"/>
    <w:rsid w:val="0065792A"/>
    <w:rsid w:val="00657F07"/>
    <w:rsid w:val="00660380"/>
    <w:rsid w:val="00663FA9"/>
    <w:rsid w:val="00665134"/>
    <w:rsid w:val="00666088"/>
    <w:rsid w:val="00670BCB"/>
    <w:rsid w:val="00671C84"/>
    <w:rsid w:val="006751E8"/>
    <w:rsid w:val="00675901"/>
    <w:rsid w:val="00675B42"/>
    <w:rsid w:val="00675F33"/>
    <w:rsid w:val="00677E8B"/>
    <w:rsid w:val="00681EC0"/>
    <w:rsid w:val="00684F18"/>
    <w:rsid w:val="00685170"/>
    <w:rsid w:val="00687B2E"/>
    <w:rsid w:val="006914C3"/>
    <w:rsid w:val="006932BC"/>
    <w:rsid w:val="006939B3"/>
    <w:rsid w:val="00695A86"/>
    <w:rsid w:val="006A0C68"/>
    <w:rsid w:val="006A62A5"/>
    <w:rsid w:val="006B10B3"/>
    <w:rsid w:val="006B140E"/>
    <w:rsid w:val="006B2DC3"/>
    <w:rsid w:val="006B60E4"/>
    <w:rsid w:val="006C05FC"/>
    <w:rsid w:val="006C17DA"/>
    <w:rsid w:val="006C32E5"/>
    <w:rsid w:val="006C7B5C"/>
    <w:rsid w:val="006D2CE3"/>
    <w:rsid w:val="006D5427"/>
    <w:rsid w:val="006E06DB"/>
    <w:rsid w:val="006E1713"/>
    <w:rsid w:val="006E2685"/>
    <w:rsid w:val="006E2B3B"/>
    <w:rsid w:val="006E47A6"/>
    <w:rsid w:val="006F0621"/>
    <w:rsid w:val="006F5052"/>
    <w:rsid w:val="006F54FB"/>
    <w:rsid w:val="006F7308"/>
    <w:rsid w:val="00701607"/>
    <w:rsid w:val="00701D83"/>
    <w:rsid w:val="00701FAE"/>
    <w:rsid w:val="007049A3"/>
    <w:rsid w:val="007073B8"/>
    <w:rsid w:val="0071067A"/>
    <w:rsid w:val="0071071A"/>
    <w:rsid w:val="00710FFC"/>
    <w:rsid w:val="00712A40"/>
    <w:rsid w:val="007162CE"/>
    <w:rsid w:val="00720A22"/>
    <w:rsid w:val="00720D1F"/>
    <w:rsid w:val="00723003"/>
    <w:rsid w:val="0073157E"/>
    <w:rsid w:val="00733985"/>
    <w:rsid w:val="0073667A"/>
    <w:rsid w:val="0073790D"/>
    <w:rsid w:val="00737C71"/>
    <w:rsid w:val="00737DCE"/>
    <w:rsid w:val="00741559"/>
    <w:rsid w:val="00744B61"/>
    <w:rsid w:val="00750068"/>
    <w:rsid w:val="00750D03"/>
    <w:rsid w:val="00751319"/>
    <w:rsid w:val="007516A1"/>
    <w:rsid w:val="00754616"/>
    <w:rsid w:val="007555D2"/>
    <w:rsid w:val="007560A3"/>
    <w:rsid w:val="0076120C"/>
    <w:rsid w:val="007629EE"/>
    <w:rsid w:val="00763421"/>
    <w:rsid w:val="0076367C"/>
    <w:rsid w:val="00763E27"/>
    <w:rsid w:val="00772134"/>
    <w:rsid w:val="007732D0"/>
    <w:rsid w:val="00773B7E"/>
    <w:rsid w:val="007740E4"/>
    <w:rsid w:val="00777131"/>
    <w:rsid w:val="00777F42"/>
    <w:rsid w:val="00781BAD"/>
    <w:rsid w:val="00784CF0"/>
    <w:rsid w:val="00787862"/>
    <w:rsid w:val="00793AF6"/>
    <w:rsid w:val="00793D20"/>
    <w:rsid w:val="0079712A"/>
    <w:rsid w:val="007A6633"/>
    <w:rsid w:val="007A682A"/>
    <w:rsid w:val="007B1A22"/>
    <w:rsid w:val="007B1C3D"/>
    <w:rsid w:val="007B2322"/>
    <w:rsid w:val="007B3D45"/>
    <w:rsid w:val="007B76ED"/>
    <w:rsid w:val="007C644F"/>
    <w:rsid w:val="007C66B0"/>
    <w:rsid w:val="007C78C3"/>
    <w:rsid w:val="007D0125"/>
    <w:rsid w:val="007D09B8"/>
    <w:rsid w:val="007D1DC4"/>
    <w:rsid w:val="007D2574"/>
    <w:rsid w:val="007D2BD3"/>
    <w:rsid w:val="007D528F"/>
    <w:rsid w:val="007E0033"/>
    <w:rsid w:val="007E270B"/>
    <w:rsid w:val="007E3471"/>
    <w:rsid w:val="007E4281"/>
    <w:rsid w:val="007E4960"/>
    <w:rsid w:val="007E6FF4"/>
    <w:rsid w:val="007E719F"/>
    <w:rsid w:val="007F05B0"/>
    <w:rsid w:val="007F1EC7"/>
    <w:rsid w:val="007F245F"/>
    <w:rsid w:val="007F2766"/>
    <w:rsid w:val="007F43A2"/>
    <w:rsid w:val="007F44ED"/>
    <w:rsid w:val="00800474"/>
    <w:rsid w:val="008010D5"/>
    <w:rsid w:val="00807F6D"/>
    <w:rsid w:val="008122EB"/>
    <w:rsid w:val="00812415"/>
    <w:rsid w:val="0081411B"/>
    <w:rsid w:val="00814A34"/>
    <w:rsid w:val="00821E90"/>
    <w:rsid w:val="00822534"/>
    <w:rsid w:val="00822D56"/>
    <w:rsid w:val="008237E4"/>
    <w:rsid w:val="008242CC"/>
    <w:rsid w:val="00826384"/>
    <w:rsid w:val="00826F9A"/>
    <w:rsid w:val="008310FF"/>
    <w:rsid w:val="0083366F"/>
    <w:rsid w:val="00833CDE"/>
    <w:rsid w:val="0083669E"/>
    <w:rsid w:val="00841BBE"/>
    <w:rsid w:val="00842CF8"/>
    <w:rsid w:val="008510A0"/>
    <w:rsid w:val="008511B5"/>
    <w:rsid w:val="00854C60"/>
    <w:rsid w:val="00856D89"/>
    <w:rsid w:val="00856E51"/>
    <w:rsid w:val="00857B48"/>
    <w:rsid w:val="00860596"/>
    <w:rsid w:val="0086373C"/>
    <w:rsid w:val="00863E60"/>
    <w:rsid w:val="008670E7"/>
    <w:rsid w:val="0086714C"/>
    <w:rsid w:val="0087083E"/>
    <w:rsid w:val="00872C49"/>
    <w:rsid w:val="00874288"/>
    <w:rsid w:val="008803AA"/>
    <w:rsid w:val="008818C9"/>
    <w:rsid w:val="00883A60"/>
    <w:rsid w:val="00886605"/>
    <w:rsid w:val="00887B73"/>
    <w:rsid w:val="00890B32"/>
    <w:rsid w:val="008925F5"/>
    <w:rsid w:val="0089541E"/>
    <w:rsid w:val="008A1F6A"/>
    <w:rsid w:val="008A6D39"/>
    <w:rsid w:val="008A71BE"/>
    <w:rsid w:val="008A7B47"/>
    <w:rsid w:val="008B2D7D"/>
    <w:rsid w:val="008B35A8"/>
    <w:rsid w:val="008B5947"/>
    <w:rsid w:val="008B6D75"/>
    <w:rsid w:val="008D1B5B"/>
    <w:rsid w:val="008D1D2E"/>
    <w:rsid w:val="008D2974"/>
    <w:rsid w:val="008D56AF"/>
    <w:rsid w:val="008D6903"/>
    <w:rsid w:val="008E0A97"/>
    <w:rsid w:val="008E2FF2"/>
    <w:rsid w:val="008F5486"/>
    <w:rsid w:val="008F5CA9"/>
    <w:rsid w:val="008F694B"/>
    <w:rsid w:val="008F6FD5"/>
    <w:rsid w:val="00903EE7"/>
    <w:rsid w:val="0090408C"/>
    <w:rsid w:val="0090678D"/>
    <w:rsid w:val="009111AB"/>
    <w:rsid w:val="0091323C"/>
    <w:rsid w:val="0091640E"/>
    <w:rsid w:val="0092176D"/>
    <w:rsid w:val="0092180D"/>
    <w:rsid w:val="009235C2"/>
    <w:rsid w:val="00925103"/>
    <w:rsid w:val="0092544A"/>
    <w:rsid w:val="009314B4"/>
    <w:rsid w:val="0093169B"/>
    <w:rsid w:val="00935362"/>
    <w:rsid w:val="00935EE8"/>
    <w:rsid w:val="00941BD6"/>
    <w:rsid w:val="00943510"/>
    <w:rsid w:val="009435FA"/>
    <w:rsid w:val="0094373B"/>
    <w:rsid w:val="00943FE9"/>
    <w:rsid w:val="00944FBE"/>
    <w:rsid w:val="0094722F"/>
    <w:rsid w:val="00947F7B"/>
    <w:rsid w:val="00950F48"/>
    <w:rsid w:val="009520A0"/>
    <w:rsid w:val="00953E56"/>
    <w:rsid w:val="0095607C"/>
    <w:rsid w:val="0095668D"/>
    <w:rsid w:val="00962D35"/>
    <w:rsid w:val="00964A46"/>
    <w:rsid w:val="00964C96"/>
    <w:rsid w:val="00967622"/>
    <w:rsid w:val="009707B6"/>
    <w:rsid w:val="009727BD"/>
    <w:rsid w:val="00973148"/>
    <w:rsid w:val="0097367E"/>
    <w:rsid w:val="009746F1"/>
    <w:rsid w:val="00975C7F"/>
    <w:rsid w:val="0098088D"/>
    <w:rsid w:val="009810B2"/>
    <w:rsid w:val="0099014D"/>
    <w:rsid w:val="009903EF"/>
    <w:rsid w:val="00990530"/>
    <w:rsid w:val="0099163D"/>
    <w:rsid w:val="00992122"/>
    <w:rsid w:val="00992352"/>
    <w:rsid w:val="00992445"/>
    <w:rsid w:val="00993770"/>
    <w:rsid w:val="00994FA2"/>
    <w:rsid w:val="00995A5D"/>
    <w:rsid w:val="009961D4"/>
    <w:rsid w:val="00997B89"/>
    <w:rsid w:val="009A29E9"/>
    <w:rsid w:val="009A2DA9"/>
    <w:rsid w:val="009A3C17"/>
    <w:rsid w:val="009A4F45"/>
    <w:rsid w:val="009A5A11"/>
    <w:rsid w:val="009A6260"/>
    <w:rsid w:val="009A6CFE"/>
    <w:rsid w:val="009A75D6"/>
    <w:rsid w:val="009A7ABA"/>
    <w:rsid w:val="009B0452"/>
    <w:rsid w:val="009B0FAB"/>
    <w:rsid w:val="009B2185"/>
    <w:rsid w:val="009B2714"/>
    <w:rsid w:val="009B4BBB"/>
    <w:rsid w:val="009C0B17"/>
    <w:rsid w:val="009C2265"/>
    <w:rsid w:val="009C29D4"/>
    <w:rsid w:val="009C39B7"/>
    <w:rsid w:val="009C4082"/>
    <w:rsid w:val="009C74BF"/>
    <w:rsid w:val="009D20C6"/>
    <w:rsid w:val="009D228B"/>
    <w:rsid w:val="009D2C29"/>
    <w:rsid w:val="009D34FB"/>
    <w:rsid w:val="009D3786"/>
    <w:rsid w:val="009D6CE9"/>
    <w:rsid w:val="009D7F99"/>
    <w:rsid w:val="009E0074"/>
    <w:rsid w:val="009E292A"/>
    <w:rsid w:val="009E471B"/>
    <w:rsid w:val="009E6077"/>
    <w:rsid w:val="009F44E1"/>
    <w:rsid w:val="009F6607"/>
    <w:rsid w:val="009F6D00"/>
    <w:rsid w:val="009F749B"/>
    <w:rsid w:val="009F76A4"/>
    <w:rsid w:val="009F7FE9"/>
    <w:rsid w:val="00A001C5"/>
    <w:rsid w:val="00A0189B"/>
    <w:rsid w:val="00A03FE4"/>
    <w:rsid w:val="00A116AA"/>
    <w:rsid w:val="00A149D0"/>
    <w:rsid w:val="00A15ADC"/>
    <w:rsid w:val="00A16889"/>
    <w:rsid w:val="00A17867"/>
    <w:rsid w:val="00A17FD2"/>
    <w:rsid w:val="00A20005"/>
    <w:rsid w:val="00A202A2"/>
    <w:rsid w:val="00A20DE9"/>
    <w:rsid w:val="00A225F7"/>
    <w:rsid w:val="00A31517"/>
    <w:rsid w:val="00A331B5"/>
    <w:rsid w:val="00A3590E"/>
    <w:rsid w:val="00A36A77"/>
    <w:rsid w:val="00A404FD"/>
    <w:rsid w:val="00A4129B"/>
    <w:rsid w:val="00A420BE"/>
    <w:rsid w:val="00A42504"/>
    <w:rsid w:val="00A4439A"/>
    <w:rsid w:val="00A46DD1"/>
    <w:rsid w:val="00A52A5A"/>
    <w:rsid w:val="00A5356C"/>
    <w:rsid w:val="00A53804"/>
    <w:rsid w:val="00A540BF"/>
    <w:rsid w:val="00A55E77"/>
    <w:rsid w:val="00A57A18"/>
    <w:rsid w:val="00A603DE"/>
    <w:rsid w:val="00A6261E"/>
    <w:rsid w:val="00A70CE0"/>
    <w:rsid w:val="00A72396"/>
    <w:rsid w:val="00A73205"/>
    <w:rsid w:val="00A74006"/>
    <w:rsid w:val="00A763E1"/>
    <w:rsid w:val="00A76CF6"/>
    <w:rsid w:val="00A8091C"/>
    <w:rsid w:val="00A81A85"/>
    <w:rsid w:val="00A833B9"/>
    <w:rsid w:val="00A848F5"/>
    <w:rsid w:val="00A866DB"/>
    <w:rsid w:val="00A907A4"/>
    <w:rsid w:val="00A94A15"/>
    <w:rsid w:val="00A958CD"/>
    <w:rsid w:val="00A97F14"/>
    <w:rsid w:val="00AA131E"/>
    <w:rsid w:val="00AA3815"/>
    <w:rsid w:val="00AA52C0"/>
    <w:rsid w:val="00AA6129"/>
    <w:rsid w:val="00AB0D34"/>
    <w:rsid w:val="00AB6B57"/>
    <w:rsid w:val="00AB7F6B"/>
    <w:rsid w:val="00AC1813"/>
    <w:rsid w:val="00AC2920"/>
    <w:rsid w:val="00AC4777"/>
    <w:rsid w:val="00AC5C6B"/>
    <w:rsid w:val="00AC7497"/>
    <w:rsid w:val="00AD0247"/>
    <w:rsid w:val="00AD0E81"/>
    <w:rsid w:val="00AD18DB"/>
    <w:rsid w:val="00AD253A"/>
    <w:rsid w:val="00AD5020"/>
    <w:rsid w:val="00AD776A"/>
    <w:rsid w:val="00AE0683"/>
    <w:rsid w:val="00AE1313"/>
    <w:rsid w:val="00AE3555"/>
    <w:rsid w:val="00AE35CC"/>
    <w:rsid w:val="00AE4C16"/>
    <w:rsid w:val="00AE504D"/>
    <w:rsid w:val="00AE50E7"/>
    <w:rsid w:val="00AE76A7"/>
    <w:rsid w:val="00AF0851"/>
    <w:rsid w:val="00AF24BF"/>
    <w:rsid w:val="00B016A5"/>
    <w:rsid w:val="00B02C90"/>
    <w:rsid w:val="00B02F47"/>
    <w:rsid w:val="00B02FAC"/>
    <w:rsid w:val="00B03B94"/>
    <w:rsid w:val="00B062DD"/>
    <w:rsid w:val="00B10FD9"/>
    <w:rsid w:val="00B11670"/>
    <w:rsid w:val="00B13504"/>
    <w:rsid w:val="00B153D6"/>
    <w:rsid w:val="00B161DA"/>
    <w:rsid w:val="00B17222"/>
    <w:rsid w:val="00B20BEF"/>
    <w:rsid w:val="00B22440"/>
    <w:rsid w:val="00B2456B"/>
    <w:rsid w:val="00B25465"/>
    <w:rsid w:val="00B25E4E"/>
    <w:rsid w:val="00B30BB7"/>
    <w:rsid w:val="00B314C6"/>
    <w:rsid w:val="00B31BCE"/>
    <w:rsid w:val="00B32286"/>
    <w:rsid w:val="00B325FE"/>
    <w:rsid w:val="00B32A32"/>
    <w:rsid w:val="00B36B42"/>
    <w:rsid w:val="00B3723F"/>
    <w:rsid w:val="00B37258"/>
    <w:rsid w:val="00B423C1"/>
    <w:rsid w:val="00B427F2"/>
    <w:rsid w:val="00B43D87"/>
    <w:rsid w:val="00B44E9B"/>
    <w:rsid w:val="00B46938"/>
    <w:rsid w:val="00B477EC"/>
    <w:rsid w:val="00B47EA9"/>
    <w:rsid w:val="00B50CA0"/>
    <w:rsid w:val="00B514A3"/>
    <w:rsid w:val="00B52055"/>
    <w:rsid w:val="00B5357F"/>
    <w:rsid w:val="00B54DA1"/>
    <w:rsid w:val="00B60EB0"/>
    <w:rsid w:val="00B611F7"/>
    <w:rsid w:val="00B61C93"/>
    <w:rsid w:val="00B62804"/>
    <w:rsid w:val="00B63775"/>
    <w:rsid w:val="00B67BC4"/>
    <w:rsid w:val="00B7327C"/>
    <w:rsid w:val="00B7359F"/>
    <w:rsid w:val="00B73D58"/>
    <w:rsid w:val="00B75BB7"/>
    <w:rsid w:val="00B80535"/>
    <w:rsid w:val="00B81653"/>
    <w:rsid w:val="00B82050"/>
    <w:rsid w:val="00B82854"/>
    <w:rsid w:val="00B82E01"/>
    <w:rsid w:val="00B86F42"/>
    <w:rsid w:val="00B87906"/>
    <w:rsid w:val="00B879CC"/>
    <w:rsid w:val="00B91399"/>
    <w:rsid w:val="00B918D3"/>
    <w:rsid w:val="00B91B42"/>
    <w:rsid w:val="00B920AB"/>
    <w:rsid w:val="00B943B1"/>
    <w:rsid w:val="00BA0313"/>
    <w:rsid w:val="00BA6382"/>
    <w:rsid w:val="00BB13AC"/>
    <w:rsid w:val="00BB2520"/>
    <w:rsid w:val="00BC14A4"/>
    <w:rsid w:val="00BC1741"/>
    <w:rsid w:val="00BC35A5"/>
    <w:rsid w:val="00BC53D5"/>
    <w:rsid w:val="00BC7AE8"/>
    <w:rsid w:val="00BD08AF"/>
    <w:rsid w:val="00BD2859"/>
    <w:rsid w:val="00BD2B37"/>
    <w:rsid w:val="00BD5576"/>
    <w:rsid w:val="00BD59C0"/>
    <w:rsid w:val="00BE3543"/>
    <w:rsid w:val="00BE4F4B"/>
    <w:rsid w:val="00BE532F"/>
    <w:rsid w:val="00BE55E7"/>
    <w:rsid w:val="00BE5D7A"/>
    <w:rsid w:val="00BE6ADF"/>
    <w:rsid w:val="00BE7291"/>
    <w:rsid w:val="00BF222D"/>
    <w:rsid w:val="00BF76D9"/>
    <w:rsid w:val="00C009D7"/>
    <w:rsid w:val="00C025E5"/>
    <w:rsid w:val="00C05075"/>
    <w:rsid w:val="00C0561B"/>
    <w:rsid w:val="00C105F4"/>
    <w:rsid w:val="00C1118B"/>
    <w:rsid w:val="00C1157E"/>
    <w:rsid w:val="00C11EBE"/>
    <w:rsid w:val="00C11F04"/>
    <w:rsid w:val="00C17D46"/>
    <w:rsid w:val="00C21A04"/>
    <w:rsid w:val="00C22696"/>
    <w:rsid w:val="00C24161"/>
    <w:rsid w:val="00C248C8"/>
    <w:rsid w:val="00C26024"/>
    <w:rsid w:val="00C26136"/>
    <w:rsid w:val="00C26FBF"/>
    <w:rsid w:val="00C30AD5"/>
    <w:rsid w:val="00C34D37"/>
    <w:rsid w:val="00C3523A"/>
    <w:rsid w:val="00C36826"/>
    <w:rsid w:val="00C425C4"/>
    <w:rsid w:val="00C43E99"/>
    <w:rsid w:val="00C479F1"/>
    <w:rsid w:val="00C47B3D"/>
    <w:rsid w:val="00C536BD"/>
    <w:rsid w:val="00C63118"/>
    <w:rsid w:val="00C632F1"/>
    <w:rsid w:val="00C67500"/>
    <w:rsid w:val="00C71033"/>
    <w:rsid w:val="00C72705"/>
    <w:rsid w:val="00C72EDF"/>
    <w:rsid w:val="00C735DE"/>
    <w:rsid w:val="00C73716"/>
    <w:rsid w:val="00C7482C"/>
    <w:rsid w:val="00C74D11"/>
    <w:rsid w:val="00C813FD"/>
    <w:rsid w:val="00C83293"/>
    <w:rsid w:val="00C86A0C"/>
    <w:rsid w:val="00C86C65"/>
    <w:rsid w:val="00C87AC4"/>
    <w:rsid w:val="00C9324B"/>
    <w:rsid w:val="00C94BD3"/>
    <w:rsid w:val="00C96F6A"/>
    <w:rsid w:val="00CA1311"/>
    <w:rsid w:val="00CA4837"/>
    <w:rsid w:val="00CA6D88"/>
    <w:rsid w:val="00CA7315"/>
    <w:rsid w:val="00CB2452"/>
    <w:rsid w:val="00CB2576"/>
    <w:rsid w:val="00CB32F7"/>
    <w:rsid w:val="00CB48D6"/>
    <w:rsid w:val="00CC2033"/>
    <w:rsid w:val="00CC287D"/>
    <w:rsid w:val="00CC5083"/>
    <w:rsid w:val="00CD0CB9"/>
    <w:rsid w:val="00CD168D"/>
    <w:rsid w:val="00CD18B8"/>
    <w:rsid w:val="00CD1ED1"/>
    <w:rsid w:val="00CD474E"/>
    <w:rsid w:val="00CD6E3A"/>
    <w:rsid w:val="00CE0EFB"/>
    <w:rsid w:val="00CE153D"/>
    <w:rsid w:val="00CE1685"/>
    <w:rsid w:val="00CE4460"/>
    <w:rsid w:val="00CE7F5C"/>
    <w:rsid w:val="00CF1C5D"/>
    <w:rsid w:val="00CF3790"/>
    <w:rsid w:val="00CF3A39"/>
    <w:rsid w:val="00CF4DA0"/>
    <w:rsid w:val="00CF5410"/>
    <w:rsid w:val="00CF56DE"/>
    <w:rsid w:val="00CF5968"/>
    <w:rsid w:val="00CF6579"/>
    <w:rsid w:val="00CF736B"/>
    <w:rsid w:val="00D00403"/>
    <w:rsid w:val="00D022DF"/>
    <w:rsid w:val="00D03642"/>
    <w:rsid w:val="00D03BB0"/>
    <w:rsid w:val="00D03E5D"/>
    <w:rsid w:val="00D04098"/>
    <w:rsid w:val="00D047D1"/>
    <w:rsid w:val="00D07D85"/>
    <w:rsid w:val="00D110A4"/>
    <w:rsid w:val="00D1262D"/>
    <w:rsid w:val="00D14B1D"/>
    <w:rsid w:val="00D2044B"/>
    <w:rsid w:val="00D219D0"/>
    <w:rsid w:val="00D226B5"/>
    <w:rsid w:val="00D227D6"/>
    <w:rsid w:val="00D24DE8"/>
    <w:rsid w:val="00D27EAA"/>
    <w:rsid w:val="00D32A27"/>
    <w:rsid w:val="00D3334E"/>
    <w:rsid w:val="00D34E93"/>
    <w:rsid w:val="00D35781"/>
    <w:rsid w:val="00D41124"/>
    <w:rsid w:val="00D4359F"/>
    <w:rsid w:val="00D43799"/>
    <w:rsid w:val="00D44C65"/>
    <w:rsid w:val="00D47D03"/>
    <w:rsid w:val="00D514AA"/>
    <w:rsid w:val="00D53B94"/>
    <w:rsid w:val="00D61A42"/>
    <w:rsid w:val="00D61F0B"/>
    <w:rsid w:val="00D660E9"/>
    <w:rsid w:val="00D669B8"/>
    <w:rsid w:val="00D70A69"/>
    <w:rsid w:val="00D70C41"/>
    <w:rsid w:val="00D724DD"/>
    <w:rsid w:val="00D749AB"/>
    <w:rsid w:val="00D7583D"/>
    <w:rsid w:val="00D761CB"/>
    <w:rsid w:val="00D763A2"/>
    <w:rsid w:val="00D813F1"/>
    <w:rsid w:val="00D82D2D"/>
    <w:rsid w:val="00D84111"/>
    <w:rsid w:val="00D846B5"/>
    <w:rsid w:val="00D90279"/>
    <w:rsid w:val="00D9070C"/>
    <w:rsid w:val="00D92E64"/>
    <w:rsid w:val="00D94678"/>
    <w:rsid w:val="00D95ED1"/>
    <w:rsid w:val="00DA1D2F"/>
    <w:rsid w:val="00DA34F2"/>
    <w:rsid w:val="00DA5340"/>
    <w:rsid w:val="00DB4462"/>
    <w:rsid w:val="00DB6FB0"/>
    <w:rsid w:val="00DC069C"/>
    <w:rsid w:val="00DC178D"/>
    <w:rsid w:val="00DC2B60"/>
    <w:rsid w:val="00DC2F51"/>
    <w:rsid w:val="00DC708E"/>
    <w:rsid w:val="00DC7F52"/>
    <w:rsid w:val="00DD1105"/>
    <w:rsid w:val="00DD4052"/>
    <w:rsid w:val="00DD4C36"/>
    <w:rsid w:val="00DD4C48"/>
    <w:rsid w:val="00DD58CC"/>
    <w:rsid w:val="00DD663E"/>
    <w:rsid w:val="00DD7AA2"/>
    <w:rsid w:val="00DE0094"/>
    <w:rsid w:val="00DE18FE"/>
    <w:rsid w:val="00DE2BB1"/>
    <w:rsid w:val="00DE4C6B"/>
    <w:rsid w:val="00DE7D62"/>
    <w:rsid w:val="00DF1447"/>
    <w:rsid w:val="00DF1742"/>
    <w:rsid w:val="00DF41CB"/>
    <w:rsid w:val="00DF4C1A"/>
    <w:rsid w:val="00E00BD1"/>
    <w:rsid w:val="00E020AE"/>
    <w:rsid w:val="00E023A1"/>
    <w:rsid w:val="00E04069"/>
    <w:rsid w:val="00E05047"/>
    <w:rsid w:val="00E0700C"/>
    <w:rsid w:val="00E0761B"/>
    <w:rsid w:val="00E07CF0"/>
    <w:rsid w:val="00E1263B"/>
    <w:rsid w:val="00E1315B"/>
    <w:rsid w:val="00E15738"/>
    <w:rsid w:val="00E17939"/>
    <w:rsid w:val="00E229D2"/>
    <w:rsid w:val="00E23374"/>
    <w:rsid w:val="00E25C1C"/>
    <w:rsid w:val="00E30590"/>
    <w:rsid w:val="00E30E6E"/>
    <w:rsid w:val="00E3491E"/>
    <w:rsid w:val="00E34BF3"/>
    <w:rsid w:val="00E36053"/>
    <w:rsid w:val="00E37838"/>
    <w:rsid w:val="00E41ED5"/>
    <w:rsid w:val="00E426B4"/>
    <w:rsid w:val="00E42CBC"/>
    <w:rsid w:val="00E452DC"/>
    <w:rsid w:val="00E50364"/>
    <w:rsid w:val="00E5312E"/>
    <w:rsid w:val="00E602DB"/>
    <w:rsid w:val="00E60474"/>
    <w:rsid w:val="00E60E71"/>
    <w:rsid w:val="00E610C9"/>
    <w:rsid w:val="00E61F9E"/>
    <w:rsid w:val="00E70C43"/>
    <w:rsid w:val="00E73D8A"/>
    <w:rsid w:val="00E74400"/>
    <w:rsid w:val="00E74C68"/>
    <w:rsid w:val="00E7577A"/>
    <w:rsid w:val="00E75F4A"/>
    <w:rsid w:val="00E76269"/>
    <w:rsid w:val="00E76862"/>
    <w:rsid w:val="00E77B26"/>
    <w:rsid w:val="00E80286"/>
    <w:rsid w:val="00E81651"/>
    <w:rsid w:val="00E83788"/>
    <w:rsid w:val="00E84709"/>
    <w:rsid w:val="00E905AF"/>
    <w:rsid w:val="00E90CCA"/>
    <w:rsid w:val="00E91856"/>
    <w:rsid w:val="00E944CC"/>
    <w:rsid w:val="00E977A2"/>
    <w:rsid w:val="00EA090F"/>
    <w:rsid w:val="00EA14DD"/>
    <w:rsid w:val="00EA1A91"/>
    <w:rsid w:val="00EA2E19"/>
    <w:rsid w:val="00EA2ED0"/>
    <w:rsid w:val="00EA434B"/>
    <w:rsid w:val="00EA45BF"/>
    <w:rsid w:val="00EA4891"/>
    <w:rsid w:val="00EB5365"/>
    <w:rsid w:val="00EC6045"/>
    <w:rsid w:val="00EC646B"/>
    <w:rsid w:val="00EC6615"/>
    <w:rsid w:val="00EC6FA0"/>
    <w:rsid w:val="00ED1971"/>
    <w:rsid w:val="00ED28D0"/>
    <w:rsid w:val="00ED28E9"/>
    <w:rsid w:val="00ED591E"/>
    <w:rsid w:val="00ED5B59"/>
    <w:rsid w:val="00ED5DB8"/>
    <w:rsid w:val="00ED734E"/>
    <w:rsid w:val="00ED797D"/>
    <w:rsid w:val="00EE1583"/>
    <w:rsid w:val="00EF2C98"/>
    <w:rsid w:val="00EF5601"/>
    <w:rsid w:val="00F0014C"/>
    <w:rsid w:val="00F0193C"/>
    <w:rsid w:val="00F02DD3"/>
    <w:rsid w:val="00F065EF"/>
    <w:rsid w:val="00F1463B"/>
    <w:rsid w:val="00F14E7B"/>
    <w:rsid w:val="00F15485"/>
    <w:rsid w:val="00F1732B"/>
    <w:rsid w:val="00F1791F"/>
    <w:rsid w:val="00F237F2"/>
    <w:rsid w:val="00F23A45"/>
    <w:rsid w:val="00F23C57"/>
    <w:rsid w:val="00F24E87"/>
    <w:rsid w:val="00F305DA"/>
    <w:rsid w:val="00F308C1"/>
    <w:rsid w:val="00F330BD"/>
    <w:rsid w:val="00F33AF9"/>
    <w:rsid w:val="00F34FDE"/>
    <w:rsid w:val="00F36DDB"/>
    <w:rsid w:val="00F36E68"/>
    <w:rsid w:val="00F37D01"/>
    <w:rsid w:val="00F40CD6"/>
    <w:rsid w:val="00F45705"/>
    <w:rsid w:val="00F561C4"/>
    <w:rsid w:val="00F57FB4"/>
    <w:rsid w:val="00F60281"/>
    <w:rsid w:val="00F61CE9"/>
    <w:rsid w:val="00F626CA"/>
    <w:rsid w:val="00F64D58"/>
    <w:rsid w:val="00F653E8"/>
    <w:rsid w:val="00F67F39"/>
    <w:rsid w:val="00F76926"/>
    <w:rsid w:val="00F76E0D"/>
    <w:rsid w:val="00F7721B"/>
    <w:rsid w:val="00F80D38"/>
    <w:rsid w:val="00F83D73"/>
    <w:rsid w:val="00F8617C"/>
    <w:rsid w:val="00F9030E"/>
    <w:rsid w:val="00F906A8"/>
    <w:rsid w:val="00F94838"/>
    <w:rsid w:val="00F97282"/>
    <w:rsid w:val="00F97F7E"/>
    <w:rsid w:val="00FA2E99"/>
    <w:rsid w:val="00FA3686"/>
    <w:rsid w:val="00FA4CE9"/>
    <w:rsid w:val="00FB3B55"/>
    <w:rsid w:val="00FB74EE"/>
    <w:rsid w:val="00FC154B"/>
    <w:rsid w:val="00FC3E92"/>
    <w:rsid w:val="00FC4B9B"/>
    <w:rsid w:val="00FC5DE8"/>
    <w:rsid w:val="00FC61C3"/>
    <w:rsid w:val="00FC6F38"/>
    <w:rsid w:val="00FC7230"/>
    <w:rsid w:val="00FC7ECC"/>
    <w:rsid w:val="00FD21FB"/>
    <w:rsid w:val="00FD6D61"/>
    <w:rsid w:val="00FD6F2D"/>
    <w:rsid w:val="00FD734E"/>
    <w:rsid w:val="00FE1F46"/>
    <w:rsid w:val="00FE32D0"/>
    <w:rsid w:val="00FE32D4"/>
    <w:rsid w:val="00FE372C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5EFE0"/>
  <w15:docId w15:val="{A0FF4A29-B8AB-447C-86B4-6CC331E5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077"/>
    <w:pPr>
      <w:suppressAutoHyphens/>
      <w:autoSpaceDN w:val="0"/>
      <w:spacing w:after="120" w:line="240" w:lineRule="auto"/>
      <w:textAlignment w:val="baseline"/>
      <w:pPrChange w:author="Open-Xml-PowerTools" w:id="7038" w:date="2000-01-01T00:00:00Z">
        <w:pPr/>
      </w:pPrChange>
    </w:pPr>
    <w:rPr>
      <w:rFonts w:ascii="Arial" w:eastAsia="Calibri" w:hAnsi="Arial" w:cs="Calibri"/>
      <w:sz w:val="22"/>
      <w:szCs w:val="22"/>
      <w:lang w:eastAsia="en-GB"/>
      <w:rPrChange w:author="Open-Xml-PowerTools" w:id="7039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CD474E"/>
    <w:pPr>
      <w:keepNext/>
      <w:keepLines/>
      <w:autoSpaceDN w:val="0"/>
      <w:spacing w:before="120" w:after="80" w:line="360" w:lineRule="auto"/>
      <w:textAlignment w:val="baseline"/>
      <w:outlineLvl w:val="3"/>
      <w:pPrChange w:author="Open-Xml-PowerTools" w:id="7040" w:date="2000-01-01T00:00:00Z">
        <w:pPr>
          <w:keepNext/>
          <w:spacing w:after="0" w:line="240" w:lineRule="auto"/>
          <w:outlineLvl w:val="3"/>
        </w:pPr>
      </w:pPrChange>
    </w:pPr>
    <w:rPr>
      <w:rFonts w:ascii="Arial" w:eastAsia="Times New Roman" w:hAnsi="Arial" w:cs="Times New Roman"/>
      <w:b/>
      <w:iCs/>
      <w:sz w:val="22"/>
      <w:szCs w:val="22"/>
      <w:lang w:eastAsia="en-GB"/>
      <w:rPrChange w:author="Open-Xml-PowerTools" w:id="7041" w:date="2000-01-01T00:00:00Z">
        <w:rPr>
          <w:rFonts w:ascii="Arial" w:eastAsia="Times New Roman" w:hAnsi="Arial" w:cs="Times New Roman"/>
          <w:sz w:val="28"/>
          <w:szCs w:val="24"/>
          <w:lang w:val="en-GB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D474E"/>
    <w:pPr>
      <w:pPrChange w:author="Open-Xml-PowerTools" w:id="7042" w:date="2000-01-01T00:00:00Z">
        <w:pPr/>
      </w:pPrChange>
    </w:pPr>
    <w:rPr>
      <w:rFonts w:ascii="Arial" w:eastAsia="Times New Roman" w:hAnsi="Arial" w:cs="Times New Roman"/>
      <w:b/>
      <w:iCs/>
      <w:sz w:val="22"/>
      <w:szCs w:val="22"/>
      <w:lang w:eastAsia="en-GB"/>
      <w:rPrChange w:author="Open-Xml-PowerTools" w:id="7043" w:date="2000-01-01T00:00:00Z">
        <w:rPr>
          <w:rFonts w:ascii="Arial" w:eastAsia="Times New Roman" w:hAnsi="Arial" w:cs="Times New Roman"/>
          <w:sz w:val="28"/>
          <w:szCs w:val="24"/>
          <w:lang w:val="en-GB"/>
        </w:rPr>
      </w:rPrChange>
    </w:rPr>
  </w:style>
  <w:style w:type="paragraph" w:styleId="BodyText">
    <w:name w:val="Body Text"/>
    <w:basedOn w:val="Normal"/>
    <w:link w:val="BodyTextChar"/>
    <w:rsid w:val="00CD474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CD474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D474E"/>
    <w:pPr>
      <w:tabs>
        <w:tab w:val="center" w:pos="4513"/>
        <w:tab w:val="right" w:pos="9026"/>
      </w:tabs>
      <w:autoSpaceDN w:val="0"/>
      <w:spacing w:after="0" w:line="251"/>
      <w:textAlignment w:val="baseline"/>
      <w:pPrChange w:author="Open-Xml-PowerTools" w:id="7046" w:date="2000-01-01T00:00:00Z">
        <w:pPr>
          <w:tabs>
            <w:tab w:val="center" w:pos="4680"/>
            <w:tab w:val="right" w:pos="9360"/>
          </w:tabs>
          <w:spacing w:after="0" w:line="240" w:lineRule="auto"/>
        </w:pPr>
      </w:pPrChange>
    </w:pPr>
    <w:rPr>
      <w:rFonts w:ascii="Arial" w:eastAsia="Calibri" w:hAnsi="Arial" w:cs="Calibri"/>
      <w:sz w:val="22"/>
      <w:szCs w:val="22"/>
      <w:lang w:eastAsia="en-GB"/>
      <w:rPrChange w:author="Open-Xml-PowerTools" w:id="7047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D474E"/>
    <w:pPr>
      <w:pPrChange w:author="Open-Xml-PowerTools" w:id="7048" w:date="2000-01-01T00:00:00Z">
        <w:pPr/>
      </w:pPrChange>
    </w:pPr>
    <w:rPr>
      <w:rFonts w:ascii="Arial" w:eastAsia="Calibri" w:hAnsi="Arial" w:cs="Arial"/>
      <w:sz w:val="22"/>
      <w:szCs w:val="22"/>
      <w:lang w:eastAsia="en-GB"/>
      <w:rPrChange w:author="Open-Xml-PowerTools" w:id="7049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47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474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D474E"/>
    <w:rPr>
      <w:vertAlign w:val="superscript"/>
    </w:rPr>
  </w:style>
  <w:style w:type="paragraph" w:styleId="ListParagraph">
    <w:name w:val="List Paragraph"/>
    <w:basedOn w:val="Normal"/>
    <w:uiPriority w:val="34"/>
    <w:qFormat/>
    <w:rsid w:val="00CD474E"/>
    <w:pPr>
      <w:autoSpaceDN w:val="0"/>
      <w:spacing w:after="160" w:line="251" w:lineRule="auto"/>
      <w:ind w:left="720"/>
      <w:textAlignment w:val="baseline"/>
      <w:pPrChange w:author="Open-Xml-PowerTools" w:id="7044" w:date="2000-01-01T00:00:00Z">
        <w:pPr>
          <w:ind w:left="720"/>
          <w:contextualSpacing/>
        </w:pPr>
      </w:pPrChange>
    </w:pPr>
    <w:rPr>
      <w:rFonts w:ascii="Arial" w:eastAsia="Calibri" w:hAnsi="Arial" w:cs="Calibri"/>
      <w:sz w:val="22"/>
      <w:szCs w:val="22"/>
      <w:lang w:eastAsia="en-GB"/>
      <w:rPrChange w:author="Open-Xml-PowerTools" w:id="7045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74E"/>
    <w:pPr>
      <w:autoSpaceDN w:val="0"/>
      <w:spacing w:after="0" w:line="251"/>
      <w:textAlignment w:val="baseline"/>
      <w:pPrChange w:author="Open-Xml-PowerTools" w:id="7056" w:date="2000-01-01T00:00:00Z">
        <w:pPr>
          <w:spacing w:after="0" w:line="240" w:lineRule="auto"/>
        </w:pPr>
      </w:pPrChange>
    </w:pPr>
    <w:rPr>
      <w:rFonts w:ascii="Segoe UI" w:eastAsia="Calibri" w:hAnsi="Segoe UI" w:cs="Segoe UI"/>
      <w:sz w:val="18"/>
      <w:szCs w:val="18"/>
      <w:lang w:eastAsia="en-GB"/>
      <w:rPrChange w:author="Open-Xml-PowerTools" w:id="7057" w:date="2000-01-01T00:00:00Z">
        <w:rPr>
          <w:rFonts w:eastAsiaTheme="minorHAnsi" w:ascii="Tahoma" w:hAnsi="Tahoma" w:cs="Tahoma"/>
          <w:lang w:val="en-US"/>
          <w:sz w:val="16"/>
          <w:szCs w:val="16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74E"/>
    <w:pPr>
      <w:pPrChange w:author="Open-Xml-PowerTools" w:id="7058" w:date="2000-01-01T00:00:00Z">
        <w:pPr/>
      </w:pPrChange>
    </w:pPr>
    <w:rPr>
      <w:rFonts w:ascii="Segoe UI" w:eastAsia="Calibri" w:hAnsi="Segoe UI" w:cs="Segoe UI"/>
      <w:sz w:val="18"/>
      <w:szCs w:val="18"/>
      <w:lang w:eastAsia="en-GB"/>
      <w:rPrChange w:author="Open-Xml-PowerTools" w:id="7059" w:date="2000-01-01T00:00:00Z">
        <w:rPr>
          <w:rFonts w:eastAsiaTheme="minorHAnsi" w:ascii="Tahoma" w:hAnsi="Tahoma" w:cs="Tahoma"/>
          <w:sz w:val="16"/>
          <w:szCs w:val="16"/>
          <w:lang w:val="en-US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CA1311"/>
    <w:pPr>
      <w:tabs>
        <w:tab w:val="center" w:pos="4513"/>
        <w:tab w:val="right" w:pos="9026"/>
      </w:tabs>
      <w:autoSpaceDN w:val="0"/>
      <w:spacing w:after="0" w:line="251"/>
      <w:textAlignment w:val="baseline"/>
      <w:pPrChange w:author="Open-Xml-PowerTools" w:id="7050" w:date="2000-01-01T00:00:00Z">
        <w:pPr>
          <w:tabs>
            <w:tab w:val="center" w:pos="4680"/>
            <w:tab w:val="right" w:pos="9360"/>
          </w:tabs>
          <w:spacing w:after="0" w:line="240" w:lineRule="auto"/>
        </w:pPr>
      </w:pPrChange>
    </w:pPr>
    <w:rPr>
      <w:rFonts w:ascii="Arial" w:eastAsia="Calibri" w:hAnsi="Arial" w:cs="Calibri"/>
      <w:sz w:val="22"/>
      <w:szCs w:val="22"/>
      <w:lang w:eastAsia="en-GB"/>
      <w:rPrChange w:author="Open-Xml-PowerTools" w:id="7051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A1311"/>
    <w:pPr>
      <w:pPrChange w:author="Open-Xml-PowerTools" w:id="7052" w:date="2000-01-01T00:00:00Z">
        <w:pPr/>
      </w:pPrChange>
    </w:pPr>
    <w:rPr>
      <w:rFonts w:ascii="Arial" w:eastAsia="Calibri" w:hAnsi="Arial" w:cs="Arial"/>
      <w:sz w:val="22"/>
      <w:szCs w:val="22"/>
      <w:lang w:eastAsia="en-GB"/>
      <w:rPrChange w:author="Open-Xml-PowerTools" w:id="7053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character" w:styleId="Hyperlink">
    <w:name w:val="Hyperlink"/>
    <w:basedOn w:val="DefaultParagraphFont"/>
    <w:uiPriority w:val="99"/>
    <w:unhideWhenUsed/>
    <w:rsid w:val="0071067A"/>
    <w:pPr>
      <w:pPrChange w:author="Open-Xml-PowerTools" w:id="7054" w:date="2000-01-01T00:00:00Z">
        <w:pPr/>
      </w:pPrChange>
    </w:pPr>
    <w:rPr>
      <w:rFonts w:ascii="Calibri" w:eastAsia="Calibri" w:hAnsi="Calibri" w:cs="Times New Roman"/>
      <w:color w:val="0563C1"/>
      <w:sz w:val="22"/>
      <w:szCs w:val="22"/>
      <w:u w:val="single"/>
      <w:lang w:val="en-GB" w:eastAsia="en-US" w:bidi="ar-SA"/>
      <w:rPrChange w:author="Open-Xml-PowerTools" w:id="7055" w:date="2000-01-01T00:00:00Z">
        <w:rPr>
          <w:rFonts w:asciiTheme="minorHAnsi" w:eastAsiaTheme="minorHAnsi" w:hAnsiTheme="minorHAnsi" w:cstheme="minorBidi"/>
          <w:sz w:val="22"/>
          <w:szCs w:val="22"/>
          <w:lang w:val="en-ZA" w:eastAsia="en-US" w:bidi="ar-SA"/>
          <w:color w:val="0000FF" w:themeColor="hyperlink"/>
          <w:u w:val="single"/>
        </w:rPr>
      </w:rPrChange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rFonts w:ascii="Arial" w:eastAsia="Times New Roman" w:hAnsi="Arial" w:cs="Times New Roman"/>
      <w:b/>
      <w:sz w:val="36"/>
      <w:szCs w:val="32"/>
      <w:lang w:eastAsia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widowControl w:val="0"/>
      <w:spacing w:before="240" w:after="240" w:line="360" w:lineRule="auto"/>
      <w:outlineLvl w:val="1"/>
    </w:pPr>
    <w:rPr>
      <w:rFonts w:ascii="Arial" w:eastAsia="Times New Roman" w:hAnsi="Arial" w:cs="Times New Roman"/>
      <w:b/>
      <w:sz w:val="28"/>
      <w:szCs w:val="26"/>
      <w:lang w:eastAsia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line="360" w:lineRule="auto"/>
      <w:outlineLvl w:val="2"/>
    </w:pPr>
    <w:rPr>
      <w:rFonts w:ascii="Arial" w:eastAsia="Times New Roman" w:hAnsi="Arial" w:cs="Times New Roman"/>
      <w:b/>
      <w:sz w:val="24"/>
      <w:szCs w:val="24"/>
      <w:lang w:eastAsia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Arial" w:eastAsia="Times New Roman" w:hAnsi="Arial" w:cs="Times New Roman"/>
      <w:b/>
      <w:sz w:val="22"/>
      <w:szCs w:val="22"/>
      <w:lang w:eastAsia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 w:cs="Times New Roman"/>
      <w:color w:val="1F4D78"/>
      <w:sz w:val="22"/>
      <w:szCs w:val="22"/>
      <w:lang w:eastAsia="en-GB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ascii="Calibri Light" w:eastAsia="Times New Roman" w:hAnsi="Calibri Light" w:cs="Times New Roman"/>
      <w:i/>
      <w:iCs/>
      <w:color w:val="1F4D78"/>
      <w:sz w:val="22"/>
      <w:szCs w:val="22"/>
      <w:lang w:eastAsia="en-GB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rFonts w:ascii="Calibri Light" w:eastAsia="Times New Roman" w:hAnsi="Calibri Light" w:cs="Times New Roman"/>
      <w:color w:val="272727"/>
      <w:sz w:val="21"/>
      <w:szCs w:val="21"/>
      <w:lang w:eastAsia="en-GB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  <w:lang w:eastAsia="en-GB"/>
    </w:rPr>
  </w:style>
  <w:style w:type="paragraph" w:styleId="NoSpacing">
    <w:name w:val="No Spacing"/>
    <w:autoRedefine/>
    <w:pPr>
      <w:widowControl w:val="0"/>
      <w:suppressAutoHyphens/>
      <w:autoSpaceDN w:val="0"/>
      <w:spacing w:after="0" w:line="240" w:lineRule="auto"/>
      <w:ind w:left="792" w:hanging="432"/>
      <w:textAlignment w:val="baseline"/>
    </w:pPr>
    <w:rPr>
      <w:rFonts w:ascii="Arial" w:eastAsia="Calibri" w:hAnsi="Arial" w:cs="Calibri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rPr>
      <w:rFonts w:ascii="Arial" w:eastAsia="Times New Roman" w:hAnsi="Arial" w:cs="Times New Roman"/>
      <w:b/>
      <w:sz w:val="28"/>
      <w:szCs w:val="26"/>
      <w:lang w:eastAsia="en-GB"/>
    </w:rPr>
  </w:style>
  <w:style w:type="paragraph" w:styleId="Title">
    <w:name w:val="Title"/>
    <w:basedOn w:val="Normal"/>
    <w:next w:val="Normal"/>
    <w:uiPriority w:val="10"/>
    <w:qFormat/>
    <w:pPr>
      <w:spacing w:before="360" w:after="240" w:line="480" w:lineRule="auto"/>
      <w:ind w:left="431" w:hanging="431"/>
    </w:pPr>
    <w:rPr>
      <w:rFonts w:ascii="Arial" w:eastAsia="Times New Roman" w:hAnsi="Arial" w:cs="Times New Roman"/>
      <w:b/>
      <w:spacing w:val="-10"/>
      <w:kern w:val="3"/>
      <w:sz w:val="36"/>
      <w:szCs w:val="56"/>
      <w:lang w:eastAsia="en-GB"/>
    </w:rPr>
  </w:style>
  <w:style w:type="character" w:customStyle="1" w:styleId="TitleChar">
    <w:name w:val="Title Char"/>
    <w:basedOn w:val="DefaultParagraphFont"/>
    <w:rPr>
      <w:rFonts w:ascii="Arial" w:eastAsia="Times New Roman" w:hAnsi="Arial" w:cs="Times New Roman"/>
      <w:b/>
      <w:spacing w:val="-10"/>
      <w:kern w:val="3"/>
      <w:sz w:val="36"/>
      <w:szCs w:val="56"/>
      <w:lang w:eastAsia="en-GB"/>
    </w:rPr>
  </w:style>
  <w:style w:type="character" w:customStyle="1" w:styleId="Heading1Char">
    <w:name w:val="Heading 1 Char"/>
    <w:basedOn w:val="DefaultParagraphFont"/>
    <w:rPr>
      <w:rFonts w:ascii="Arial" w:eastAsia="Times New Roman" w:hAnsi="Arial" w:cs="Times New Roman"/>
      <w:b/>
      <w:sz w:val="36"/>
      <w:szCs w:val="32"/>
      <w:lang w:eastAsia="en-GB"/>
    </w:rPr>
  </w:style>
  <w:style w:type="character" w:customStyle="1" w:styleId="Heading3Char">
    <w:name w:val="Heading 3 Char"/>
    <w:basedOn w:val="DefaultParagraphFont"/>
    <w:rPr>
      <w:rFonts w:ascii="Arial" w:eastAsia="Times New Roman" w:hAnsi="Arial" w:cs="Times New Roman"/>
      <w:b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rPr>
      <w:rFonts w:ascii="Arial" w:eastAsia="Times New Roman" w:hAnsi="Arial" w:cs="Times New Roman"/>
      <w:b/>
      <w:lang w:eastAsia="en-GB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color w:val="1F4D78"/>
      <w:lang w:eastAsia="en-GB"/>
    </w:rPr>
  </w:style>
  <w:style w:type="character" w:customStyle="1" w:styleId="Heading7Char">
    <w:name w:val="Heading 7 Char"/>
    <w:basedOn w:val="DefaultParagraphFont"/>
    <w:rPr>
      <w:rFonts w:ascii="Calibri Light" w:eastAsia="Times New Roman" w:hAnsi="Calibri Light" w:cs="Times New Roman"/>
      <w:i/>
      <w:iCs/>
      <w:color w:val="1F4D78"/>
      <w:lang w:eastAsia="en-GB"/>
    </w:rPr>
  </w:style>
  <w:style w:type="character" w:customStyle="1" w:styleId="Heading8Char">
    <w:name w:val="Heading 8 Char"/>
    <w:basedOn w:val="DefaultParagraphFont"/>
    <w:rPr>
      <w:rFonts w:ascii="Calibri Light" w:eastAsia="Times New Roman" w:hAnsi="Calibri Light" w:cs="Times New Roman"/>
      <w:color w:val="272727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rPr>
      <w:rFonts w:ascii="Calibri Light" w:eastAsia="Times New Roman" w:hAnsi="Calibri Light" w:cs="Times New Roman"/>
      <w:i/>
      <w:iCs/>
      <w:color w:val="272727"/>
      <w:sz w:val="21"/>
      <w:szCs w:val="21"/>
      <w:lang w:eastAsia="en-GB"/>
    </w:rPr>
  </w:style>
  <w:style w:type="paragraph" w:styleId="TOCHeading">
    <w:name w:val="TOC Heading"/>
    <w:basedOn w:val="Heading1"/>
    <w:next w:val="Normal"/>
    <w:pPr>
      <w:spacing w:line="251" w:lineRule="auto"/>
    </w:pPr>
    <w:rPr>
      <w:rFonts w:ascii="Arial" w:eastAsia="Times New Roman" w:hAnsi="Arial" w:cs="Times New Roman"/>
      <w:b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rsid w:val="00203A79"/>
    <w:pPr>
      <w:tabs>
        <w:tab w:val="right" w:leader="dot" w:pos="9016"/>
      </w:tabs>
      <w:spacing w:after="100"/>
    </w:pPr>
    <w:rPr>
      <w:rFonts w:ascii="Arial" w:eastAsia="Calibri" w:hAnsi="Arial" w:cs="Calibri"/>
      <w:sz w:val="22"/>
      <w:szCs w:val="22"/>
      <w:lang w:eastAsia="en-GB"/>
    </w:rPr>
  </w:style>
  <w:style w:type="paragraph" w:styleId="TOC2">
    <w:name w:val="toc 2"/>
    <w:basedOn w:val="Normal"/>
    <w:next w:val="Normal"/>
    <w:autoRedefine/>
    <w:pPr>
      <w:spacing w:after="100"/>
      <w:ind w:left="220"/>
    </w:pPr>
    <w:rPr>
      <w:rFonts w:ascii="Arial" w:eastAsia="Calibri" w:hAnsi="Arial" w:cs="Calibri"/>
      <w:sz w:val="22"/>
      <w:szCs w:val="22"/>
      <w:lang w:eastAsia="en-GB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ascii="Arial" w:eastAsia="Calibri" w:hAnsi="Arial" w:cs="Calibri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rPr>
      <w:rFonts w:ascii="Arial" w:eastAsia="Calibri" w:hAnsi="Arial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rPr>
      <w:rFonts w:ascii="Arial" w:eastAsia="Calibri" w:hAnsi="Arial" w:cs="Calibri"/>
      <w:b/>
      <w:bCs/>
      <w:sz w:val="20"/>
      <w:szCs w:val="20"/>
      <w:lang w:eastAsia="en-GB"/>
    </w:rPr>
  </w:style>
  <w:style w:type="character" w:customStyle="1" w:styleId="CommentSubjectChar">
    <w:name w:val="Comment Subject Char"/>
    <w:basedOn w:val="CommentTextChar"/>
    <w:rPr>
      <w:rFonts w:ascii="Arial" w:eastAsia="Calibri" w:hAnsi="Arial" w:cs="Calibri"/>
      <w:b/>
      <w:bCs/>
      <w:sz w:val="20"/>
      <w:szCs w:val="20"/>
      <w:lang w:eastAsia="en-GB"/>
    </w:rPr>
  </w:style>
  <w:style w:type="paragraph" w:customStyle="1" w:styleId="GPSL2numberedclause">
    <w:name w:val="GPS L2 numbered clause"/>
    <w:basedOn w:val="Normal"/>
    <w:pPr>
      <w:tabs>
        <w:tab w:val="left" w:pos="1134"/>
      </w:tabs>
      <w:spacing w:before="120"/>
      <w:ind w:left="1134" w:hanging="567"/>
      <w:jc w:val="both"/>
    </w:pPr>
    <w:rPr>
      <w:rFonts w:ascii="Calibri" w:eastAsia="Times New Roman" w:hAnsi="Calibri" w:cs="Arial"/>
      <w:sz w:val="22"/>
      <w:szCs w:val="22"/>
      <w:lang w:eastAsia="zh-CN"/>
    </w:rPr>
  </w:style>
  <w:style w:type="character" w:customStyle="1" w:styleId="GPSL2numberedclauseChar1">
    <w:name w:val="GPS L2 numbered clause Char1"/>
    <w:rPr>
      <w:rFonts w:ascii="Calibri" w:eastAsia="Times New Roman" w:hAnsi="Calibri" w:cs="Arial"/>
      <w:lang w:eastAsia="zh-CN"/>
    </w:rPr>
  </w:style>
  <w:style w:type="paragraph" w:styleId="TOC3">
    <w:name w:val="toc 3"/>
    <w:basedOn w:val="Normal"/>
    <w:next w:val="Normal"/>
    <w:autoRedefine/>
    <w:pPr>
      <w:spacing w:after="100"/>
      <w:ind w:left="440"/>
    </w:pPr>
    <w:rPr>
      <w:rFonts w:ascii="Arial" w:eastAsia="Calibri" w:hAnsi="Arial" w:cs="Calibri"/>
      <w:sz w:val="22"/>
      <w:szCs w:val="22"/>
      <w:lang w:eastAsia="en-GB"/>
    </w:rPr>
  </w:style>
  <w:style w:type="paragraph" w:styleId="TOC4">
    <w:name w:val="toc 4"/>
    <w:basedOn w:val="Normal"/>
    <w:next w:val="Normal"/>
    <w:autoRedefine/>
    <w:pPr>
      <w:spacing w:after="100" w:line="251" w:lineRule="auto"/>
      <w:ind w:left="66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5">
    <w:name w:val="toc 5"/>
    <w:basedOn w:val="Normal"/>
    <w:next w:val="Normal"/>
    <w:autoRedefine/>
    <w:pPr>
      <w:spacing w:after="100" w:line="251" w:lineRule="auto"/>
      <w:ind w:left="88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6">
    <w:name w:val="toc 6"/>
    <w:basedOn w:val="Normal"/>
    <w:next w:val="Normal"/>
    <w:autoRedefine/>
    <w:pPr>
      <w:spacing w:after="100" w:line="251" w:lineRule="auto"/>
      <w:ind w:left="110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7">
    <w:name w:val="toc 7"/>
    <w:basedOn w:val="Normal"/>
    <w:next w:val="Normal"/>
    <w:autoRedefine/>
    <w:pPr>
      <w:spacing w:after="100" w:line="251" w:lineRule="auto"/>
      <w:ind w:left="132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8">
    <w:name w:val="toc 8"/>
    <w:basedOn w:val="Normal"/>
    <w:next w:val="Normal"/>
    <w:autoRedefine/>
    <w:pPr>
      <w:spacing w:after="100" w:line="251" w:lineRule="auto"/>
      <w:ind w:left="154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9">
    <w:name w:val="toc 9"/>
    <w:basedOn w:val="Normal"/>
    <w:next w:val="Normal"/>
    <w:autoRedefine/>
    <w:pPr>
      <w:spacing w:after="100" w:line="251" w:lineRule="auto"/>
      <w:ind w:left="1760"/>
    </w:pPr>
    <w:rPr>
      <w:rFonts w:ascii="Calibri" w:eastAsia="Times New Roman" w:hAnsi="Calibri" w:cs="Times New Roman"/>
      <w:sz w:val="22"/>
      <w:szCs w:val="22"/>
      <w:lang w:eastAsia="en-GB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PageNumber">
    <w:name w:val="page number"/>
    <w:basedOn w:val="DefaultParagraphFont"/>
  </w:style>
  <w:style w:type="paragraph" w:styleId="Revision">
    <w:name w:val="Revision"/>
    <w:pPr>
      <w:suppressAutoHyphens/>
      <w:autoSpaceDN w:val="0"/>
      <w:spacing w:after="0" w:line="240" w:lineRule="auto"/>
      <w:textAlignment w:val="baseline"/>
    </w:pPr>
    <w:rPr>
      <w:rFonts w:ascii="Arial" w:eastAsia="Calibri" w:hAnsi="Arial" w:cs="Calibri"/>
      <w:sz w:val="22"/>
      <w:szCs w:val="22"/>
      <w:lang w:eastAsia="en-GB"/>
    </w:rPr>
  </w:style>
  <w:style w:type="numbering" w:customStyle="1" w:styleId="CCSListStyle">
    <w:name w:val="CCS List Style"/>
    <w:basedOn w:val="NoList"/>
    <w:pPr>
      <w:numPr>
        <w:numId w:val="140"/>
      </w:numPr>
    </w:pPr>
  </w:style>
  <w:style w:type="paragraph" w:customStyle="1" w:styleId="Standard">
    <w:name w:val="Standard"/>
    <w:rsid w:val="00EF1925"/>
    <w:pPr>
      <w:widowControl w:val="0"/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6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6879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301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2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www.gov.uk/government/publications/procurement-policy-note-0117-update-to-transparency-principles" TargetMode="External" Id="rIdRemap1" /><Relationship Type="http://schemas.openxmlformats.org/officeDocument/2006/relationships/hyperlink" Target="https://www.gov.uk/government/publications/security-policy-framework/hmg-security-policy-framework" TargetMode="External" Id="rId25" /><Relationship Type="http://schemas.openxmlformats.org/officeDocument/2006/relationships/hyperlink" Target="https://www.cpni.gov.uk" TargetMode="External" Id="rId26" /><Relationship Type="http://schemas.openxmlformats.org/officeDocument/2006/relationships/hyperlink" Target="https://www.ncsc.gov.uk/articles/hmg-ia-maturity-model-iamm" TargetMode="External" Id="rId27" /><Relationship Type="http://schemas.openxmlformats.org/officeDocument/2006/relationships/hyperlink" Target="https://www.ncsc.gov.uk/guidance/end-user-device-security" TargetMode="External" Id="rId28" /><Relationship Type="http://schemas.openxmlformats.org/officeDocument/2006/relationships/hyperlink" Target="https://www.ncsc.gov.uk/section/products-services/ncsc-certification" TargetMode="External" Id="rId29" /><Relationship Type="http://schemas.openxmlformats.org/officeDocument/2006/relationships/hyperlink" Target="https://www.gov.uk/acquisition-operating-framework" TargetMode="External" Id="rId44" /><Relationship Type="http://schemas.openxmlformats.org/officeDocument/2006/relationships/hyperlink" Target="https://www.cyberessentials.ncsc.gov.uk/" TargetMode="External" Id="rId57" /><Relationship Type="http://schemas.openxmlformats.org/officeDocument/2006/relationships/image" Target="/word/media/P4ce9b09307c9666c98e1a7d89db5f48e.png" Id="R1" /><Relationship Type="http://schemas.openxmlformats.org/officeDocument/2006/relationships/hyperlink" Target="https://www.gov.uk/government/publications/security-policy-framework/hmg-security-policy-framework" TargetMode="External" Id="R2" /><Relationship Type="http://schemas.openxmlformats.org/officeDocument/2006/relationships/hyperlink" Target="https://www.cpni.gov.uk" TargetMode="External" Id="R3" /><Relationship Type="http://schemas.openxmlformats.org/officeDocument/2006/relationships/hyperlink" Target="https://www.ncsc.gov.uk/articles/hmg-ia-maturity-model-iamm" TargetMode="External" Id="R4" /><Relationship Type="http://schemas.openxmlformats.org/officeDocument/2006/relationships/hyperlink" Target="https://www.ncsc.gov.uk/guidance/end-user-device-security" TargetMode="External" Id="R5" /><Relationship Type="http://schemas.openxmlformats.org/officeDocument/2006/relationships/hyperlink" Target="https://www.ncsc.gov.uk/section/products-services/ncsc-certification" TargetMode="External" Id="R6" /><Relationship Type="http://schemas.openxmlformats.org/officeDocument/2006/relationships/hyperlink" Target="https://www.gov.uk/acquisition-operating-framework" TargetMode="External" Id="R7" /><Relationship Type="http://schemas.openxmlformats.org/officeDocument/2006/relationships/hyperlink" Target="https://www.cyberessentials.ncsc.gov.uk/" TargetMode="External" Id="R8" /><Relationship Type="http://schemas.openxmlformats.org/officeDocument/2006/relationships/header" Target="/word/header2.xml" Id="rIdHeader" /><Relationship Type="http://schemas.openxmlformats.org/officeDocument/2006/relationships/header" Target="/word/header3.xml" Id="rIdHeader2" /><Relationship Type="http://schemas.openxmlformats.org/officeDocument/2006/relationships/header" Target="/word/header4.xml" Id="rIdHeader3" /><Relationship Type="http://schemas.openxmlformats.org/officeDocument/2006/relationships/header" Target="/word/header5.xml" Id="rIdHeader4" /><Relationship Type="http://schemas.openxmlformats.org/officeDocument/2006/relationships/header" Target="/word/header6.xml" Id="rIdHeader5" /><Relationship Type="http://schemas.openxmlformats.org/officeDocument/2006/relationships/header" Target="/word/header7.xml" Id="rIdHeader6" /><Relationship Type="http://schemas.openxmlformats.org/officeDocument/2006/relationships/header" Target="/word/header8.xml" Id="rIdHeader7" /><Relationship Type="http://schemas.openxmlformats.org/officeDocument/2006/relationships/header" Target="/word/header9.xml" Id="rIdHeader8" /><Relationship Type="http://schemas.openxmlformats.org/officeDocument/2006/relationships/header" Target="/word/header10.xml" Id="rIdHeader9" /><Relationship Type="http://schemas.openxmlformats.org/officeDocument/2006/relationships/header" Target="/word/header11.xml" Id="rIdHeader10" /><Relationship Type="http://schemas.openxmlformats.org/officeDocument/2006/relationships/header" Target="/word/header12.xml" Id="rIdHeader11" /><Relationship Type="http://schemas.openxmlformats.org/officeDocument/2006/relationships/header" Target="/word/header13.xml" Id="rIdHeader12" /><Relationship Type="http://schemas.openxmlformats.org/officeDocument/2006/relationships/header" Target="/word/header14.xml" Id="rIdHeader13" /><Relationship Type="http://schemas.openxmlformats.org/officeDocument/2006/relationships/header" Target="/word/header15.xml" Id="rIdHeader14" /><Relationship Type="http://schemas.openxmlformats.org/officeDocument/2006/relationships/header" Target="/word/header16.xml" Id="rIdHeader15" /><Relationship Type="http://schemas.openxmlformats.org/officeDocument/2006/relationships/header" Target="/word/header17.xml" Id="rIdHeader16" /><Relationship Type="http://schemas.openxmlformats.org/officeDocument/2006/relationships/header" Target="/word/header18.xml" Id="rIdHeader17" /><Relationship Type="http://schemas.openxmlformats.org/officeDocument/2006/relationships/header" Target="/word/header19.xml" Id="rIdHeader18" /><Relationship Type="http://schemas.openxmlformats.org/officeDocument/2006/relationships/header" Target="/word/header20.xml" Id="rIdHeader19" /><Relationship Type="http://schemas.openxmlformats.org/officeDocument/2006/relationships/header" Target="/word/header21.xml" Id="rIdHeader20" /><Relationship Type="http://schemas.openxmlformats.org/officeDocument/2006/relationships/header" Target="/word/header22.xml" Id="rIdHeader21" /><Relationship Type="http://schemas.openxmlformats.org/officeDocument/2006/relationships/footer" Target="/word/footer1.xml" Id="rIdFooter" /><Relationship Type="http://schemas.openxmlformats.org/officeDocument/2006/relationships/footer" Target="/word/footer2.xml" Id="rIdFooter2" /><Relationship Type="http://schemas.openxmlformats.org/officeDocument/2006/relationships/footer" Target="/word/footer3.xml" Id="rIdFooter3" /><Relationship Type="http://schemas.openxmlformats.org/officeDocument/2006/relationships/footer" Target="/word/footer4.xml" Id="rIdFooter4" /><Relationship Type="http://schemas.openxmlformats.org/officeDocument/2006/relationships/footer" Target="/word/footer5.xml" Id="rIdFooter5" /><Relationship Type="http://schemas.openxmlformats.org/officeDocument/2006/relationships/footer" Target="/word/footer6.xml" Id="rIdFooter6" /><Relationship Type="http://schemas.openxmlformats.org/officeDocument/2006/relationships/footer" Target="/word/footer7.xml" Id="rIdFooter7" /><Relationship Type="http://schemas.openxmlformats.org/officeDocument/2006/relationships/footer" Target="/word/footer8.xml" Id="rIdFooter8" /><Relationship Type="http://schemas.openxmlformats.org/officeDocument/2006/relationships/footer" Target="/word/footer9.xml" Id="rIdFooter9" /><Relationship Type="http://schemas.openxmlformats.org/officeDocument/2006/relationships/footer" Target="/word/footer10.xml" Id="rIdFooter10" /><Relationship Type="http://schemas.openxmlformats.org/officeDocument/2006/relationships/footer" Target="/word/footer11.xml" Id="rIdFooter11" /><Relationship Type="http://schemas.openxmlformats.org/officeDocument/2006/relationships/footer" Target="/word/footer12.xml" Id="rIdFooter12" /><Relationship Type="http://schemas.openxmlformats.org/officeDocument/2006/relationships/footer" Target="/word/footer13.xml" Id="rIdFooter13" /><Relationship Type="http://schemas.openxmlformats.org/officeDocument/2006/relationships/footer" Target="/word/footer14.xml" Id="rIdFooter14" /><Relationship Type="http://schemas.openxmlformats.org/officeDocument/2006/relationships/footer" Target="/word/footer15.xml" Id="rIdFooter15" /><Relationship Type="http://schemas.openxmlformats.org/officeDocument/2006/relationships/footer" Target="/word/footer16.xml" Id="rIdFooter16" /><Relationship Type="http://schemas.openxmlformats.org/officeDocument/2006/relationships/footer" Target="/word/footer17.xml" Id="rIdFooter17" /><Relationship Type="http://schemas.openxmlformats.org/officeDocument/2006/relationships/footer" Target="/word/footer18.xml" Id="rIdFooter18" /><Relationship Type="http://schemas.openxmlformats.org/officeDocument/2006/relationships/footer" Target="/word/footer19.xml" Id="rIdFooter19" /><Relationship Type="http://schemas.openxmlformats.org/officeDocument/2006/relationships/footer" Target="/word/footer20.xml" Id="rIdFooter20" /><Relationship Type="http://schemas.openxmlformats.org/officeDocument/2006/relationships/footer" Target="/word/footer21.xml" Id="rIdFooter21" /><Relationship Type="http://schemas.openxmlformats.org/officeDocument/2006/relationships/footer" Target="/word/footer22.xml" Id="rIdFooter22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aflii.org/cgi-bin/LawCite?cit=2014%20%282%29%20SA%204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dgment_x0020_Date xmlns="17a0f4bd-1162-49ac-b85f-dfe96a90bc01">2025-05-22T18:30:00+00:00</Judgment_x0020_Date>
    <Year xmlns="c1afb1bd-f2fb-40fd-9abb-aea55b4d7662">2025</Year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CE0F99B3F8644397ECB0C536651393" ma:contentTypeVersion="11" ma:contentTypeDescription="Create a new document." ma:contentTypeScope="" ma:versionID="b673f0f333acfa81009044480645c58a">
  <xsd:schema xmlns:xsd="http://www.w3.org/2001/XMLSchema" xmlns:xs="http://www.w3.org/2001/XMLSchema" xmlns:p="http://schemas.microsoft.com/office/2006/metadata/properties" xmlns:ns2="17a0f4bd-1162-49ac-b85f-dfe96a90bc01" xmlns:ns3="c1afb1bd-f2fb-40fd-9abb-aea55b4d7662" targetNamespace="http://schemas.microsoft.com/office/2006/metadata/properties" ma:root="true" ma:fieldsID="293dc9c623f9aa83555c564965efc2da" ns2:_="" ns3:_="">
    <xsd:import namespace="17a0f4bd-1162-49ac-b85f-dfe96a90bc01"/>
    <xsd:import namespace="c1afb1bd-f2fb-40fd-9abb-aea55b4d7662"/>
    <xsd:element name="properties">
      <xsd:complexType>
        <xsd:sequence>
          <xsd:element name="documentManagement">
            <xsd:complexType>
              <xsd:all>
                <xsd:element ref="ns2:Judgment_x0020_Date"/>
                <xsd:element ref="ns3:Year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0f4bd-1162-49ac-b85f-dfe96a90bc01" elementFormDefault="qualified">
    <xsd:import namespace="http://schemas.microsoft.com/office/2006/documentManagement/types"/>
    <xsd:import namespace="http://schemas.microsoft.com/office/infopath/2007/PartnerControls"/>
    <xsd:element name="Judgment_x0020_Date" ma:index="8" ma:displayName="Judgment Date" ma:format="DateOnly" ma:internalName="Judgm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fb1bd-f2fb-40fd-9abb-aea55b4d7662" elementFormDefault="qualified">
    <xsd:import namespace="http://schemas.microsoft.com/office/2006/documentManagement/types"/>
    <xsd:import namespace="http://schemas.microsoft.com/office/infopath/2007/PartnerControls"/>
    <xsd:element name="Year" ma:index="13" ma:displayName="Year" ma:internalName="Ye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F8914-7829-4E1A-AE41-5C50994C5180}"/>
</file>

<file path=customXml/itemProps2.xml><?xml version="1.0" encoding="utf-8"?>
<ds:datastoreItem xmlns:ds="http://schemas.openxmlformats.org/officeDocument/2006/customXml" ds:itemID="{4C94C128-0715-409B-8002-43322416BC2E}"/>
</file>

<file path=customXml/itemProps3.xml><?xml version="1.0" encoding="utf-8"?>
<ds:datastoreItem xmlns:ds="http://schemas.openxmlformats.org/officeDocument/2006/customXml" ds:itemID="{F3D5F115-3701-4AB1-84AC-A86F41251BBB}"/>
</file>

<file path=customXml/itemProps4.xml><?xml version="1.0" encoding="utf-8"?>
<ds:datastoreItem xmlns:ds="http://schemas.openxmlformats.org/officeDocument/2006/customXml" ds:itemID="{24DB1021-7B31-461B-8584-4955472071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4284</Words>
  <Characters>24425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Munuma v S (CC 03-2004) [2018] NAHCMD 142 (29 May 2018)</vt:lpstr>
    </vt:vector>
  </TitlesOfParts>
  <Company>HP</Company>
  <LinksUpToDate>false</LinksUpToDate>
  <CharactersWithSpaces>28652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Superkos Properties (Pty) Ltd v Transnamib (HC-MD-CIV-ACT-CON-2024-01466) [2024] NAHCMD 275 (23 May 2025)</dc:title>
  <dc:creator>drisuro</dc:creator>
  <cp:lastModifiedBy>Patience Brendell</cp:lastModifiedBy>
  <cp:revision>2</cp:revision>
  <cp:lastPrinted>2025-05-23T10:57:00Z</cp:lastPrinted>
  <dcterms:created xsi:type="dcterms:W3CDTF">2025-05-23T10:59:00Z</dcterms:created>
  <dcterms:modified xsi:type="dcterms:W3CDTF">2025-05-23T10:59:00Z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0x0101000ECE0F99B3F8644397ECB0C536651393</vt:lpwstr>
  </property>
</Properties>
</file>
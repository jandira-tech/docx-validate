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6F3B1" w14:textId="77777777">
      <w:pPr>
        <w:rPr>
          <w:del w:author="Open-Xml-PowerTools" w:id="165" w:date="2000-01-01T00:00:00Z"/>
          <w:rFonts w:ascii="Arial" w:hAnsi="Arial" w:cs="Arial"/>
          <w:b/>
          <w:color w:val="000000" w:themeColor="text1"/>
          <w:sz w:val="24"/>
          <w:szCs w:val="24"/>
        </w:rPr>
      </w:pPr>
      <w:del w:author="Open-Xml-PowerTools" w:id="164" w:date="2000-01-01T00:00:00Z">
        <w:r>
          <w:rPr>
            <w:rFonts w:ascii="Arial" w:hAnsi="Arial" w:cs="Arial"/>
            <w:b/>
            <w:noProof/>
            <w:sz w:val="24"/>
            <w:szCs w:val="24"/>
            <w:lang w:eastAsia="en-GB"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077B1CDC" wp14:editId="6F787615">
                  <wp:simplePos x="0" y="0"/>
                  <wp:positionH relativeFrom="margin">
                    <wp:posOffset>76200</wp:posOffset>
                  </wp:positionH>
                  <wp:positionV relativeFrom="paragraph">
                    <wp:posOffset>581025</wp:posOffset>
                  </wp:positionV>
                  <wp:extent cx="5791200" cy="3048000"/>
                  <wp:effectExtent l="0" t="0" r="19050" b="19050"/>
                  <wp:wrapSquare wrapText="bothSides"/>
                  <wp:docPr id="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91200" cy="304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70AD6" w14:textId="77777777">
                              <w:pP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del w:id="9001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Wherever possible you should copy the </w:delText>
                                </w:r>
                              </w:del>
                              <w:del w:id="9002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4"/>
                                  </w:rPr>
                                  <w:delText xml:space="preserve">model award criteria below </w:delText>
                                </w:r>
                              </w:del>
                              <w:del w:id="9003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into your tender documentation.  If appropriate, you can </w:delText>
                                </w:r>
                              </w:del>
                              <w:proofErr w:type="gramStart"/>
                              <w:del w:id="9004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make adjustments to</w:delText>
                                </w:r>
                              </w:del>
                              <w:proofErr w:type="gramEnd"/>
                              <w:del w:id="9005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 </w:delText>
                                </w:r>
                              </w:del>
                              <w:del w:id="9006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4"/>
                                  </w:rPr>
                                  <w:delText xml:space="preserve">the model award criteria and supplier guidance </w:delText>
                                </w:r>
                              </w:del>
                              <w:del w:id="9007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to:</w:delText>
                                </w:r>
                              </w:del>
                            </w:p>
                            <w:p w14:paraId="11154FF4" w14:textId="43248D7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del w:id="9008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ensure model award criteria is </w:delText>
                                </w:r>
                              </w:del>
                              <w:del w:id="9009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aligned</w:delText>
                                </w:r>
                              </w:del>
                              <w:del w:id="9010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 with scoring matrix </w:delText>
                                </w:r>
                              </w:del>
                            </w:p>
                            <w:p w14:paraId="2E57778E" w14:textId="2AEAE9B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del w:id="9011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ensure relevance to the subject matter of the </w:delText>
                                </w:r>
                              </w:del>
                              <w:proofErr w:type="gramStart"/>
                              <w:del w:id="9012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contract;</w:delText>
                                </w:r>
                              </w:del>
                              <w:proofErr w:type="gramEnd"/>
                              <w:del w:id="9013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 </w:delText>
                                </w:r>
                              </w:del>
                            </w:p>
                            <w:p w14:paraId="6C9244D2" w14:textId="11893D7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del w:id="9014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respond to feedback gained through pre</w:delText>
                                </w:r>
                              </w:del>
                              <w:del w:id="9015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liminary market</w:delText>
                                </w:r>
                              </w:del>
                              <w:del w:id="9016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 </w:delText>
                                </w:r>
                              </w:del>
                              <w:proofErr w:type="gramStart"/>
                              <w:del w:id="9017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engagement;</w:delText>
                                </w:r>
                              </w:del>
                              <w:proofErr w:type="gramEnd"/>
                              <w:del w:id="9018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 </w:delText>
                                </w:r>
                              </w:del>
                            </w:p>
                            <w:p w14:paraId="42671C02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del w:id="9019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 xml:space="preserve">ensure compliance with the principles of equal treatment, non-discrimination and proportionality; and/or to </w:delText>
                                </w:r>
                              </w:del>
                            </w:p>
                            <w:p w14:paraId="08AA4BFA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del w:id="9020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</w:rPr>
                                  <w:delText>satisfy/achieve specific departmental policy objectives.</w:delText>
                                </w:r>
                              </w:del>
                            </w:p>
                            <w:p w14:paraId="515DE7B1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</w:p>
                            <w:p w14:paraId="083161BB" w14:textId="0181AE2D">
                              <w:pP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</w:pPr>
                              <w:del w:id="9021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4"/>
                                  </w:rPr>
                                  <w:delText xml:space="preserve">You should replace any defined terms if they </w:delText>
                                </w:r>
                              </w:del>
                              <w:del w:id="9022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4"/>
                                  </w:rPr>
                                  <w:delText>confl</w:delText>
                                </w:r>
                              </w:del>
                              <w:del w:id="9023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4"/>
                                  </w:rPr>
                                  <w:delText>ict</w:delText>
                                </w:r>
                              </w:del>
                              <w:del w:id="9024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4"/>
                                  </w:rPr>
                                  <w:delText xml:space="preserve"> with your Conditions of Contract or specification (e.g. you may use Contractor instead of Supplier in your contract)</w:delText>
                                </w:r>
                              </w:del>
                              <w:del w:id="9025" w:author="Probe" w:date="2020-01-01T00:00:00Z">
                                <w:r>
                                  <w:rPr>
                                    <w:rFonts w:ascii="Arial" w:hAnsi="Arial" w:cs="Arial"/>
                                    <w:i/>
                                    <w:sz w:val="24"/>
                                    <w:szCs w:val="24"/>
                                  </w:rPr>
                                  <w:delText>.</w:delText>
                                </w:r>
                              </w:del>
                            </w:p>
                            <w:p w14:paraId="697F0757" w14:textId="77777777">
                              <w:pPr>
                                <w:spacing w:line="259" w:lineRule="auto"/>
                                <w:ind w:left="360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</w:p>
                            <w:p w14:paraId="49498E97" w14:textId="7777777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</mc:AlternateContent>
        </w:r>
      </w:del>
    </w:p>
    <w:sectPr>
      <w:pgSz w:w="11906" w:h="16838"/>
      <w:pgMar w:top="1417" w:right="1417" w:bottom="1417" w:left="1417" w:header="708" w:footer="708" w:gutter="0"/>
      <w:cols w:space="708"/>
      <w:docGrid w:linePitch="360"/>
      <w:sectPrChange w:author="Open-Xml-PowerTools" w:id="289" w:date="2000-01-01T00:00:00Z"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uthor" w:initials="A">
    <w:p w14:paraId="01D99EC7" w14:textId="77777777" w:rsidR="00CE1786" w:rsidRDefault="00CE1786" w:rsidP="00CE1786">
      <w:pPr>
        <w:pStyle w:val="CommentText"/>
      </w:pPr>
      <w:r>
        <w:rPr>
          <w:rStyle w:val="CommentReference"/>
        </w:rPr>
        <w:annotationRef/>
      </w:r>
      <w:r>
        <w:t>Drafting note: Contracting Authority to complete grey fields throughout.</w:t>
      </w:r>
    </w:p>
  </w:comment>
  <w:comment w:id="1" w:author="Author" w:initials="A">
    <w:p w14:paraId="5F8A8213" w14:textId="31BFC7E8" w:rsidR="00183CCF" w:rsidRDefault="00183CCF" w:rsidP="00183CCF">
      <w:pPr>
        <w:pStyle w:val="CommentText"/>
      </w:pPr>
      <w:r>
        <w:rPr>
          <w:rStyle w:val="CommentReference"/>
        </w:rPr>
        <w:annotationRef/>
      </w:r>
      <w:r>
        <w:t>Drafting note: to be updated by Contracting Authority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D99EC7" w15:done="0"/>
  <w15:commentEx w15:paraId="5F8A82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D99EC7" w16cid:durableId="613D2AAC"/>
  <w16cid:commentId w16cid:paraId="5F8A8213" w16cid:durableId="25E232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5DCE9D" w14:textId="77777777">
      <w:pPr>
        <w:spacing w:after="0" w:line="240" w:lineRule="auto"/>
      </w:pPr>
      <w:r>
        <w:separator/>
      </w:r>
    </w:p>
  </w:endnote>
  <w:endnote w:type="continuationSeparator" w:id="0">
    <w:p w14:paraId="07D262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DE185" w14:textId="77777777">
      <w:pPr>
        <w:spacing w:after="0" w:line="240" w:lineRule="auto"/>
      </w:pPr>
      <w:r>
        <w:separator/>
      </w:r>
    </w:p>
  </w:footnote>
  <w:footnote w:type="continuationSeparator" w:id="0">
    <w:p w14:paraId="2420D56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8D119A"/>
    <w:multiLevelType w:val="hybridMultilevel"/>
    <w:tmpl w:val="D31C6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63275"/>
    <w:multiLevelType w:val="hybridMultilevel"/>
    <w:tmpl w:val="D610D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02065"/>
    <w:multiLevelType w:val="hybridMultilevel"/>
    <w:tmpl w:val="AB2E931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BB517ED"/>
    <w:multiLevelType w:val="hybridMultilevel"/>
    <w:tmpl w:val="924E4AA8"/>
    <w:lvl w:ilvl="0" w:tplc="D44E6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67FE"/>
    <w:multiLevelType w:val="hybridMultilevel"/>
    <w:tmpl w:val="6CCC3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898606">
    <w:abstractNumId w:val="0"/>
  </w:num>
  <w:num w:numId="2" w16cid:durableId="1683438295">
    <w:abstractNumId w:val="1"/>
  </w:num>
  <w:num w:numId="3" w16cid:durableId="834955579">
    <w:abstractNumId w:val="4"/>
  </w:num>
  <w:num w:numId="4" w16cid:durableId="25260530">
    <w:abstractNumId w:val="3"/>
  </w:num>
  <w:num w:numId="5" w16cid:durableId="88140410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CCF"/>
    <w:rsid w:val="00052FA6"/>
    <w:rsid w:val="0012593F"/>
    <w:rsid w:val="00183CCF"/>
    <w:rsid w:val="00273D68"/>
    <w:rsid w:val="002873BB"/>
    <w:rsid w:val="00753056"/>
    <w:rsid w:val="00A61645"/>
    <w:rsid w:val="00A661AD"/>
    <w:rsid w:val="00B057E0"/>
    <w:rsid w:val="00CE1786"/>
    <w:rsid w:val="00E11A86"/>
    <w:rsid w:val="00E31FD9"/>
    <w:rsid w:val="00FD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0745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CCF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3CCF"/>
    <w:pPr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CC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CF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3CCF"/>
    <w:rPr>
      <w:rFonts w:eastAsiaTheme="majorEastAsia" w:cstheme="majorBidi"/>
      <w:b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183C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3C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3CCF"/>
    <w:rPr>
      <w:sz w:val="20"/>
      <w:szCs w:val="20"/>
    </w:rPr>
  </w:style>
  <w:style w:type="paragraph" w:styleId="ListParagraph">
    <w:name w:val="List Paragraph"/>
    <w:aliases w:val="Dot pt,No Spacing1,List Paragraph Char Char Char,Indicator Text,Numbered Para 1,List Paragraph1,Bullet Points,MAIN CONTENT,OBC Bullet,List Paragraph11,List Paragraph12,F5 List Paragraph,Colorful List - Accent 11,Normal numbered,Bullet 1,L"/>
    <w:basedOn w:val="Normal"/>
    <w:link w:val="ListParagraphChar"/>
    <w:uiPriority w:val="34"/>
    <w:qFormat/>
    <w:rsid w:val="00183CCF"/>
    <w:pPr>
      <w:ind w:left="720"/>
      <w:contextualSpacing/>
    </w:pPr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OBC Bullet Char,List Paragraph11 Char,List Paragraph12 Char,L Char"/>
    <w:basedOn w:val="DefaultParagraphFont"/>
    <w:link w:val="ListParagraph"/>
    <w:uiPriority w:val="34"/>
    <w:qFormat/>
    <w:locked/>
    <w:rsid w:val="00183CCF"/>
  </w:style>
  <w:style w:type="character" w:styleId="PlaceholderText">
    <w:name w:val="Placeholder Text"/>
    <w:basedOn w:val="DefaultParagraphFont"/>
    <w:uiPriority w:val="99"/>
    <w:semiHidden/>
    <w:rsid w:val="00183CCF"/>
    <w:rPr>
      <w:color w:val="808080"/>
    </w:rPr>
  </w:style>
  <w:style w:type="character" w:styleId="Hyperlink">
    <w:name w:val="Hyperlink"/>
    <w:basedOn w:val="DefaultParagraphFont"/>
    <w:rsid w:val="00183CC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CCF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1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1A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1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786"/>
  </w:style>
  <w:style w:type="paragraph" w:styleId="Footer">
    <w:name w:val="footer"/>
    <w:basedOn w:val="Normal"/>
    <w:link w:val="FooterChar"/>
    <w:uiPriority w:val="99"/>
    <w:unhideWhenUsed/>
    <w:rsid w:val="00CE1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786"/>
  </w:style>
  <w:style w:type="paragraph" w:styleId="Revision">
    <w:name w:val="Revision"/>
    <w:hidden/>
    <w:uiPriority w:val="99"/>
    <w:semiHidden/>
    <w:rsid w:val="00CE1786"/>
    <w:pPr>
      <w:spacing w:after="0" w:line="240" w:lineRule="auto"/>
    </w:pPr>
  </w:style>
  <w:style w:type="paragraph" w:styleId="a">
    <w:name w:val="Normal"/>
    <w:qFormat/>
    <w:rPr>
      <w:rFonts w:asciiTheme="minorHAnsi" w:eastAsiaTheme="minorHAnsi" w:hAnsiTheme="minorHAnsi" w:cstheme="minorBidi"/>
      <w:sz w:val="22"/>
      <w:szCs w:val="22"/>
      <w:lang w:val="bg-BG" w:eastAsia="en-US" w:bidi="ar-SA"/>
    </w:rPr>
  </w:style>
  <w:style w:type="character" w:styleId="a0">
    <w:name w:val="Default Paragraph Font"/>
    <w:uiPriority w:val="1"/>
    <w:semiHidden/>
    <w:unhideWhenUsed/>
  </w:style>
  <w:style w:type="table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nance-ni.gov.uk/publications/ppn-0121-scoring-social-val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www.finance-ni.gov.uk/publications/ppn-0121-scoring-social-value" TargetMode="Externa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FA7249892DC4F9FB361B3066FFFF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6E237-C30B-4BED-BAB0-29F7A6AFF59F}"/>
      </w:docPartPr>
      <w:docPartBody>
        <w:p w:rsidR="005508DC" w:rsidRDefault="005140E7" w:rsidP="005140E7">
          <w:pPr>
            <w:pStyle w:val="9FA7249892DC4F9FB361B3066FFFF002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40CF841C3FFB4C4F83E84DAA3F8AA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D1730-82BD-4603-8519-D0C56D2307CB}"/>
      </w:docPartPr>
      <w:docPartBody>
        <w:p w:rsidR="005508DC" w:rsidRDefault="005140E7" w:rsidP="005140E7">
          <w:pPr>
            <w:pStyle w:val="40CF841C3FFB4C4F83E84DAA3F8AA322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60969956FC164ECD8482B9B64C27F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A52EC-C120-43C4-B56F-AFB5D8739B91}"/>
      </w:docPartPr>
      <w:docPartBody>
        <w:p w:rsidR="005508DC" w:rsidRDefault="005140E7" w:rsidP="005140E7">
          <w:pPr>
            <w:pStyle w:val="60969956FC164ECD8482B9B64C27F85E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9043F2525A46411CB535DF9CE4E2A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25CD5-97D5-4A45-9378-5C6EA2E43288}"/>
      </w:docPartPr>
      <w:docPartBody>
        <w:p w:rsidR="005508DC" w:rsidRDefault="005140E7" w:rsidP="005140E7">
          <w:pPr>
            <w:pStyle w:val="9043F2525A46411CB535DF9CE4E2AF70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54DC79E9876D4ECBB049D3D7088EA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CE944-5D81-4A02-91DF-65AFA223456A}"/>
      </w:docPartPr>
      <w:docPartBody>
        <w:p w:rsidR="005508DC" w:rsidRDefault="005140E7" w:rsidP="005140E7">
          <w:pPr>
            <w:pStyle w:val="54DC79E9876D4ECBB049D3D7088EAB63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42151C1C7F64486DA14D533422C50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6047-6398-443B-B8AD-7204524EDA74}"/>
      </w:docPartPr>
      <w:docPartBody>
        <w:p w:rsidR="005508DC" w:rsidRDefault="005140E7" w:rsidP="005140E7">
          <w:pPr>
            <w:pStyle w:val="42151C1C7F64486DA14D533422C500DD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0E7"/>
    <w:rsid w:val="00452EA3"/>
    <w:rsid w:val="005140E7"/>
    <w:rsid w:val="00521A34"/>
    <w:rsid w:val="005508DC"/>
    <w:rsid w:val="005842FC"/>
    <w:rsid w:val="00697D70"/>
    <w:rsid w:val="006D40AD"/>
    <w:rsid w:val="00753056"/>
    <w:rsid w:val="009D6370"/>
    <w:rsid w:val="00AC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40E7"/>
    <w:rPr>
      <w:color w:val="808080"/>
    </w:rPr>
  </w:style>
  <w:style w:type="paragraph" w:customStyle="1" w:styleId="9FA7249892DC4F9FB361B3066FFFF002">
    <w:name w:val="9FA7249892DC4F9FB361B3066FFFF002"/>
    <w:rsid w:val="005140E7"/>
  </w:style>
  <w:style w:type="paragraph" w:customStyle="1" w:styleId="40CF841C3FFB4C4F83E84DAA3F8AA322">
    <w:name w:val="40CF841C3FFB4C4F83E84DAA3F8AA322"/>
    <w:rsid w:val="005140E7"/>
  </w:style>
  <w:style w:type="paragraph" w:customStyle="1" w:styleId="60969956FC164ECD8482B9B64C27F85E">
    <w:name w:val="60969956FC164ECD8482B9B64C27F85E"/>
    <w:rsid w:val="005140E7"/>
  </w:style>
  <w:style w:type="paragraph" w:customStyle="1" w:styleId="9043F2525A46411CB535DF9CE4E2AF70">
    <w:name w:val="9043F2525A46411CB535DF9CE4E2AF70"/>
    <w:rsid w:val="005140E7"/>
  </w:style>
  <w:style w:type="paragraph" w:customStyle="1" w:styleId="54DC79E9876D4ECBB049D3D7088EAB63">
    <w:name w:val="54DC79E9876D4ECBB049D3D7088EAB63"/>
    <w:rsid w:val="005140E7"/>
  </w:style>
  <w:style w:type="paragraph" w:customStyle="1" w:styleId="42151C1C7F64486DA14D533422C500DD">
    <w:name w:val="42151C1C7F64486DA14D533422C500DD"/>
    <w:rsid w:val="005140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2689</Characters>
  <Application>Microsoft Office Word</Application>
  <DocSecurity>0</DocSecurity>
  <Lines>69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2025-03-12T09:57:00Z</dcterms:created>
  <dcterms:modified xsi:type="dcterms:W3CDTF">2025-03-12T09:57:00Z</dcterms:modified>
</cp:coreProperties>
</file>
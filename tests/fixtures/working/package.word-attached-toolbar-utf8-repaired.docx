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070136" w14:paraId="36F0B7F1" w14:textId="2508CD14" w:rsidR="00F65AB7" w:rsidRPr="000F71DA">
      <w:pPr>
        <w:rPr>
          <w:rFonts w:ascii="Arial" w:hAnsi="Arial" w:cs="Arial"/>
          <w:b/>
          <w:bCs/>
          <w:sz w:val="36"/>
          <w:szCs w:val="36"/>
        </w:rPr>
      </w:pPr>
      <w:bookmarkStart w:id="0" w:name="_GoBack"/>
      <w:bookmarkEnd w:id="0"/>
      <w:r w:rsidRPr="00CE27C5">
        <w:rPr>
          <w:rFonts w:ascii="Arial" w:hAnsi="Arial" w:cs="Arial"/>
          <w:b/>
          <w:bCs/>
          <w:sz w:val="36"/>
          <w:szCs w:val="36"/>
        </w:rPr>
        <w:tab/>
      </w:r>
      <w:r w:rsidRPr="00CE27C5">
        <w:rPr>
          <w:rFonts w:ascii="Arial" w:hAnsi="Arial" w:cs="Arial"/>
          <w:b/>
          <w:bCs/>
          <w:sz w:val="36"/>
          <w:szCs w:val="36"/>
        </w:rPr>
        <w:tab/>
      </w:r>
    </w:p>
    <w:p w:rsidRDefault="001C3EF8" w14:paraId="0E3200FE" w14:textId="77B73ED9" w:rsidR="001C3EF8" w:rsidP="00482BA7">
      <w:pPr>
        <w:jc w:val="center"/>
        <w:rPr>
          <w:b/>
          <w:rFonts w:ascii="Arial" w:hAnsi="Arial" w:eastAsia="Arial" w:cs="Arial"/>
          <w:sz w:val="32"/>
        </w:rPr>
      </w:pPr>
      <w:del w:id="a9ad6c18-fba8-4bad-9ed2-77c8e7b3e739" w:author="Live Bench" w:authorEmail="ai@example.com" w:date="2026-10-12T23:30:00.000Z" w:rsidRPr="00482BA7">
        <w:r>
          <w:rPr>
            <w:b/>
            <w:rFonts w:ascii="Arial" w:hAnsi="Arial" w:eastAsia="Arial" w:cs="Arial"/>
            <w:sz w:val="32"/>
          </w:rPr>
          <w:delText>BEITRITTSERKLÄRUNG</w:delText>
        </w:r>
      </w:del>
      <w:ins w:id="a9ad6c18-fba8-4bad-9ed2-77c8e7b3e739" w:author="Live Bench" w:authorEmail="ai@example.com" w:date="2026-10-12T23:30:00.000Z" w:rsidRPr="00482BA7">
        <w:r>
          <w:rPr>
            <w:b/>
            <w:rFonts w:ascii="Arial" w:hAnsi="Arial" w:eastAsia="Arial" w:cs="Arial"/>
            <w:sz w:val="32"/>
          </w:rPr>
          <w:t>International Course in Management of Civil Infrastructure in Department of Civil and Earth Resources Engineering</w:t>
        </w:r>
      </w:ins>
    </w:p>
    <w:p w:rsidRDefault="000F71DA" w14:paraId="5DB03D20" w14:textId="77777777" w:rsidR="000F71DA" w:rsidP="00482BA7" w:rsidRPr="00482BA7">
      <w:pPr>
        <w:jc w:val="center"/>
        <w:rPr>
          <w:rFonts w:ascii="Arial" w:hAnsi="Arial" w:cs="Arial"/>
          <w:b/>
          <w:bCs/>
          <w:sz w:val="32"/>
          <w:szCs w:val="32"/>
        </w:rPr>
      </w:pPr>
    </w:p>
    <w:p w:rsidRDefault="001C3EF8" w14:paraId="20C3489B" w14:textId="490C6E40" w:rsidR="00E959E7" w:rsidRPr="003A5C55">
      <w:pPr>
        <w:rPr>
          <w:rFonts w:ascii="Arial" w:hAnsi="Arial" w:eastAsia="Arial" w:cs="Arial"/>
          <w:sz w:val="20"/>
        </w:rPr>
      </w:pPr>
      <w:del w:id="c95368ba-d06f-43de-a236-a492492b8a82" w:author="Live Bench" w:authorEmail="ai@example.com" w:date="2026-10-12T23:30:00.000Z">
        <w:r>
          <w:rPr>
            <w:rFonts w:ascii="Arial" w:hAnsi="Arial" w:eastAsia="Arial" w:cs="Arial"/>
            <w:sz w:val="20"/>
          </w:rPr>
          <w:delText>Hiermit erkläre ich meinen Beitritt zum Verein „</w:delText>
        </w:r>
        <w:r>
          <w:rPr>
            <w:rFonts w:ascii="Arial" w:hAnsi="Arial" w:eastAsia="Arial" w:cs="Arial"/>
            <w:sz w:val="20"/>
          </w:rPr>
          <w:delText>Sprechzimmer on Tour</w:delText>
        </w:r>
        <w:r>
          <w:rPr>
            <w:rFonts w:ascii="Arial" w:hAnsi="Arial" w:eastAsia="Arial" w:cs="Arial"/>
            <w:sz w:val="20"/>
          </w:rPr>
          <w:delText xml:space="preserve"> e.V</w:delText>
        </w:r>
        <w:r>
          <w:rPr>
            <w:rFonts w:ascii="Arial" w:hAnsi="Arial" w:eastAsia="Arial" w:cs="Arial"/>
            <w:sz w:val="20"/>
          </w:rPr>
          <w:delText xml:space="preserve">.“ zum </w:delText>
        </w:r>
        <w:r>
          <w:rPr>
            <w:rFonts w:ascii="Arial" w:hAnsi="Arial" w:eastAsia="Arial" w:cs="Arial"/>
            <w:sz w:val="20"/>
          </w:rPr>
          <w:delText xml:space="preserve">__________ (Datum) </w:delText>
        </w:r>
        <w:r>
          <w:rPr>
            <w:rFonts w:ascii="Arial" w:hAnsi="Arial" w:eastAsia="Arial" w:cs="Arial"/>
            <w:sz w:val="20"/>
          </w:rPr>
          <w:delText xml:space="preserve"> und erkenne die Vereinssatzung sowie den Jahres-Mitgliedsbeitrag an.</w:delText>
        </w:r>
      </w:del>
      <w:ins w:id="c95368ba-d06f-43de-a236-a492492b8a82" w:author="Live Bench" w:authorEmail="ai@example.com" w:date="2026-10-12T23:30:00.000Z" w:rsidR="00865445" w:rsidRPr="003A5C55">
        <w:r>
          <w:rPr>
            <w:rFonts w:ascii="Arial" w:hAnsi="Arial" w:eastAsia="Arial" w:cs="Arial"/>
            <w:sz w:val="20"/>
          </w:rPr>
          <w:t>and</w:t>
        </w:r>
      </w:ins>
    </w:p>
    <w:p w:rsidRDefault="001C3EF8" w14:paraId="45F44901" w14:textId="7CEE7193" w:rsidR="001C3EF8">
      <w:pPr>
        <w:rPr>
          <w:rFonts w:ascii="Arial" w:hAnsi="Arial" w:eastAsia="Arial" w:cs="Arial"/>
          <w:sz w:val="20"/>
        </w:rPr>
      </w:pPr>
      <w:del w:id="88b042fe-136e-4699-89ae-8548e52bb9d9" w:author="Live Bench" w:authorEmail="ai@example.com" w:date="2026-10-12T23:30:00.000Z" w:rsidRPr="003A5C55">
        <w:r>
          <w:rPr>
            <w:rFonts w:ascii="Arial" w:hAnsi="Arial" w:eastAsia="Arial" w:cs="Arial"/>
            <w:sz w:val="20"/>
          </w:rPr>
          <w:delText>Der Mitgliedsbeitrag</w:delText>
        </w:r>
        <w:r>
          <w:rPr>
            <w:rFonts w:ascii="Arial" w:hAnsi="Arial" w:eastAsia="Arial" w:cs="Arial"/>
            <w:sz w:val="20"/>
          </w:rPr>
          <w:delText xml:space="preserve"> </w:delText>
        </w:r>
        <w:r>
          <w:rPr>
            <w:rFonts w:ascii="Arial" w:hAnsi="Arial" w:eastAsia="Arial" w:cs="Arial"/>
            <w:sz w:val="20"/>
          </w:rPr>
          <w:delText xml:space="preserve">wird </w:delText>
        </w:r>
        <w:r>
          <w:rPr>
            <w:rFonts w:ascii="Arial" w:hAnsi="Arial" w:eastAsia="Arial" w:cs="Arial"/>
            <w:sz w:val="20"/>
          </w:rPr>
          <w:delText>zum 01.0</w:delText>
        </w:r>
        <w:r>
          <w:rPr>
            <w:rFonts w:ascii="Arial" w:hAnsi="Arial" w:eastAsia="Arial" w:cs="Arial"/>
            <w:sz w:val="20"/>
          </w:rPr>
          <w:delText>7</w:delText>
        </w:r>
        <w:r>
          <w:rPr>
            <w:rFonts w:ascii="Arial" w:hAnsi="Arial" w:eastAsia="Arial" w:cs="Arial"/>
            <w:sz w:val="20"/>
          </w:rPr>
          <w:delText>.</w:delText>
        </w:r>
        <w:r>
          <w:rPr>
            <w:rFonts w:ascii="Arial" w:hAnsi="Arial" w:eastAsia="Arial" w:cs="Arial"/>
            <w:sz w:val="20"/>
          </w:rPr>
          <w:delText xml:space="preserve"> eine</w:delText>
        </w:r>
        <w:r>
          <w:rPr>
            <w:rFonts w:ascii="Arial" w:hAnsi="Arial" w:eastAsia="Arial" w:cs="Arial"/>
            <w:sz w:val="20"/>
          </w:rPr>
          <w:delText>s Jahres per Überweisung fällig und wird anteilig ab Beitrittsbeginn erhoben.</w:delText>
        </w:r>
      </w:del>
      <w:ins w:id="88b042fe-136e-4699-89ae-8548e52bb9d9" w:author="Live Bench" w:authorEmail="ai@example.com" w:date="2026-10-12T23:30:00.000Z" w:rsidR="00865445">
        <w:r>
          <w:rPr>
            <w:rFonts w:ascii="Arial" w:hAnsi="Arial" w:eastAsia="Arial" w:cs="Arial"/>
            <w:sz w:val="20"/>
          </w:rPr>
          <w:t>International Course in Urban and Regional Development in Department of Urban Management</w:t>
        </w:r>
      </w:ins>
    </w:p>
    <w:p w:rsidRDefault="001C3EF8" w14:paraId="28E2A150" w14:textId="0E4276C7" w:rsidR="00090D29" w:rsidP="00865445">
      <w:pPr>
        <w:spacing w:line="240" w:lineRule="auto"/>
        <w:rPr>
          <w:rFonts w:ascii="Arial" w:hAnsi="Arial" w:eastAsia="Arial" w:cs="Arial"/>
          <w:sz w:val="20"/>
        </w:rPr>
      </w:pPr>
      <w:del w:id="244d2a49-5a50-426e-878c-ab35a075b9e2" w:author="Live Bench" w:authorEmail="ai@example.com" w:date="2026-10-12T23:30:00.000Z" w:rsidRPr="00865445">
        <w:r>
          <w:rPr>
            <w:rFonts w:ascii="Arial" w:hAnsi="Arial" w:eastAsia="Arial" w:cs="Arial"/>
            <w:sz w:val="20"/>
          </w:rPr>
          <w:delText xml:space="preserve">Der Austritt aus dem Verein ist schriftlich mit einer Frist von 3 Monaten zum </w:delText>
        </w:r>
        <w:r>
          <w:rPr>
            <w:rFonts w:ascii="Arial" w:hAnsi="Arial" w:eastAsia="Arial" w:cs="Arial"/>
            <w:sz w:val="20"/>
          </w:rPr>
          <w:delText>01.07</w:delText>
        </w:r>
        <w:r>
          <w:rPr>
            <w:rFonts w:ascii="Arial" w:hAnsi="Arial" w:eastAsia="Arial" w:cs="Arial"/>
            <w:sz w:val="20"/>
          </w:rPr>
          <w:delText>.</w:delText>
        </w:r>
        <w:r>
          <w:rPr>
            <w:rFonts w:ascii="Arial" w:hAnsi="Arial" w:eastAsia="Arial" w:cs="Arial"/>
            <w:sz w:val="20"/>
          </w:rPr>
          <w:delText xml:space="preserve"> eines Jahres</w:delText>
        </w:r>
        <w:r>
          <w:rPr>
            <w:rFonts w:ascii="Arial" w:hAnsi="Arial" w:eastAsia="Arial" w:cs="Arial"/>
            <w:sz w:val="20"/>
          </w:rPr>
          <w:delText xml:space="preserve"> möglich.</w:delText>
        </w:r>
      </w:del>
      <w:ins w:id="244d2a49-5a50-426e-878c-ab35a075b9e2" w:author="Live Bench" w:authorEmail="ai@example.com" w:date="2026-10-12T23:30:00.000Z" w:rsidR="00865445">
        <w:r>
          <w:rPr>
            <w:rFonts w:ascii="Arial" w:hAnsi="Arial" w:eastAsia="Arial" w:cs="Arial"/>
            <w:sz w:val="20"/>
          </w:rPr>
          <w:t>Graduate School of Engineering, Kyoto University</w:t>
        </w:r>
      </w:ins>
    </w:p>
    <w:p w:rsidRDefault="00090D29" w14:paraId="1914D03F" w14:textId="65D62FDF" w:rsidR="001C3EF8">
      <w:pPr>
        <w:rPr>
          <w:rFonts w:ascii="Arial" w:hAnsi="Arial" w:cs="Arial"/>
          <w:sz w:val="20"/>
          <w:szCs w:val="20"/>
        </w:rPr>
      </w:pPr>
      <w:r>
        <w:rPr>
          <w:rFonts w:ascii="Arial" w:hAnsi="Arial" w:cs="Arial"/>
          <w:sz w:val="20"/>
          <w:szCs w:val="20"/>
        </w:rPr>
        <w:br/>
      </w:r>
      <w:del w:id="8afaf192-9e63-4d24-b9d6-b016f3966210" w:author="Live Bench" w:authorEmail="ai@example.com" w:date="2026-10-12T23:30:00.000Z" w:rsidR="001C3EF8">
        <w:r>
          <w:rPr>
            <w:rFonts w:ascii="Arial" w:hAnsi="Arial" w:eastAsia="Arial" w:cs="Arial"/>
            <w:sz w:val="20"/>
          </w:rPr>
          <w:delText>Name: __________________________________________________________________________</w:delText>
        </w:r>
      </w:del>
      <w:ins w:id="8afaf192-9e63-4d24-b9d6-b016f3966210" w:author="Live Bench" w:authorEmail="ai@example.com" w:date="2026-10-12T23:30:00.000Z" w:rsidR="001C3EF8">
        <w:r>
          <w:rPr>
            <w:rFonts w:ascii="Arial" w:hAnsi="Arial" w:eastAsia="Arial" w:cs="Arial"/>
            <w:sz w:val="20"/>
          </w:rPr>
          <w:t>Application Form for Eligibility Screening, 2024</w:t>
        </w:r>
      </w:ins>
    </w:p>
    <w:p w:rsidRDefault="00865445" w14:paraId="3E0DE0A3" w14:textId="77777777" w:rsidR="00865445">
      <w:pPr>
        <w:rPr>
          <w:rFonts w:ascii="Arial" w:hAnsi="Arial" w:cs="Arial"/>
          <w:sz w:val="20"/>
          <w:szCs w:val="20"/>
        </w:rPr>
      </w:pPr>
    </w:p>
    <w:p w:rsidRDefault="001C3EF8" w14:paraId="5655978E" w14:textId="14C51427" w:rsidR="001C3EF8">
      <w:pPr>
        <w:rPr>
          <w:rFonts w:ascii="Arial" w:hAnsi="Arial" w:eastAsia="Arial" w:cs="Arial"/>
          <w:sz w:val="20"/>
        </w:rPr>
      </w:pPr>
      <w:del w:id="597a453b-69a5-4f83-8a6e-87bed26b3913" w:author="Live Bench" w:authorEmail="ai@example.com" w:date="2026-10-12T23:30:00.000Z">
        <w:r>
          <w:rPr>
            <w:rFonts w:ascii="Arial" w:hAnsi="Arial" w:eastAsia="Arial" w:cs="Arial"/>
            <w:sz w:val="20"/>
          </w:rPr>
          <w:delText>Anschrift: ________________________________________________________________________</w:delText>
        </w:r>
      </w:del>
      <w:ins w:id="597a453b-69a5-4f83-8a6e-87bed26b3913" w:author="Live Bench" w:authorEmail="ai@example.com" w:date="2026-10-12T23:30:00.000Z">
        <w:r>
          <w:rPr>
            <w:rFonts w:ascii="Arial" w:hAnsi="Arial" w:eastAsia="Arial" w:cs="Arial"/>
            <w:sz w:val="20"/>
          </w:rPr>
          <w:t>1. NAME</w:t>
        </w:r>
      </w:ins>
    </w:p>
    <w:p w:rsidRDefault="001C3EF8" w14:paraId="139510C6" w14:textId="58B129EF" w:rsidR="001C3EF8">
      <w:pPr>
        <w:rPr>
          <w:rFonts w:ascii="Arial" w:hAnsi="Arial" w:cs="Arial"/>
          <w:sz w:val="20"/>
          <w:szCs w:val="20"/>
        </w:rPr>
      </w:pPr>
    </w:p>
    <w:p w:rsidRDefault="001C3EF8" w14:paraId="1FA2A3E5" w14:textId="3BE80FFE" w:rsidR="001C3EF8">
      <w:pPr>
        <w:rPr>
          <w:rFonts w:ascii="Arial" w:hAnsi="Arial" w:eastAsia="Arial" w:cs="Arial"/>
          <w:sz w:val="20"/>
        </w:rPr>
      </w:pPr>
      <w:del w:id="6b8aba5e-6a08-4692-8099-e3df5503bb08" w:author="Live Bench" w:authorEmail="ai@example.com" w:date="2026-10-12T23:30:00.000Z">
        <w:r>
          <w:rPr>
            <w:rFonts w:ascii="Arial" w:hAnsi="Arial" w:eastAsia="Arial" w:cs="Arial"/>
            <w:sz w:val="20"/>
          </w:rPr>
          <w:delText>Telefon:   ________________________________________________________________________</w:delText>
        </w:r>
      </w:del>
      <w:ins w:id="6b8aba5e-6a08-4692-8099-e3df5503bb08" w:author="Live Bench" w:authorEmail="ai@example.com" w:date="2026-10-12T23:30:00.000Z">
        <w:r>
          <w:rPr>
            <w:rFonts w:ascii="Arial" w:hAnsi="Arial" w:eastAsia="Arial" w:cs="Arial"/>
            <w:sz w:val="20"/>
          </w:rPr>
          <w:t xml:space="preserve">                                                                            (Family name) 　　　　　　(First name)　　　　　　　　 (Middle name)</w:t>
        </w:r>
      </w:ins>
    </w:p>
    <w:p w:rsidRDefault="001C3EF8" w14:paraId="50BA68A7" w14:textId="1A4D9F4B" w:rsidR="001C3EF8">
      <w:pPr>
        <w:rPr>
          <w:rFonts w:ascii="Arial" w:hAnsi="Arial" w:cs="Arial"/>
          <w:sz w:val="20"/>
          <w:szCs w:val="20"/>
        </w:rPr>
      </w:pPr>
    </w:p>
    <w:p w:rsidRDefault="001C3EF8" w14:paraId="2EE4C4CF" w14:textId="76C3DEAB" w:rsidR="001C3EF8">
      <w:pPr>
        <w:rPr>
          <w:rFonts w:ascii="Arial" w:hAnsi="Arial" w:eastAsia="Arial" w:cs="Arial"/>
          <w:sz w:val="20"/>
        </w:rPr>
      </w:pPr>
      <w:del w:id="dbee1cbd-a12f-485b-90cc-4e0c0d2dfa22" w:author="Live Bench" w:authorEmail="ai@example.com" w:date="2026-10-12T23:30:00.000Z">
        <w:r>
          <w:rPr>
            <w:rFonts w:ascii="Arial" w:hAnsi="Arial" w:eastAsia="Arial" w:cs="Arial"/>
            <w:sz w:val="20"/>
          </w:rPr>
          <w:delText>E-Mail:</w:delText>
        </w:r>
      </w:del>
      <w:r>
        <w:tab/>
      </w:r>
      <w:del w:id="dbee1cbd-a12f-485b-90cc-4e0c0d2dfa22" w:author="Live Bench" w:authorEmail="ai@example.com" w:date="2026-10-12T23:30:00.000Z">
        <w:r>
          <w:rPr>
            <w:rFonts w:ascii="Arial" w:hAnsi="Arial" w:eastAsia="Arial" w:cs="Arial"/>
            <w:sz w:val="20"/>
          </w:rPr>
          <w:delText xml:space="preserve">   ________________________________________________________________________</w:delText>
        </w:r>
      </w:del>
      <w:ins w:id="dbee1cbd-a12f-485b-90cc-4e0c0d2dfa22" w:author="Live Bench" w:authorEmail="ai@example.com" w:date="2026-10-12T23:30:00.000Z">
        <w:r>
          <w:rPr>
            <w:rFonts w:ascii="Arial" w:hAnsi="Arial" w:eastAsia="Arial" w:cs="Arial"/>
            <w:sz w:val="20"/>
          </w:rPr>
          <w:t xml:space="preserve">2.   Male          Female         </w:t>
        </w:r>
      </w:ins>
    </w:p>
    <w:p w:rsidRDefault="00E959E7" w14:paraId="0E0F9FEF" w14:textId="77777777" w:rsidR="00E959E7">
      <w:pPr>
        <w:rPr>
          <w:rFonts w:ascii="Arial" w:hAnsi="Arial" w:cs="Arial"/>
          <w:sz w:val="20"/>
          <w:szCs w:val="20"/>
        </w:rPr>
      </w:pPr>
    </w:p>
    <w:p w:rsidRDefault="001C3EF8" w14:paraId="3727D0BC" w14:textId="24CCE1F8" w:rsidR="001C3EF8">
      <w:pPr>
        <w:rPr>
          <w:rFonts w:ascii="Arial" w:hAnsi="Arial" w:eastAsia="Arial" w:cs="Arial"/>
          <w:sz w:val="20"/>
        </w:rPr>
      </w:pPr>
      <w:del w:id="3727b3f3-41ca-4cfc-9674-bd1cfc306bb7" w:author="Live Bench" w:authorEmail="ai@example.com" w:date="2026-10-12T23:30:00.000Z">
        <w:r>
          <w:rPr>
            <w:rFonts w:ascii="Arial" w:hAnsi="Arial" w:eastAsia="Arial" w:cs="Arial"/>
            <w:sz w:val="20"/>
          </w:rPr>
          <w:delText xml:space="preserve">Der Mitgliedsbeitrag beträgt </w:delText>
        </w:r>
        <w:r>
          <w:rPr>
            <w:rFonts w:ascii="Arial" w:hAnsi="Arial" w:eastAsia="Arial" w:cs="Arial"/>
            <w:sz w:val="20"/>
          </w:rPr>
          <w:delText>jährlich</w:delText>
        </w:r>
        <w:r>
          <w:rPr>
            <w:rFonts w:ascii="Arial" w:hAnsi="Arial" w:eastAsia="Arial" w:cs="Arial"/>
            <w:sz w:val="20"/>
          </w:rPr>
          <w:delText xml:space="preserve"> </w:delText>
        </w:r>
        <w:r>
          <w:rPr>
            <w:rFonts w:ascii="Arial" w:hAnsi="Arial" w:eastAsia="Arial" w:cs="Arial"/>
            <w:sz w:val="20"/>
          </w:rPr>
          <w:delText>für:</w:delText>
        </w:r>
      </w:del>
      <w:ins w:id="3727b3f3-41ca-4cfc-9674-bd1cfc306bb7" w:author="Live Bench" w:authorEmail="ai@example.com" w:date="2026-10-12T23:30:00.000Z">
        <w:r>
          <w:rPr>
            <w:rFonts w:ascii="Arial" w:hAnsi="Arial" w:eastAsia="Arial" w:cs="Arial"/>
            <w:sz w:val="20"/>
          </w:rPr>
          <w:t xml:space="preserve">3. NATIONALITY                                  </w:t>
        </w:r>
      </w:ins>
    </w:p>
    <w:p w:rsidRDefault="00F65AB7" w14:paraId="6D65D8D3" w14:textId="08954560" w:rsidR="001C3EF8" w:rsidP="00F65AB7" w:rsidRPr="00865445">
      <w:pPr>
        <w:ind w:firstLine="708"/>
        <w:rPr>
          <w:rFonts w:ascii="Arial" w:hAnsi="Arial" w:cs="Arial"/>
          <w:sz w:val="20"/>
          <w:szCs w:val="20"/>
        </w:rPr>
      </w:pPr>
      <w:r w:rsidRPr="00865445">
        <w:rPr>
          <w:rFonts w:ascii="Arial" w:hAnsi="Arial" w:cs="Arial"/>
          <w:noProof/>
          <w:color w:val="FFFFFF" w:themeColor="background1"/>
          <w:sz w:val="20"/>
          <w:szCs w:val="20"/>
          <w:lang w:eastAsia="de-DE"/>
        </w:rPr>
        <mc:AlternateContent>
          <mc:Choice Requires="wps">
            <w:drawing>
              <wp:anchor distT="0" distB="0" distL="114300" distR="114300" simplePos="0" relativeHeight="251665408" behindDoc="0" locked="0" layoutInCell="1" allowOverlap="1" wp14:anchorId="1A581C89" wp14:editId="0658704B">
                <wp:simplePos x="0" y="0"/>
                <wp:positionH relativeFrom="column">
                  <wp:posOffset>123825</wp:posOffset>
                </wp:positionH>
                <wp:positionV relativeFrom="paragraph">
                  <wp:posOffset>28575</wp:posOffset>
                </wp:positionV>
                <wp:extent cx="133350" cy="152400"/>
                <wp:effectExtent l="0" t="0" r="19050" b="19050"/>
                <wp:wrapNone/>
                <wp:docPr id="7" name="Rechteck 7"/>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del w:id="e836cfaf-7a6f-4a16-9b9f-54203afbdfb0" w:author="Live Bench" w:authorEmail="ai@example.com" w:date="2026-10-12T23:30:00.000Z" w:rsidR="001C3EF8" w:rsidRPr="00865445">
        <w:r>
          <w:rPr>
            <w:rFonts w:ascii="Arial" w:hAnsi="Arial" w:eastAsia="Arial" w:cs="Arial"/>
            <w:sz w:val="20"/>
          </w:rPr>
          <w:delText>Natürliche Personen</w:delText>
        </w:r>
      </w:del>
      <w:r w:rsidR="001C3EF8" w:rsidRPr="00865445">
        <w:tab/>
      </w:r>
      <w:r w:rsidR="001C3EF8" w:rsidRPr="00865445">
        <w:tab/>
      </w:r>
      <w:r w:rsidR="001C3EF8" w:rsidRPr="00865445">
        <w:tab/>
      </w:r>
      <w:r w:rsidR="001C3EF8" w:rsidRPr="00865445">
        <w:tab/>
      </w:r>
      <w:del w:id="e836cfaf-7a6f-4a16-9b9f-54203afbdfb0" w:author="Live Bench" w:authorEmail="ai@example.com" w:date="2026-10-12T23:30:00.000Z" w:rsidR="001C3EF8" w:rsidRPr="00865445">
        <w:r>
          <w:rPr>
            <w:rFonts w:ascii="Arial" w:hAnsi="Arial" w:eastAsia="Arial" w:cs="Arial"/>
            <w:sz w:val="20"/>
          </w:rPr>
          <w:delText xml:space="preserve">     EUR</w:delText>
        </w:r>
        <w:r>
          <w:rPr>
            <w:rFonts w:ascii="Arial" w:hAnsi="Arial" w:eastAsia="Arial" w:cs="Arial"/>
            <w:sz w:val="20"/>
          </w:rPr>
          <w:delText xml:space="preserve">  120</w:delText>
        </w:r>
        <w:r>
          <w:rPr>
            <w:rFonts w:ascii="Arial" w:hAnsi="Arial" w:eastAsia="Arial" w:cs="Arial"/>
            <w:sz w:val="20"/>
          </w:rPr>
          <w:delText>,00</w:delText>
        </w:r>
      </w:del>
      <w:ins w:id="e836cfaf-7a6f-4a16-9b9f-54203afbdfb0" w:author="Live Bench" w:authorEmail="ai@example.com" w:date="2026-10-12T23:30:00.000Z" w:rsidR="00090D29" w:rsidRPr="00865445">
        <w:r>
          <w:rPr>
            <w:rFonts w:ascii="Arial" w:hAnsi="Arial" w:eastAsia="Arial" w:cs="Arial"/>
            <w:sz w:val="20"/>
          </w:rPr>
          <w:t>4. DATE OF BIRTH</w:t>
        </w:r>
      </w:ins>
    </w:p>
    <w:p w:rsidRDefault="00F65AB7" w14:paraId="5FAEC694" w14:textId="6D844A93" w:rsidR="001C3EF8" w:rsidP="00F65AB7" w:rsidRPr="00865445">
      <w:pPr>
        <w:ind w:firstLine="708"/>
        <w:rPr>
          <w:rFonts w:ascii="Arial" w:hAnsi="Arial" w:cs="Arial"/>
          <w:sz w:val="20"/>
          <w:szCs w:val="20"/>
        </w:rPr>
      </w:pPr>
      <w:r w:rsidRPr="00865445">
        <w:rPr>
          <w:rFonts w:ascii="Arial" w:hAnsi="Arial" w:cs="Arial"/>
          <w:noProof/>
          <w:color w:val="FFFFFF" w:themeColor="background1"/>
          <w:sz w:val="20"/>
          <w:szCs w:val="20"/>
          <w:lang w:eastAsia="de-DE"/>
        </w:rPr>
        <mc:AlternateContent>
          <mc:Choice Requires="wps">
            <w:drawing>
              <wp:anchor distT="0" distB="0" distL="114300" distR="114300" simplePos="0" relativeHeight="251667456" behindDoc="0" locked="0" layoutInCell="1" allowOverlap="1" wp14:anchorId="49C6DFA6" wp14:editId="7DD8F715">
                <wp:simplePos x="0" y="0"/>
                <wp:positionH relativeFrom="column">
                  <wp:posOffset>133350</wp:posOffset>
                </wp:positionH>
                <wp:positionV relativeFrom="paragraph">
                  <wp:posOffset>28575</wp:posOffset>
                </wp:positionV>
                <wp:extent cx="133350" cy="152400"/>
                <wp:effectExtent l="0" t="0" r="19050" b="19050"/>
                <wp:wrapNone/>
                <wp:docPr id="8" name="Rechteck 8"/>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del w:id="1d53f602-22b3-4349-a8d1-3d1234dddc59" w:author="Live Bench" w:authorEmail="ai@example.com" w:date="2026-10-12T23:30:00.000Z" w:rsidR="001C3EF8" w:rsidRPr="00865445">
        <w:r>
          <w:rPr>
            <w:rFonts w:ascii="Arial" w:hAnsi="Arial" w:eastAsia="Arial" w:cs="Arial"/>
            <w:sz w:val="20"/>
          </w:rPr>
          <w:delText xml:space="preserve">Auszubildende, </w:delText>
        </w:r>
        <w:r>
          <w:rPr>
            <w:rFonts w:ascii="Arial" w:hAnsi="Arial" w:eastAsia="Arial" w:cs="Arial"/>
            <w:sz w:val="20"/>
          </w:rPr>
          <w:delText xml:space="preserve">Schüler, nicht </w:delText>
        </w:r>
        <w:r>
          <w:rPr>
            <w:rFonts w:ascii="Arial" w:hAnsi="Arial" w:eastAsia="Arial" w:cs="Arial"/>
            <w:sz w:val="20"/>
          </w:rPr>
          <w:delText>Erwerbs</w:delText>
        </w:r>
        <w:r>
          <w:rPr>
            <w:rFonts w:ascii="Arial" w:hAnsi="Arial" w:eastAsia="Arial" w:cs="Arial"/>
            <w:sz w:val="20"/>
          </w:rPr>
          <w:delText>tätige</w:delText>
        </w:r>
      </w:del>
      <w:r w:rsidR="001C3EF8" w:rsidRPr="00865445">
        <w:tab/>
      </w:r>
      <w:del w:id="1d53f602-22b3-4349-a8d1-3d1234dddc59" w:author="Live Bench" w:authorEmail="ai@example.com" w:date="2026-10-12T23:30:00.000Z" w:rsidR="001C3EF8" w:rsidRPr="00865445">
        <w:r>
          <w:rPr>
            <w:rFonts w:ascii="Arial" w:hAnsi="Arial" w:eastAsia="Arial" w:cs="Arial"/>
            <w:sz w:val="20"/>
          </w:rPr>
          <w:delText xml:space="preserve">     EUR </w:delText>
        </w:r>
        <w:r>
          <w:rPr>
            <w:rFonts w:ascii="Arial" w:hAnsi="Arial" w:eastAsia="Arial" w:cs="Arial"/>
            <w:sz w:val="20"/>
          </w:rPr>
          <w:delText xml:space="preserve">  </w:delText>
        </w:r>
        <w:r>
          <w:rPr>
            <w:rFonts w:ascii="Arial" w:hAnsi="Arial" w:eastAsia="Arial" w:cs="Arial"/>
            <w:sz w:val="20"/>
          </w:rPr>
          <w:delText>60</w:delText>
        </w:r>
        <w:r>
          <w:rPr>
            <w:rFonts w:ascii="Arial" w:hAnsi="Arial" w:eastAsia="Arial" w:cs="Arial"/>
            <w:sz w:val="20"/>
          </w:rPr>
          <w:delText>,00</w:delText>
        </w:r>
      </w:del>
      <w:ins w:id="1d53f602-22b3-4349-a8d1-3d1234dddc59" w:author="Live Bench" w:authorEmail="ai@example.com" w:date="2026-10-12T23:30:00.000Z" w:rsidR="00090D29" w:rsidRPr="00865445">
        <w:r>
          <w:rPr>
            <w:rFonts w:ascii="Arial" w:hAnsi="Arial" w:eastAsia="Arial" w:cs="Arial"/>
            <w:sz w:val="20"/>
          </w:rPr>
          <w:t xml:space="preserve">　　　　  (Year) 　      (Month)　　   　(Day)　　　  　(Age: as of April 1, 2024)</w:t>
        </w:r>
      </w:ins>
    </w:p>
    <w:p w:rsidRDefault="00865445" w14:paraId="054B1919" w14:textId="6115D32D" w:rsidR="00865445" w:rsidP="00F65AB7">
      <w:pPr>
        <w:ind w:firstLine="708"/>
        <w:rPr>
          <w:rFonts w:ascii="Arial" w:hAnsi="Arial" w:cs="Arial"/>
          <w:sz w:val="20"/>
          <w:szCs w:val="20"/>
        </w:rPr>
      </w:pPr>
      <w:r w:rsidRPr="00865445">
        <w:rPr>
          <w:rFonts w:ascii="Arial" w:hAnsi="Arial" w:cs="Arial"/>
          <w:noProof/>
          <w:color w:val="FFFFFF" w:themeColor="background1"/>
          <w:sz w:val="20"/>
          <w:szCs w:val="20"/>
          <w:lang w:eastAsia="de-DE"/>
        </w:rPr>
        <mc:AlternateContent>
          <mc:Choice Requires="wps">
            <w:drawing>
              <wp:anchor distT="0" distB="0" distL="114300" distR="114300" simplePos="0" relativeHeight="251673600" behindDoc="0" locked="0" layoutInCell="1" allowOverlap="1" wp14:anchorId="21A1488E" wp14:editId="43692D67">
                <wp:simplePos x="0" y="0"/>
                <wp:positionH relativeFrom="column">
                  <wp:posOffset>109855</wp:posOffset>
                </wp:positionH>
                <wp:positionV relativeFrom="paragraph">
                  <wp:posOffset>22225</wp:posOffset>
                </wp:positionV>
                <wp:extent cx="133350" cy="152400"/>
                <wp:effectExtent l="0" t="0" r="19050" b="19050"/>
                <wp:wrapNone/>
                <wp:docPr id="6" name="Rechteck 6"/>
                <wp:cNvGraphicFramePr/>
                <a:graphic xmlns:a="http://schemas.openxmlformats.org/drawingml/2006/main">
                  <a:graphicData uri="http://schemas.microsoft.com/office/word/2010/wordprocessingShape">
                    <wps:wsp>
                      <wps:cNvSpPr/>
                      <wps:spPr>
                        <a:xfrm>
                          <a:off x="0" y="0"/>
                          <a:ext cx="1333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AlternateContent>
      </w:r>
      <w:r w:rsidRPr="00865445">
        <w:rPr>
          <w:rFonts w:ascii="Arial" w:hAnsi="Arial" w:cs="Arial"/>
          <w:noProof/>
          <w:sz w:val="20"/>
          <w:szCs w:val="20"/>
          <w:lang w:eastAsia="de-DE"/>
        </w:rPr>
        <mc:AlternateContent>
          <mc:Choice Requires="wps">
            <w:drawing>
              <wp:anchor distT="0" distB="0" distL="114300" distR="114300" simplePos="0" relativeHeight="251672576" behindDoc="0" locked="0" layoutInCell="1" allowOverlap="1" wp14:anchorId="34FF9CA3" wp14:editId="4D28F959">
                <wp:simplePos x="0" y="0"/>
                <wp:positionH relativeFrom="column">
                  <wp:posOffset>2527300</wp:posOffset>
                </wp:positionH>
                <wp:positionV relativeFrom="paragraph">
                  <wp:posOffset>4511675</wp:posOffset>
                </wp:positionV>
                <wp:extent cx="165100" cy="165100"/>
                <wp:effectExtent l="0" t="0" r="0" b="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100"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AlternateContent>
      </w:r>
      <w:r w:rsidRPr="00865445">
        <w:rPr>
          <w:rFonts w:ascii="Arial" w:hAnsi="Arial" w:cs="Arial"/>
          <w:noProof/>
          <w:sz w:val="20"/>
          <w:szCs w:val="20"/>
          <w:lang w:eastAsia="de-DE"/>
        </w:rPr>
        <mc:AlternateContent>
          <mc:Choice Requires="wps">
            <w:drawing>
              <wp:anchor distT="0" distB="0" distL="114300" distR="114300" simplePos="0" relativeHeight="251671552" behindDoc="0" locked="0" layoutInCell="1" allowOverlap="1" wp14:anchorId="37F2A6E5" wp14:editId="72F977AE">
                <wp:simplePos x="0" y="0"/>
                <wp:positionH relativeFrom="column">
                  <wp:posOffset>2527300</wp:posOffset>
                </wp:positionH>
                <wp:positionV relativeFrom="paragraph">
                  <wp:posOffset>4511675</wp:posOffset>
                </wp:positionV>
                <wp:extent cx="165100" cy="165100"/>
                <wp:effectExtent l="0" t="0" r="0" b="0"/>
                <wp:wrapNone/>
                <wp:docPr id="4" name="Rechteck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100"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AlternateContent>
      </w:r>
      <w:r w:rsidRPr="00865445">
        <w:rPr>
          <w:rFonts w:ascii="Arial" w:hAnsi="Arial" w:cs="Arial"/>
          <w:noProof/>
          <w:sz w:val="20"/>
          <w:szCs w:val="20"/>
          <w:lang w:eastAsia="de-DE"/>
        </w:rPr>
        <mc:AlternateContent>
          <mc:Choice Requires="wps">
            <w:drawing>
              <wp:anchor distT="0" distB="0" distL="114300" distR="114300" simplePos="0" relativeHeight="251670528" behindDoc="0" locked="0" layoutInCell="1" allowOverlap="1" wp14:anchorId="67713BE7" wp14:editId="7E140A1F">
                <wp:simplePos x="0" y="0"/>
                <wp:positionH relativeFrom="column">
                  <wp:posOffset>2527300</wp:posOffset>
                </wp:positionH>
                <wp:positionV relativeFrom="paragraph">
                  <wp:posOffset>4511675</wp:posOffset>
                </wp:positionV>
                <wp:extent cx="165100" cy="165100"/>
                <wp:effectExtent l="0" t="0" r="0" b="0"/>
                <wp:wrapNone/>
                <wp:docPr id="3" name="Rechteck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100"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AlternateContent>
      </w:r>
      <w:r w:rsidRPr="00865445">
        <w:rPr>
          <w:rFonts w:ascii="Arial" w:hAnsi="Arial" w:cs="Arial"/>
          <w:noProof/>
          <w:sz w:val="20"/>
          <w:szCs w:val="20"/>
          <w:lang w:eastAsia="de-DE"/>
        </w:rPr>
        <mc:AlternateContent>
          <mc:Choice Requires="wps">
            <w:drawing>
              <wp:anchor distT="0" distB="0" distL="114300" distR="114300" simplePos="0" relativeHeight="251669504" behindDoc="0" locked="0" layoutInCell="1" allowOverlap="1" wp14:anchorId="61D5351B" wp14:editId="4B6331BD">
                <wp:simplePos x="0" y="0"/>
                <wp:positionH relativeFrom="column">
                  <wp:posOffset>2527300</wp:posOffset>
                </wp:positionH>
                <wp:positionV relativeFrom="paragraph">
                  <wp:posOffset>4511675</wp:posOffset>
                </wp:positionV>
                <wp:extent cx="165100" cy="165100"/>
                <wp:effectExtent l="0" t="0" r="0" b="0"/>
                <wp:wrapNone/>
                <wp:docPr id="2"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100"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AlternateContent>
      </w:r>
      <w:del w:id="4324a7b7-bc87-4aec-8316-b0b1fde77a7e" w:author="Live Bench" w:authorEmail="ai@example.com" w:date="2026-10-12T23:30:00.000Z" w:rsidRPr="00865445">
        <w:r>
          <w:rPr>
            <w:rFonts w:ascii="Arial" w:hAnsi="Arial" w:eastAsia="Arial" w:cs="Arial"/>
            <w:sz w:val="20"/>
          </w:rPr>
          <w:delText>Fördermitglieder &amp; Gönner</w:delText>
        </w:r>
      </w:del>
      <w:r w:rsidRPr="00865445">
        <w:tab/>
      </w:r>
      <w:r w:rsidRPr="00865445">
        <w:tab/>
      </w:r>
      <w:del w:id="4324a7b7-bc87-4aec-8316-b0b1fde77a7e" w:author="Live Bench" w:authorEmail="ai@example.com" w:date="2026-10-12T23:30:00.000Z" w:rsidRPr="00865445">
        <w:r>
          <w:rPr>
            <w:rFonts w:ascii="Arial" w:hAnsi="Arial" w:eastAsia="Arial" w:cs="Arial"/>
            <w:sz w:val="20"/>
          </w:rPr>
          <w:delText xml:space="preserve">             ab EUR 180,00</w:delText>
        </w:r>
      </w:del>
      <w:ins w:id="4324a7b7-bc87-4aec-8316-b0b1fde77a7e" w:author="Live Bench" w:authorEmail="ai@example.com" w:date="2026-10-12T23:30:00.000Z" w:rsidRPr="00865445">
        <w:r>
          <w:rPr>
            <w:rFonts w:ascii="Arial" w:hAnsi="Arial" w:eastAsia="Arial" w:cs="Arial"/>
            <w:sz w:val="20"/>
          </w:rPr>
          <w:t>5. CURRENT CONTACT DETAILS</w:t>
        </w:r>
      </w:ins>
    </w:p>
    <w:p w:rsidRDefault="001C3EF8" w14:paraId="01DDA1C2" w14:textId="20ED809B" w:rsidR="00090D29">
      <w:pPr>
        <w:rPr>
          <w:rFonts w:ascii="Arial" w:hAnsi="Arial" w:eastAsia="Arial" w:cs="Arial"/>
          <w:sz w:val="20"/>
        </w:rPr>
      </w:pPr>
      <w:del w:id="69985bc7-2d8e-402f-8941-609b81fbd542" w:author="Live Bench" w:authorEmail="ai@example.com" w:date="2026-10-12T23:30:00.000Z">
        <w:r>
          <w:rPr>
            <w:rFonts w:ascii="Arial" w:hAnsi="Arial" w:eastAsia="Arial" w:cs="Arial"/>
            <w:sz w:val="20"/>
          </w:rPr>
          <w:delText xml:space="preserve">Kategorie und Beitragshöhe bitte </w:delText>
        </w:r>
        <w:r>
          <w:rPr>
            <w:rFonts w:ascii="Arial" w:hAnsi="Arial" w:eastAsia="Arial" w:cs="Arial"/>
            <w:sz w:val="20"/>
          </w:rPr>
          <w:delText>ankreuzen</w:delText>
        </w:r>
        <w:r>
          <w:rPr>
            <w:rFonts w:ascii="Arial" w:hAnsi="Arial" w:eastAsia="Arial" w:cs="Arial"/>
            <w:sz w:val="20"/>
          </w:rPr>
          <w:delText xml:space="preserve">. </w:delText>
        </w:r>
      </w:del>
      <w:ins w:id="69985bc7-2d8e-402f-8941-609b81fbd542" w:author="Live Bench" w:authorEmail="ai@example.com" w:date="2026-10-12T23:30:00.000Z">
        <w:r>
          <w:rPr>
            <w:rFonts w:ascii="Arial" w:hAnsi="Arial" w:eastAsia="Arial" w:cs="Arial"/>
            <w:sz w:val="20"/>
          </w:rPr>
          <w:t xml:space="preserve">Address：                                                                        </w:t>
        </w:r>
      </w:ins>
    </w:p>
    <w:p w:rsidRDefault="00865445" w14:paraId="1ACA61C7" w14:textId="77777777" w:rsidR="00865445">
      <w:pPr>
        <w:rPr>
          <w:rFonts w:ascii="Arial" w:hAnsi="Arial" w:cs="Arial"/>
          <w:sz w:val="20"/>
          <w:szCs w:val="20"/>
        </w:rPr>
      </w:pPr>
    </w:p>
    <w:p w:rsidRDefault="00482BA7" w14:paraId="73B28DA2" w14:textId="105E88E9" w:rsidR="00482BA7">
      <w:pPr>
        <w:rPr>
          <w:rFonts w:ascii="Arial" w:hAnsi="Arial" w:eastAsia="Arial" w:cs="Arial"/>
          <w:sz w:val="20"/>
        </w:rPr>
      </w:pPr>
      <w:del w:id="d043ddb0-686d-4568-80c1-211d63a8f784" w:author="Live Bench" w:authorEmail="ai@example.com" w:date="2026-10-12T23:30:00.000Z">
        <w:r>
          <w:rPr>
            <w:rFonts w:ascii="Arial" w:hAnsi="Arial" w:eastAsia="Arial" w:cs="Arial"/>
            <w:sz w:val="20"/>
          </w:rPr>
          <w:delText xml:space="preserve">Datenschutzbestimmungen: Ich willige ein, dass durch den Verein </w:delText>
        </w:r>
        <w:r>
          <w:rPr>
            <w:rFonts w:ascii="Arial" w:hAnsi="Arial" w:eastAsia="Arial" w:cs="Arial"/>
            <w:sz w:val="20"/>
          </w:rPr>
          <w:delText>„</w:delText>
        </w:r>
        <w:r>
          <w:rPr>
            <w:rFonts w:ascii="Arial" w:hAnsi="Arial" w:eastAsia="Arial" w:cs="Arial"/>
            <w:sz w:val="20"/>
          </w:rPr>
          <w:delText xml:space="preserve">Sprechzimmer on Tour </w:delText>
        </w:r>
        <w:r>
          <w:rPr>
            <w:rFonts w:ascii="Arial" w:hAnsi="Arial" w:eastAsia="Arial" w:cs="Arial"/>
            <w:sz w:val="20"/>
          </w:rPr>
          <w:delText xml:space="preserve"> e.V.“</w:delText>
        </w:r>
        <w:r>
          <w:rPr>
            <w:rFonts w:ascii="Arial" w:hAnsi="Arial" w:eastAsia="Arial" w:cs="Arial"/>
            <w:sz w:val="20"/>
          </w:rPr>
          <w:delText xml:space="preserve"> als verantwortliche Stelle die in der Beitrittserklärung erhobenen personenbezogenen Daten wie Name, Vorname, Adresse, E-Mail-Adresse, Telefonnummer, Funktion im Verein und Bankverbindung ausschließlich zum Zwecke der Mitgliederverwaltung, der Beitragszahlung und der Übermittlung von Vereinsinformationen verarbeitet und genutzt werden. Bei Beendigung der Mitgliedschaft werden die personenbezogenen Daten gelöscht, soweit sie nicht entsprechend de</w:delText>
        </w:r>
        <w:r>
          <w:rPr>
            <w:rFonts w:ascii="Arial" w:hAnsi="Arial" w:eastAsia="Arial" w:cs="Arial"/>
            <w:sz w:val="20"/>
          </w:rPr>
          <w:delText>n</w:delText>
        </w:r>
        <w:r>
          <w:rPr>
            <w:rFonts w:ascii="Arial" w:hAnsi="Arial" w:eastAsia="Arial" w:cs="Arial"/>
            <w:sz w:val="20"/>
          </w:rPr>
          <w:delText xml:space="preserve"> gesetzlichen Vorgaben aufbewahrt werden müssen.</w:delText>
        </w:r>
      </w:del>
      <w:ins w:id="d043ddb0-686d-4568-80c1-211d63a8f784" w:author="Live Bench" w:authorEmail="ai@example.com" w:date="2026-10-12T23:30:00.000Z">
        <w:r>
          <w:rPr>
            <w:rFonts w:ascii="Arial" w:hAnsi="Arial" w:eastAsia="Arial" w:cs="Arial"/>
            <w:sz w:val="20"/>
          </w:rPr>
          <w:t xml:space="preserve">E-mail address：                                                                 </w:t>
        </w:r>
      </w:ins>
    </w:p>
    <w:p w:rsidRDefault="00090D29" w14:paraId="4FC58CBE" w14:textId="68B54317" w:rsidR="00090D29">
      <w:pPr>
        <w:rPr>
          <w:rFonts w:ascii="Arial" w:hAnsi="Arial" w:cs="Arial"/>
          <w:sz w:val="20"/>
          <w:szCs w:val="20"/>
        </w:rPr>
      </w:pPr>
    </w:p>
    <w:p w:rsidRDefault="00482BA7" w14:paraId="29AD4103" w14:textId="45F9C5FE" w:rsidR="00482BA7" w:rsidRPr="00877DC0">
      <w:pPr>
        <w:rPr>
          <w:rFonts w:ascii="Arial" w:hAnsi="Arial" w:eastAsia="Arial" w:cs="Arial"/>
          <w:sz w:val="20"/>
        </w:rPr>
      </w:pPr>
      <w:del w:id="7f064dec-4db1-4097-9967-f9723031ea29" w:author="Live Bench" w:authorEmail="ai@example.com" w:date="2026-10-12T23:30:00.000Z">
        <w:r>
          <w:rPr>
            <w:rFonts w:ascii="Arial" w:hAnsi="Arial" w:eastAsia="Arial" w:cs="Arial"/>
            <w:sz w:val="20"/>
          </w:rPr>
          <w:delText>Datum: _____________________________    Unterschrift: __________________________________</w:delText>
        </w:r>
      </w:del>
      <w:ins w:id="7f064dec-4db1-4097-9967-f9723031ea29" w:author="Live Bench" w:authorEmail="ai@example.com" w:date="2026-10-12T23:30:00.000Z">
        <w:r>
          <w:rPr>
            <w:rFonts w:ascii="Arial" w:hAnsi="Arial" w:eastAsia="Arial" w:cs="Arial"/>
            <w:sz w:val="20"/>
          </w:rPr>
          <w:t xml:space="preserve">Telephone：                                    Fax  :                            </w:t>
        </w:r>
      </w:ins>
    </w:p>
    <w:p>
      <w:ins w:id="7f064dec-4db1-4097-9967-f9723031ea29" w:author="Live Bench" w:authorEmail="ai@example.com" w:date="2026-10-12T23:30:00.000Z">
        <w:r>
          <w:rPr>
            <w:rFonts w:ascii="Arial" w:hAnsi="Arial" w:eastAsia="Arial" w:cs="Arial"/>
            <w:sz w:val="20"/>
          </w:rPr>
          <w:t xml:space="preserve">　　　　Signature of supervisor：                                      </w:t>
        </w:r>
      </w:ins>
    </w:p>
    <w:p>
      <w:ins w:id="7f064dec-4db1-4097-9967-f9723031ea29" w:author="Live Bench" w:authorEmail="ai@example.com" w:date="2026-10-12T23:30:00.000Z">
        <w:r>
          <w:rPr>
            <w:rFonts w:ascii="Arial" w:hAnsi="Arial" w:eastAsia="Arial" w:cs="Arial"/>
            <w:sz w:val="20"/>
          </w:rPr>
          <w:t xml:space="preserve">Date：                                       </w:t>
        </w:r>
      </w:ins>
    </w:p>
    <w:p>
      <w:ins w:id="7f064dec-4db1-4097-9967-f9723031ea29" w:author="Live Bench" w:authorEmail="ai@example.com" w:date="2026-10-12T23:30:00.000Z">
        <w:r>
          <w:rPr>
            <w:rFonts w:ascii="Arial" w:hAnsi="Arial" w:eastAsia="Arial" w:cs="Arial"/>
            <w:sz w:val="20"/>
          </w:rPr>
          <w:t>Name of supervisor</w:t>
        </w:r>
      </w:ins>
    </w:p>
    <w:p>
      <w:ins w:id="7f064dec-4db1-4097-9967-f9723031ea29" w:author="Live Bench" w:authorEmail="ai@example.com" w:date="2026-10-12T23:30:00.000Z">
        <w:r>
          <w:rPr>
            <w:rFonts w:ascii="Arial" w:hAnsi="Arial" w:eastAsia="Arial" w:cs="Arial"/>
            <w:sz w:val="20"/>
          </w:rPr>
          <w:t>Name of supervisor</w:t>
        </w:r>
      </w:ins>
    </w:p>
    <w:p>
      <w:ins w:id="7f064dec-4db1-4097-9967-f9723031ea29" w:author="Live Bench" w:authorEmail="ai@example.com" w:date="2026-10-12T23:30:00.000Z">
        <w:r>
          <w:rPr>
            <w:rFonts w:ascii="Arial" w:hAnsi="Arial" w:eastAsia="Arial" w:cs="Arial"/>
            <w:sz w:val="20"/>
          </w:rPr>
          <w:t>Study area No.</w:t>
        </w:r>
      </w:ins>
    </w:p>
    <w:p>
      <w:ins w:id="7f064dec-4db1-4097-9967-f9723031ea29" w:author="Live Bench" w:authorEmail="ai@example.com" w:date="2026-10-12T23:30:00.000Z">
        <w:r>
          <w:rPr>
            <w:rFonts w:ascii="Arial" w:hAnsi="Arial" w:eastAsia="Arial" w:cs="Arial"/>
            <w:sz w:val="20"/>
          </w:rPr>
          <w:t>Study area No.</w:t>
        </w:r>
      </w:ins>
    </w:p>
    <w:p>
      <w:ins w:id="7f064dec-4db1-4097-9967-f9723031ea29" w:author="Live Bench" w:authorEmail="ai@example.com" w:date="2026-10-12T23:30:00.000Z">
        <w:r>
          <w:rPr>
            <w:rFonts w:ascii="Arial" w:hAnsi="Arial" w:eastAsia="Arial" w:cs="Arial"/>
            <w:sz w:val="20"/>
          </w:rPr>
          <w:t>Study area No.Name of supervisor</w:t>
        </w:r>
      </w:ins>
    </w:p>
    <w:p>
      <w:ins w:id="7f064dec-4db1-4097-9967-f9723031ea29" w:author="Live Bench" w:authorEmail="ai@example.com" w:date="2026-10-12T23:30:00.000Z">
        <w:r>
          <w:rPr>
            <w:rFonts w:ascii="Arial" w:hAnsi="Arial" w:eastAsia="Arial" w:cs="Arial"/>
            <w:sz w:val="20"/>
          </w:rPr>
          <w:t xml:space="preserve">Study area No.Name of supervisor　　　　　　　　　　　　　　　　</w:t>
        </w:r>
      </w:ins>
    </w:p>
    <w:p>
      <w:ins w:id="7f064dec-4db1-4097-9967-f9723031ea29" w:author="Live Bench" w:authorEmail="ai@example.com" w:date="2026-10-12T23:30:00.000Z">
        <w:r>
          <w:rPr>
            <w:rFonts w:ascii="Arial" w:hAnsi="Arial" w:eastAsia="Arial" w:cs="Arial"/>
            <w:sz w:val="20"/>
          </w:rPr>
          <w:t>Enter the number (1 to 45) of the area in which you wish to study and the name of the supervisor from whom you wish to receive supervision by referring to the table in section II. Study areas in the guidelines. Applicants should contact their chosen supervisor prior to submitting the application documents.</w:t>
        </w:r>
      </w:ins>
    </w:p>
    <w:p>
      <w:ins w:id="7f064dec-4db1-4097-9967-f9723031ea29" w:author="Live Bench" w:authorEmail="ai@example.com" w:date="2026-10-12T23:30:00.000Z">
        <w:r>
          <w:rPr>
            <w:rFonts w:ascii="Arial" w:hAnsi="Arial" w:eastAsia="Arial" w:cs="Arial"/>
            <w:sz w:val="20"/>
          </w:rPr>
          <w:t>9. STUDY AREA</w:t>
        </w:r>
      </w:ins>
    </w:p>
    <w:p>
      <w:ins w:id="7f064dec-4db1-4097-9967-f9723031ea29" w:author="Live Bench" w:authorEmail="ai@example.com" w:date="2026-10-12T23:30:00.000Z">
        <w:r>
          <w:rPr>
            <w:rFonts w:ascii="Arial" w:hAnsi="Arial" w:eastAsia="Arial" w:cs="Arial"/>
            <w:sz w:val="20"/>
          </w:rPr>
          <w:t>Please describe any additional academic activities which relate to admission to the Graduate School of Engineering, Kyoto University (e.g. research activities or contributions to academic society etc.).</w:t>
        </w:r>
      </w:ins>
    </w:p>
    <w:p>
      <w:ins w:id="7f064dec-4db1-4097-9967-f9723031ea29" w:author="Live Bench" w:authorEmail="ai@example.com" w:date="2026-10-12T23:30:00.000Z">
        <w:r>
          <w:rPr>
            <w:rFonts w:ascii="Arial" w:hAnsi="Arial" w:eastAsia="Arial" w:cs="Arial"/>
            <w:sz w:val="20"/>
          </w:rPr>
          <w:t>8. REFERENCE INFORMATION</w:t>
        </w:r>
      </w:ins>
    </w:p>
    <w:p>
      <w:ins w:id="7f064dec-4db1-4097-9967-f9723031ea29" w:author="Live Bench" w:authorEmail="ai@example.com" w:date="2026-10-12T23:30:00.000Z">
        <w:r>
          <w:rPr>
            <w:rFonts w:ascii="Arial" w:hAnsi="Arial" w:eastAsia="Arial" w:cs="Arial"/>
            <w:sz w:val="20"/>
          </w:rPr>
          <w:t>year           month</w:t>
        </w:r>
      </w:ins>
    </w:p>
    <w:p>
      <w:ins w:id="7f064dec-4db1-4097-9967-f9723031ea29" w:author="Live Bench" w:authorEmail="ai@example.com" w:date="2026-10-12T23:30:00.000Z">
        <w:r>
          <w:rPr>
            <w:rFonts w:ascii="Arial" w:hAnsi="Arial" w:eastAsia="Arial" w:cs="Arial"/>
            <w:sz w:val="20"/>
          </w:rPr>
          <w:t>to</w:t>
        </w:r>
      </w:ins>
    </w:p>
    <w:p>
      <w:ins w:id="7f064dec-4db1-4097-9967-f9723031ea29" w:author="Live Bench" w:authorEmail="ai@example.com" w:date="2026-10-12T23:30:00.000Z">
        <w:r>
          <w:rPr>
            <w:rFonts w:ascii="Arial" w:hAnsi="Arial" w:eastAsia="Arial" w:cs="Arial"/>
            <w:sz w:val="20"/>
          </w:rPr>
          <w:t>year           month</w:t>
        </w:r>
      </w:ins>
    </w:p>
    <w:p>
      <w:ins w:id="7f064dec-4db1-4097-9967-f9723031ea29" w:author="Live Bench" w:authorEmail="ai@example.com" w:date="2026-10-12T23:30:00.000Z">
        <w:r>
          <w:rPr>
            <w:rFonts w:ascii="Arial" w:hAnsi="Arial" w:eastAsia="Arial" w:cs="Arial"/>
            <w:sz w:val="20"/>
          </w:rPr>
          <w:t>From</w:t>
        </w:r>
      </w:ins>
    </w:p>
    <w:p>
      <w:ins w:id="7f064dec-4db1-4097-9967-f9723031ea29" w:author="Live Bench" w:authorEmail="ai@example.com" w:date="2026-10-12T23:30:00.000Z">
        <w:r>
          <w:rPr>
            <w:rFonts w:ascii="Arial" w:hAnsi="Arial" w:eastAsia="Arial" w:cs="Arial"/>
            <w:sz w:val="20"/>
          </w:rPr>
          <w:t>Fromyear           monthtoyear           month</w:t>
        </w:r>
      </w:ins>
    </w:p>
    <w:p>
      <w:ins w:id="7f064dec-4db1-4097-9967-f9723031ea29" w:author="Live Bench" w:authorEmail="ai@example.com" w:date="2026-10-12T23:30:00.000Z">
        <w:r>
          <w:rPr>
            <w:rFonts w:ascii="Arial" w:hAnsi="Arial" w:eastAsia="Arial" w:cs="Arial"/>
            <w:sz w:val="20"/>
          </w:rPr>
          <w:t xml:space="preserve">　Fromyear           monthtoyear           month</w:t>
        </w:r>
      </w:ins>
    </w:p>
    <w:p>
      <w:ins w:id="7f064dec-4db1-4097-9967-f9723031ea29" w:author="Live Bench" w:authorEmail="ai@example.com" w:date="2026-10-12T23:30:00.000Z">
        <w:r>
          <w:rPr>
            <w:rFonts w:ascii="Arial" w:hAnsi="Arial" w:eastAsia="Arial" w:cs="Arial"/>
            <w:sz w:val="20"/>
          </w:rPr>
          <w:t>year           month</w:t>
        </w:r>
      </w:ins>
    </w:p>
    <w:p>
      <w:ins w:id="7f064dec-4db1-4097-9967-f9723031ea29" w:author="Live Bench" w:authorEmail="ai@example.com" w:date="2026-10-12T23:30:00.000Z">
        <w:r>
          <w:rPr>
            <w:rFonts w:ascii="Arial" w:hAnsi="Arial" w:eastAsia="Arial" w:cs="Arial"/>
            <w:sz w:val="20"/>
          </w:rPr>
          <w:t>To</w:t>
        </w:r>
      </w:ins>
    </w:p>
    <w:p>
      <w:ins w:id="7f064dec-4db1-4097-9967-f9723031ea29" w:author="Live Bench" w:authorEmail="ai@example.com" w:date="2026-10-12T23:30:00.000Z">
        <w:r>
          <w:rPr>
            <w:rFonts w:ascii="Arial" w:hAnsi="Arial" w:eastAsia="Arial" w:cs="Arial"/>
            <w:sz w:val="20"/>
          </w:rPr>
          <w:t>year           month</w:t>
        </w:r>
      </w:ins>
    </w:p>
    <w:p>
      <w:ins w:id="7f064dec-4db1-4097-9967-f9723031ea29" w:author="Live Bench" w:authorEmail="ai@example.com" w:date="2026-10-12T23:30:00.000Z">
        <w:r>
          <w:rPr>
            <w:rFonts w:ascii="Arial" w:hAnsi="Arial" w:eastAsia="Arial" w:cs="Arial"/>
            <w:sz w:val="20"/>
          </w:rPr>
          <w:t>From</w:t>
        </w:r>
      </w:ins>
    </w:p>
    <w:p>
      <w:ins w:id="7f064dec-4db1-4097-9967-f9723031ea29" w:author="Live Bench" w:authorEmail="ai@example.com" w:date="2026-10-12T23:30:00.000Z">
        <w:r>
          <w:rPr>
            <w:rFonts w:ascii="Arial" w:hAnsi="Arial" w:eastAsia="Arial" w:cs="Arial"/>
            <w:sz w:val="20"/>
          </w:rPr>
          <w:t>Fromyear           monthToyear           month</w:t>
        </w:r>
      </w:ins>
    </w:p>
    <w:p>
      <w:ins w:id="7f064dec-4db1-4097-9967-f9723031ea29" w:author="Live Bench" w:authorEmail="ai@example.com" w:date="2026-10-12T23:30:00.000Z">
        <w:r>
          <w:rPr>
            <w:rFonts w:ascii="Arial" w:hAnsi="Arial" w:eastAsia="Arial" w:cs="Arial"/>
            <w:sz w:val="20"/>
          </w:rPr>
          <w:t xml:space="preserve">　Fromyear           monthToyear           month</w:t>
        </w:r>
      </w:ins>
    </w:p>
    <w:p>
      <w:ins w:id="7f064dec-4db1-4097-9967-f9723031ea29" w:author="Live Bench" w:authorEmail="ai@example.com" w:date="2026-10-12T23:30:00.000Z">
        <w:r>
          <w:rPr>
            <w:rFonts w:ascii="Arial" w:hAnsi="Arial" w:eastAsia="Arial" w:cs="Arial"/>
            <w:sz w:val="20"/>
          </w:rPr>
          <w:t>year           month</w:t>
        </w:r>
      </w:ins>
    </w:p>
    <w:p>
      <w:ins w:id="7f064dec-4db1-4097-9967-f9723031ea29" w:author="Live Bench" w:authorEmail="ai@example.com" w:date="2026-10-12T23:30:00.000Z">
        <w:r>
          <w:rPr>
            <w:rFonts w:ascii="Arial" w:hAnsi="Arial" w:eastAsia="Arial" w:cs="Arial"/>
            <w:sz w:val="20"/>
          </w:rPr>
          <w:t>To</w:t>
        </w:r>
      </w:ins>
    </w:p>
    <w:p>
      <w:ins w:id="7f064dec-4db1-4097-9967-f9723031ea29" w:author="Live Bench" w:authorEmail="ai@example.com" w:date="2026-10-12T23:30:00.000Z">
        <w:r>
          <w:rPr>
            <w:rFonts w:ascii="Arial" w:hAnsi="Arial" w:eastAsia="Arial" w:cs="Arial"/>
            <w:sz w:val="20"/>
          </w:rPr>
          <w:t>year           month</w:t>
        </w:r>
      </w:ins>
    </w:p>
    <w:p>
      <w:ins w:id="7f064dec-4db1-4097-9967-f9723031ea29" w:author="Live Bench" w:authorEmail="ai@example.com" w:date="2026-10-12T23:30:00.000Z">
        <w:r>
          <w:rPr>
            <w:rFonts w:ascii="Arial" w:hAnsi="Arial" w:eastAsia="Arial" w:cs="Arial"/>
            <w:sz w:val="20"/>
          </w:rPr>
          <w:t>From</w:t>
        </w:r>
      </w:ins>
    </w:p>
    <w:p>
      <w:ins w:id="7f064dec-4db1-4097-9967-f9723031ea29" w:author="Live Bench" w:authorEmail="ai@example.com" w:date="2026-10-12T23:30:00.000Z">
        <w:r>
          <w:rPr>
            <w:rFonts w:ascii="Arial" w:hAnsi="Arial" w:eastAsia="Arial" w:cs="Arial"/>
            <w:sz w:val="20"/>
          </w:rPr>
          <w:t>Fromyear           monthToyear           month</w:t>
        </w:r>
      </w:ins>
    </w:p>
    <w:p>
      <w:ins w:id="7f064dec-4db1-4097-9967-f9723031ea29" w:author="Live Bench" w:authorEmail="ai@example.com" w:date="2026-10-12T23:30:00.000Z">
        <w:r>
          <w:rPr>
            <w:rFonts w:ascii="Arial" w:hAnsi="Arial" w:eastAsia="Arial" w:cs="Arial"/>
            <w:sz w:val="20"/>
          </w:rPr>
          <w:t xml:space="preserve">　Fromyear           monthToyear           month</w:t>
        </w:r>
      </w:ins>
    </w:p>
    <w:p>
      <w:ins w:id="7f064dec-4db1-4097-9967-f9723031ea29" w:author="Live Bench" w:authorEmail="ai@example.com" w:date="2026-10-12T23:30:00.000Z">
        <w:r>
          <w:rPr>
            <w:rFonts w:ascii="Arial" w:hAnsi="Arial" w:eastAsia="Arial" w:cs="Arial"/>
            <w:sz w:val="20"/>
          </w:rPr>
          <w:t xml:space="preserve"> Dates: from–until </w:t>
        </w:r>
      </w:ins>
    </w:p>
    <w:p>
      <w:ins w:id="7f064dec-4db1-4097-9967-f9723031ea29" w:author="Live Bench" w:authorEmail="ai@example.com" w:date="2026-10-12T23:30:00.000Z">
        <w:r>
          <w:rPr>
            <w:rFonts w:ascii="Arial" w:hAnsi="Arial" w:eastAsia="Arial" w:cs="Arial"/>
            <w:sz w:val="20"/>
          </w:rPr>
          <w:t xml:space="preserve"> Dates: from–until </w:t>
        </w:r>
      </w:ins>
    </w:p>
    <w:p>
      <w:ins w:id="7f064dec-4db1-4097-9967-f9723031ea29" w:author="Live Bench" w:authorEmail="ai@example.com" w:date="2026-10-12T23:30:00.000Z">
        <w:r>
          <w:rPr>
            <w:rFonts w:ascii="Arial" w:hAnsi="Arial" w:eastAsia="Arial" w:cs="Arial"/>
            <w:sz w:val="20"/>
          </w:rPr>
          <w:t>Name of Company/ Organization</w:t>
        </w:r>
      </w:ins>
    </w:p>
    <w:p>
      <w:ins w:id="7f064dec-4db1-4097-9967-f9723031ea29" w:author="Live Bench" w:authorEmail="ai@example.com" w:date="2026-10-12T23:30:00.000Z">
        <w:r>
          <w:rPr>
            <w:rFonts w:ascii="Arial" w:hAnsi="Arial" w:eastAsia="Arial" w:cs="Arial"/>
            <w:sz w:val="20"/>
          </w:rPr>
          <w:t>Name of Company/ Organization</w:t>
        </w:r>
      </w:ins>
    </w:p>
    <w:p>
      <w:ins w:id="7f064dec-4db1-4097-9967-f9723031ea29" w:author="Live Bench" w:authorEmail="ai@example.com" w:date="2026-10-12T23:30:00.000Z">
        <w:r>
          <w:rPr>
            <w:rFonts w:ascii="Arial" w:hAnsi="Arial" w:eastAsia="Arial" w:cs="Arial"/>
            <w:sz w:val="20"/>
          </w:rPr>
          <w:t xml:space="preserve">Name of Company/ Organization Dates: from–until </w:t>
        </w:r>
      </w:ins>
    </w:p>
    <w:p>
      <w:ins w:id="7f064dec-4db1-4097-9967-f9723031ea29" w:author="Live Bench" w:authorEmail="ai@example.com" w:date="2026-10-12T23:30:00.000Z">
        <w:r>
          <w:rPr>
            <w:rFonts w:ascii="Arial" w:hAnsi="Arial" w:eastAsia="Arial" w:cs="Arial"/>
            <w:sz w:val="20"/>
          </w:rPr>
          <w:t>Name of Company/ Organization Dates: from–until 　Fromyear           monthToyear           month　Fromyear           monthToyear           month　Fromyear           monthtoyear           month</w:t>
        </w:r>
      </w:ins>
    </w:p>
    <w:p>
      <w:ins w:id="7f064dec-4db1-4097-9967-f9723031ea29" w:author="Live Bench" w:authorEmail="ai@example.com" w:date="2026-10-12T23:30:00.000Z">
        <w:r>
          <w:rPr>
            <w:rFonts w:ascii="Arial" w:hAnsi="Arial" w:eastAsia="Arial" w:cs="Arial"/>
            <w:sz w:val="20"/>
          </w:rPr>
          <w:t xml:space="preserve">7. EMPLOYMENT RECORD  </w:t>
        </w:r>
      </w:ins>
    </w:p>
    <w:p>
      <w:ins w:id="7f064dec-4db1-4097-9967-f9723031ea29" w:author="Live Bench" w:authorEmail="ai@example.com" w:date="2026-10-12T23:30:00.000Z">
        <w:r>
          <w:rPr>
            <w:rFonts w:ascii="Arial" w:hAnsi="Arial" w:eastAsia="Arial" w:cs="Arial"/>
            <w:sz w:val="20"/>
          </w:rPr>
          <w:t xml:space="preserve">             years</w:t>
        </w:r>
      </w:ins>
    </w:p>
    <w:p>
      <w:ins w:id="7f064dec-4db1-4097-9967-f9723031ea29" w:author="Live Bench" w:authorEmail="ai@example.com" w:date="2026-10-12T23:30:00.000Z">
        <w:r>
          <w:rPr>
            <w:rFonts w:ascii="Arial" w:hAnsi="Arial" w:eastAsia="Arial" w:cs="Arial"/>
            <w:sz w:val="20"/>
          </w:rPr>
          <w:t xml:space="preserve">             years</w:t>
        </w:r>
      </w:ins>
    </w:p>
    <w:p>
      <w:ins w:id="7f064dec-4db1-4097-9967-f9723031ea29" w:author="Live Bench" w:authorEmail="ai@example.com" w:date="2026-10-12T23:30:00.000Z">
        <w:r>
          <w:rPr>
            <w:rFonts w:ascii="Arial" w:hAnsi="Arial" w:eastAsia="Arial" w:cs="Arial"/>
            <w:sz w:val="20"/>
          </w:rPr>
          <w:t xml:space="preserve">       years</w:t>
        </w:r>
      </w:ins>
    </w:p>
    <w:p>
      <w:ins w:id="7f064dec-4db1-4097-9967-f9723031ea29" w:author="Live Bench" w:authorEmail="ai@example.com" w:date="2026-10-12T23:30:00.000Z">
        <w:r>
          <w:rPr>
            <w:rFonts w:ascii="Arial" w:hAnsi="Arial" w:eastAsia="Arial" w:cs="Arial"/>
            <w:sz w:val="20"/>
          </w:rPr>
          <w:t xml:space="preserve">       years</w:t>
        </w:r>
      </w:ins>
    </w:p>
    <w:p>
      <w:ins w:id="7f064dec-4db1-4097-9967-f9723031ea29" w:author="Live Bench" w:authorEmail="ai@example.com" w:date="2026-10-12T23:30:00.000Z">
        <w:r>
          <w:rPr>
            <w:rFonts w:ascii="Arial" w:hAnsi="Arial" w:eastAsia="Arial" w:cs="Arial"/>
            <w:sz w:val="20"/>
          </w:rPr>
          <w:t xml:space="preserve">year           month       </w:t>
        </w:r>
      </w:ins>
    </w:p>
    <w:p>
      <w:ins w:id="7f064dec-4db1-4097-9967-f9723031ea29" w:author="Live Bench" w:authorEmail="ai@example.com" w:date="2026-10-12T23:30:00.000Z">
        <w:r>
          <w:rPr>
            <w:rFonts w:ascii="Arial" w:hAnsi="Arial" w:eastAsia="Arial" w:cs="Arial"/>
            <w:sz w:val="20"/>
          </w:rPr>
          <w:t xml:space="preserve">year          month       </w:t>
        </w:r>
      </w:ins>
    </w:p>
    <w:p>
      <w:ins w:id="7f064dec-4db1-4097-9967-f9723031ea29" w:author="Live Bench" w:authorEmail="ai@example.com" w:date="2026-10-12T23:30:00.000Z">
        <w:r>
          <w:rPr>
            <w:rFonts w:ascii="Arial" w:hAnsi="Arial" w:eastAsia="Arial" w:cs="Arial"/>
            <w:sz w:val="20"/>
          </w:rPr>
          <w:t xml:space="preserve">From </w:t>
        </w:r>
      </w:ins>
    </w:p>
    <w:p>
      <w:ins w:id="7f064dec-4db1-4097-9967-f9723031ea29" w:author="Live Bench" w:authorEmail="ai@example.com" w:date="2026-10-12T23:30:00.000Z">
        <w:r>
          <w:rPr>
            <w:rFonts w:ascii="Arial" w:hAnsi="Arial" w:eastAsia="Arial" w:cs="Arial"/>
            <w:sz w:val="20"/>
          </w:rPr>
          <w:t xml:space="preserve">From year          month       year           month       </w:t>
        </w:r>
      </w:ins>
    </w:p>
    <w:p>
      <w:ins w:id="7f064dec-4db1-4097-9967-f9723031ea29" w:author="Live Bench" w:authorEmail="ai@example.com" w:date="2026-10-12T23:30:00.000Z">
        <w:r>
          <w:rPr>
            <w:rFonts w:ascii="Arial" w:hAnsi="Arial" w:eastAsia="Arial" w:cs="Arial"/>
            <w:sz w:val="20"/>
          </w:rPr>
          <w:t>Undergraduate education</w:t>
        </w:r>
      </w:ins>
    </w:p>
    <w:p>
      <w:ins w:id="7f064dec-4db1-4097-9967-f9723031ea29" w:author="Live Bench" w:authorEmail="ai@example.com" w:date="2026-10-12T23:30:00.000Z">
        <w:r>
          <w:rPr>
            <w:rFonts w:ascii="Arial" w:hAnsi="Arial" w:eastAsia="Arial" w:cs="Arial"/>
            <w:sz w:val="20"/>
          </w:rPr>
          <w:t>Undergraduate education</w:t>
        </w:r>
      </w:ins>
    </w:p>
    <w:p>
      <w:ins w:id="7f064dec-4db1-4097-9967-f9723031ea29" w:author="Live Bench" w:authorEmail="ai@example.com" w:date="2026-10-12T23:30:00.000Z">
        <w:r>
          <w:rPr>
            <w:rFonts w:ascii="Arial" w:hAnsi="Arial" w:eastAsia="Arial" w:cs="Arial"/>
            <w:sz w:val="20"/>
          </w:rPr>
          <w:t>Undergraduate education　From year          month       year           month              years             years</w:t>
        </w:r>
      </w:ins>
    </w:p>
    <w:p>
      <w:ins w:id="7f064dec-4db1-4097-9967-f9723031ea29" w:author="Live Bench" w:authorEmail="ai@example.com" w:date="2026-10-12T23:30:00.000Z">
        <w:r>
          <w:rPr>
            <w:rFonts w:ascii="Arial" w:hAnsi="Arial" w:eastAsia="Arial" w:cs="Arial"/>
            <w:sz w:val="20"/>
          </w:rPr>
          <w:t xml:space="preserve">             years</w:t>
        </w:r>
      </w:ins>
    </w:p>
    <w:p>
      <w:ins w:id="7f064dec-4db1-4097-9967-f9723031ea29" w:author="Live Bench" w:authorEmail="ai@example.com" w:date="2026-10-12T23:30:00.000Z">
        <w:r>
          <w:rPr>
            <w:rFonts w:ascii="Arial" w:hAnsi="Arial" w:eastAsia="Arial" w:cs="Arial"/>
            <w:sz w:val="20"/>
          </w:rPr>
          <w:t xml:space="preserve">             years</w:t>
        </w:r>
      </w:ins>
    </w:p>
    <w:p>
      <w:ins w:id="7f064dec-4db1-4097-9967-f9723031ea29" w:author="Live Bench" w:authorEmail="ai@example.com" w:date="2026-10-12T23:30:00.000Z">
        <w:r>
          <w:rPr>
            <w:rFonts w:ascii="Arial" w:hAnsi="Arial" w:eastAsia="Arial" w:cs="Arial"/>
            <w:sz w:val="20"/>
          </w:rPr>
          <w:t xml:space="preserve">       years</w:t>
        </w:r>
      </w:ins>
    </w:p>
    <w:p>
      <w:ins w:id="7f064dec-4db1-4097-9967-f9723031ea29" w:author="Live Bench" w:authorEmail="ai@example.com" w:date="2026-10-12T23:30:00.000Z">
        <w:r>
          <w:rPr>
            <w:rFonts w:ascii="Arial" w:hAnsi="Arial" w:eastAsia="Arial" w:cs="Arial"/>
            <w:sz w:val="20"/>
          </w:rPr>
          <w:t xml:space="preserve">       years</w:t>
        </w:r>
      </w:ins>
    </w:p>
    <w:p>
      <w:ins w:id="7f064dec-4db1-4097-9967-f9723031ea29" w:author="Live Bench" w:authorEmail="ai@example.com" w:date="2026-10-12T23:30:00.000Z">
        <w:r>
          <w:rPr>
            <w:rFonts w:ascii="Arial" w:hAnsi="Arial" w:eastAsia="Arial" w:cs="Arial"/>
            <w:sz w:val="20"/>
          </w:rPr>
          <w:t xml:space="preserve">year           month       </w:t>
        </w:r>
      </w:ins>
    </w:p>
    <w:p>
      <w:ins w:id="7f064dec-4db1-4097-9967-f9723031ea29" w:author="Live Bench" w:authorEmail="ai@example.com" w:date="2026-10-12T23:30:00.000Z">
        <w:r>
          <w:rPr>
            <w:rFonts w:ascii="Arial" w:hAnsi="Arial" w:eastAsia="Arial" w:cs="Arial"/>
            <w:sz w:val="20"/>
          </w:rPr>
          <w:t>to</w:t>
        </w:r>
      </w:ins>
    </w:p>
    <w:p>
      <w:ins w:id="7f064dec-4db1-4097-9967-f9723031ea29" w:author="Live Bench" w:authorEmail="ai@example.com" w:date="2026-10-12T23:30:00.000Z">
        <w:r>
          <w:rPr>
            <w:rFonts w:ascii="Arial" w:hAnsi="Arial" w:eastAsia="Arial" w:cs="Arial"/>
            <w:sz w:val="20"/>
          </w:rPr>
          <w:t xml:space="preserve">year          month       </w:t>
        </w:r>
      </w:ins>
    </w:p>
    <w:p>
      <w:ins w:id="7f064dec-4db1-4097-9967-f9723031ea29" w:author="Live Bench" w:authorEmail="ai@example.com" w:date="2026-10-12T23:30:00.000Z">
        <w:r>
          <w:rPr>
            <w:rFonts w:ascii="Arial" w:hAnsi="Arial" w:eastAsia="Arial" w:cs="Arial"/>
            <w:sz w:val="20"/>
          </w:rPr>
          <w:t>From</w:t>
        </w:r>
      </w:ins>
    </w:p>
    <w:p>
      <w:ins w:id="7f064dec-4db1-4097-9967-f9723031ea29" w:author="Live Bench" w:authorEmail="ai@example.com" w:date="2026-10-12T23:30:00.000Z">
        <w:r>
          <w:rPr>
            <w:rFonts w:ascii="Arial" w:hAnsi="Arial" w:eastAsia="Arial" w:cs="Arial"/>
            <w:sz w:val="20"/>
          </w:rPr>
          <w:t xml:space="preserve">Fromyear          month       toyear           month       </w:t>
        </w:r>
      </w:ins>
    </w:p>
    <w:p>
      <w:ins w:id="7f064dec-4db1-4097-9967-f9723031ea29" w:author="Live Bench" w:authorEmail="ai@example.com" w:date="2026-10-12T23:30:00.000Z">
        <w:r>
          <w:rPr>
            <w:rFonts w:ascii="Arial" w:hAnsi="Arial" w:eastAsia="Arial" w:cs="Arial"/>
            <w:sz w:val="20"/>
          </w:rPr>
          <w:t>education</w:t>
        </w:r>
      </w:ins>
    </w:p>
    <w:p>
      <w:ins w:id="7f064dec-4db1-4097-9967-f9723031ea29" w:author="Live Bench" w:authorEmail="ai@example.com" w:date="2026-10-12T23:30:00.000Z">
        <w:r>
          <w:rPr>
            <w:rFonts w:ascii="Arial" w:hAnsi="Arial" w:eastAsia="Arial" w:cs="Arial"/>
            <w:sz w:val="20"/>
          </w:rPr>
          <w:t xml:space="preserve">Higher </w:t>
        </w:r>
      </w:ins>
    </w:p>
    <w:p>
      <w:ins w:id="7f064dec-4db1-4097-9967-f9723031ea29" w:author="Live Bench" w:authorEmail="ai@example.com" w:date="2026-10-12T23:30:00.000Z">
        <w:r>
          <w:rPr>
            <w:rFonts w:ascii="Arial" w:hAnsi="Arial" w:eastAsia="Arial" w:cs="Arial"/>
            <w:sz w:val="20"/>
          </w:rPr>
          <w:t>Higher education</w:t>
        </w:r>
      </w:ins>
    </w:p>
    <w:p>
      <w:ins w:id="7f064dec-4db1-4097-9967-f9723031ea29" w:author="Live Bench" w:authorEmail="ai@example.com" w:date="2026-10-12T23:30:00.000Z">
        <w:r>
          <w:rPr>
            <w:rFonts w:ascii="Arial" w:hAnsi="Arial" w:eastAsia="Arial" w:cs="Arial"/>
            <w:sz w:val="20"/>
          </w:rPr>
          <w:t>Higher education　Fromyear          month       toyear           month              years             years</w:t>
        </w:r>
      </w:ins>
    </w:p>
    <w:p>
      <w:ins w:id="7f064dec-4db1-4097-9967-f9723031ea29" w:author="Live Bench" w:authorEmail="ai@example.com" w:date="2026-10-12T23:30:00.000Z">
        <w:r>
          <w:rPr>
            <w:rFonts w:ascii="Arial" w:hAnsi="Arial" w:eastAsia="Arial" w:cs="Arial"/>
            <w:sz w:val="20"/>
          </w:rPr>
          <w:t xml:space="preserve">             years</w:t>
        </w:r>
      </w:ins>
    </w:p>
    <w:p>
      <w:ins w:id="7f064dec-4db1-4097-9967-f9723031ea29" w:author="Live Bench" w:authorEmail="ai@example.com" w:date="2026-10-12T23:30:00.000Z">
        <w:r>
          <w:rPr>
            <w:rFonts w:ascii="Arial" w:hAnsi="Arial" w:eastAsia="Arial" w:cs="Arial"/>
            <w:sz w:val="20"/>
          </w:rPr>
          <w:t xml:space="preserve">             years</w:t>
        </w:r>
      </w:ins>
    </w:p>
    <w:p>
      <w:ins w:id="7f064dec-4db1-4097-9967-f9723031ea29" w:author="Live Bench" w:authorEmail="ai@example.com" w:date="2026-10-12T23:30:00.000Z">
        <w:r>
          <w:rPr>
            <w:rFonts w:ascii="Arial" w:hAnsi="Arial" w:eastAsia="Arial" w:cs="Arial"/>
            <w:sz w:val="20"/>
          </w:rPr>
          <w:t xml:space="preserve">       years</w:t>
        </w:r>
      </w:ins>
    </w:p>
    <w:p>
      <w:ins w:id="7f064dec-4db1-4097-9967-f9723031ea29" w:author="Live Bench" w:authorEmail="ai@example.com" w:date="2026-10-12T23:30:00.000Z">
        <w:r>
          <w:rPr>
            <w:rFonts w:ascii="Arial" w:hAnsi="Arial" w:eastAsia="Arial" w:cs="Arial"/>
            <w:sz w:val="20"/>
          </w:rPr>
          <w:t xml:space="preserve">       years</w:t>
        </w:r>
      </w:ins>
    </w:p>
    <w:p>
      <w:ins w:id="7f064dec-4db1-4097-9967-f9723031ea29" w:author="Live Bench" w:authorEmail="ai@example.com" w:date="2026-10-12T23:30:00.000Z">
        <w:r>
          <w:rPr>
            <w:rFonts w:ascii="Arial" w:hAnsi="Arial" w:eastAsia="Arial" w:cs="Arial"/>
            <w:sz w:val="20"/>
          </w:rPr>
          <w:t xml:space="preserve">year           month       </w:t>
        </w:r>
      </w:ins>
    </w:p>
    <w:p>
      <w:ins w:id="7f064dec-4db1-4097-9967-f9723031ea29" w:author="Live Bench" w:authorEmail="ai@example.com" w:date="2026-10-12T23:30:00.000Z">
        <w:r>
          <w:rPr>
            <w:rFonts w:ascii="Arial" w:hAnsi="Arial" w:eastAsia="Arial" w:cs="Arial"/>
            <w:sz w:val="20"/>
          </w:rPr>
          <w:t xml:space="preserve">To      </w:t>
        </w:r>
      </w:ins>
    </w:p>
    <w:p>
      <w:ins w:id="7f064dec-4db1-4097-9967-f9723031ea29" w:author="Live Bench" w:authorEmail="ai@example.com" w:date="2026-10-12T23:30:00.000Z">
        <w:r>
          <w:rPr>
            <w:rFonts w:ascii="Arial" w:hAnsi="Arial" w:eastAsia="Arial" w:cs="Arial"/>
            <w:sz w:val="20"/>
          </w:rPr>
          <w:t xml:space="preserve">year          month </w:t>
        </w:r>
      </w:ins>
    </w:p>
    <w:p>
      <w:ins w:id="7f064dec-4db1-4097-9967-f9723031ea29" w:author="Live Bench" w:authorEmail="ai@example.com" w:date="2026-10-12T23:30:00.000Z">
        <w:r>
          <w:rPr>
            <w:rFonts w:ascii="Arial" w:hAnsi="Arial" w:eastAsia="Arial" w:cs="Arial"/>
            <w:sz w:val="20"/>
          </w:rPr>
          <w:t>From</w:t>
        </w:r>
      </w:ins>
    </w:p>
    <w:p>
      <w:ins w:id="7f064dec-4db1-4097-9967-f9723031ea29" w:author="Live Bench" w:authorEmail="ai@example.com" w:date="2026-10-12T23:30:00.000Z">
        <w:r>
          <w:rPr>
            <w:rFonts w:ascii="Arial" w:hAnsi="Arial" w:eastAsia="Arial" w:cs="Arial"/>
            <w:sz w:val="20"/>
          </w:rPr>
          <w:t xml:space="preserve">Fromyear          month To      year           month       </w:t>
        </w:r>
      </w:ins>
    </w:p>
    <w:p>
      <w:ins w:id="7f064dec-4db1-4097-9967-f9723031ea29" w:author="Live Bench" w:authorEmail="ai@example.com" w:date="2026-10-12T23:30:00.000Z">
        <w:r>
          <w:rPr>
            <w:rFonts w:ascii="Arial" w:hAnsi="Arial" w:eastAsia="Arial" w:cs="Arial"/>
            <w:sz w:val="20"/>
          </w:rPr>
          <w:t>education</w:t>
        </w:r>
      </w:ins>
    </w:p>
    <w:p>
      <w:ins w:id="7f064dec-4db1-4097-9967-f9723031ea29" w:author="Live Bench" w:authorEmail="ai@example.com" w:date="2026-10-12T23:30:00.000Z">
        <w:r>
          <w:rPr>
            <w:rFonts w:ascii="Arial" w:hAnsi="Arial" w:eastAsia="Arial" w:cs="Arial"/>
            <w:sz w:val="20"/>
          </w:rPr>
          <w:t xml:space="preserve">Secondary </w:t>
        </w:r>
      </w:ins>
    </w:p>
    <w:p>
      <w:ins w:id="7f064dec-4db1-4097-9967-f9723031ea29" w:author="Live Bench" w:authorEmail="ai@example.com" w:date="2026-10-12T23:30:00.000Z">
        <w:r>
          <w:rPr>
            <w:rFonts w:ascii="Arial" w:hAnsi="Arial" w:eastAsia="Arial" w:cs="Arial"/>
            <w:sz w:val="20"/>
          </w:rPr>
          <w:t>Secondary education</w:t>
        </w:r>
      </w:ins>
    </w:p>
    <w:p>
      <w:ins w:id="7f064dec-4db1-4097-9967-f9723031ea29" w:author="Live Bench" w:authorEmail="ai@example.com" w:date="2026-10-12T23:30:00.000Z">
        <w:r>
          <w:rPr>
            <w:rFonts w:ascii="Arial" w:hAnsi="Arial" w:eastAsia="Arial" w:cs="Arial"/>
            <w:sz w:val="20"/>
          </w:rPr>
          <w:t>Secondary education　Fromyear          month To      year           month              years             years</w:t>
        </w:r>
      </w:ins>
    </w:p>
    <w:p>
      <w:ins w:id="7f064dec-4db1-4097-9967-f9723031ea29" w:author="Live Bench" w:authorEmail="ai@example.com" w:date="2026-10-12T23:30:00.000Z">
        <w:r>
          <w:rPr>
            <w:rFonts w:ascii="Arial" w:hAnsi="Arial" w:eastAsia="Arial" w:cs="Arial"/>
            <w:sz w:val="20"/>
          </w:rPr>
          <w:t xml:space="preserve">              years</w:t>
        </w:r>
      </w:ins>
    </w:p>
    <w:p>
      <w:ins w:id="7f064dec-4db1-4097-9967-f9723031ea29" w:author="Live Bench" w:authorEmail="ai@example.com" w:date="2026-10-12T23:30:00.000Z">
        <w:r>
          <w:rPr>
            <w:rFonts w:ascii="Arial" w:hAnsi="Arial" w:eastAsia="Arial" w:cs="Arial"/>
            <w:sz w:val="20"/>
          </w:rPr>
          <w:t xml:space="preserve">              years</w:t>
        </w:r>
      </w:ins>
    </w:p>
    <w:p>
      <w:ins w:id="7f064dec-4db1-4097-9967-f9723031ea29" w:author="Live Bench" w:authorEmail="ai@example.com" w:date="2026-10-12T23:30:00.000Z">
        <w:r>
          <w:rPr>
            <w:rFonts w:ascii="Arial" w:hAnsi="Arial" w:eastAsia="Arial" w:cs="Arial"/>
            <w:sz w:val="20"/>
          </w:rPr>
          <w:t xml:space="preserve">       years</w:t>
        </w:r>
      </w:ins>
    </w:p>
    <w:p>
      <w:ins w:id="7f064dec-4db1-4097-9967-f9723031ea29" w:author="Live Bench" w:authorEmail="ai@example.com" w:date="2026-10-12T23:30:00.000Z">
        <w:r>
          <w:rPr>
            <w:rFonts w:ascii="Arial" w:hAnsi="Arial" w:eastAsia="Arial" w:cs="Arial"/>
            <w:sz w:val="20"/>
          </w:rPr>
          <w:t xml:space="preserve">       years</w:t>
        </w:r>
      </w:ins>
    </w:p>
    <w:p>
      <w:ins w:id="7f064dec-4db1-4097-9967-f9723031ea29" w:author="Live Bench" w:authorEmail="ai@example.com" w:date="2026-10-12T23:30:00.000Z">
        <w:r>
          <w:rPr>
            <w:rFonts w:ascii="Arial" w:hAnsi="Arial" w:eastAsia="Arial" w:cs="Arial"/>
            <w:sz w:val="20"/>
          </w:rPr>
          <w:t xml:space="preserve">year           month       </w:t>
        </w:r>
      </w:ins>
    </w:p>
    <w:p>
      <w:ins w:id="7f064dec-4db1-4097-9967-f9723031ea29" w:author="Live Bench" w:authorEmail="ai@example.com" w:date="2026-10-12T23:30:00.000Z">
        <w:r>
          <w:rPr>
            <w:rFonts w:ascii="Arial" w:hAnsi="Arial" w:eastAsia="Arial" w:cs="Arial"/>
            <w:sz w:val="20"/>
          </w:rPr>
          <w:t xml:space="preserve">To     </w:t>
        </w:r>
      </w:ins>
    </w:p>
    <w:p>
      <w:ins w:id="7f064dec-4db1-4097-9967-f9723031ea29" w:author="Live Bench" w:authorEmail="ai@example.com" w:date="2026-10-12T23:30:00.000Z">
        <w:r>
          <w:rPr>
            <w:rFonts w:ascii="Arial" w:hAnsi="Arial" w:eastAsia="Arial" w:cs="Arial"/>
            <w:sz w:val="20"/>
          </w:rPr>
          <w:t xml:space="preserve">year          month  </w:t>
        </w:r>
      </w:ins>
    </w:p>
    <w:p>
      <w:ins w:id="7f064dec-4db1-4097-9967-f9723031ea29" w:author="Live Bench" w:authorEmail="ai@example.com" w:date="2026-10-12T23:30:00.000Z">
        <w:r>
          <w:rPr>
            <w:rFonts w:ascii="Arial" w:hAnsi="Arial" w:eastAsia="Arial" w:cs="Arial"/>
            <w:sz w:val="20"/>
          </w:rPr>
          <w:t>From</w:t>
        </w:r>
      </w:ins>
    </w:p>
    <w:p>
      <w:ins w:id="7f064dec-4db1-4097-9967-f9723031ea29" w:author="Live Bench" w:authorEmail="ai@example.com" w:date="2026-10-12T23:30:00.000Z">
        <w:r>
          <w:rPr>
            <w:rFonts w:ascii="Arial" w:hAnsi="Arial" w:eastAsia="Arial" w:cs="Arial"/>
            <w:sz w:val="20"/>
          </w:rPr>
          <w:t xml:space="preserve">Fromyear          month  To     year           month       </w:t>
        </w:r>
      </w:ins>
    </w:p>
    <w:p>
      <w:ins w:id="7f064dec-4db1-4097-9967-f9723031ea29" w:author="Live Bench" w:authorEmail="ai@example.com" w:date="2026-10-12T23:30:00.000Z">
        <w:r>
          <w:rPr>
            <w:rFonts w:ascii="Arial" w:hAnsi="Arial" w:eastAsia="Arial" w:cs="Arial"/>
            <w:sz w:val="20"/>
          </w:rPr>
          <w:t>education</w:t>
        </w:r>
      </w:ins>
    </w:p>
    <w:p>
      <w:ins w:id="7f064dec-4db1-4097-9967-f9723031ea29" w:author="Live Bench" w:authorEmail="ai@example.com" w:date="2026-10-12T23:30:00.000Z">
        <w:r>
          <w:rPr>
            <w:rFonts w:ascii="Arial" w:hAnsi="Arial" w:eastAsia="Arial" w:cs="Arial"/>
            <w:sz w:val="20"/>
          </w:rPr>
          <w:t xml:space="preserve">Elementary </w:t>
        </w:r>
      </w:ins>
    </w:p>
    <w:p>
      <w:ins w:id="7f064dec-4db1-4097-9967-f9723031ea29" w:author="Live Bench" w:authorEmail="ai@example.com" w:date="2026-10-12T23:30:00.000Z">
        <w:r>
          <w:rPr>
            <w:rFonts w:ascii="Arial" w:hAnsi="Arial" w:eastAsia="Arial" w:cs="Arial"/>
            <w:sz w:val="20"/>
          </w:rPr>
          <w:t>Elementary education</w:t>
        </w:r>
      </w:ins>
    </w:p>
    <w:p>
      <w:ins w:id="7f064dec-4db1-4097-9967-f9723031ea29" w:author="Live Bench" w:authorEmail="ai@example.com" w:date="2026-10-12T23:30:00.000Z">
        <w:r>
          <w:rPr>
            <w:rFonts w:ascii="Arial" w:hAnsi="Arial" w:eastAsia="Arial" w:cs="Arial"/>
            <w:sz w:val="20"/>
          </w:rPr>
          <w:t>Elementary education　Fromyear          month  To     year           month              years              years</w:t>
        </w:r>
      </w:ins>
    </w:p>
    <w:p>
      <w:ins w:id="7f064dec-4db1-4097-9967-f9723031ea29" w:author="Live Bench" w:authorEmail="ai@example.com" w:date="2026-10-12T23:30:00.000Z">
        <w:r>
          <w:rPr>
            <w:rFonts w:ascii="Arial" w:hAnsi="Arial" w:eastAsia="Arial" w:cs="Arial"/>
            <w:sz w:val="20"/>
          </w:rPr>
          <w:t>Standard years required for graduation/completion</w:t>
        </w:r>
      </w:ins>
    </w:p>
    <w:p>
      <w:ins w:id="7f064dec-4db1-4097-9967-f9723031ea29" w:author="Live Bench" w:authorEmail="ai@example.com" w:date="2026-10-12T23:30:00.000Z">
        <w:r>
          <w:rPr>
            <w:rFonts w:ascii="Arial" w:hAnsi="Arial" w:eastAsia="Arial" w:cs="Arial"/>
            <w:sz w:val="20"/>
          </w:rPr>
          <w:t>Standard years required for graduation/completion</w:t>
        </w:r>
      </w:ins>
    </w:p>
    <w:p>
      <w:ins w:id="7f064dec-4db1-4097-9967-f9723031ea29" w:author="Live Bench" w:authorEmail="ai@example.com" w:date="2026-10-12T23:30:00.000Z">
        <w:r>
          <w:rPr>
            <w:rFonts w:ascii="Arial" w:hAnsi="Arial" w:eastAsia="Arial" w:cs="Arial"/>
            <w:sz w:val="20"/>
          </w:rPr>
          <w:t>Years attended</w:t>
        </w:r>
      </w:ins>
    </w:p>
    <w:p>
      <w:ins w:id="7f064dec-4db1-4097-9967-f9723031ea29" w:author="Live Bench" w:authorEmail="ai@example.com" w:date="2026-10-12T23:30:00.000Z">
        <w:r>
          <w:rPr>
            <w:rFonts w:ascii="Arial" w:hAnsi="Arial" w:eastAsia="Arial" w:cs="Arial"/>
            <w:sz w:val="20"/>
          </w:rPr>
          <w:t>Years attended</w:t>
        </w:r>
      </w:ins>
    </w:p>
    <w:p>
      <w:ins w:id="7f064dec-4db1-4097-9967-f9723031ea29" w:author="Live Bench" w:authorEmail="ai@example.com" w:date="2026-10-12T23:30:00.000Z">
        <w:r>
          <w:rPr>
            <w:rFonts w:ascii="Arial" w:hAnsi="Arial" w:eastAsia="Arial" w:cs="Arial"/>
            <w:sz w:val="20"/>
          </w:rPr>
          <w:t>Dates: from–until</w:t>
        </w:r>
      </w:ins>
    </w:p>
    <w:p>
      <w:ins w:id="7f064dec-4db1-4097-9967-f9723031ea29" w:author="Live Bench" w:authorEmail="ai@example.com" w:date="2026-10-12T23:30:00.000Z">
        <w:r>
          <w:rPr>
            <w:rFonts w:ascii="Arial" w:hAnsi="Arial" w:eastAsia="Arial" w:cs="Arial"/>
            <w:sz w:val="20"/>
          </w:rPr>
          <w:t>Dates: from–until</w:t>
        </w:r>
      </w:ins>
    </w:p>
    <w:p>
      <w:ins w:id="7f064dec-4db1-4097-9967-f9723031ea29" w:author="Live Bench" w:authorEmail="ai@example.com" w:date="2026-10-12T23:30:00.000Z">
        <w:r>
          <w:rPr>
            <w:rFonts w:ascii="Arial" w:hAnsi="Arial" w:eastAsia="Arial" w:cs="Arial"/>
            <w:sz w:val="20"/>
          </w:rPr>
          <w:t xml:space="preserve">Name of school </w:t>
        </w:r>
      </w:ins>
    </w:p>
    <w:p>
      <w:ins w:id="7f064dec-4db1-4097-9967-f9723031ea29" w:author="Live Bench" w:authorEmail="ai@example.com" w:date="2026-10-12T23:30:00.000Z">
        <w:r>
          <w:rPr>
            <w:rFonts w:ascii="Arial" w:hAnsi="Arial" w:eastAsia="Arial" w:cs="Arial"/>
            <w:sz w:val="20"/>
          </w:rPr>
          <w:t xml:space="preserve">Name of school </w:t>
        </w:r>
      </w:ins>
    </w:p>
    <w:p>
      <w:ins w:id="7f064dec-4db1-4097-9967-f9723031ea29" w:author="Live Bench" w:authorEmail="ai@example.com" w:date="2026-10-12T23:30:00.000Z">
        <w:r>
          <w:rPr>
            <w:rFonts w:ascii="Arial" w:hAnsi="Arial" w:eastAsia="Arial" w:cs="Arial"/>
            <w:sz w:val="20"/>
          </w:rPr>
          <w:t>Name of school Dates: from–untilYears attendedStandard years required for graduation/completion</w:t>
        </w:r>
      </w:ins>
    </w:p>
    <w:p>
      <w:ins w:id="7f064dec-4db1-4097-9967-f9723031ea29" w:author="Live Bench" w:authorEmail="ai@example.com" w:date="2026-10-12T23:30:00.000Z">
        <w:r>
          <w:rPr>
            <w:rFonts w:ascii="Arial" w:hAnsi="Arial" w:eastAsia="Arial" w:cs="Arial"/>
            <w:sz w:val="20"/>
          </w:rPr>
          <w:t>Name of school Dates: from–untilYears attendedStandard years required for graduation/completionElementary education　Fromyear          month  To     year           month              years              yearsSecondary education　Fromyear          month To      year           month              years             yearsHigher education　Fromyear          month       toyear           month              years             yearsUndergraduate education　From year          month       year           month              years             years</w:t>
        </w:r>
      </w:ins>
    </w:p>
    <w:p>
      <w:ins w:id="7f064dec-4db1-4097-9967-f9723031ea29" w:author="Live Bench" w:authorEmail="ai@example.com" w:date="2026-10-12T23:30:00.000Z">
        <w:r>
          <w:rPr>
            <w:rFonts w:ascii="Arial" w:hAnsi="Arial" w:eastAsia="Arial" w:cs="Arial"/>
            <w:sz w:val="20"/>
          </w:rPr>
          <w:t>6. EDUCATIONAL BACKGROUND</w:t>
        </w:r>
      </w:ins>
    </w:p>
    <w:sectPr w:rsidR="00482BA7" w:rsidRPr="00877DC0" w:rsidSect="00865445">
      <w:headerReference w:type="default" r:id="rId8"/>
      <w:footerReference w:type="default" r:id="rId9"/>
      <w:pgSz w:w="11906" w:h="16838"/>
      <w:pgMar w:top="1417" w:right="1417" w:bottom="1134" w:left="1417"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15C9F5" w14:textId="77777777" w:rsidR="00082E83" w:rsidRDefault="00082E83" w:rsidP="00865445">
      <w:pPr>
        <w:spacing w:after="0" w:line="240" w:lineRule="auto"/>
      </w:pPr>
      <w:r>
        <w:separator/>
      </w:r>
    </w:p>
  </w:endnote>
  <w:endnote w:type="continuationSeparator" w:id="0">
    <w:p w14:paraId="250EA82A" w14:textId="77777777" w:rsidR="00082E83" w:rsidRDefault="00082E83" w:rsidP="00865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35993B" w14:textId="59E6658B" w:rsidR="000F71DA" w:rsidRPr="000F71DA" w:rsidRDefault="000F71DA" w:rsidP="000F71DA">
    <w:pPr>
      <w:pStyle w:val="TableParagraph"/>
      <w:spacing w:before="157" w:line="232" w:lineRule="auto"/>
      <w:ind w:left="70" w:right="2107" w:hanging="2"/>
      <w:rPr>
        <w:rFonts w:ascii="Arial" w:hAnsi="Arial" w:cs="Arial"/>
        <w:sz w:val="20"/>
        <w:szCs w:val="20"/>
      </w:rPr>
    </w:pPr>
    <w:r w:rsidRPr="000F71DA">
      <w:rPr>
        <w:rFonts w:ascii="Arial" w:hAnsi="Arial" w:cs="Arial"/>
        <w:sz w:val="20"/>
        <w:szCs w:val="20"/>
      </w:rPr>
      <w:t>Kontoverbindung:</w:t>
    </w:r>
  </w:p>
  <w:p w14:paraId="0104A7E2" w14:textId="77777777" w:rsidR="000F71DA" w:rsidRPr="000F71DA" w:rsidRDefault="000F71DA" w:rsidP="000F71DA">
    <w:pPr>
      <w:pStyle w:val="TableParagraph"/>
      <w:spacing w:before="157" w:line="232" w:lineRule="auto"/>
      <w:ind w:left="70" w:right="2107" w:hanging="2"/>
      <w:rPr>
        <w:rFonts w:ascii="Arial" w:hAnsi="Arial" w:cs="Arial"/>
        <w:color w:val="0F0F11"/>
        <w:spacing w:val="-2"/>
        <w:w w:val="105"/>
        <w:sz w:val="20"/>
        <w:szCs w:val="20"/>
      </w:rPr>
    </w:pPr>
    <w:r w:rsidRPr="000F71DA">
      <w:rPr>
        <w:rFonts w:ascii="Arial" w:hAnsi="Arial" w:cs="Arial"/>
        <w:color w:val="0F0F11"/>
        <w:sz w:val="20"/>
        <w:szCs w:val="20"/>
      </w:rPr>
      <w:t>VR</w:t>
    </w:r>
    <w:r w:rsidRPr="000F71DA">
      <w:rPr>
        <w:rFonts w:ascii="Arial" w:hAnsi="Arial" w:cs="Arial"/>
        <w:color w:val="0F0F11"/>
        <w:spacing w:val="-7"/>
        <w:sz w:val="20"/>
        <w:szCs w:val="20"/>
      </w:rPr>
      <w:t xml:space="preserve"> </w:t>
    </w:r>
    <w:r w:rsidRPr="000F71DA">
      <w:rPr>
        <w:rFonts w:ascii="Arial" w:hAnsi="Arial" w:cs="Arial"/>
        <w:color w:val="0F0F11"/>
        <w:sz w:val="20"/>
        <w:szCs w:val="20"/>
      </w:rPr>
      <w:t>PLUS Altmark-Wendland</w:t>
    </w:r>
    <w:r w:rsidRPr="000F71DA">
      <w:rPr>
        <w:rFonts w:ascii="Arial" w:hAnsi="Arial" w:cs="Arial"/>
        <w:color w:val="0F0F11"/>
        <w:spacing w:val="-7"/>
        <w:sz w:val="20"/>
        <w:szCs w:val="20"/>
      </w:rPr>
      <w:t xml:space="preserve"> </w:t>
    </w:r>
    <w:r w:rsidRPr="000F71DA">
      <w:rPr>
        <w:rFonts w:ascii="Arial" w:hAnsi="Arial" w:cs="Arial"/>
        <w:color w:val="0F0F11"/>
        <w:sz w:val="20"/>
        <w:szCs w:val="20"/>
      </w:rPr>
      <w:t xml:space="preserve">eG </w:t>
    </w:r>
    <w:r w:rsidRPr="000F71DA">
      <w:rPr>
        <w:rFonts w:ascii="Arial" w:hAnsi="Arial" w:cs="Arial"/>
        <w:color w:val="232324"/>
        <w:w w:val="105"/>
        <w:sz w:val="20"/>
        <w:szCs w:val="20"/>
      </w:rPr>
      <w:t xml:space="preserve">Am </w:t>
    </w:r>
    <w:r w:rsidRPr="000F71DA">
      <w:rPr>
        <w:rFonts w:ascii="Arial" w:hAnsi="Arial" w:cs="Arial"/>
        <w:color w:val="0F0F11"/>
        <w:w w:val="105"/>
        <w:sz w:val="20"/>
        <w:szCs w:val="20"/>
      </w:rPr>
      <w:t>Kleinbahnhof 5 29439</w:t>
    </w:r>
    <w:r w:rsidRPr="000F71DA">
      <w:rPr>
        <w:rFonts w:ascii="Arial" w:hAnsi="Arial" w:cs="Arial"/>
        <w:color w:val="0F0F11"/>
        <w:spacing w:val="-12"/>
        <w:w w:val="105"/>
        <w:sz w:val="20"/>
        <w:szCs w:val="20"/>
      </w:rPr>
      <w:t xml:space="preserve"> </w:t>
    </w:r>
    <w:r w:rsidRPr="000F71DA">
      <w:rPr>
        <w:rFonts w:ascii="Arial" w:hAnsi="Arial" w:cs="Arial"/>
        <w:color w:val="0F0F11"/>
        <w:spacing w:val="-2"/>
        <w:w w:val="105"/>
        <w:sz w:val="20"/>
        <w:szCs w:val="20"/>
      </w:rPr>
      <w:t>Lüchow</w:t>
    </w:r>
  </w:p>
  <w:p w14:paraId="630A38AE" w14:textId="11D70436" w:rsidR="000F71DA" w:rsidRPr="000F71DA" w:rsidRDefault="000F71DA" w:rsidP="000F71DA">
    <w:pPr>
      <w:pStyle w:val="TableParagraph"/>
      <w:spacing w:before="157" w:line="232" w:lineRule="auto"/>
      <w:ind w:left="70" w:right="2107" w:hanging="2"/>
      <w:rPr>
        <w:rFonts w:ascii="Arial" w:hAnsi="Arial" w:cs="Arial"/>
        <w:color w:val="0F0F11"/>
        <w:spacing w:val="-2"/>
        <w:w w:val="105"/>
        <w:sz w:val="20"/>
        <w:szCs w:val="20"/>
      </w:rPr>
    </w:pPr>
    <w:r w:rsidRPr="000F71DA">
      <w:rPr>
        <w:rFonts w:ascii="Arial" w:hAnsi="Arial" w:cs="Arial"/>
        <w:color w:val="4B4D4F"/>
        <w:w w:val="110"/>
        <w:sz w:val="20"/>
        <w:szCs w:val="20"/>
      </w:rPr>
      <w:t>IBAN: DE34</w:t>
    </w:r>
    <w:r w:rsidRPr="000F71DA">
      <w:rPr>
        <w:rFonts w:ascii="Arial" w:hAnsi="Arial" w:cs="Arial"/>
        <w:color w:val="4B4D4F"/>
        <w:spacing w:val="-10"/>
        <w:w w:val="110"/>
        <w:sz w:val="20"/>
        <w:szCs w:val="20"/>
      </w:rPr>
      <w:t xml:space="preserve"> </w:t>
    </w:r>
    <w:r w:rsidRPr="000F71DA">
      <w:rPr>
        <w:rFonts w:ascii="Arial" w:hAnsi="Arial" w:cs="Arial"/>
        <w:color w:val="3D3D3F"/>
        <w:w w:val="110"/>
        <w:sz w:val="20"/>
        <w:szCs w:val="20"/>
      </w:rPr>
      <w:t>2586</w:t>
    </w:r>
    <w:r w:rsidRPr="000F71DA">
      <w:rPr>
        <w:rFonts w:ascii="Arial" w:hAnsi="Arial" w:cs="Arial"/>
        <w:color w:val="3D3D3F"/>
        <w:spacing w:val="-22"/>
        <w:w w:val="110"/>
        <w:sz w:val="20"/>
        <w:szCs w:val="20"/>
      </w:rPr>
      <w:t xml:space="preserve"> </w:t>
    </w:r>
    <w:r w:rsidRPr="000F71DA">
      <w:rPr>
        <w:rFonts w:ascii="Arial" w:hAnsi="Arial" w:cs="Arial"/>
        <w:color w:val="3D3D3F"/>
        <w:w w:val="110"/>
        <w:sz w:val="20"/>
        <w:szCs w:val="20"/>
      </w:rPr>
      <w:t>3489</w:t>
    </w:r>
    <w:r w:rsidRPr="000F71DA">
      <w:rPr>
        <w:rFonts w:ascii="Arial" w:hAnsi="Arial" w:cs="Arial"/>
        <w:color w:val="3D3D3F"/>
        <w:spacing w:val="-17"/>
        <w:w w:val="110"/>
        <w:sz w:val="20"/>
        <w:szCs w:val="20"/>
      </w:rPr>
      <w:t xml:space="preserve"> </w:t>
    </w:r>
    <w:r w:rsidRPr="000F71DA">
      <w:rPr>
        <w:rFonts w:ascii="Arial" w:hAnsi="Arial" w:cs="Arial"/>
        <w:color w:val="232324"/>
        <w:w w:val="110"/>
        <w:sz w:val="20"/>
        <w:szCs w:val="20"/>
      </w:rPr>
      <w:t>1</w:t>
    </w:r>
    <w:r w:rsidRPr="000F71DA">
      <w:rPr>
        <w:rFonts w:ascii="Arial" w:hAnsi="Arial" w:cs="Arial"/>
        <w:color w:val="3D3D3F"/>
        <w:w w:val="110"/>
        <w:sz w:val="20"/>
        <w:szCs w:val="20"/>
      </w:rPr>
      <w:t>705</w:t>
    </w:r>
    <w:r w:rsidRPr="000F71DA">
      <w:rPr>
        <w:rFonts w:ascii="Arial" w:hAnsi="Arial" w:cs="Arial"/>
        <w:color w:val="3D3D3F"/>
        <w:spacing w:val="-29"/>
        <w:w w:val="110"/>
        <w:sz w:val="20"/>
        <w:szCs w:val="20"/>
      </w:rPr>
      <w:t xml:space="preserve"> </w:t>
    </w:r>
    <w:r w:rsidRPr="000F71DA">
      <w:rPr>
        <w:rFonts w:ascii="Arial" w:hAnsi="Arial" w:cs="Arial"/>
        <w:color w:val="626466"/>
        <w:w w:val="110"/>
        <w:sz w:val="20"/>
        <w:szCs w:val="20"/>
      </w:rPr>
      <w:t>4</w:t>
    </w:r>
    <w:r w:rsidRPr="000F71DA">
      <w:rPr>
        <w:rFonts w:ascii="Arial" w:hAnsi="Arial" w:cs="Arial"/>
        <w:color w:val="3D3D3F"/>
        <w:w w:val="110"/>
        <w:sz w:val="20"/>
        <w:szCs w:val="20"/>
      </w:rPr>
      <w:t>31</w:t>
    </w:r>
    <w:r w:rsidRPr="000F71DA">
      <w:rPr>
        <w:rFonts w:ascii="Arial" w:hAnsi="Arial" w:cs="Arial"/>
        <w:color w:val="232324"/>
        <w:w w:val="110"/>
        <w:sz w:val="20"/>
        <w:szCs w:val="20"/>
      </w:rPr>
      <w:t>1</w:t>
    </w:r>
    <w:r w:rsidRPr="000F71DA">
      <w:rPr>
        <w:rFonts w:ascii="Arial" w:hAnsi="Arial" w:cs="Arial"/>
        <w:color w:val="232324"/>
        <w:spacing w:val="-30"/>
        <w:w w:val="110"/>
        <w:sz w:val="20"/>
        <w:szCs w:val="20"/>
      </w:rPr>
      <w:t xml:space="preserve"> </w:t>
    </w:r>
    <w:r w:rsidRPr="000F71DA">
      <w:rPr>
        <w:rFonts w:ascii="Arial" w:hAnsi="Arial" w:cs="Arial"/>
        <w:color w:val="4B4D4F"/>
        <w:spacing w:val="-5"/>
        <w:w w:val="110"/>
        <w:sz w:val="20"/>
        <w:szCs w:val="20"/>
      </w:rPr>
      <w:t xml:space="preserve">00 BIC: </w:t>
    </w:r>
    <w:proofErr w:type="spellStart"/>
    <w:r w:rsidRPr="000F71DA">
      <w:rPr>
        <w:rFonts w:ascii="Arial" w:hAnsi="Arial" w:cs="Arial"/>
        <w:color w:val="4B4D4F"/>
        <w:spacing w:val="-5"/>
        <w:w w:val="110"/>
        <w:sz w:val="20"/>
        <w:szCs w:val="20"/>
      </w:rPr>
      <w:t>G</w:t>
    </w:r>
    <w:r w:rsidRPr="000F71DA">
      <w:rPr>
        <w:rFonts w:ascii="Arial" w:hAnsi="Arial" w:cs="Arial"/>
        <w:color w:val="3D3D3F"/>
        <w:spacing w:val="-2"/>
        <w:w w:val="105"/>
        <w:sz w:val="20"/>
        <w:szCs w:val="20"/>
      </w:rPr>
      <w:t>E</w:t>
    </w:r>
    <w:r w:rsidRPr="000F71DA">
      <w:rPr>
        <w:rFonts w:ascii="Arial" w:hAnsi="Arial" w:cs="Arial"/>
        <w:color w:val="747577"/>
        <w:spacing w:val="-2"/>
        <w:w w:val="105"/>
        <w:sz w:val="20"/>
        <w:szCs w:val="20"/>
      </w:rPr>
      <w:t>N</w:t>
    </w:r>
    <w:r w:rsidRPr="000F71DA">
      <w:rPr>
        <w:rFonts w:ascii="Arial" w:hAnsi="Arial" w:cs="Arial"/>
        <w:color w:val="4B4D4F"/>
        <w:spacing w:val="-2"/>
        <w:w w:val="105"/>
        <w:sz w:val="20"/>
        <w:szCs w:val="20"/>
      </w:rPr>
      <w:t>ODEF</w:t>
    </w:r>
    <w:r w:rsidRPr="000F71DA">
      <w:rPr>
        <w:rFonts w:ascii="Arial" w:hAnsi="Arial" w:cs="Arial"/>
        <w:color w:val="232324"/>
        <w:spacing w:val="-2"/>
        <w:w w:val="105"/>
        <w:sz w:val="20"/>
        <w:szCs w:val="20"/>
      </w:rPr>
      <w:t>l</w:t>
    </w:r>
    <w:r w:rsidRPr="000F71DA">
      <w:rPr>
        <w:rFonts w:ascii="Arial" w:hAnsi="Arial" w:cs="Arial"/>
        <w:color w:val="4B4D4F"/>
        <w:spacing w:val="-2"/>
        <w:w w:val="105"/>
        <w:sz w:val="20"/>
        <w:szCs w:val="20"/>
      </w:rPr>
      <w:t>WOT</w:t>
    </w:r>
    <w:proofErr w:type="spellEnd"/>
  </w:p>
  <w:p w14:paraId="08999081" w14:textId="7BCC2DE9" w:rsidR="000F71DA" w:rsidRPr="000F71DA" w:rsidRDefault="000F71DA" w:rsidP="000F71DA">
    <w:pPr>
      <w:pStyle w:val="TableParagraph"/>
      <w:spacing w:before="157" w:line="232" w:lineRule="auto"/>
      <w:ind w:left="70" w:right="2107" w:hanging="2"/>
      <w:rPr>
        <w:rFonts w:ascii="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EE77C8" w14:textId="77777777" w:rsidR="00082E83" w:rsidRDefault="00082E83" w:rsidP="00865445">
      <w:pPr>
        <w:spacing w:after="0" w:line="240" w:lineRule="auto"/>
      </w:pPr>
      <w:r>
        <w:separator/>
      </w:r>
    </w:p>
  </w:footnote>
  <w:footnote w:type="continuationSeparator" w:id="0">
    <w:p w14:paraId="0555854E" w14:textId="77777777" w:rsidR="00082E83" w:rsidRDefault="00082E83" w:rsidP="008654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42104F" w14:textId="0819F9D8" w:rsidR="00865445" w:rsidRDefault="00865445" w:rsidP="00283C25">
    <w:pPr>
      <w:pStyle w:val="Kopfzeile"/>
      <w:jc w:val="center"/>
    </w:pPr>
    <w:r>
      <w:rPr>
        <w:noProof/>
        <w:lang w:eastAsia="de-DE"/>
      </w:rPr>
      <w:drawing>
        <wp:inline distT="0" distB="0" distL="0" distR="0" wp14:anchorId="2B929E11" wp14:editId="0B03A3A9">
          <wp:extent cx="2954211" cy="792000"/>
          <wp:effectExtent l="0" t="0" r="0" b="8255"/>
          <wp:docPr id="9" name="Grafik 9" descr="D:\Documents\A Verein\Marketing\Sprechzimmer-Logo-V1-e16762348949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s\A Verein\Marketing\Sprechzimmer-Logo-V1-e1676234894980.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4211" cy="792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126B07"/>
    <w:multiLevelType w:val="hybridMultilevel"/>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7013BA"/>
    <w:multiLevelType w:val="hybridMultilevel"/>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47962">
    <w:abstractNumId w:val="0"/>
  </w:num>
  <w:num w:numId="2" w16cid:durableId="485517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evenAndOddHeaders/>
  <w:characterSpacingControl w:val="doNotCompress"/>
  <w:hdrShapeDefaults>
    <o:shapedefaults v:ext="edit" spidmax="2049"/>
  </w:hdrShapeDefaults>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1072"/>
    <w:rsid w:val="0004676C"/>
    <w:rsid w:val="00070136"/>
    <w:rsid w:val="00082E83"/>
    <w:rsid w:val="00090D29"/>
    <w:rsid w:val="000F71DA"/>
    <w:rsid w:val="001C0196"/>
    <w:rsid w:val="001C3EF8"/>
    <w:rsid w:val="00283C25"/>
    <w:rsid w:val="002E20DF"/>
    <w:rsid w:val="003A5C55"/>
    <w:rsid w:val="00410843"/>
    <w:rsid w:val="00482BA7"/>
    <w:rsid w:val="0055683E"/>
    <w:rsid w:val="00654FC6"/>
    <w:rsid w:val="00733D87"/>
    <w:rsid w:val="00800205"/>
    <w:rsid w:val="00865445"/>
    <w:rsid w:val="00877DC0"/>
    <w:rsid w:val="00A214F3"/>
    <w:rsid w:val="00A51072"/>
    <w:rsid w:val="00B41C09"/>
    <w:rsid w:val="00CE27C5"/>
    <w:rsid w:val="00D245F5"/>
    <w:rsid w:val="00DB5705"/>
    <w:rsid w:val="00DC371A"/>
    <w:rsid w:val="00DF6995"/>
    <w:rsid w:val="00E06E9B"/>
    <w:rsid w:val="00E959E7"/>
    <w:rsid w:val="00F26922"/>
    <w:rsid w:val="00F65A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D7474C"/>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2">
    <w:name w:val="heading 2"/>
    <w:basedOn w:val="Standard"/>
    <w:link w:val="berschrift2Zchn"/>
    <w:uiPriority w:val="1"/>
    <w:qFormat/>
    <w:rsid w:val="000F71DA"/>
    <w:pPr>
      <w:widowControl w:val="0"/>
      <w:autoSpaceDE w:val="0"/>
      <w:autoSpaceDN w:val="0"/>
      <w:spacing w:before="31" w:after="0" w:line="240" w:lineRule="auto"/>
      <w:ind w:left="727"/>
      <w:outlineLvl w:val="1"/>
    </w:pPr>
    <w:rPr>
      <w:rFonts w:ascii="Courier New" w:eastAsia="Courier New" w:hAnsi="Courier New" w:cs="Courier New"/>
      <w:sz w:val="19"/>
      <w:szCs w:val="1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544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65445"/>
  </w:style>
  <w:style w:type="paragraph" w:styleId="Fuzeile">
    <w:name w:val="footer"/>
    <w:basedOn w:val="Standard"/>
    <w:link w:val="FuzeileZchn"/>
    <w:uiPriority w:val="99"/>
    <w:unhideWhenUsed/>
    <w:rsid w:val="0086544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65445"/>
  </w:style>
  <w:style w:type="paragraph" w:styleId="Sprechblasentext">
    <w:name w:val="Balloon Text"/>
    <w:basedOn w:val="Standard"/>
    <w:link w:val="SprechblasentextZchn"/>
    <w:uiPriority w:val="99"/>
    <w:semiHidden/>
    <w:unhideWhenUsed/>
    <w:rsid w:val="00865445"/>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65445"/>
    <w:rPr>
      <w:rFonts w:ascii="Tahoma" w:hAnsi="Tahoma" w:cs="Tahoma"/>
      <w:sz w:val="16"/>
      <w:szCs w:val="16"/>
    </w:rPr>
  </w:style>
  <w:style w:type="paragraph" w:styleId="Titel">
    <w:name w:val="Title"/>
    <w:basedOn w:val="Standard"/>
    <w:link w:val="TitelZchn"/>
    <w:uiPriority w:val="1"/>
    <w:qFormat/>
    <w:rsid w:val="000F71DA"/>
    <w:pPr>
      <w:widowControl w:val="0"/>
      <w:autoSpaceDE w:val="0"/>
      <w:autoSpaceDN w:val="0"/>
      <w:spacing w:before="92" w:after="0" w:line="240" w:lineRule="auto"/>
      <w:ind w:left="840"/>
    </w:pPr>
    <w:rPr>
      <w:rFonts w:ascii="Arial" w:eastAsia="Arial" w:hAnsi="Arial" w:cs="Arial"/>
      <w:b/>
      <w:bCs/>
      <w:sz w:val="26"/>
      <w:szCs w:val="26"/>
    </w:rPr>
  </w:style>
  <w:style w:type="character" w:customStyle="1" w:styleId="TitelZchn">
    <w:name w:val="Titel Zchn"/>
    <w:basedOn w:val="Absatz-Standardschriftart"/>
    <w:link w:val="Titel"/>
    <w:uiPriority w:val="1"/>
    <w:rsid w:val="000F71DA"/>
    <w:rPr>
      <w:rFonts w:ascii="Arial" w:eastAsia="Arial" w:hAnsi="Arial" w:cs="Arial"/>
      <w:b/>
      <w:bCs/>
      <w:sz w:val="26"/>
      <w:szCs w:val="26"/>
    </w:rPr>
  </w:style>
  <w:style w:type="paragraph" w:customStyle="1" w:styleId="TableParagraph">
    <w:name w:val="Table Paragraph"/>
    <w:basedOn w:val="Standard"/>
    <w:uiPriority w:val="1"/>
    <w:qFormat/>
    <w:rsid w:val="000F71DA"/>
    <w:pPr>
      <w:widowControl w:val="0"/>
      <w:autoSpaceDE w:val="0"/>
      <w:autoSpaceDN w:val="0"/>
      <w:spacing w:after="0" w:line="240" w:lineRule="auto"/>
      <w:ind w:left="474"/>
    </w:pPr>
    <w:rPr>
      <w:rFonts w:ascii="Courier New" w:eastAsia="Courier New" w:hAnsi="Courier New" w:cs="Courier New"/>
    </w:rPr>
  </w:style>
  <w:style w:type="character" w:customStyle="1" w:styleId="berschrift2Zchn">
    <w:name w:val="Überschrift 2 Zchn"/>
    <w:basedOn w:val="Absatz-Standardschriftart"/>
    <w:link w:val="berschrift2"/>
    <w:uiPriority w:val="1"/>
    <w:rsid w:val="000F71DA"/>
    <w:rPr>
      <w:rFonts w:ascii="Courier New" w:eastAsia="Courier New" w:hAnsi="Courier New" w:cs="Courier New"/>
      <w:sz w:val="19"/>
      <w:szCs w:val="19"/>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2">
    <w:name w:val="heading 2"/>
    <w:basedOn w:val="Standard"/>
    <w:link w:val="berschrift2Zchn"/>
    <w:uiPriority w:val="1"/>
    <w:qFormat/>
    <w:rsid w:val="000F71DA"/>
    <w:pPr>
      <w:widowControl w:val="0"/>
      <w:autoSpaceDE w:val="0"/>
      <w:autoSpaceDN w:val="0"/>
      <w:spacing w:before="31" w:after="0" w:line="240" w:lineRule="auto"/>
      <w:ind w:left="727"/>
      <w:outlineLvl w:val="1"/>
    </w:pPr>
    <w:rPr>
      <w:rFonts w:ascii="Courier New" w:eastAsia="Courier New" w:hAnsi="Courier New" w:cs="Courier New"/>
      <w:sz w:val="19"/>
      <w:szCs w:val="1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544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65445"/>
  </w:style>
  <w:style w:type="paragraph" w:styleId="Fuzeile">
    <w:name w:val="footer"/>
    <w:basedOn w:val="Standard"/>
    <w:link w:val="FuzeileZchn"/>
    <w:uiPriority w:val="99"/>
    <w:unhideWhenUsed/>
    <w:rsid w:val="0086544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65445"/>
  </w:style>
  <w:style w:type="paragraph" w:styleId="Sprechblasentext">
    <w:name w:val="Balloon Text"/>
    <w:basedOn w:val="Standard"/>
    <w:link w:val="SprechblasentextZchn"/>
    <w:uiPriority w:val="99"/>
    <w:semiHidden/>
    <w:unhideWhenUsed/>
    <w:rsid w:val="00865445"/>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65445"/>
    <w:rPr>
      <w:rFonts w:ascii="Tahoma" w:hAnsi="Tahoma" w:cs="Tahoma"/>
      <w:sz w:val="16"/>
      <w:szCs w:val="16"/>
    </w:rPr>
  </w:style>
  <w:style w:type="paragraph" w:styleId="Titel">
    <w:name w:val="Title"/>
    <w:basedOn w:val="Standard"/>
    <w:link w:val="TitelZchn"/>
    <w:uiPriority w:val="1"/>
    <w:qFormat/>
    <w:rsid w:val="000F71DA"/>
    <w:pPr>
      <w:widowControl w:val="0"/>
      <w:autoSpaceDE w:val="0"/>
      <w:autoSpaceDN w:val="0"/>
      <w:spacing w:before="92" w:after="0" w:line="240" w:lineRule="auto"/>
      <w:ind w:left="840"/>
    </w:pPr>
    <w:rPr>
      <w:rFonts w:ascii="Arial" w:eastAsia="Arial" w:hAnsi="Arial" w:cs="Arial"/>
      <w:b/>
      <w:bCs/>
      <w:sz w:val="26"/>
      <w:szCs w:val="26"/>
    </w:rPr>
  </w:style>
  <w:style w:type="character" w:customStyle="1" w:styleId="TitelZchn">
    <w:name w:val="Titel Zchn"/>
    <w:basedOn w:val="Absatz-Standardschriftart"/>
    <w:link w:val="Titel"/>
    <w:uiPriority w:val="1"/>
    <w:rsid w:val="000F71DA"/>
    <w:rPr>
      <w:rFonts w:ascii="Arial" w:eastAsia="Arial" w:hAnsi="Arial" w:cs="Arial"/>
      <w:b/>
      <w:bCs/>
      <w:sz w:val="26"/>
      <w:szCs w:val="26"/>
    </w:rPr>
  </w:style>
  <w:style w:type="paragraph" w:customStyle="1" w:styleId="TableParagraph">
    <w:name w:val="Table Paragraph"/>
    <w:basedOn w:val="Standard"/>
    <w:uiPriority w:val="1"/>
    <w:qFormat/>
    <w:rsid w:val="000F71DA"/>
    <w:pPr>
      <w:widowControl w:val="0"/>
      <w:autoSpaceDE w:val="0"/>
      <w:autoSpaceDN w:val="0"/>
      <w:spacing w:after="0" w:line="240" w:lineRule="auto"/>
      <w:ind w:left="474"/>
    </w:pPr>
    <w:rPr>
      <w:rFonts w:ascii="Courier New" w:eastAsia="Courier New" w:hAnsi="Courier New" w:cs="Courier New"/>
    </w:rPr>
  </w:style>
  <w:style w:type="character" w:customStyle="1" w:styleId="berschrift2Zchn">
    <w:name w:val="Überschrift 2 Zchn"/>
    <w:basedOn w:val="Absatz-Standardschriftart"/>
    <w:link w:val="berschrift2"/>
    <w:uiPriority w:val="1"/>
    <w:rsid w:val="000F71DA"/>
    <w:rPr>
      <w:rFonts w:ascii="Courier New" w:eastAsia="Courier New" w:hAnsi="Courier New" w:cs="Courier New"/>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Relationships xmlns="http://schemas.openxmlformats.org/package/2006/relationships"><Relationship Id="rId8" Type="http://schemas.openxmlformats.org/officeDocument/2006/relationships/header" Target="header1.xml" /><Relationship Id="rId3" Type="http://schemas.microsoft.com/office/2007/relationships/stylesWithEffects" Target="stylesWithEffects.xml" /><Relationship Id="rId7" Type="http://schemas.openxmlformats.org/officeDocument/2006/relationships/endnotes" Target="endnotes.xml" /><Relationship Id="rId2" Type="http://schemas.openxmlformats.org/officeDocument/2006/relationships/styles" Target="styles.xml" /><Relationship Id="rId1" Type="http://schemas.microsoft.com/office/2006/relationships/keyMapCustomizations" Target="customizations.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header1.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1457</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Karin Stieldorf</dc:creator>
  <cp:lastModifiedBy>Pinas Laptop</cp:lastModifiedBy>
  <cp:revision>4</cp:revision>
  <cp:lastPrinted>2021-07-09T15:52:00Z</cp:lastPrinted>
  <dcterms:created xsi:type="dcterms:W3CDTF">2023-03-02T12:23:00Z</dcterms:created>
  <dcterms:modified xsi:type="dcterms:W3CDTF">2023-03-02T12:46:00Z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1.10.0</vt:lpwstr>
  </property>
  <property name="DocumentGuid" fmtid="{D5CDD505-2E9C-101B-9397-08002B2CF9AE}" pid="3">
    <vt:lpwstr>26c309b6-722e-4e4e-aac3-d55f1526b204</vt:lpwstr>
  </property>
</Properties>
</file>
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92526b0c42f33227af159806ec5ca039.xml" ContentType="application/vnd.openxmlformats-officedocument.wordprocessingml.settings+xml"/>
  <Override PartName="/word/Pc7c2de41678e36674fedad605b69b9ae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62" w:type="dxa"/>
        <w:tblInd w:w="-25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author="Open-Xml-PowerTools" w:id="1" w:date="2000-01-01T00:00:00Z">
          <w:tblPr>
            <w:tblW w:w="5000" w:type="pct"/>
            <w:tblLook w:val="04A0" w:firstRow="1" w:lastRow="0" w:firstColumn="1" w:lastColumn="0" w:noHBand="0" w:noVBand="1"/>
          </w:tblPr>
        </w:tblPrChange>
      </w:tblPr>
      <w:tblGrid>
        <w:gridCol w:w="4836"/>
        <w:gridCol w:w="5826"/>
        <w:tblGridChange w:id="2">
          <w:tblGrid>
            <w:gridCol w:w="2431"/>
            <w:gridCol w:w="3648"/>
            <w:gridCol w:w="1298"/>
            <w:gridCol w:w="1870"/>
            <w:gridCol w:w="2366"/>
            <w:gridCol w:w="2345"/>
          </w:tblGrid>
        </w:tblGridChange>
      </w:tblGrid>
      <w:tr>
        <w:tblPrEx>
          <w:tblCellMar>
            <w:top w:w="0" w:type="dxa"/>
            <w:bottom w:w="0" w:type="dxa"/>
          </w:tblCellMar>
          <w:tblPrExChange w:author="Open-Xml-PowerTools" w:id="96" w:date="2000-01-01T00:00:00Z">
            <w:tblPrEx/>
          </w:tblPrExChange>
        </w:tblPrEx>
        <w:trPr>
          <w:trHeight w:val="5577"/>
          <w:trPrChange w:author="Open-Xml-PowerTools" w:id="95" w:date="2000-01-01T00:00:00Z">
            <w:trPr>
              <w:trHeight w:val="360"/>
            </w:trPr>
          </w:trPrChange>
        </w:trPr>
        <w:tc>
          <w:tcPr>
            <w:tcW w:w="4836" w:type="dxa"/>
            <w:tcBorders>
              <w:top w:val="single" w:sz="4" w:space="0" w:color="FFFFFF"/>
              <w:bottom w:val="single" w:sz="4" w:space="0" w:color="FFFFFF"/>
            </w:tcBorders>
            <w:tcPrChange w:author="Open-Xml-PowerTools" w:id="24" w:date="2000-01-01T00:00:00Z">
              <w:tcPr>
                <w:tcW w:w="2431" w:type="dxa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>
            <w:pPr>
              <w:jc w:val="both"/>
              <w:rPr>
                <w:ins w:author="Open-Xml-PowerTools" w:id="4" w:date="2000-01-01T00:00:00Z"/>
                <w:sz w:val="22"/>
                <w:szCs w:val="22"/>
              </w:rPr>
            </w:pPr>
            <w:ins w:author="Open-Xml-PowerTools" w:id="3" w:date="2000-01-01T00:00:00Z">
              <w:r>
                <w:rPr>
                  <w:sz w:val="22"/>
                  <w:szCs w:val="22"/>
                </w:rPr>
                <w:t>_________________________________________</w:t>
              </w:r>
            </w:ins>
          </w:p>
          <w:p>
            <w:pPr>
              <w:jc w:val="both"/>
              <w:rPr>
                <w:ins w:author="Open-Xml-PowerTools" w:id="7" w:date="2000-01-01T00:00:00Z"/>
                <w:sz w:val="14"/>
                <w:szCs w:val="14"/>
              </w:rPr>
            </w:pPr>
            <w:ins w:author="Open-Xml-PowerTools" w:id="5" w:date="2000-01-01T00:00:00Z">
              <w:r>
                <w:rPr>
                  <w:sz w:val="12"/>
                  <w:szCs w:val="12"/>
                </w:rPr>
                <w:t xml:space="preserve">                           </w:t>
              </w:r>
            </w:ins>
            <w:ins w:author="Open-Xml-PowerTools" w:id="6" w:date="2000-01-01T00:00:00Z">
              <w:r>
                <w:rPr>
                  <w:sz w:val="14"/>
                  <w:szCs w:val="14"/>
                </w:rPr>
                <w:t>(полное наименование подразделения Банка)</w:t>
              </w:r>
            </w:ins>
          </w:p>
          <w:p>
            <w:pPr>
              <w:jc w:val="both"/>
              <w:rPr>
                <w:ins w:author="Open-Xml-PowerTools" w:id="10" w:date="2000-01-01T00:00:00Z"/>
                <w:sz w:val="22"/>
                <w:szCs w:val="22"/>
              </w:rPr>
            </w:pPr>
            <w:ins w:author="Open-Xml-PowerTools" w:id="8" w:date="2000-01-01T00:00:00Z">
              <w:r>
                <w:rPr>
                  <w:sz w:val="22"/>
                  <w:szCs w:val="22"/>
                </w:rPr>
                <w:t xml:space="preserve">региональный филиал </w:t>
              </w:r>
            </w:ins>
            <w:ins w:author="Open-Xml-PowerTools" w:id="9" w:date="2000-01-01T00:00:00Z">
              <w:r>
                <w:rPr>
                  <w:sz w:val="22"/>
                  <w:szCs w:val="22"/>
                </w:rPr>
                <w:t xml:space="preserve">АО «Россельхозбанк» </w:t>
              </w:r>
            </w:ins>
          </w:p>
          <w:p>
            <w:pPr>
              <w:jc w:val="both"/>
              <w:rPr>
                <w:ins w:author="Open-Xml-PowerTools" w:id="12" w:date="2000-01-01T00:00:00Z"/>
                <w:sz w:val="22"/>
                <w:szCs w:val="22"/>
              </w:rPr>
            </w:pPr>
            <w:ins w:author="Open-Xml-PowerTools" w:id="11" w:date="2000-01-01T00:00:00Z">
              <w:r>
                <w:rPr>
                  <w:sz w:val="22"/>
                  <w:szCs w:val="22"/>
                </w:rPr>
                <w:t>№ 3349/__________/_______________</w:t>
              </w:r>
            </w:ins>
          </w:p>
          <w:p>
            <w:pPr>
              <w:jc w:val="both"/>
              <w:rPr>
                <w:ins w:author="Open-Xml-PowerTools" w:id="14" w:date="2000-01-01T00:00:00Z"/>
                <w:sz w:val="14"/>
                <w:szCs w:val="14"/>
              </w:rPr>
            </w:pPr>
            <w:ins w:author="Open-Xml-PowerTools" w:id="13" w:date="2000-01-01T00:00:00Z">
              <w:r>
                <w:rPr>
                  <w:sz w:val="14"/>
                  <w:szCs w:val="14"/>
                </w:rPr>
                <w:t xml:space="preserve">   (номер подразделения Банка, в которое подано заявление)</w:t>
              </w:r>
            </w:ins>
          </w:p>
          <w:p>
            <w:pPr>
              <w:jc w:val="both"/>
              <w:rPr>
                <w:ins w:author="Open-Xml-PowerTools" w:id="16" w:date="2000-01-01T00:00:00Z"/>
                <w:sz w:val="22"/>
                <w:szCs w:val="22"/>
              </w:rPr>
            </w:pPr>
            <w:ins w:author="Open-Xml-PowerTools" w:id="15" w:date="2000-01-01T00:00:00Z">
              <w:r>
                <w:rPr>
                  <w:sz w:val="22"/>
                  <w:szCs w:val="22"/>
                </w:rPr>
                <w:t>__________________________________________</w:t>
              </w:r>
            </w:ins>
          </w:p>
          <w:p>
            <w:pPr>
              <w:jc w:val="both"/>
              <w:rPr>
                <w:ins w:author="Open-Xml-PowerTools" w:id="19" w:date="2000-01-01T00:00:00Z"/>
                <w:sz w:val="14"/>
                <w:szCs w:val="14"/>
              </w:rPr>
            </w:pPr>
            <w:ins w:author="Open-Xml-PowerTools" w:id="17" w:date="2000-01-01T00:00:00Z">
              <w:r>
                <w:rPr>
                  <w:sz w:val="22"/>
                  <w:szCs w:val="22"/>
                </w:rPr>
                <w:t xml:space="preserve"> </w:t>
              </w:r>
            </w:ins>
            <w:ins w:author="Open-Xml-PowerTools" w:id="18" w:date="2000-01-01T00:00:00Z">
              <w:r>
                <w:rPr>
                  <w:sz w:val="14"/>
                  <w:szCs w:val="14"/>
                </w:rPr>
                <w:t xml:space="preserve">(место нахождения подразделения Банка: город, поселок, село, р.п. и т.п.) </w:t>
              </w:r>
            </w:ins>
          </w:p>
          <w:p w14:paraId="64F9B884" w14:textId="77777777">
            <w:pPr>
              <w:pStyle w:val="2"/>
              <w:jc w:val="both"/>
              <w:pPrChange w:author="Open-Xml-PowerTools" w:id="23" w:date="2000-01-01T00:00:00Z">
                <w:pPr>
                  <w:spacing w:after="0" w:line="240" w:lineRule="auto"/>
                </w:pPr>
              </w:pPrChange>
            </w:pPr>
            <w:del w:author="Open-Xml-PowerTools" w:id="21" w:date="2000-01-01T00:00:00Z">
              <w:r>
                <w:rPr>
                  <w:noProof/>
                </w:rPr>
                <w:drawing>
                  <wp:anchor distT="0" distB="0" distL="114300" distR="114300" simplePos="0" relativeHeight="251658240" behindDoc="0" locked="0" layoutInCell="1" allowOverlap="1" wp14:anchorId="2CE92D19" wp14:editId="0873E7BC">
                    <wp:simplePos x="0" y="0"/>
                    <wp:positionH relativeFrom="column">
                      <wp:posOffset>-182880</wp:posOffset>
                    </wp:positionH>
                    <wp:positionV relativeFrom="paragraph">
                      <wp:posOffset>-34925</wp:posOffset>
                    </wp:positionV>
                    <wp:extent cx="1962150" cy="579755"/>
                    <wp:effectExtent l="0" t="0" r="0" b="0"/>
                    <wp:wrapNone/>
                    <wp:docPr id="5" name="Picture 4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00000000-0008-0000-0100-000005000000}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Picture 4">
                              <a:extLst>
                                <a:ext uri="{FF2B5EF4-FFF2-40B4-BE49-F238E27FC236}">
                                  <a16:creationId xmlns:a16="http://schemas.microsoft.com/office/drawing/2014/main" id="{00000000-0008-0000-0100-00000500000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62150" cy="5797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  <w:tc>
          <w:tcPr>
            <w:tcW w:w="5826" w:type="dxa"/>
            <w:tcBorders>
              <w:top w:val="single" w:sz="4" w:space="0" w:color="FFFFFF"/>
              <w:bottom w:val="single" w:sz="4" w:space="0" w:color="FFFFFF"/>
            </w:tcBorders>
            <w:tcPrChange w:author="Open-Xml-PowerTools" w:id="81" w:date="2000-01-01T00:00:00Z">
              <w:tcPr>
                <w:tcW w:w="3648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</w:tcPrChange>
          </w:tcPr>
          <w:p>
            <w:pPr>
              <w:rPr>
                <w:ins w:author="Open-Xml-PowerTools" w:id="26" w:date="2000-01-01T00:00:00Z"/>
                <w:sz w:val="22"/>
                <w:szCs w:val="22"/>
              </w:rPr>
            </w:pPr>
            <w:ins w:author="Open-Xml-PowerTools" w:id="25" w:date="2000-01-01T00:00:00Z">
              <w:r>
                <w:rPr>
                  <w:sz w:val="22"/>
                  <w:szCs w:val="22"/>
                </w:rPr>
                <w:t>__________________________________________________</w:t>
              </w:r>
            </w:ins>
          </w:p>
          <w:p>
            <w:pPr>
              <w:rPr>
                <w:ins w:author="Open-Xml-PowerTools" w:id="28" w:date="2000-01-01T00:00:00Z"/>
                <w:sz w:val="14"/>
                <w:szCs w:val="14"/>
              </w:rPr>
            </w:pPr>
            <w:ins w:author="Open-Xml-PowerTools" w:id="27" w:date="2000-01-01T00:00:00Z">
              <w:r>
                <w:rPr>
                  <w:sz w:val="14"/>
                  <w:szCs w:val="14"/>
                </w:rPr>
                <w:t xml:space="preserve">                            (Ф.И.О. вкладчика полностью)</w:t>
              </w:r>
            </w:ins>
          </w:p>
          <w:p>
            <w:pPr>
              <w:rPr>
                <w:ins w:author="Open-Xml-PowerTools" w:id="30" w:date="2000-01-01T00:00:00Z"/>
                <w:sz w:val="22"/>
                <w:szCs w:val="22"/>
              </w:rPr>
            </w:pPr>
            <w:ins w:author="Open-Xml-PowerTools" w:id="29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rPr>
                <w:ins w:author="Open-Xml-PowerTools" w:id="32" w:date="2000-01-01T00:00:00Z"/>
                <w:sz w:val="22"/>
                <w:szCs w:val="22"/>
              </w:rPr>
            </w:pPr>
            <w:ins w:author="Open-Xml-PowerTools" w:id="31" w:date="2000-01-01T00:00:00Z">
              <w:r>
                <w:rPr>
                  <w:sz w:val="22"/>
                  <w:szCs w:val="22"/>
                </w:rPr>
                <w:t>Документ, удостоверяющий личность: _________________</w:t>
              </w:r>
            </w:ins>
          </w:p>
          <w:p>
            <w:pPr>
              <w:rPr>
                <w:ins w:author="Open-Xml-PowerTools" w:id="34" w:date="2000-01-01T00:00:00Z"/>
                <w:sz w:val="22"/>
                <w:szCs w:val="22"/>
              </w:rPr>
            </w:pPr>
            <w:ins w:author="Open-Xml-PowerTools" w:id="33" w:date="2000-01-01T00:00:00Z">
              <w:r>
                <w:rPr>
                  <w:sz w:val="22"/>
                  <w:szCs w:val="22"/>
                </w:rPr>
                <w:t xml:space="preserve">Серия___________, номер ___________________________, </w:t>
              </w:r>
            </w:ins>
          </w:p>
          <w:p>
            <w:pPr>
              <w:rPr>
                <w:ins w:author="Open-Xml-PowerTools" w:id="38" w:date="2000-01-01T00:00:00Z"/>
                <w:sz w:val="22"/>
                <w:szCs w:val="22"/>
              </w:rPr>
            </w:pPr>
            <w:ins w:author="Open-Xml-PowerTools" w:id="35" w:date="2000-01-01T00:00:00Z">
              <w:r>
                <w:rPr>
                  <w:sz w:val="22"/>
                  <w:szCs w:val="22"/>
                </w:rPr>
                <w:t xml:space="preserve">Выдан </w:t>
              </w:r>
            </w:ins>
            <w:ins w:author="Open-Xml-PowerTools" w:id="36" w:date="2000-01-01T00:00:00Z">
              <w:r>
                <w:rPr>
                  <w:i/>
                  <w:iCs/>
                  <w:sz w:val="14"/>
                  <w:szCs w:val="14"/>
                </w:rPr>
                <w:t>(кем)</w:t>
              </w:r>
            </w:ins>
            <w:ins w:author="Open-Xml-PowerTools" w:id="37" w:date="2000-01-01T00:00:00Z">
              <w:r>
                <w:rPr>
                  <w:sz w:val="22"/>
                  <w:szCs w:val="22"/>
                </w:rPr>
                <w:t xml:space="preserve"> _________________________________________</w:t>
              </w:r>
            </w:ins>
          </w:p>
          <w:p>
            <w:pPr>
              <w:rPr>
                <w:ins w:author="Open-Xml-PowerTools" w:id="40" w:date="2000-01-01T00:00:00Z"/>
                <w:sz w:val="22"/>
                <w:szCs w:val="22"/>
              </w:rPr>
            </w:pPr>
            <w:ins w:author="Open-Xml-PowerTools" w:id="39" w:date="2000-01-01T00:00:00Z">
              <w:r>
                <w:rPr>
                  <w:sz w:val="22"/>
                  <w:szCs w:val="22"/>
                </w:rPr>
                <w:t>_____________________от «_____»__________________ г.</w:t>
              </w:r>
            </w:ins>
          </w:p>
          <w:p>
            <w:pPr>
              <w:rPr>
                <w:ins w:author="Open-Xml-PowerTools" w:id="42" w:date="2000-01-01T00:00:00Z"/>
                <w:sz w:val="22"/>
                <w:szCs w:val="22"/>
              </w:rPr>
            </w:pPr>
            <w:ins w:author="Open-Xml-PowerTools" w:id="41" w:date="2000-01-01T00:00:00Z">
              <w:r>
                <w:rPr>
                  <w:sz w:val="22"/>
                  <w:szCs w:val="22"/>
                </w:rPr>
                <w:t xml:space="preserve">Дата рождения _____________________________________ </w:t>
              </w:r>
            </w:ins>
          </w:p>
          <w:p>
            <w:pPr>
              <w:rPr>
                <w:ins w:author="Open-Xml-PowerTools" w:id="44" w:date="2000-01-01T00:00:00Z"/>
                <w:sz w:val="22"/>
                <w:szCs w:val="22"/>
              </w:rPr>
            </w:pPr>
            <w:ins w:author="Open-Xml-PowerTools" w:id="43" w:date="2000-01-01T00:00:00Z">
              <w:r>
                <w:rPr>
                  <w:sz w:val="22"/>
                  <w:szCs w:val="22"/>
                </w:rPr>
                <w:t>Место рождения ____________________________________</w:t>
              </w:r>
            </w:ins>
          </w:p>
          <w:p>
            <w:pPr>
              <w:rPr>
                <w:ins w:author="Open-Xml-PowerTools" w:id="46" w:date="2000-01-01T00:00:00Z"/>
                <w:sz w:val="22"/>
                <w:szCs w:val="22"/>
              </w:rPr>
            </w:pPr>
            <w:ins w:author="Open-Xml-PowerTools" w:id="45" w:date="2000-01-01T00:00:00Z">
              <w:r>
                <w:rPr>
                  <w:sz w:val="22"/>
                  <w:szCs w:val="22"/>
                </w:rPr>
                <w:t>Адрес места жительства: _____________________________</w:t>
              </w:r>
            </w:ins>
          </w:p>
          <w:p>
            <w:pPr>
              <w:pStyle w:val="a3"/>
              <w:jc w:val="left"/>
              <w:rPr>
                <w:ins w:author="Open-Xml-PowerTools" w:id="48" w:date="2000-01-01T00:00:00Z"/>
                <w:sz w:val="22"/>
                <w:szCs w:val="22"/>
              </w:rPr>
            </w:pPr>
            <w:ins w:author="Open-Xml-PowerTools" w:id="47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pStyle w:val="a3"/>
              <w:jc w:val="left"/>
              <w:rPr>
                <w:ins w:author="Open-Xml-PowerTools" w:id="50" w:date="2000-01-01T00:00:00Z"/>
                <w:sz w:val="22"/>
                <w:szCs w:val="22"/>
              </w:rPr>
            </w:pPr>
            <w:ins w:author="Open-Xml-PowerTools" w:id="49" w:date="2000-01-01T00:00:00Z">
              <w:r>
                <w:rPr>
                  <w:sz w:val="22"/>
                  <w:szCs w:val="22"/>
                </w:rPr>
                <w:t>Адрес регистрации _________________________________</w:t>
              </w:r>
            </w:ins>
          </w:p>
          <w:p>
            <w:pPr>
              <w:pStyle w:val="a3"/>
              <w:jc w:val="left"/>
              <w:rPr>
                <w:ins w:author="Open-Xml-PowerTools" w:id="52" w:date="2000-01-01T00:00:00Z"/>
                <w:sz w:val="22"/>
                <w:szCs w:val="22"/>
              </w:rPr>
            </w:pPr>
            <w:ins w:author="Open-Xml-PowerTools" w:id="51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pStyle w:val="a3"/>
              <w:jc w:val="left"/>
              <w:rPr>
                <w:ins w:author="Open-Xml-PowerTools" w:id="54" w:date="2000-01-01T00:00:00Z"/>
                <w:sz w:val="22"/>
                <w:szCs w:val="22"/>
              </w:rPr>
            </w:pPr>
            <w:ins w:author="Open-Xml-PowerTools" w:id="53" w:date="2000-01-01T00:00:00Z">
              <w:r>
                <w:rPr>
                  <w:sz w:val="22"/>
                  <w:szCs w:val="22"/>
                </w:rPr>
                <w:t xml:space="preserve">ИНН (при его наличии) ______________________________ </w:t>
              </w:r>
            </w:ins>
          </w:p>
          <w:p>
            <w:pPr>
              <w:pStyle w:val="a3"/>
              <w:jc w:val="left"/>
              <w:rPr>
                <w:ins w:author="Open-Xml-PowerTools" w:id="57" w:date="2000-01-01T00:00:00Z"/>
                <w:sz w:val="14"/>
                <w:szCs w:val="14"/>
              </w:rPr>
            </w:pPr>
            <w:ins w:author="Open-Xml-PowerTools" w:id="55" w:date="2000-01-01T00:00:00Z">
              <w:r>
                <w:rPr>
                  <w:sz w:val="22"/>
                  <w:szCs w:val="22"/>
                </w:rPr>
                <w:t xml:space="preserve">Контактный телефон </w:t>
              </w:r>
            </w:ins>
            <w:ins w:author="Open-Xml-PowerTools" w:id="56" w:date="2000-01-01T00:00:00Z">
              <w:r>
                <w:rPr>
                  <w:sz w:val="14"/>
                  <w:szCs w:val="14"/>
                </w:rPr>
                <w:t>(для уведомления вкладчика, в случае невозможности</w:t>
              </w:r>
            </w:ins>
          </w:p>
          <w:p>
            <w:pPr>
              <w:pStyle w:val="a3"/>
              <w:jc w:val="left"/>
              <w:rPr>
                <w:ins w:author="Open-Xml-PowerTools" w:id="61" w:date="2000-01-01T00:00:00Z"/>
                <w:sz w:val="22"/>
                <w:szCs w:val="22"/>
              </w:rPr>
            </w:pPr>
            <w:ins w:author="Open-Xml-PowerTools" w:id="58" w:date="2000-01-01T00:00:00Z">
              <w:r>
                <w:rPr>
                  <w:sz w:val="14"/>
                  <w:szCs w:val="14"/>
                </w:rPr>
                <w:t>осуществления операции)</w:t>
              </w:r>
            </w:ins>
            <w:ins w:author="Open-Xml-PowerTools" w:id="59" w:date="2000-01-01T00:00:00Z">
              <w:r>
                <w:rPr>
                  <w:sz w:val="12"/>
                  <w:szCs w:val="12"/>
                </w:rPr>
                <w:t xml:space="preserve"> </w:t>
              </w:r>
            </w:ins>
            <w:ins w:author="Open-Xml-PowerTools" w:id="60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rPr>
                <w:ins w:author="Open-Xml-PowerTools" w:id="63" w:date="2000-01-01T00:00:00Z"/>
                <w:sz w:val="22"/>
                <w:szCs w:val="22"/>
              </w:rPr>
            </w:pPr>
            <w:ins w:author="Open-Xml-PowerTools" w:id="62" w:date="2000-01-01T00:00:00Z">
              <w:r>
                <w:rPr>
                  <w:sz w:val="22"/>
                  <w:szCs w:val="22"/>
                </w:rPr>
                <w:t>От имени вкладчика _________________________________</w:t>
              </w:r>
            </w:ins>
          </w:p>
          <w:p>
            <w:pPr>
              <w:rPr>
                <w:ins w:author="Open-Xml-PowerTools" w:id="66" w:date="2000-01-01T00:00:00Z"/>
                <w:sz w:val="14"/>
                <w:szCs w:val="14"/>
              </w:rPr>
            </w:pPr>
            <w:ins w:author="Open-Xml-PowerTools" w:id="64" w:date="2000-01-01T00:00:00Z">
              <w:r>
                <w:rPr>
                  <w:sz w:val="22"/>
                  <w:szCs w:val="22"/>
                </w:rPr>
                <w:t xml:space="preserve">                                        </w:t>
              </w:r>
            </w:ins>
            <w:ins w:author="Open-Xml-PowerTools" w:id="65" w:date="2000-01-01T00:00:00Z">
              <w:r>
                <w:rPr>
                  <w:sz w:val="14"/>
                  <w:szCs w:val="14"/>
                </w:rPr>
                <w:t>(Ф.И.О. представителя полностью)</w:t>
              </w:r>
            </w:ins>
          </w:p>
          <w:p>
            <w:pPr>
              <w:rPr>
                <w:ins w:author="Open-Xml-PowerTools" w:id="68" w:date="2000-01-01T00:00:00Z"/>
                <w:sz w:val="22"/>
                <w:szCs w:val="22"/>
              </w:rPr>
            </w:pPr>
            <w:ins w:author="Open-Xml-PowerTools" w:id="67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rPr>
                <w:ins w:author="Open-Xml-PowerTools" w:id="70" w:date="2000-01-01T00:00:00Z"/>
                <w:sz w:val="14"/>
                <w:szCs w:val="14"/>
              </w:rPr>
            </w:pPr>
            <w:ins w:author="Open-Xml-PowerTools" w:id="69" w:date="2000-01-01T00:00:00Z">
              <w:r>
                <w:rPr>
                  <w:sz w:val="14"/>
                  <w:szCs w:val="14"/>
                </w:rPr>
                <w:t xml:space="preserve">                           (реквизиты документов, подтверждающих представительство)</w:t>
              </w:r>
            </w:ins>
          </w:p>
          <w:p>
            <w:pPr>
              <w:rPr>
                <w:ins w:author="Open-Xml-PowerTools" w:id="72" w:date="2000-01-01T00:00:00Z"/>
                <w:sz w:val="22"/>
                <w:szCs w:val="22"/>
              </w:rPr>
            </w:pPr>
            <w:ins w:author="Open-Xml-PowerTools" w:id="71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</w:p>
          <w:p>
            <w:pPr>
              <w:rPr>
                <w:ins w:author="Open-Xml-PowerTools" w:id="75" w:date="2000-01-01T00:00:00Z"/>
                <w:sz w:val="14"/>
                <w:szCs w:val="14"/>
              </w:rPr>
            </w:pPr>
            <w:ins w:author="Open-Xml-PowerTools" w:id="73" w:date="2000-01-01T00:00:00Z">
              <w:r>
                <w:rPr>
                  <w:sz w:val="12"/>
                  <w:szCs w:val="12"/>
                </w:rPr>
                <w:t xml:space="preserve">          </w:t>
              </w:r>
            </w:ins>
            <w:ins w:author="Open-Xml-PowerTools" w:id="74" w:date="2000-01-01T00:00:00Z">
              <w:r>
                <w:rPr>
                  <w:sz w:val="14"/>
                  <w:szCs w:val="14"/>
                </w:rPr>
                <w:t>(документ, удостоверяющий личность представителя (серия, номер, кем, когда выдан)</w:t>
              </w:r>
            </w:ins>
          </w:p>
          <w:p>
            <w:pPr>
              <w:pStyle w:val="2"/>
              <w:rPr>
                <w:sz w:val="22"/>
                <w:szCs w:val="22"/>
              </w:rPr>
              <w:pPrChange w:author="Open-Xml-PowerTools" w:id="80" w:date="2000-01-01T00:00:00Z">
                <w:pPr>
                  <w:spacing w:after="0" w:line="240" w:lineRule="auto"/>
                  <w:jc w:val="center"/>
                </w:pPr>
              </w:pPrChange>
            </w:pPr>
            <w:ins w:author="Open-Xml-PowerTools" w:id="76" w:date="2000-01-01T00:00:00Z">
              <w:r>
                <w:rPr>
                  <w:sz w:val="22"/>
                  <w:szCs w:val="22"/>
                </w:rPr>
                <w:t>___________________________________________________</w:t>
              </w:r>
            </w:ins>
            <w:del w:author="Open-Xml-PowerTools" w:id="78" w:date="2000-01-01T00:00:00Z">
              <w:r>
                <w:rPr>
                  <w:rFonts w:ascii="Arial Narrow" w:eastAsia="Times New Roman" w:hAnsi="Arial Narrow" w:cs="Calibri"/>
                  <w:color w:val="000000"/>
                  <w:sz w:val="28"/>
                  <w:szCs w:val="2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single" w:sz="12" w:space="0" w:color="80808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  <w:cellDel w:author="Open-Xml-PowerTools" w:id="82" w:date="2000-01-01T00:00:00Z"/>
          </w:tcPr>
          <w:p w14:paraId="3CBAFC90" w14:textId="77777777">
            <w:pPr>
              <w:spacing w:after="0" w:line="240" w:lineRule="auto"/>
              <w:jc w:val="center"/>
              <w:rPr>
                <w:del w:author="Open-Xml-PowerTools" w:id="84" w:date="2000-01-01T00:00:00Z"/>
                <w:rFonts w:ascii="Arial Narrow" w:eastAsia="Times New Roman" w:hAnsi="Arial Narrow" w:cs="Calibri"/>
                <w:color w:val="000000"/>
                <w:sz w:val="28"/>
                <w:szCs w:val="28"/>
                <w:lang w:val="es-DO"/>
              </w:rPr>
            </w:pPr>
            <w:del w:author="Open-Xml-PowerTools" w:id="83" w:date="2000-01-01T00:00:00Z">
              <w:r>
                <w:rPr>
                  <w:rFonts w:ascii="Arial Narrow" w:eastAsia="Times New Roman" w:hAnsi="Arial Narrow" w:cs="Calibri"/>
                  <w:color w:val="000000"/>
                  <w:sz w:val="28"/>
                  <w:szCs w:val="2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single" w:sz="12" w:space="0" w:color="80808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  <w:cellDel w:author="Open-Xml-PowerTools" w:id="85" w:date="2000-01-01T00:00:00Z"/>
          </w:tcPr>
          <w:p w14:paraId="6C77F3C8" w14:textId="77777777">
            <w:pPr>
              <w:spacing w:after="0" w:line="240" w:lineRule="auto"/>
              <w:jc w:val="center"/>
              <w:rPr>
                <w:del w:author="Open-Xml-PowerTools" w:id="87" w:date="2000-01-01T00:00:00Z"/>
                <w:rFonts w:ascii="Arial Narrow" w:eastAsia="Times New Roman" w:hAnsi="Arial Narrow" w:cs="Calibri"/>
                <w:color w:val="000000"/>
                <w:sz w:val="28"/>
                <w:szCs w:val="28"/>
                <w:lang w:val="es-DO"/>
              </w:rPr>
            </w:pPr>
            <w:del w:author="Open-Xml-PowerTools" w:id="86" w:date="2000-01-01T00:00:00Z">
              <w:r>
                <w:rPr>
                  <w:rFonts w:ascii="Arial Narrow" w:eastAsia="Times New Roman" w:hAnsi="Arial Narrow" w:cs="Calibri"/>
                  <w:color w:val="000000"/>
                  <w:sz w:val="28"/>
                  <w:szCs w:val="28"/>
                  <w:lang w:val="es-DO"/>
                </w:rPr>
                <w:delText> </w:delText>
              </w:r>
            </w:del>
          </w:p>
        </w:tc>
        <w:tc>
          <w:tcPr>
            <w:tcW w:w="2366" w:type="dxa"/>
            <w:tcBorders>
              <w:top w:val="single" w:sz="12" w:space="0" w:color="8080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  <w:cellDel w:author="Open-Xml-PowerTools" w:id="88" w:date="2000-01-01T00:00:00Z"/>
          </w:tcPr>
          <w:p w14:paraId="50D026D5" w14:textId="77777777">
            <w:pPr>
              <w:spacing w:after="0" w:line="240" w:lineRule="auto"/>
              <w:rPr>
                <w:del w:author="Open-Xml-PowerTools" w:id="91" w:date="2000-01-01T00:00:00Z"/>
                <w:rFonts w:ascii="Arial Narrow" w:eastAsia="Times New Roman" w:hAnsi="Arial Narrow" w:cs="Calibri"/>
                <w:color w:val="000000"/>
                <w:sz w:val="28"/>
                <w:szCs w:val="28"/>
                <w:lang w:val="es-DO"/>
              </w:rPr>
            </w:pPr>
            <w:del w:author="Open-Xml-PowerTools" w:id="89" w:date="2000-01-01T00:00:00Z">
              <w:r>
                <w:rPr>
                  <w:rFonts w:ascii="Arial Narrow" w:eastAsia="Times New Roman" w:hAnsi="Arial Narrow" w:cs="Calibri"/>
                  <w:b/>
                  <w:bCs/>
                  <w:noProof/>
                  <w:color w:val="000000"/>
                  <w:sz w:val="24"/>
                  <w:szCs w:val="24"/>
                </w:rPr>
                <w:drawing>
                  <wp:anchor distT="0" distB="0" distL="114300" distR="114300" simplePos="0" relativeHeight="251659264" behindDoc="0" locked="0" layoutInCell="1" allowOverlap="1" wp14:anchorId="618DCDFE" wp14:editId="18247A0B">
                    <wp:simplePos x="0" y="0"/>
                    <wp:positionH relativeFrom="column">
                      <wp:posOffset>1207770</wp:posOffset>
                    </wp:positionH>
                    <wp:positionV relativeFrom="paragraph">
                      <wp:posOffset>-59055</wp:posOffset>
                    </wp:positionV>
                    <wp:extent cx="796925" cy="773430"/>
                    <wp:effectExtent l="0" t="0" r="3175" b="7620"/>
                    <wp:wrapNone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96925" cy="77343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  <w:del w:author="Open-Xml-PowerTools" w:id="90" w:date="2000-01-01T00:00:00Z">
              <w:r>
                <w:rPr>
                  <w:rFonts w:ascii="Arial Narrow" w:eastAsia="Times New Roman" w:hAnsi="Arial Narrow" w:cs="Calibri"/>
                  <w:color w:val="000000"/>
                  <w:sz w:val="28"/>
                  <w:szCs w:val="28"/>
                  <w:lang w:val="es-DO"/>
                </w:rPr>
                <w:delText> 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  <w:cellDel w:author="Open-Xml-PowerTools" w:id="92" w:date="2000-01-01T00:00:00Z"/>
          </w:tcPr>
          <w:p w14:paraId="5C6E97DD" w14:textId="77777777">
            <w:pPr>
              <w:spacing w:after="0" w:line="240" w:lineRule="auto"/>
              <w:jc w:val="center"/>
              <w:rPr>
                <w:del w:author="Open-Xml-PowerTools" w:id="94" w:date="2000-01-01T00:00:00Z"/>
                <w:rFonts w:ascii="Arial Narrow" w:eastAsia="Times New Roman" w:hAnsi="Arial Narrow" w:cs="Calibri"/>
                <w:color w:val="000000"/>
                <w:sz w:val="28"/>
                <w:szCs w:val="28"/>
                <w:lang w:val="es-DO"/>
              </w:rPr>
            </w:pPr>
            <w:del w:author="Open-Xml-PowerTools" w:id="93" w:date="2000-01-01T00:00:00Z">
              <w:r>
                <w:rPr>
                  <w:rFonts w:ascii="Arial Narrow" w:eastAsia="Times New Roman" w:hAnsi="Arial Narrow" w:cs="Calibri"/>
                  <w:color w:val="000000"/>
                  <w:sz w:val="28"/>
                  <w:szCs w:val="28"/>
                  <w:lang w:val="es-DO"/>
                </w:rPr>
                <w:delText> </w:delText>
              </w:r>
            </w:del>
          </w:p>
        </w:tc>
      </w:tr>
      <w:tr w14:paraId="74AB940B" w14:textId="77777777">
        <w:trPr>
          <w:trHeight w:val="360"/>
          <w:del w:author="Open-Xml-PowerTools" w:id="97" w:date="2000-01-01T00:00:00Z"/>
        </w:trPr>
        <w:tc>
          <w:tcPr>
            <w:tcW w:w="243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C2111" w14:textId="77777777">
            <w:pPr>
              <w:spacing w:after="0" w:line="240" w:lineRule="auto"/>
              <w:rPr>
                <w:del w:author="Open-Xml-PowerTools" w:id="98" w:date="2000-01-01T00:00:00Z"/>
                <w:rFonts w:ascii="Times New Roman" w:eastAsia="Times New Roman" w:hAnsi="Times New Roman" w:cs="Times New Roman"/>
                <w:sz w:val="24"/>
                <w:szCs w:val="24"/>
                <w:lang w:val="es-DO"/>
              </w:rPr>
            </w:pPr>
          </w:p>
        </w:tc>
        <w:tc>
          <w:tcPr>
            <w:tcW w:w="91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hideMark/>
          </w:tcPr>
          <w:p w14:paraId="4AFD4844" w14:textId="77777777">
            <w:pPr>
              <w:spacing w:after="0" w:line="240" w:lineRule="auto"/>
              <w:jc w:val="center"/>
              <w:rPr>
                <w:del w:author="Open-Xml-PowerTools" w:id="100" w:date="2000-01-01T00:00:00Z"/>
                <w:rFonts w:ascii="Arial Narrow" w:eastAsia="Times New Roman" w:hAnsi="Arial Narrow" w:cs="Calibri"/>
                <w:b/>
                <w:bCs/>
                <w:color w:val="000000"/>
                <w:sz w:val="28"/>
                <w:szCs w:val="24"/>
                <w:lang w:val="es-DO"/>
              </w:rPr>
            </w:pPr>
            <w:del w:author="Open-Xml-PowerTools" w:id="99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28"/>
                  <w:szCs w:val="24"/>
                  <w:lang w:val="es-DO"/>
                </w:rPr>
                <w:delText xml:space="preserve">PLAN ANUAL DE COMPRAS Y CONTRATACIONES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1CA304B" w14:textId="77777777">
            <w:pPr>
              <w:spacing w:after="0" w:line="240" w:lineRule="auto"/>
              <w:rPr>
                <w:del w:author="Open-Xml-PowerTools" w:id="102" w:date="2000-01-01T00:00:00Z"/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val="es-DO"/>
              </w:rPr>
            </w:pPr>
            <w:del w:author="Open-Xml-PowerTools" w:id="101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24"/>
                  <w:szCs w:val="24"/>
                  <w:lang w:val="es-DO"/>
                </w:rPr>
                <w:delText> </w:delText>
              </w:r>
            </w:del>
          </w:p>
        </w:tc>
      </w:tr>
      <w:tr w14:paraId="4A724642" w14:textId="77777777">
        <w:trPr>
          <w:trHeight w:val="360"/>
          <w:del w:author="Open-Xml-PowerTools" w:id="103" w:date="2000-01-01T00:00:00Z"/>
        </w:trPr>
        <w:tc>
          <w:tcPr>
            <w:tcW w:w="243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B724A" w14:textId="77777777">
            <w:pPr>
              <w:spacing w:after="0" w:line="240" w:lineRule="auto"/>
              <w:rPr>
                <w:del w:author="Open-Xml-PowerTools" w:id="104" w:date="2000-01-01T00:00:00Z"/>
                <w:rFonts w:ascii="Times New Roman" w:eastAsia="Times New Roman" w:hAnsi="Times New Roman" w:cs="Times New Roman"/>
                <w:sz w:val="24"/>
                <w:szCs w:val="24"/>
                <w:lang w:val="es-DO"/>
              </w:rPr>
            </w:pPr>
          </w:p>
        </w:tc>
        <w:tc>
          <w:tcPr>
            <w:tcW w:w="91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14:paraId="503C6A4E" w14:textId="67C66171">
            <w:pPr>
              <w:spacing w:after="0" w:line="240" w:lineRule="auto"/>
              <w:jc w:val="center"/>
              <w:rPr>
                <w:del w:author="Open-Xml-PowerTools" w:id="107" w:date="2000-01-01T00:00:00Z"/>
                <w:rFonts w:ascii="Arial Narrow" w:eastAsia="Times New Roman" w:hAnsi="Arial Narrow" w:cs="Calibri"/>
                <w:b/>
                <w:bCs/>
                <w:color w:val="000000"/>
                <w:sz w:val="28"/>
                <w:szCs w:val="24"/>
                <w:lang w:val="es-DO"/>
              </w:rPr>
            </w:pPr>
            <w:del w:author="Open-Xml-PowerTools" w:id="105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28"/>
                  <w:szCs w:val="24"/>
                  <w:lang w:val="es-DO"/>
                </w:rPr>
                <w:delText>AÑO 202</w:delText>
              </w:r>
            </w:del>
            <w:del w:author="Open-Xml-PowerTools" w:id="106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28"/>
                  <w:szCs w:val="24"/>
                  <w:lang w:val="es-DO"/>
                </w:rPr>
                <w:delText>2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C7220E" w14:textId="77777777">
            <w:pPr>
              <w:spacing w:after="0" w:line="240" w:lineRule="auto"/>
              <w:rPr>
                <w:del w:author="Open-Xml-PowerTools" w:id="109" w:date="2000-01-01T00:00:00Z"/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val="es-DO"/>
              </w:rPr>
            </w:pPr>
            <w:del w:author="Open-Xml-PowerTools" w:id="108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24"/>
                  <w:szCs w:val="24"/>
                  <w:lang w:val="es-DO"/>
                </w:rPr>
                <w:delText> </w:delText>
              </w:r>
            </w:del>
          </w:p>
        </w:tc>
      </w:tr>
      <w:tr w14:paraId="6AA75578" w14:textId="77777777">
        <w:trPr>
          <w:trHeight w:val="405"/>
          <w:del w:author="Open-Xml-PowerTools" w:id="110" w:date="2000-01-01T00:00:00Z"/>
        </w:trPr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CFE1D48" w14:textId="77777777">
            <w:pPr>
              <w:spacing w:after="0" w:line="240" w:lineRule="auto"/>
              <w:rPr>
                <w:del w:author="Open-Xml-PowerTools" w:id="112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11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B61BAF" w14:textId="77777777">
            <w:pPr>
              <w:spacing w:after="0" w:line="240" w:lineRule="auto"/>
              <w:rPr>
                <w:del w:author="Open-Xml-PowerTools" w:id="114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13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51022E" w14:textId="77777777">
            <w:pPr>
              <w:spacing w:after="0" w:line="240" w:lineRule="auto"/>
              <w:rPr>
                <w:del w:author="Open-Xml-PowerTools" w:id="116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15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CD9758" w14:textId="77777777">
            <w:pPr>
              <w:spacing w:after="0" w:line="240" w:lineRule="auto"/>
              <w:rPr>
                <w:del w:author="Open-Xml-PowerTools" w:id="118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17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33F5E5" w14:textId="77777777">
            <w:pPr>
              <w:spacing w:after="0" w:line="240" w:lineRule="auto"/>
              <w:rPr>
                <w:del w:author="Open-Xml-PowerTools" w:id="120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19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6D0D62" w14:textId="77777777">
            <w:pPr>
              <w:spacing w:after="0" w:line="240" w:lineRule="auto"/>
              <w:rPr>
                <w:del w:author="Open-Xml-PowerTools" w:id="122" w:date="2000-01-01T00:00:00Z"/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val="es-DO"/>
              </w:rPr>
            </w:pPr>
            <w:del w:author="Open-Xml-PowerTools" w:id="121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32"/>
                  <w:szCs w:val="32"/>
                  <w:lang w:val="es-DO"/>
                </w:rPr>
                <w:delText> </w:delText>
              </w:r>
            </w:del>
          </w:p>
        </w:tc>
      </w:tr>
      <w:tr w14:paraId="2B72DC63" w14:textId="77777777">
        <w:trPr>
          <w:trHeight w:val="270"/>
          <w:del w:author="Open-Xml-PowerTools" w:id="12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86D9E0" w14:textId="77777777">
            <w:pPr>
              <w:spacing w:after="0" w:line="240" w:lineRule="auto"/>
              <w:rPr>
                <w:del w:author="Open-Xml-PowerTools" w:id="125" w:date="2000-01-01T00:00:00Z"/>
                <w:rFonts w:ascii="Arial Narrow" w:eastAsia="Times New Roman" w:hAnsi="Arial Narrow" w:cs="Calibri"/>
                <w:b/>
                <w:bCs/>
                <w:color w:val="002060"/>
                <w:sz w:val="18"/>
                <w:szCs w:val="18"/>
                <w:lang w:val="es-DO"/>
              </w:rPr>
            </w:pPr>
            <w:del w:author="Open-Xml-PowerTools" w:id="124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2060"/>
                  <w:sz w:val="18"/>
                  <w:szCs w:val="18"/>
                  <w:lang w:val="es-DO"/>
                </w:rPr>
                <w:delText>SNCC.F.069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6134D3" w14:textId="77777777">
            <w:pPr>
              <w:spacing w:after="0" w:line="240" w:lineRule="auto"/>
              <w:rPr>
                <w:del w:author="Open-Xml-PowerTools" w:id="127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26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34634F" w14:textId="77777777">
            <w:pPr>
              <w:spacing w:after="0" w:line="240" w:lineRule="auto"/>
              <w:rPr>
                <w:del w:author="Open-Xml-PowerTools" w:id="129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28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30D2B3AE" w14:textId="77777777">
            <w:pPr>
              <w:spacing w:after="0" w:line="240" w:lineRule="auto"/>
              <w:rPr>
                <w:del w:author="Open-Xml-PowerTools" w:id="131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30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 xml:space="preserve">Capítulo 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43D5EE" w14:textId="77777777">
            <w:pPr>
              <w:spacing w:after="0" w:line="240" w:lineRule="auto"/>
              <w:jc w:val="center"/>
              <w:rPr>
                <w:del w:author="Open-Xml-PowerTools" w:id="133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5179</w:delText>
              </w:r>
            </w:del>
          </w:p>
        </w:tc>
      </w:tr>
      <w:tr w14:paraId="114E4ACB" w14:textId="77777777">
        <w:trPr>
          <w:trHeight w:val="270"/>
          <w:del w:author="Open-Xml-PowerTools" w:id="134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7D7C08" w14:textId="77777777">
            <w:pPr>
              <w:spacing w:after="0" w:line="240" w:lineRule="auto"/>
              <w:rPr>
                <w:del w:author="Open-Xml-PowerTools" w:id="137" w:date="2000-01-01T00:00:00Z"/>
                <w:rFonts w:ascii="Arial Narrow" w:eastAsia="Times New Roman" w:hAnsi="Arial Narrow" w:cs="Calibri"/>
                <w:b/>
                <w:bCs/>
                <w:color w:val="002060"/>
                <w:sz w:val="18"/>
                <w:szCs w:val="18"/>
                <w:lang w:val="es-DO"/>
              </w:rPr>
            </w:pPr>
            <w:del w:author="Open-Xml-PowerTools" w:id="135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2060"/>
                  <w:sz w:val="18"/>
                  <w:szCs w:val="18"/>
                  <w:lang w:val="es-DO"/>
                </w:rPr>
                <w:delText>Versión</w:delText>
              </w:r>
            </w:del>
            <w:del w:author="Open-Xml-PowerTools" w:id="136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2060"/>
                  <w:sz w:val="18"/>
                  <w:szCs w:val="18"/>
                  <w:lang w:val="es-DO"/>
                </w:rPr>
                <w:delText>: 1.0.0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0C3658" w14:textId="77777777">
            <w:pPr>
              <w:spacing w:after="0" w:line="240" w:lineRule="auto"/>
              <w:rPr>
                <w:del w:author="Open-Xml-PowerTools" w:id="139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38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8D9621" w14:textId="77777777">
            <w:pPr>
              <w:spacing w:after="0" w:line="240" w:lineRule="auto"/>
              <w:rPr>
                <w:del w:author="Open-Xml-PowerTools" w:id="141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40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6C52064" w14:textId="77777777">
            <w:pPr>
              <w:spacing w:after="0" w:line="240" w:lineRule="auto"/>
              <w:rPr>
                <w:del w:author="Open-Xml-PowerTools" w:id="143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42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Sub Capítulo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788335" w14:textId="77777777">
            <w:pPr>
              <w:spacing w:after="0" w:line="240" w:lineRule="auto"/>
              <w:jc w:val="center"/>
              <w:rPr>
                <w:del w:author="Open-Xml-PowerTools" w:id="145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01</w:delText>
              </w:r>
            </w:del>
          </w:p>
        </w:tc>
      </w:tr>
      <w:tr w14:paraId="0AB71673" w14:textId="77777777">
        <w:trPr>
          <w:trHeight w:val="270"/>
          <w:del w:author="Open-Xml-PowerTools" w:id="14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980C9D" w14:textId="77777777">
            <w:pPr>
              <w:spacing w:after="0" w:line="240" w:lineRule="auto"/>
              <w:rPr>
                <w:del w:author="Open-Xml-PowerTools" w:id="148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47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28A5B8" w14:textId="77777777">
            <w:pPr>
              <w:spacing w:after="0" w:line="240" w:lineRule="auto"/>
              <w:rPr>
                <w:del w:author="Open-Xml-PowerTools" w:id="150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49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6A7702" w14:textId="77777777">
            <w:pPr>
              <w:spacing w:after="0" w:line="240" w:lineRule="auto"/>
              <w:rPr>
                <w:del w:author="Open-Xml-PowerTools" w:id="152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51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C64689C" w14:textId="77777777">
            <w:pPr>
              <w:spacing w:after="0" w:line="240" w:lineRule="auto"/>
              <w:rPr>
                <w:del w:author="Open-Xml-PowerTools" w:id="154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53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Unidad Ejecutora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0DFD31" w14:textId="77777777">
            <w:pPr>
              <w:spacing w:after="0" w:line="240" w:lineRule="auto"/>
              <w:jc w:val="center"/>
              <w:rPr>
                <w:del w:author="Open-Xml-PowerTools" w:id="156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0001</w:delText>
              </w:r>
            </w:del>
          </w:p>
        </w:tc>
      </w:tr>
      <w:tr w14:paraId="1803D99D" w14:textId="77777777">
        <w:trPr>
          <w:trHeight w:val="270"/>
          <w:del w:author="Open-Xml-PowerTools" w:id="157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9C9C9"/>
            <w:noWrap/>
            <w:vAlign w:val="center"/>
            <w:hideMark/>
          </w:tcPr>
          <w:p w14:paraId="2CE4DE7E" w14:textId="77777777">
            <w:pPr>
              <w:spacing w:after="0" w:line="240" w:lineRule="auto"/>
              <w:rPr>
                <w:del w:author="Open-Xml-PowerTools" w:id="159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58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Cantidad Procesos Registrados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861C3" w14:textId="77777777">
            <w:pPr>
              <w:spacing w:after="0" w:line="240" w:lineRule="auto"/>
              <w:jc w:val="right"/>
              <w:rPr>
                <w:del w:author="Open-Xml-PowerTools" w:id="161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16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0B5574" w14:textId="77777777">
            <w:pPr>
              <w:spacing w:after="0" w:line="240" w:lineRule="auto"/>
              <w:rPr>
                <w:del w:author="Open-Xml-PowerTools" w:id="163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62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1ED9EDED" w14:textId="77777777">
            <w:pPr>
              <w:spacing w:after="0" w:line="240" w:lineRule="auto"/>
              <w:rPr>
                <w:del w:author="Open-Xml-PowerTools" w:id="165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64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 xml:space="preserve">Unidad de Compra 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896C13" w14:textId="77777777">
            <w:pPr>
              <w:spacing w:after="0" w:line="240" w:lineRule="auto"/>
              <w:jc w:val="center"/>
              <w:rPr>
                <w:del w:author="Open-Xml-PowerTools" w:id="167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6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Servicio Geológico Nacional</w:delText>
              </w:r>
            </w:del>
          </w:p>
        </w:tc>
      </w:tr>
      <w:tr w14:paraId="6E99C0E5" w14:textId="77777777">
        <w:trPr>
          <w:trHeight w:val="270"/>
          <w:del w:author="Open-Xml-PowerTools" w:id="168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9C9C9"/>
            <w:noWrap/>
            <w:vAlign w:val="center"/>
            <w:hideMark/>
          </w:tcPr>
          <w:p w14:paraId="66C0252A" w14:textId="77777777">
            <w:pPr>
              <w:spacing w:after="0" w:line="240" w:lineRule="auto"/>
              <w:rPr>
                <w:del w:author="Open-Xml-PowerTools" w:id="170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69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Monto Estimado Total</w:delText>
              </w:r>
            </w:del>
          </w:p>
        </w:tc>
        <w:tc>
          <w:tcPr>
            <w:tcW w:w="3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EA0E2" w14:textId="39A42922">
            <w:pPr>
              <w:spacing w:after="0" w:line="240" w:lineRule="auto"/>
              <w:rPr>
                <w:del w:author="Open-Xml-PowerTools" w:id="176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 xml:space="preserve"> RD$                                                                            </w:delText>
              </w:r>
            </w:del>
            <w:del w:author="Open-Xml-PowerTools" w:id="1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3</w:delText>
              </w:r>
            </w:del>
            <w:del w:author="Open-Xml-PowerTools" w:id="1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,</w:delText>
              </w:r>
            </w:del>
            <w:del w:author="Open-Xml-PowerTools" w:id="1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119</w:delText>
              </w:r>
            </w:del>
            <w:del w:author="Open-Xml-PowerTools" w:id="17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 xml:space="preserve">,409.05 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4EFC21" w14:textId="77777777">
            <w:pPr>
              <w:spacing w:after="0" w:line="240" w:lineRule="auto"/>
              <w:rPr>
                <w:del w:author="Open-Xml-PowerTools" w:id="178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77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0A2B6BE9" w14:textId="77777777">
            <w:pPr>
              <w:spacing w:after="0" w:line="240" w:lineRule="auto"/>
              <w:rPr>
                <w:del w:author="Open-Xml-PowerTools" w:id="180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79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Código de la Unidad de Compra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D78F1A" w14:textId="77777777">
            <w:pPr>
              <w:spacing w:after="0" w:line="240" w:lineRule="auto"/>
              <w:jc w:val="center"/>
              <w:rPr>
                <w:del w:author="Open-Xml-PowerTools" w:id="182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000854</w:delText>
              </w:r>
            </w:del>
          </w:p>
        </w:tc>
      </w:tr>
      <w:tr w14:paraId="6D0FD6BC" w14:textId="77777777">
        <w:trPr>
          <w:trHeight w:val="270"/>
          <w:del w:author="Open-Xml-PowerTools" w:id="18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89F2FA" w14:textId="77777777">
            <w:pPr>
              <w:spacing w:after="0" w:line="240" w:lineRule="auto"/>
              <w:rPr>
                <w:del w:author="Open-Xml-PowerTools" w:id="185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84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3B15F3" w14:textId="77777777">
            <w:pPr>
              <w:spacing w:after="0" w:line="240" w:lineRule="auto"/>
              <w:rPr>
                <w:del w:author="Open-Xml-PowerTools" w:id="187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86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C5B66F" w14:textId="77777777">
            <w:pPr>
              <w:spacing w:after="0" w:line="240" w:lineRule="auto"/>
              <w:rPr>
                <w:del w:author="Open-Xml-PowerTools" w:id="189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88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02F4B225" w14:textId="77777777">
            <w:pPr>
              <w:spacing w:after="0" w:line="240" w:lineRule="auto"/>
              <w:rPr>
                <w:del w:author="Open-Xml-PowerTools" w:id="191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90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 xml:space="preserve">Año Fiscal 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62E5A0" w14:textId="053B6F2A">
            <w:pPr>
              <w:spacing w:after="0" w:line="240" w:lineRule="auto"/>
              <w:jc w:val="center"/>
              <w:rPr>
                <w:del w:author="Open-Xml-PowerTools" w:id="194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1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202</w:delText>
              </w:r>
            </w:del>
            <w:del w:author="Open-Xml-PowerTools" w:id="1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2</w:delText>
              </w:r>
            </w:del>
          </w:p>
        </w:tc>
      </w:tr>
      <w:tr w14:paraId="12F9DCB8" w14:textId="77777777">
        <w:trPr>
          <w:trHeight w:val="270"/>
          <w:del w:author="Open-Xml-PowerTools" w:id="195" w:date="2000-01-01T00:00:00Z"/>
        </w:trPr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3ADD032" w14:textId="77777777">
            <w:pPr>
              <w:spacing w:after="0" w:line="240" w:lineRule="auto"/>
              <w:rPr>
                <w:del w:author="Open-Xml-PowerTools" w:id="197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96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E18D905" w14:textId="77777777">
            <w:pPr>
              <w:spacing w:after="0" w:line="240" w:lineRule="auto"/>
              <w:rPr>
                <w:del w:author="Open-Xml-PowerTools" w:id="199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198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A4A59E6" w14:textId="77777777">
            <w:pPr>
              <w:spacing w:after="0" w:line="240" w:lineRule="auto"/>
              <w:rPr>
                <w:del w:author="Open-Xml-PowerTools" w:id="201" w:date="2000-01-01T00:00:00Z"/>
                <w:rFonts w:ascii="Arial Narrow" w:eastAsia="Times New Roman" w:hAnsi="Arial Narrow" w:cs="Calibri"/>
                <w:color w:val="000000"/>
                <w:sz w:val="18"/>
                <w:szCs w:val="18"/>
                <w:lang w:val="es-DO"/>
              </w:rPr>
            </w:pPr>
            <w:del w:author="Open-Xml-PowerTools" w:id="200" w:date="2000-01-01T00:00:00Z">
              <w:r>
                <w:rPr>
                  <w:rFonts w:ascii="Arial Narrow" w:eastAsia="Times New Roman" w:hAnsi="Arial Narrow" w:cs="Calibri"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  <w:tc>
          <w:tcPr>
            <w:tcW w:w="18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167B887" w14:textId="77777777">
            <w:pPr>
              <w:spacing w:after="0" w:line="240" w:lineRule="auto"/>
              <w:rPr>
                <w:del w:author="Open-Xml-PowerTools" w:id="203" w:date="2000-01-01T00:00:00Z"/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202" w:date="2000-01-01T00:00:00Z">
              <w:r>
                <w:rPr>
                  <w:rFonts w:ascii="Arial Narrow" w:eastAsia="Times New Roman" w:hAnsi="Arial Narrow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Fecha Aprobación</w:delText>
              </w:r>
            </w:del>
          </w:p>
        </w:tc>
        <w:tc>
          <w:tcPr>
            <w:tcW w:w="4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1EE311" w14:textId="77777777">
            <w:pPr>
              <w:spacing w:after="0" w:line="240" w:lineRule="auto"/>
              <w:jc w:val="center"/>
              <w:rPr>
                <w:del w:author="Open-Xml-PowerTools" w:id="205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  <w:del w:author="Open-Xml-PowerTools" w:id="20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8"/>
                  <w:szCs w:val="18"/>
                  <w:lang w:val="es-DO"/>
                </w:rPr>
                <w:delText> </w:delText>
              </w:r>
            </w:del>
          </w:p>
        </w:tc>
      </w:tr>
      <w:tr w14:paraId="7D64D70A" w14:textId="77777777">
        <w:trPr>
          <w:trHeight w:val="282"/>
          <w:del w:author="Open-Xml-PowerTools" w:id="20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534A5" w14:textId="77777777">
            <w:pPr>
              <w:spacing w:after="0" w:line="240" w:lineRule="auto"/>
              <w:jc w:val="center"/>
              <w:rPr>
                <w:del w:author="Open-Xml-PowerTools" w:id="207" w:date="2000-01-01T00:00:00Z"/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16173" w14:textId="77777777">
            <w:pPr>
              <w:spacing w:after="0" w:line="240" w:lineRule="auto"/>
              <w:rPr>
                <w:del w:author="Open-Xml-PowerTools" w:id="20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46BDE" w14:textId="77777777">
            <w:pPr>
              <w:spacing w:after="0" w:line="240" w:lineRule="auto"/>
              <w:rPr>
                <w:del w:author="Open-Xml-PowerTools" w:id="20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AFD7E" w14:textId="77777777">
            <w:pPr>
              <w:spacing w:after="0" w:line="240" w:lineRule="auto"/>
              <w:rPr>
                <w:del w:author="Open-Xml-PowerTools" w:id="21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B7616" w14:textId="77777777">
            <w:pPr>
              <w:spacing w:after="0" w:line="240" w:lineRule="auto"/>
              <w:rPr>
                <w:del w:author="Open-Xml-PowerTools" w:id="21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DDD05" w14:textId="77777777">
            <w:pPr>
              <w:spacing w:after="0" w:line="240" w:lineRule="auto"/>
              <w:rPr>
                <w:del w:author="Open-Xml-PowerTools" w:id="21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57112D16" w14:textId="77777777">
        <w:trPr>
          <w:trHeight w:val="282"/>
          <w:del w:author="Open-Xml-PowerTools" w:id="21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A8CC0" w14:textId="77777777">
            <w:pPr>
              <w:spacing w:after="0" w:line="240" w:lineRule="auto"/>
              <w:rPr>
                <w:del w:author="Open-Xml-PowerTools" w:id="21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66DCD" w14:textId="77777777">
            <w:pPr>
              <w:spacing w:after="0" w:line="240" w:lineRule="auto"/>
              <w:rPr>
                <w:del w:author="Open-Xml-PowerTools" w:id="21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F3953" w14:textId="77777777">
            <w:pPr>
              <w:spacing w:after="0" w:line="240" w:lineRule="auto"/>
              <w:rPr>
                <w:del w:author="Open-Xml-PowerTools" w:id="21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6F58C" w14:textId="77777777">
            <w:pPr>
              <w:spacing w:after="0" w:line="240" w:lineRule="auto"/>
              <w:rPr>
                <w:del w:author="Open-Xml-PowerTools" w:id="21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6F83D" w14:textId="77777777">
            <w:pPr>
              <w:spacing w:after="0" w:line="240" w:lineRule="auto"/>
              <w:rPr>
                <w:del w:author="Open-Xml-PowerTools" w:id="21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E2A15" w14:textId="77777777">
            <w:pPr>
              <w:spacing w:after="0" w:line="240" w:lineRule="auto"/>
              <w:rPr>
                <w:del w:author="Open-Xml-PowerTools" w:id="21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04E6D92B" w14:textId="77777777">
        <w:trPr>
          <w:trHeight w:val="679"/>
          <w:del w:author="Open-Xml-PowerTools" w:id="220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8FB8D71" w14:textId="77777777">
            <w:pPr>
              <w:spacing w:after="0" w:line="240" w:lineRule="auto"/>
              <w:jc w:val="center"/>
              <w:rPr>
                <w:del w:author="Open-Xml-PowerTools" w:id="2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56E09D4" w14:textId="77777777">
            <w:pPr>
              <w:spacing w:after="0" w:line="240" w:lineRule="auto"/>
              <w:jc w:val="center"/>
              <w:rPr>
                <w:del w:author="Open-Xml-PowerTools" w:id="2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97C0BCB" w14:textId="77777777">
            <w:pPr>
              <w:spacing w:after="0" w:line="240" w:lineRule="auto"/>
              <w:jc w:val="center"/>
              <w:rPr>
                <w:del w:author="Open-Xml-PowerTools" w:id="2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6DD354D" w14:textId="77777777">
            <w:pPr>
              <w:spacing w:after="0" w:line="240" w:lineRule="auto"/>
              <w:jc w:val="center"/>
              <w:rPr>
                <w:del w:author="Open-Xml-PowerTools" w:id="2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F529A8C" w14:textId="77777777">
            <w:pPr>
              <w:spacing w:after="0" w:line="240" w:lineRule="auto"/>
              <w:jc w:val="center"/>
              <w:rPr>
                <w:del w:author="Open-Xml-PowerTools" w:id="2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EFFC2F5" w14:textId="77777777">
            <w:pPr>
              <w:spacing w:after="0" w:line="240" w:lineRule="auto"/>
              <w:jc w:val="center"/>
              <w:rPr>
                <w:del w:author="Open-Xml-PowerTools" w:id="2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1D397B13" w14:textId="77777777">
        <w:trPr>
          <w:trHeight w:val="282"/>
          <w:del w:author="Open-Xml-PowerTools" w:id="233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607E3" w14:textId="77777777">
            <w:pPr>
              <w:spacing w:after="0" w:line="240" w:lineRule="auto"/>
              <w:jc w:val="center"/>
              <w:rPr>
                <w:del w:author="Open-Xml-PowerTools" w:id="2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Papel de Escritorio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094AF4" w14:textId="77777777">
            <w:pPr>
              <w:spacing w:after="0" w:line="240" w:lineRule="auto"/>
              <w:jc w:val="center"/>
              <w:rPr>
                <w:del w:author="Open-Xml-PowerTools" w:id="2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D7B62" w14:textId="77777777">
            <w:pPr>
              <w:spacing w:after="0" w:line="240" w:lineRule="auto"/>
              <w:jc w:val="center"/>
              <w:rPr>
                <w:del w:author="Open-Xml-PowerTools" w:id="2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34B78" w14:textId="77777777">
            <w:pPr>
              <w:spacing w:after="0" w:line="240" w:lineRule="auto"/>
              <w:jc w:val="center"/>
              <w:rPr>
                <w:del w:author="Open-Xml-PowerTools" w:id="2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337F3" w14:textId="77777777">
            <w:pPr>
              <w:spacing w:after="0" w:line="240" w:lineRule="auto"/>
              <w:jc w:val="center"/>
              <w:rPr>
                <w:del w:author="Open-Xml-PowerTools" w:id="2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63AC5" w14:textId="77777777">
            <w:pPr>
              <w:spacing w:after="0" w:line="240" w:lineRule="auto"/>
              <w:jc w:val="center"/>
              <w:rPr>
                <w:del w:author="Open-Xml-PowerTools" w:id="2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88BB605" w14:textId="77777777">
        <w:trPr>
          <w:trHeight w:val="282"/>
          <w:del w:author="Open-Xml-PowerTools" w:id="246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413343C5" w14:textId="77777777">
            <w:pPr>
              <w:spacing w:after="0" w:line="240" w:lineRule="auto"/>
              <w:jc w:val="center"/>
              <w:rPr>
                <w:del w:author="Open-Xml-PowerTools" w:id="2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4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6BBBB6C" w14:textId="77777777">
            <w:pPr>
              <w:spacing w:after="0" w:line="240" w:lineRule="auto"/>
              <w:jc w:val="center"/>
              <w:rPr>
                <w:del w:author="Open-Xml-PowerTools" w:id="2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21CCA" w14:textId="0F3E1809">
            <w:pPr>
              <w:spacing w:after="0" w:line="240" w:lineRule="auto"/>
              <w:jc w:val="center"/>
              <w:rPr>
                <w:del w:author="Open-Xml-PowerTools" w:id="2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19-11-202</w:delText>
              </w:r>
            </w:del>
            <w:del w:author="Open-Xml-PowerTools" w:id="2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10E74335" w14:textId="77777777">
            <w:pPr>
              <w:spacing w:after="0" w:line="240" w:lineRule="auto"/>
              <w:jc w:val="center"/>
              <w:rPr>
                <w:del w:author="Open-Xml-PowerTools" w:id="2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30A0938" w14:textId="77777777">
            <w:pPr>
              <w:spacing w:after="0" w:line="240" w:lineRule="auto"/>
              <w:jc w:val="center"/>
              <w:rPr>
                <w:del w:author="Open-Xml-PowerTools" w:id="2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06F55" w14:textId="6A3C5C91">
            <w:pPr>
              <w:spacing w:after="0" w:line="240" w:lineRule="auto"/>
              <w:rPr>
                <w:del w:author="Open-Xml-PowerTools" w:id="2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0EC48D6" w14:textId="77777777">
        <w:trPr>
          <w:trHeight w:val="282"/>
          <w:del w:author="Open-Xml-PowerTools" w:id="261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D2A2C2" w14:textId="77777777">
            <w:pPr>
              <w:spacing w:after="0" w:line="240" w:lineRule="auto"/>
              <w:rPr>
                <w:del w:author="Open-Xml-PowerTools" w:id="2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5BA94CA" w14:textId="77777777">
            <w:pPr>
              <w:spacing w:after="0" w:line="240" w:lineRule="auto"/>
              <w:jc w:val="center"/>
              <w:rPr>
                <w:del w:author="Open-Xml-PowerTools" w:id="2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AD895" w14:textId="77777777">
            <w:pPr>
              <w:spacing w:after="0" w:line="240" w:lineRule="auto"/>
              <w:jc w:val="center"/>
              <w:rPr>
                <w:del w:author="Open-Xml-PowerTools" w:id="2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3A5BE" w14:textId="77777777">
            <w:pPr>
              <w:spacing w:after="0" w:line="240" w:lineRule="auto"/>
              <w:rPr>
                <w:del w:author="Open-Xml-PowerTools" w:id="2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A7A4D28" w14:textId="77777777">
            <w:pPr>
              <w:spacing w:after="0" w:line="240" w:lineRule="auto"/>
              <w:jc w:val="center"/>
              <w:rPr>
                <w:del w:author="Open-Xml-PowerTools" w:id="2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EB6EC" w14:textId="77777777">
            <w:pPr>
              <w:spacing w:after="0" w:line="240" w:lineRule="auto"/>
              <w:rPr>
                <w:del w:author="Open-Xml-PowerTools" w:id="2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E7391E8" w14:textId="77777777">
        <w:trPr>
          <w:trHeight w:val="282"/>
          <w:del w:author="Open-Xml-PowerTools" w:id="27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B3100F" w14:textId="77777777">
            <w:pPr>
              <w:spacing w:after="0" w:line="240" w:lineRule="auto"/>
              <w:rPr>
                <w:del w:author="Open-Xml-PowerTools" w:id="2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77BF2E1" w14:textId="77777777">
            <w:pPr>
              <w:spacing w:after="0" w:line="240" w:lineRule="auto"/>
              <w:jc w:val="center"/>
              <w:rPr>
                <w:del w:author="Open-Xml-PowerTools" w:id="2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217D14" w14:textId="3B960FCB">
            <w:pPr>
              <w:spacing w:after="0" w:line="240" w:lineRule="auto"/>
              <w:jc w:val="center"/>
              <w:rPr>
                <w:del w:author="Open-Xml-PowerTools" w:id="2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25-12-202</w:delText>
              </w:r>
            </w:del>
            <w:del w:author="Open-Xml-PowerTools" w:id="2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82BDB" w14:textId="77777777">
            <w:pPr>
              <w:spacing w:after="0" w:line="240" w:lineRule="auto"/>
              <w:rPr>
                <w:del w:author="Open-Xml-PowerTools" w:id="2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E471DE5" w14:textId="77777777">
            <w:pPr>
              <w:spacing w:after="0" w:line="240" w:lineRule="auto"/>
              <w:jc w:val="center"/>
              <w:rPr>
                <w:del w:author="Open-Xml-PowerTools" w:id="2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2898B" w14:textId="77777777">
            <w:pPr>
              <w:spacing w:after="0" w:line="240" w:lineRule="auto"/>
              <w:rPr>
                <w:del w:author="Open-Xml-PowerTools" w:id="2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FBC615" w14:textId="77777777">
        <w:trPr>
          <w:trHeight w:val="282"/>
          <w:del w:author="Open-Xml-PowerTools" w:id="28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B14726" w14:textId="77777777">
            <w:pPr>
              <w:spacing w:after="0" w:line="240" w:lineRule="auto"/>
              <w:rPr>
                <w:del w:author="Open-Xml-PowerTools" w:id="2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6035CCA" w14:textId="77777777">
            <w:pPr>
              <w:spacing w:after="0" w:line="240" w:lineRule="auto"/>
              <w:jc w:val="center"/>
              <w:rPr>
                <w:del w:author="Open-Xml-PowerTools" w:id="2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0B7F02" w14:textId="77777777">
            <w:pPr>
              <w:spacing w:after="0" w:line="240" w:lineRule="auto"/>
              <w:jc w:val="center"/>
              <w:rPr>
                <w:del w:author="Open-Xml-PowerTools" w:id="2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45075" w14:textId="77777777">
            <w:pPr>
              <w:spacing w:after="0" w:line="240" w:lineRule="auto"/>
              <w:rPr>
                <w:del w:author="Open-Xml-PowerTools" w:id="2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45F8573" w14:textId="77777777">
            <w:pPr>
              <w:spacing w:after="0" w:line="240" w:lineRule="auto"/>
              <w:jc w:val="center"/>
              <w:rPr>
                <w:del w:author="Open-Xml-PowerTools" w:id="2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F6AAA" w14:textId="77777777">
            <w:pPr>
              <w:spacing w:after="0" w:line="240" w:lineRule="auto"/>
              <w:rPr>
                <w:del w:author="Open-Xml-PowerTools" w:id="2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0BC59C8" w14:textId="77777777">
        <w:trPr>
          <w:trHeight w:val="282"/>
          <w:del w:author="Open-Xml-PowerTools" w:id="29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B1B07" w14:textId="77777777">
            <w:pPr>
              <w:spacing w:after="0" w:line="240" w:lineRule="auto"/>
              <w:rPr>
                <w:del w:author="Open-Xml-PowerTools" w:id="2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897B6" w14:textId="77777777">
            <w:pPr>
              <w:spacing w:after="0" w:line="240" w:lineRule="auto"/>
              <w:rPr>
                <w:del w:author="Open-Xml-PowerTools" w:id="29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0F57D" w14:textId="77777777">
            <w:pPr>
              <w:spacing w:after="0" w:line="240" w:lineRule="auto"/>
              <w:rPr>
                <w:del w:author="Open-Xml-PowerTools" w:id="29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6841F" w14:textId="77777777">
            <w:pPr>
              <w:spacing w:after="0" w:line="240" w:lineRule="auto"/>
              <w:rPr>
                <w:del w:author="Open-Xml-PowerTools" w:id="29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74639" w14:textId="77777777">
            <w:pPr>
              <w:spacing w:after="0" w:line="240" w:lineRule="auto"/>
              <w:rPr>
                <w:del w:author="Open-Xml-PowerTools" w:id="30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DAB95" w14:textId="77777777">
            <w:pPr>
              <w:spacing w:after="0" w:line="240" w:lineRule="auto"/>
              <w:rPr>
                <w:del w:author="Open-Xml-PowerTools" w:id="30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7FE7D7CD" w14:textId="77777777">
        <w:trPr>
          <w:trHeight w:val="282"/>
          <w:del w:author="Open-Xml-PowerTools" w:id="30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4CD21A6" w14:textId="77777777">
            <w:pPr>
              <w:spacing w:after="0" w:line="240" w:lineRule="auto"/>
              <w:jc w:val="center"/>
              <w:rPr>
                <w:del w:author="Open-Xml-PowerTools" w:id="3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C90CEE5" w14:textId="77777777">
            <w:pPr>
              <w:spacing w:after="0" w:line="240" w:lineRule="auto"/>
              <w:jc w:val="center"/>
              <w:rPr>
                <w:del w:author="Open-Xml-PowerTools" w:id="3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A5E0F1E" w14:textId="77777777">
            <w:pPr>
              <w:spacing w:after="0" w:line="240" w:lineRule="auto"/>
              <w:jc w:val="center"/>
              <w:rPr>
                <w:del w:author="Open-Xml-PowerTools" w:id="3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576C956" w14:textId="77777777">
            <w:pPr>
              <w:spacing w:after="0" w:line="240" w:lineRule="auto"/>
              <w:jc w:val="center"/>
              <w:rPr>
                <w:del w:author="Open-Xml-PowerTools" w:id="3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916E779" w14:textId="77777777">
            <w:pPr>
              <w:spacing w:after="0" w:line="240" w:lineRule="auto"/>
              <w:jc w:val="center"/>
              <w:rPr>
                <w:del w:author="Open-Xml-PowerTools" w:id="3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EBAD0C5" w14:textId="77777777">
            <w:pPr>
              <w:spacing w:after="0" w:line="240" w:lineRule="auto"/>
              <w:jc w:val="center"/>
              <w:rPr>
                <w:del w:author="Open-Xml-PowerTools" w:id="3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3CE18CA3" w14:textId="77777777">
        <w:trPr>
          <w:trHeight w:val="282"/>
          <w:del w:author="Open-Xml-PowerTools" w:id="315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4EC330" w14:textId="77777777">
            <w:pPr>
              <w:spacing w:after="0" w:line="240" w:lineRule="auto"/>
              <w:jc w:val="center"/>
              <w:rPr>
                <w:del w:author="Open-Xml-PowerTools" w:id="3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14111507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4A3020B" w14:textId="77777777">
            <w:pPr>
              <w:spacing w:after="0" w:line="240" w:lineRule="auto"/>
              <w:jc w:val="center"/>
              <w:rPr>
                <w:del w:author="Open-Xml-PowerTools" w:id="3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para impresora o fotocopiadora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9258B5" w14:textId="77777777">
            <w:pPr>
              <w:spacing w:after="0" w:line="240" w:lineRule="auto"/>
              <w:rPr>
                <w:del w:author="Open-Xml-PowerTools" w:id="3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561E336" w14:textId="77777777">
            <w:pPr>
              <w:spacing w:after="0" w:line="240" w:lineRule="auto"/>
              <w:jc w:val="center"/>
              <w:rPr>
                <w:del w:author="Open-Xml-PowerTools" w:id="3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563EB9" w14:textId="77777777">
            <w:pPr>
              <w:spacing w:after="0" w:line="240" w:lineRule="auto"/>
              <w:jc w:val="center"/>
              <w:rPr>
                <w:del w:author="Open-Xml-PowerTools" w:id="3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260.00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B10A35" w14:textId="77777777">
            <w:pPr>
              <w:spacing w:after="0" w:line="240" w:lineRule="auto"/>
              <w:jc w:val="center"/>
              <w:rPr>
                <w:del w:author="Open-Xml-PowerTools" w:id="3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19,500.00 </w:delText>
              </w:r>
            </w:del>
          </w:p>
        </w:tc>
      </w:tr>
      <w:tr w14:paraId="3DDFE900" w14:textId="77777777">
        <w:trPr>
          <w:trHeight w:val="282"/>
          <w:del w:author="Open-Xml-PowerTools" w:id="32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DD2CF2" w14:textId="77777777">
            <w:pPr>
              <w:spacing w:after="0" w:line="240" w:lineRule="auto"/>
              <w:jc w:val="center"/>
              <w:rPr>
                <w:del w:author="Open-Xml-PowerTools" w:id="3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14111507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71210B0" w14:textId="77777777">
            <w:pPr>
              <w:spacing w:after="0" w:line="240" w:lineRule="auto"/>
              <w:jc w:val="center"/>
              <w:rPr>
                <w:del w:author="Open-Xml-PowerTools" w:id="3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para impresora o fotocopiadora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170270" w14:textId="77777777">
            <w:pPr>
              <w:spacing w:after="0" w:line="240" w:lineRule="auto"/>
              <w:rPr>
                <w:del w:author="Open-Xml-PowerTools" w:id="3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C535A3" w14:textId="77777777">
            <w:pPr>
              <w:spacing w:after="0" w:line="240" w:lineRule="auto"/>
              <w:jc w:val="center"/>
              <w:rPr>
                <w:del w:author="Open-Xml-PowerTools" w:id="3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4A79BD7" w14:textId="77777777">
            <w:pPr>
              <w:spacing w:after="0" w:line="240" w:lineRule="auto"/>
              <w:jc w:val="center"/>
              <w:rPr>
                <w:del w:author="Open-Xml-PowerTools" w:id="3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318.64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12309D" w14:textId="77777777">
            <w:pPr>
              <w:spacing w:after="0" w:line="240" w:lineRule="auto"/>
              <w:jc w:val="center"/>
              <w:rPr>
                <w:del w:author="Open-Xml-PowerTools" w:id="3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2,549.12 </w:delText>
              </w:r>
            </w:del>
          </w:p>
        </w:tc>
      </w:tr>
      <w:tr w14:paraId="338DB12D" w14:textId="77777777">
        <w:trPr>
          <w:trHeight w:val="282"/>
          <w:del w:author="Open-Xml-PowerTools" w:id="34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A897A" w14:textId="77777777">
            <w:pPr>
              <w:spacing w:after="0" w:line="240" w:lineRule="auto"/>
              <w:jc w:val="center"/>
              <w:rPr>
                <w:del w:author="Open-Xml-PowerTools" w:id="3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8FD6B" w14:textId="77777777">
            <w:pPr>
              <w:spacing w:after="0" w:line="240" w:lineRule="auto"/>
              <w:rPr>
                <w:del w:author="Open-Xml-PowerTools" w:id="34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E9B29" w14:textId="77777777">
            <w:pPr>
              <w:spacing w:after="0" w:line="240" w:lineRule="auto"/>
              <w:rPr>
                <w:del w:author="Open-Xml-PowerTools" w:id="34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32A98" w14:textId="77777777">
            <w:pPr>
              <w:spacing w:after="0" w:line="240" w:lineRule="auto"/>
              <w:rPr>
                <w:del w:author="Open-Xml-PowerTools" w:id="34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275D39F" w14:textId="77777777">
            <w:pPr>
              <w:spacing w:after="0" w:line="240" w:lineRule="auto"/>
              <w:jc w:val="center"/>
              <w:rPr>
                <w:del w:author="Open-Xml-PowerTools" w:id="3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D4462C3" w14:textId="77777777">
            <w:pPr>
              <w:spacing w:after="0" w:line="240" w:lineRule="auto"/>
              <w:jc w:val="center"/>
              <w:rPr>
                <w:del w:author="Open-Xml-PowerTools" w:id="3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22,049.12 </w:delText>
              </w:r>
            </w:del>
          </w:p>
        </w:tc>
      </w:tr>
      <w:tr w14:paraId="1985A812" w14:textId="77777777">
        <w:trPr>
          <w:trHeight w:val="282"/>
          <w:del w:author="Open-Xml-PowerTools" w:id="350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D2D91F" w14:textId="77777777">
            <w:pPr>
              <w:rPr>
                <w:del w:author="Open-Xml-PowerTools" w:id="351" w:date="2000-01-01T00:00:00Z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E068ED" w14:textId="77777777">
            <w:pPr>
              <w:rPr>
                <w:del w:author="Open-Xml-PowerTools" w:id="352" w:date="2000-01-01T00:00:00Z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26572A" w14:textId="77777777">
            <w:pPr>
              <w:rPr>
                <w:del w:author="Open-Xml-PowerTools" w:id="353" w:date="2000-01-01T00:00:00Z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EAC4E5" w14:textId="77777777">
            <w:pPr>
              <w:rPr>
                <w:del w:author="Open-Xml-PowerTools" w:id="354" w:date="2000-01-01T00:00:00Z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90487B" w14:textId="77777777">
            <w:pPr>
              <w:rPr>
                <w:del w:author="Open-Xml-PowerTools" w:id="355" w:date="2000-01-01T00:00:00Z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394E83" w14:textId="77777777">
            <w:pPr>
              <w:rPr>
                <w:del w:author="Open-Xml-PowerTools" w:id="356" w:date="2000-01-01T00:00:00Z"/>
              </w:rPr>
            </w:pPr>
          </w:p>
        </w:tc>
      </w:tr>
      <w:tr w14:paraId="38BE6FF4" w14:textId="77777777">
        <w:trPr>
          <w:trHeight w:val="679"/>
          <w:del w:author="Open-Xml-PowerTools" w:id="357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78D8206" w14:textId="77777777">
            <w:pPr>
              <w:spacing w:after="0" w:line="240" w:lineRule="auto"/>
              <w:jc w:val="center"/>
              <w:rPr>
                <w:del w:author="Open-Xml-PowerTools" w:id="3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lastRenderedPageBreak/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AC1DE98" w14:textId="77777777">
            <w:pPr>
              <w:spacing w:after="0" w:line="240" w:lineRule="auto"/>
              <w:jc w:val="center"/>
              <w:rPr>
                <w:del w:author="Open-Xml-PowerTools" w:id="3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A8552D3" w14:textId="77777777">
            <w:pPr>
              <w:spacing w:after="0" w:line="240" w:lineRule="auto"/>
              <w:jc w:val="center"/>
              <w:rPr>
                <w:del w:author="Open-Xml-PowerTools" w:id="3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7C727D1" w14:textId="77777777">
            <w:pPr>
              <w:spacing w:after="0" w:line="240" w:lineRule="auto"/>
              <w:jc w:val="center"/>
              <w:rPr>
                <w:del w:author="Open-Xml-PowerTools" w:id="36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E4F5B7C" w14:textId="77777777">
            <w:pPr>
              <w:spacing w:after="0" w:line="240" w:lineRule="auto"/>
              <w:jc w:val="center"/>
              <w:rPr>
                <w:del w:author="Open-Xml-PowerTools" w:id="3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57586B9" w14:textId="77777777">
            <w:pPr>
              <w:spacing w:after="0" w:line="240" w:lineRule="auto"/>
              <w:jc w:val="center"/>
              <w:rPr>
                <w:del w:author="Open-Xml-PowerTools" w:id="3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310AB15B" w14:textId="77777777">
        <w:trPr>
          <w:trHeight w:val="282"/>
          <w:del w:author="Open-Xml-PowerTools" w:id="370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9AA25" w14:textId="77777777">
            <w:pPr>
              <w:spacing w:after="0" w:line="240" w:lineRule="auto"/>
              <w:jc w:val="center"/>
              <w:rPr>
                <w:del w:author="Open-Xml-PowerTools" w:id="3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Productos de papel y </w:delText>
              </w:r>
            </w:del>
            <w:del w:author="Open-Xml-PowerTools" w:id="3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cartón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14AB9" w14:textId="77777777">
            <w:pPr>
              <w:spacing w:after="0" w:line="240" w:lineRule="auto"/>
              <w:jc w:val="center"/>
              <w:rPr>
                <w:del w:author="Open-Xml-PowerTools" w:id="3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C69A8" w14:textId="77777777">
            <w:pPr>
              <w:spacing w:after="0" w:line="240" w:lineRule="auto"/>
              <w:jc w:val="center"/>
              <w:rPr>
                <w:del w:author="Open-Xml-PowerTools" w:id="3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EE32AF" w14:textId="77777777">
            <w:pPr>
              <w:spacing w:after="0" w:line="240" w:lineRule="auto"/>
              <w:jc w:val="center"/>
              <w:rPr>
                <w:del w:author="Open-Xml-PowerTools" w:id="3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7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B6FEA" w14:textId="77777777">
            <w:pPr>
              <w:spacing w:after="0" w:line="240" w:lineRule="auto"/>
              <w:jc w:val="center"/>
              <w:rPr>
                <w:del w:author="Open-Xml-PowerTools" w:id="3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14616" w14:textId="77777777">
            <w:pPr>
              <w:spacing w:after="0" w:line="240" w:lineRule="auto"/>
              <w:jc w:val="center"/>
              <w:rPr>
                <w:del w:author="Open-Xml-PowerTools" w:id="3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5943AB4" w14:textId="77777777">
        <w:trPr>
          <w:trHeight w:val="282"/>
          <w:del w:author="Open-Xml-PowerTools" w:id="384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0242B11A" w14:textId="77777777">
            <w:pPr>
              <w:spacing w:after="0" w:line="240" w:lineRule="auto"/>
              <w:jc w:val="center"/>
              <w:rPr>
                <w:del w:author="Open-Xml-PowerTools" w:id="3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3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390D908" w14:textId="77777777">
            <w:pPr>
              <w:spacing w:after="0" w:line="240" w:lineRule="auto"/>
              <w:jc w:val="center"/>
              <w:rPr>
                <w:del w:author="Open-Xml-PowerTools" w:id="3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2F6A6" w14:textId="28714A81">
            <w:pPr>
              <w:spacing w:after="0" w:line="240" w:lineRule="auto"/>
              <w:jc w:val="center"/>
              <w:rPr>
                <w:del w:author="Open-Xml-PowerTools" w:id="3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06-04-202</w:delText>
              </w:r>
            </w:del>
            <w:del w:author="Open-Xml-PowerTools" w:id="3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C1D40FA" w14:textId="77777777">
            <w:pPr>
              <w:spacing w:after="0" w:line="240" w:lineRule="auto"/>
              <w:jc w:val="center"/>
              <w:rPr>
                <w:del w:author="Open-Xml-PowerTools" w:id="3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952AEA2" w14:textId="77777777">
            <w:pPr>
              <w:spacing w:after="0" w:line="240" w:lineRule="auto"/>
              <w:jc w:val="center"/>
              <w:rPr>
                <w:del w:author="Open-Xml-PowerTools" w:id="3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24169" w14:textId="77777777">
            <w:pPr>
              <w:spacing w:after="0" w:line="240" w:lineRule="auto"/>
              <w:rPr>
                <w:del w:author="Open-Xml-PowerTools" w:id="3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B952B74" w14:textId="77777777">
        <w:trPr>
          <w:trHeight w:val="282"/>
          <w:del w:author="Open-Xml-PowerTools" w:id="399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CD1E6" w14:textId="77777777">
            <w:pPr>
              <w:spacing w:after="0" w:line="240" w:lineRule="auto"/>
              <w:rPr>
                <w:del w:author="Open-Xml-PowerTools" w:id="4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52D3B79" w14:textId="77777777">
            <w:pPr>
              <w:spacing w:after="0" w:line="240" w:lineRule="auto"/>
              <w:jc w:val="center"/>
              <w:rPr>
                <w:del w:author="Open-Xml-PowerTools" w:id="4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F5F69" w14:textId="77777777">
            <w:pPr>
              <w:spacing w:after="0" w:line="240" w:lineRule="auto"/>
              <w:jc w:val="center"/>
              <w:rPr>
                <w:del w:author="Open-Xml-PowerTools" w:id="4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0BF971" w14:textId="77777777">
            <w:pPr>
              <w:spacing w:after="0" w:line="240" w:lineRule="auto"/>
              <w:rPr>
                <w:del w:author="Open-Xml-PowerTools" w:id="40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16D23AB" w14:textId="77777777">
            <w:pPr>
              <w:spacing w:after="0" w:line="240" w:lineRule="auto"/>
              <w:jc w:val="center"/>
              <w:rPr>
                <w:del w:author="Open-Xml-PowerTools" w:id="4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E29C5" w14:textId="77777777">
            <w:pPr>
              <w:spacing w:after="0" w:line="240" w:lineRule="auto"/>
              <w:rPr>
                <w:del w:author="Open-Xml-PowerTools" w:id="40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93342C0" w14:textId="77777777">
        <w:trPr>
          <w:trHeight w:val="282"/>
          <w:del w:author="Open-Xml-PowerTools" w:id="410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0E684" w14:textId="77777777">
            <w:pPr>
              <w:spacing w:after="0" w:line="240" w:lineRule="auto"/>
              <w:rPr>
                <w:del w:author="Open-Xml-PowerTools" w:id="4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1884CF0" w14:textId="77777777">
            <w:pPr>
              <w:spacing w:after="0" w:line="240" w:lineRule="auto"/>
              <w:jc w:val="center"/>
              <w:rPr>
                <w:del w:author="Open-Xml-PowerTools" w:id="4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C7E1D" w14:textId="52F4AC98">
            <w:pPr>
              <w:spacing w:after="0" w:line="240" w:lineRule="auto"/>
              <w:jc w:val="center"/>
              <w:rPr>
                <w:del w:author="Open-Xml-PowerTools" w:id="4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07-04-202</w:delText>
              </w:r>
            </w:del>
            <w:del w:author="Open-Xml-PowerTools" w:id="4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7ED9CE" w14:textId="77777777">
            <w:pPr>
              <w:spacing w:after="0" w:line="240" w:lineRule="auto"/>
              <w:rPr>
                <w:del w:author="Open-Xml-PowerTools" w:id="4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E76814F" w14:textId="77777777">
            <w:pPr>
              <w:spacing w:after="0" w:line="240" w:lineRule="auto"/>
              <w:jc w:val="center"/>
              <w:rPr>
                <w:del w:author="Open-Xml-PowerTools" w:id="4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BACDD" w14:textId="77777777">
            <w:pPr>
              <w:spacing w:after="0" w:line="240" w:lineRule="auto"/>
              <w:rPr>
                <w:del w:author="Open-Xml-PowerTools" w:id="4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046E0BD" w14:textId="77777777">
        <w:trPr>
          <w:trHeight w:val="282"/>
          <w:del w:author="Open-Xml-PowerTools" w:id="42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47687" w14:textId="77777777">
            <w:pPr>
              <w:spacing w:after="0" w:line="240" w:lineRule="auto"/>
              <w:rPr>
                <w:del w:author="Open-Xml-PowerTools" w:id="42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093DB0B" w14:textId="77777777">
            <w:pPr>
              <w:spacing w:after="0" w:line="240" w:lineRule="auto"/>
              <w:jc w:val="center"/>
              <w:rPr>
                <w:del w:author="Open-Xml-PowerTools" w:id="42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4726EC" w14:textId="77777777">
            <w:pPr>
              <w:spacing w:after="0" w:line="240" w:lineRule="auto"/>
              <w:jc w:val="center"/>
              <w:rPr>
                <w:del w:author="Open-Xml-PowerTools" w:id="4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D1FF4" w14:textId="77777777">
            <w:pPr>
              <w:spacing w:after="0" w:line="240" w:lineRule="auto"/>
              <w:rPr>
                <w:del w:author="Open-Xml-PowerTools" w:id="4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BAF7CA1" w14:textId="77777777">
            <w:pPr>
              <w:spacing w:after="0" w:line="240" w:lineRule="auto"/>
              <w:jc w:val="center"/>
              <w:rPr>
                <w:del w:author="Open-Xml-PowerTools" w:id="4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CEDAD" w14:textId="77777777">
            <w:pPr>
              <w:spacing w:after="0" w:line="240" w:lineRule="auto"/>
              <w:rPr>
                <w:del w:author="Open-Xml-PowerTools" w:id="4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6825610" w14:textId="77777777">
        <w:trPr>
          <w:trHeight w:val="282"/>
          <w:del w:author="Open-Xml-PowerTools" w:id="43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872CD" w14:textId="77777777">
            <w:pPr>
              <w:spacing w:after="0" w:line="240" w:lineRule="auto"/>
              <w:rPr>
                <w:del w:author="Open-Xml-PowerTools" w:id="4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8E887" w14:textId="77777777">
            <w:pPr>
              <w:spacing w:after="0" w:line="240" w:lineRule="auto"/>
              <w:rPr>
                <w:del w:author="Open-Xml-PowerTools" w:id="43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D7CE0" w14:textId="77777777">
            <w:pPr>
              <w:spacing w:after="0" w:line="240" w:lineRule="auto"/>
              <w:rPr>
                <w:del w:author="Open-Xml-PowerTools" w:id="43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C84B4" w14:textId="77777777">
            <w:pPr>
              <w:spacing w:after="0" w:line="240" w:lineRule="auto"/>
              <w:rPr>
                <w:del w:author="Open-Xml-PowerTools" w:id="43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BB373" w14:textId="77777777">
            <w:pPr>
              <w:spacing w:after="0" w:line="240" w:lineRule="auto"/>
              <w:rPr>
                <w:del w:author="Open-Xml-PowerTools" w:id="43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01640" w14:textId="77777777">
            <w:pPr>
              <w:spacing w:after="0" w:line="240" w:lineRule="auto"/>
              <w:rPr>
                <w:del w:author="Open-Xml-PowerTools" w:id="43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3D6D146" w14:textId="77777777">
        <w:trPr>
          <w:trHeight w:val="282"/>
          <w:del w:author="Open-Xml-PowerTools" w:id="440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12C823A" w14:textId="77777777">
            <w:pPr>
              <w:spacing w:after="0" w:line="240" w:lineRule="auto"/>
              <w:jc w:val="center"/>
              <w:rPr>
                <w:del w:author="Open-Xml-PowerTools" w:id="4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38C9973" w14:textId="77777777">
            <w:pPr>
              <w:spacing w:after="0" w:line="240" w:lineRule="auto"/>
              <w:jc w:val="center"/>
              <w:rPr>
                <w:del w:author="Open-Xml-PowerTools" w:id="4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3E7BB53" w14:textId="77777777">
            <w:pPr>
              <w:spacing w:after="0" w:line="240" w:lineRule="auto"/>
              <w:jc w:val="center"/>
              <w:rPr>
                <w:del w:author="Open-Xml-PowerTools" w:id="4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C0A4462" w14:textId="77777777">
            <w:pPr>
              <w:spacing w:after="0" w:line="240" w:lineRule="auto"/>
              <w:jc w:val="center"/>
              <w:rPr>
                <w:del w:author="Open-Xml-PowerTools" w:id="4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0EE265D" w14:textId="77777777">
            <w:pPr>
              <w:spacing w:after="0" w:line="240" w:lineRule="auto"/>
              <w:jc w:val="center"/>
              <w:rPr>
                <w:del w:author="Open-Xml-PowerTools" w:id="4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B42918E" w14:textId="77777777">
            <w:pPr>
              <w:spacing w:after="0" w:line="240" w:lineRule="auto"/>
              <w:jc w:val="center"/>
              <w:rPr>
                <w:del w:author="Open-Xml-PowerTools" w:id="4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589A98AC" w14:textId="77777777">
        <w:trPr>
          <w:trHeight w:val="282"/>
          <w:del w:author="Open-Xml-PowerTools" w:id="453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27385C" w14:textId="77777777">
            <w:pPr>
              <w:spacing w:after="0" w:line="240" w:lineRule="auto"/>
              <w:jc w:val="center"/>
              <w:rPr>
                <w:del w:author="Open-Xml-PowerTools" w:id="4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14111704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2A9D14E" w14:textId="77777777">
            <w:pPr>
              <w:spacing w:after="0" w:line="240" w:lineRule="auto"/>
              <w:jc w:val="center"/>
              <w:rPr>
                <w:del w:author="Open-Xml-PowerTools" w:id="4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higiénico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CF5370" w14:textId="77777777">
            <w:pPr>
              <w:spacing w:after="0" w:line="240" w:lineRule="auto"/>
              <w:rPr>
                <w:del w:author="Open-Xml-PowerTools" w:id="4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C0BFB7" w14:textId="77777777">
            <w:pPr>
              <w:spacing w:after="0" w:line="240" w:lineRule="auto"/>
              <w:jc w:val="center"/>
              <w:rPr>
                <w:del w:author="Open-Xml-PowerTools" w:id="4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8782A9" w14:textId="77777777">
            <w:pPr>
              <w:spacing w:after="0" w:line="240" w:lineRule="auto"/>
              <w:jc w:val="center"/>
              <w:rPr>
                <w:del w:author="Open-Xml-PowerTools" w:id="4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848.00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AC4331" w14:textId="77777777">
            <w:pPr>
              <w:spacing w:after="0" w:line="240" w:lineRule="auto"/>
              <w:jc w:val="center"/>
              <w:rPr>
                <w:del w:author="Open-Xml-PowerTools" w:id="4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12,720.00 </w:delText>
              </w:r>
            </w:del>
          </w:p>
        </w:tc>
      </w:tr>
      <w:tr w14:paraId="23E28C68" w14:textId="77777777">
        <w:trPr>
          <w:trHeight w:val="282"/>
          <w:del w:author="Open-Xml-PowerTools" w:id="46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DFF193" w14:textId="77777777">
            <w:pPr>
              <w:spacing w:after="0" w:line="240" w:lineRule="auto"/>
              <w:jc w:val="center"/>
              <w:rPr>
                <w:del w:author="Open-Xml-PowerTools" w:id="4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14111703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3436E3E" w14:textId="77777777">
            <w:pPr>
              <w:spacing w:after="0" w:line="240" w:lineRule="auto"/>
              <w:jc w:val="center"/>
              <w:rPr>
                <w:del w:author="Open-Xml-PowerTools" w:id="4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Toallas de papel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E91232" w14:textId="77777777">
            <w:pPr>
              <w:spacing w:after="0" w:line="240" w:lineRule="auto"/>
              <w:rPr>
                <w:del w:author="Open-Xml-PowerTools" w:id="4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6BE18D" w14:textId="77777777">
            <w:pPr>
              <w:spacing w:after="0" w:line="240" w:lineRule="auto"/>
              <w:jc w:val="center"/>
              <w:rPr>
                <w:del w:author="Open-Xml-PowerTools" w:id="4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9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9B8D2CF" w14:textId="77777777">
            <w:pPr>
              <w:spacing w:after="0" w:line="240" w:lineRule="auto"/>
              <w:jc w:val="center"/>
              <w:rPr>
                <w:del w:author="Open-Xml-PowerTools" w:id="4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7C4150" w14:textId="77777777">
            <w:pPr>
              <w:spacing w:after="0" w:line="240" w:lineRule="auto"/>
              <w:jc w:val="center"/>
              <w:rPr>
                <w:del w:author="Open-Xml-PowerTools" w:id="4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16,155.00 </w:delText>
              </w:r>
            </w:del>
          </w:p>
        </w:tc>
      </w:tr>
      <w:tr w14:paraId="76F75A84" w14:textId="77777777">
        <w:trPr>
          <w:trHeight w:val="282"/>
          <w:del w:author="Open-Xml-PowerTools" w:id="47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5312C73" w14:textId="77777777">
            <w:pPr>
              <w:spacing w:after="0" w:line="240" w:lineRule="auto"/>
              <w:jc w:val="center"/>
              <w:rPr>
                <w:del w:author="Open-Xml-PowerTools" w:id="4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14111705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A831A3D" w14:textId="77777777">
            <w:pPr>
              <w:spacing w:after="0" w:line="240" w:lineRule="auto"/>
              <w:jc w:val="center"/>
              <w:rPr>
                <w:del w:author="Open-Xml-PowerTools" w:id="4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Servilletas de papel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923D32" w14:textId="77777777">
            <w:pPr>
              <w:spacing w:after="0" w:line="240" w:lineRule="auto"/>
              <w:rPr>
                <w:del w:author="Open-Xml-PowerTools" w:id="4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42995B" w14:textId="77777777">
            <w:pPr>
              <w:spacing w:after="0" w:line="240" w:lineRule="auto"/>
              <w:jc w:val="center"/>
              <w:rPr>
                <w:del w:author="Open-Xml-PowerTools" w:id="4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020B01" w14:textId="77777777">
            <w:pPr>
              <w:spacing w:after="0" w:line="240" w:lineRule="auto"/>
              <w:jc w:val="center"/>
              <w:rPr>
                <w:del w:author="Open-Xml-PowerTools" w:id="4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128.00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6D0220" w14:textId="77777777">
            <w:pPr>
              <w:spacing w:after="0" w:line="240" w:lineRule="auto"/>
              <w:jc w:val="center"/>
              <w:rPr>
                <w:del w:author="Open-Xml-PowerTools" w:id="4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2,304.00 </w:delText>
              </w:r>
            </w:del>
          </w:p>
        </w:tc>
      </w:tr>
      <w:tr w14:paraId="69BEC6A5" w14:textId="77777777">
        <w:trPr>
          <w:trHeight w:val="282"/>
          <w:del w:author="Open-Xml-PowerTools" w:id="49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87271" w14:textId="77777777">
            <w:pPr>
              <w:spacing w:after="0" w:line="240" w:lineRule="auto"/>
              <w:jc w:val="center"/>
              <w:rPr>
                <w:del w:author="Open-Xml-PowerTools" w:id="4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B0F85" w14:textId="77777777">
            <w:pPr>
              <w:spacing w:after="0" w:line="240" w:lineRule="auto"/>
              <w:rPr>
                <w:del w:author="Open-Xml-PowerTools" w:id="49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F638A" w14:textId="77777777">
            <w:pPr>
              <w:spacing w:after="0" w:line="240" w:lineRule="auto"/>
              <w:rPr>
                <w:del w:author="Open-Xml-PowerTools" w:id="49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A99A5" w14:textId="77777777">
            <w:pPr>
              <w:spacing w:after="0" w:line="240" w:lineRule="auto"/>
              <w:rPr>
                <w:del w:author="Open-Xml-PowerTools" w:id="49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A053A17" w14:textId="77777777">
            <w:pPr>
              <w:spacing w:after="0" w:line="240" w:lineRule="auto"/>
              <w:jc w:val="center"/>
              <w:rPr>
                <w:del w:author="Open-Xml-PowerTools" w:id="4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5925474" w14:textId="77777777">
            <w:pPr>
              <w:spacing w:after="0" w:line="240" w:lineRule="auto"/>
              <w:jc w:val="center"/>
              <w:rPr>
                <w:del w:author="Open-Xml-PowerTools" w:id="5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31,179.00 </w:delText>
              </w:r>
            </w:del>
          </w:p>
        </w:tc>
      </w:tr>
      <w:tr w14:paraId="2CC78027" w14:textId="77777777">
        <w:trPr>
          <w:trHeight w:val="282"/>
          <w:del w:author="Open-Xml-PowerTools" w:id="50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7A658" w14:textId="77777777">
            <w:pPr>
              <w:spacing w:after="0" w:line="240" w:lineRule="auto"/>
              <w:jc w:val="center"/>
              <w:rPr>
                <w:del w:author="Open-Xml-PowerTools" w:id="5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56838" w14:textId="77777777">
            <w:pPr>
              <w:spacing w:after="0" w:line="240" w:lineRule="auto"/>
              <w:rPr>
                <w:del w:author="Open-Xml-PowerTools" w:id="50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BF58D" w14:textId="77777777">
            <w:pPr>
              <w:spacing w:after="0" w:line="240" w:lineRule="auto"/>
              <w:rPr>
                <w:del w:author="Open-Xml-PowerTools" w:id="50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7E776" w14:textId="77777777">
            <w:pPr>
              <w:spacing w:after="0" w:line="240" w:lineRule="auto"/>
              <w:rPr>
                <w:del w:author="Open-Xml-PowerTools" w:id="50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7470D" w14:textId="77777777">
            <w:pPr>
              <w:spacing w:after="0" w:line="240" w:lineRule="auto"/>
              <w:rPr>
                <w:del w:author="Open-Xml-PowerTools" w:id="50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D8582" w14:textId="77777777">
            <w:pPr>
              <w:spacing w:after="0" w:line="240" w:lineRule="auto"/>
              <w:rPr>
                <w:del w:author="Open-Xml-PowerTools" w:id="50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0DB51815" w14:textId="77777777">
        <w:trPr>
          <w:trHeight w:val="679"/>
          <w:del w:author="Open-Xml-PowerTools" w:id="508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C8C2D48" w14:textId="77777777">
            <w:pPr>
              <w:spacing w:after="0" w:line="240" w:lineRule="auto"/>
              <w:jc w:val="center"/>
              <w:rPr>
                <w:del w:author="Open-Xml-PowerTools" w:id="5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8B2308C" w14:textId="77777777">
            <w:pPr>
              <w:spacing w:after="0" w:line="240" w:lineRule="auto"/>
              <w:jc w:val="center"/>
              <w:rPr>
                <w:del w:author="Open-Xml-PowerTools" w:id="5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6FD3B68" w14:textId="77777777">
            <w:pPr>
              <w:spacing w:after="0" w:line="240" w:lineRule="auto"/>
              <w:jc w:val="center"/>
              <w:rPr>
                <w:del w:author="Open-Xml-PowerTools" w:id="5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BDCE8BC" w14:textId="77777777">
            <w:pPr>
              <w:spacing w:after="0" w:line="240" w:lineRule="auto"/>
              <w:jc w:val="center"/>
              <w:rPr>
                <w:del w:author="Open-Xml-PowerTools" w:id="5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4D959F9" w14:textId="77777777">
            <w:pPr>
              <w:spacing w:after="0" w:line="240" w:lineRule="auto"/>
              <w:jc w:val="center"/>
              <w:rPr>
                <w:del w:author="Open-Xml-PowerTools" w:id="5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15D91F4" w14:textId="5AA4401C">
            <w:pPr>
              <w:spacing w:after="0" w:line="240" w:lineRule="auto"/>
              <w:jc w:val="center"/>
              <w:rPr>
                <w:del w:author="Open-Xml-PowerTools" w:id="5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2BA84E67" w14:textId="77777777">
        <w:trPr>
          <w:trHeight w:val="282"/>
          <w:del w:author="Open-Xml-PowerTools" w:id="521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99A51" w14:textId="77777777">
            <w:pPr>
              <w:spacing w:after="0" w:line="240" w:lineRule="auto"/>
              <w:jc w:val="center"/>
              <w:rPr>
                <w:del w:author="Open-Xml-PowerTools" w:id="5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2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</w:delText>
              </w:r>
            </w:del>
            <w:del w:author="Open-Xml-PowerTools" w:id="5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Productos de artes grafico 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21A93" w14:textId="77777777">
            <w:pPr>
              <w:spacing w:after="0" w:line="240" w:lineRule="auto"/>
              <w:jc w:val="center"/>
              <w:rPr>
                <w:del w:author="Open-Xml-PowerTools" w:id="5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24AB3" w14:textId="77777777">
            <w:pPr>
              <w:spacing w:after="0" w:line="240" w:lineRule="auto"/>
              <w:jc w:val="center"/>
              <w:rPr>
                <w:del w:author="Open-Xml-PowerTools" w:id="5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891F1" w14:textId="77777777">
            <w:pPr>
              <w:spacing w:after="0" w:line="240" w:lineRule="auto"/>
              <w:jc w:val="center"/>
              <w:rPr>
                <w:del w:author="Open-Xml-PowerTools" w:id="5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38704" w14:textId="77777777">
            <w:pPr>
              <w:spacing w:after="0" w:line="240" w:lineRule="auto"/>
              <w:jc w:val="center"/>
              <w:rPr>
                <w:del w:author="Open-Xml-PowerTools" w:id="5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F94B2" w14:textId="77777777">
            <w:pPr>
              <w:spacing w:after="0" w:line="240" w:lineRule="auto"/>
              <w:jc w:val="center"/>
              <w:rPr>
                <w:del w:author="Open-Xml-PowerTools" w:id="5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D0EF03B" w14:textId="77777777">
        <w:trPr>
          <w:trHeight w:val="282"/>
          <w:del w:author="Open-Xml-PowerTools" w:id="535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2D481CF" w14:textId="77777777">
            <w:pPr>
              <w:spacing w:after="0" w:line="240" w:lineRule="auto"/>
              <w:jc w:val="center"/>
              <w:rPr>
                <w:del w:author="Open-Xml-PowerTools" w:id="5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36" w:date="2000-01-01T00:00:00Z">
              <w:r>
                <w:rPr>
                  <w:rFonts w:ascii="Calibri" w:eastAsia="Times New Roman" w:hAnsi="Calibri" w:cs="Calibri"/>
                  <w:b/>
                  <w:bCs/>
                  <w:noProof/>
                  <w:color w:val="000000"/>
                  <w:sz w:val="16"/>
                  <w:szCs w:val="16"/>
                </w:rPr>
                <w:drawing>
                  <wp:anchor distT="0" distB="0" distL="114300" distR="114300" simplePos="0" relativeHeight="251662336" behindDoc="0" locked="0" layoutInCell="1" allowOverlap="1" wp14:anchorId="104B5370" wp14:editId="34CCBBF7">
                    <wp:simplePos x="0" y="0"/>
                    <wp:positionH relativeFrom="column">
                      <wp:posOffset>3552190</wp:posOffset>
                    </wp:positionH>
                    <wp:positionV relativeFrom="paragraph">
                      <wp:posOffset>4026535</wp:posOffset>
                    </wp:positionV>
                    <wp:extent cx="664845" cy="2000885"/>
                    <wp:effectExtent l="0" t="0" r="1905" b="0"/>
                    <wp:wrapNone/>
                    <wp:docPr id="2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64845" cy="20008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  <w:del w:author="Open-Xml-PowerTools" w:id="53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5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D84CB79" w14:textId="77777777">
            <w:pPr>
              <w:spacing w:after="0" w:line="240" w:lineRule="auto"/>
              <w:jc w:val="center"/>
              <w:rPr>
                <w:del w:author="Open-Xml-PowerTools" w:id="5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EC2BD" w14:textId="5ABE3174">
            <w:pPr>
              <w:spacing w:after="0" w:line="240" w:lineRule="auto"/>
              <w:jc w:val="center"/>
              <w:rPr>
                <w:del w:author="Open-Xml-PowerTools" w:id="5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4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01-06-202</w:delText>
              </w:r>
            </w:del>
            <w:del w:author="Open-Xml-PowerTools" w:id="5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C01A812" w14:textId="77777777">
            <w:pPr>
              <w:spacing w:after="0" w:line="240" w:lineRule="auto"/>
              <w:jc w:val="center"/>
              <w:rPr>
                <w:del w:author="Open-Xml-PowerTools" w:id="5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699AB74" w14:textId="77777777">
            <w:pPr>
              <w:spacing w:after="0" w:line="240" w:lineRule="auto"/>
              <w:jc w:val="center"/>
              <w:rPr>
                <w:del w:author="Open-Xml-PowerTools" w:id="5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37727" w14:textId="77777777">
            <w:pPr>
              <w:spacing w:after="0" w:line="240" w:lineRule="auto"/>
              <w:rPr>
                <w:del w:author="Open-Xml-PowerTools" w:id="5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93B9877" w14:textId="77777777">
        <w:trPr>
          <w:trHeight w:val="282"/>
          <w:del w:author="Open-Xml-PowerTools" w:id="551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2D1D7" w14:textId="77777777">
            <w:pPr>
              <w:spacing w:after="0" w:line="240" w:lineRule="auto"/>
              <w:rPr>
                <w:del w:author="Open-Xml-PowerTools" w:id="5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FD8E6BD" w14:textId="77777777">
            <w:pPr>
              <w:spacing w:after="0" w:line="240" w:lineRule="auto"/>
              <w:jc w:val="center"/>
              <w:rPr>
                <w:del w:author="Open-Xml-PowerTools" w:id="5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8E55C" w14:textId="77777777">
            <w:pPr>
              <w:spacing w:after="0" w:line="240" w:lineRule="auto"/>
              <w:jc w:val="center"/>
              <w:rPr>
                <w:del w:author="Open-Xml-PowerTools" w:id="5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3C846" w14:textId="77777777">
            <w:pPr>
              <w:spacing w:after="0" w:line="240" w:lineRule="auto"/>
              <w:rPr>
                <w:del w:author="Open-Xml-PowerTools" w:id="5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CC6F4B5" w14:textId="77777777">
            <w:pPr>
              <w:spacing w:after="0" w:line="240" w:lineRule="auto"/>
              <w:jc w:val="center"/>
              <w:rPr>
                <w:del w:author="Open-Xml-PowerTools" w:id="5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67DF9" w14:textId="77777777">
            <w:pPr>
              <w:spacing w:after="0" w:line="240" w:lineRule="auto"/>
              <w:rPr>
                <w:del w:author="Open-Xml-PowerTools" w:id="5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A8B4C7C" w14:textId="77777777">
        <w:trPr>
          <w:trHeight w:val="282"/>
          <w:del w:author="Open-Xml-PowerTools" w:id="56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54F35B" w14:textId="77777777">
            <w:pPr>
              <w:spacing w:after="0" w:line="240" w:lineRule="auto"/>
              <w:rPr>
                <w:del w:author="Open-Xml-PowerTools" w:id="5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C08DA14" w14:textId="77777777">
            <w:pPr>
              <w:spacing w:after="0" w:line="240" w:lineRule="auto"/>
              <w:jc w:val="center"/>
              <w:rPr>
                <w:del w:author="Open-Xml-PowerTools" w:id="56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2FA06" w14:textId="2EFD827B">
            <w:pPr>
              <w:spacing w:after="0" w:line="240" w:lineRule="auto"/>
              <w:jc w:val="center"/>
              <w:rPr>
                <w:del w:author="Open-Xml-PowerTools" w:id="5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6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03-06-202</w:delText>
              </w:r>
            </w:del>
            <w:del w:author="Open-Xml-PowerTools" w:id="5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5E79F7" w14:textId="77777777">
            <w:pPr>
              <w:spacing w:after="0" w:line="240" w:lineRule="auto"/>
              <w:rPr>
                <w:del w:author="Open-Xml-PowerTools" w:id="5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879E501" w14:textId="77777777">
            <w:pPr>
              <w:spacing w:after="0" w:line="240" w:lineRule="auto"/>
              <w:jc w:val="center"/>
              <w:rPr>
                <w:del w:author="Open-Xml-PowerTools" w:id="5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31CF9" w14:textId="77777777">
            <w:pPr>
              <w:spacing w:after="0" w:line="240" w:lineRule="auto"/>
              <w:rPr>
                <w:del w:author="Open-Xml-PowerTools" w:id="5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34688EB" w14:textId="77777777">
        <w:trPr>
          <w:trHeight w:val="282"/>
          <w:del w:author="Open-Xml-PowerTools" w:id="57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01E43A" w14:textId="77777777">
            <w:pPr>
              <w:spacing w:after="0" w:line="240" w:lineRule="auto"/>
              <w:rPr>
                <w:del w:author="Open-Xml-PowerTools" w:id="5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C9D3ADE" w14:textId="77777777">
            <w:pPr>
              <w:spacing w:after="0" w:line="240" w:lineRule="auto"/>
              <w:jc w:val="center"/>
              <w:rPr>
                <w:del w:author="Open-Xml-PowerTools" w:id="5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84085" w14:textId="77777777">
            <w:pPr>
              <w:spacing w:after="0" w:line="240" w:lineRule="auto"/>
              <w:jc w:val="center"/>
              <w:rPr>
                <w:del w:author="Open-Xml-PowerTools" w:id="5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7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00217A" w14:textId="77777777">
            <w:pPr>
              <w:spacing w:after="0" w:line="240" w:lineRule="auto"/>
              <w:rPr>
                <w:del w:author="Open-Xml-PowerTools" w:id="5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B114C7D" w14:textId="77777777">
            <w:pPr>
              <w:spacing w:after="0" w:line="240" w:lineRule="auto"/>
              <w:jc w:val="center"/>
              <w:rPr>
                <w:del w:author="Open-Xml-PowerTools" w:id="58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04B53" w14:textId="77777777">
            <w:pPr>
              <w:spacing w:after="0" w:line="240" w:lineRule="auto"/>
              <w:rPr>
                <w:del w:author="Open-Xml-PowerTools" w:id="5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8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17CF31A" w14:textId="77777777">
        <w:trPr>
          <w:trHeight w:val="282"/>
          <w:del w:author="Open-Xml-PowerTools" w:id="58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F6A13" w14:textId="77777777">
            <w:pPr>
              <w:spacing w:after="0" w:line="240" w:lineRule="auto"/>
              <w:rPr>
                <w:del w:author="Open-Xml-PowerTools" w:id="58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53869" w14:textId="77777777">
            <w:pPr>
              <w:spacing w:after="0" w:line="240" w:lineRule="auto"/>
              <w:rPr>
                <w:del w:author="Open-Xml-PowerTools" w:id="58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2085B" w14:textId="77777777">
            <w:pPr>
              <w:spacing w:after="0" w:line="240" w:lineRule="auto"/>
              <w:rPr>
                <w:del w:author="Open-Xml-PowerTools" w:id="58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780B2" w14:textId="77777777">
            <w:pPr>
              <w:spacing w:after="0" w:line="240" w:lineRule="auto"/>
              <w:rPr>
                <w:del w:author="Open-Xml-PowerTools" w:id="58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10D66" w14:textId="77777777">
            <w:pPr>
              <w:spacing w:after="0" w:line="240" w:lineRule="auto"/>
              <w:rPr>
                <w:del w:author="Open-Xml-PowerTools" w:id="59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BC8A4" w14:textId="77777777">
            <w:pPr>
              <w:spacing w:after="0" w:line="240" w:lineRule="auto"/>
              <w:rPr>
                <w:del w:author="Open-Xml-PowerTools" w:id="59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7E74CB7" w14:textId="77777777">
        <w:trPr>
          <w:trHeight w:val="282"/>
          <w:del w:author="Open-Xml-PowerTools" w:id="59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186F6C5" w14:textId="77777777">
            <w:pPr>
              <w:spacing w:after="0" w:line="240" w:lineRule="auto"/>
              <w:jc w:val="center"/>
              <w:rPr>
                <w:del w:author="Open-Xml-PowerTools" w:id="5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1B5EAF6" w14:textId="77777777">
            <w:pPr>
              <w:spacing w:after="0" w:line="240" w:lineRule="auto"/>
              <w:jc w:val="center"/>
              <w:rPr>
                <w:del w:author="Open-Xml-PowerTools" w:id="5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B03C1E7" w14:textId="77777777">
            <w:pPr>
              <w:spacing w:after="0" w:line="240" w:lineRule="auto"/>
              <w:jc w:val="center"/>
              <w:rPr>
                <w:del w:author="Open-Xml-PowerTools" w:id="5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A3268EC" w14:textId="77777777">
            <w:pPr>
              <w:spacing w:after="0" w:line="240" w:lineRule="auto"/>
              <w:jc w:val="center"/>
              <w:rPr>
                <w:del w:author="Open-Xml-PowerTools" w:id="6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59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AF013CD" w14:textId="77777777">
            <w:pPr>
              <w:spacing w:after="0" w:line="240" w:lineRule="auto"/>
              <w:jc w:val="center"/>
              <w:rPr>
                <w:del w:author="Open-Xml-PowerTools" w:id="6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6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734993B" w14:textId="77777777">
            <w:pPr>
              <w:spacing w:after="0" w:line="240" w:lineRule="auto"/>
              <w:jc w:val="center"/>
              <w:rPr>
                <w:del w:author="Open-Xml-PowerTools" w:id="6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6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36F1EBCF" w14:textId="77777777">
        <w:trPr>
          <w:trHeight w:val="282"/>
          <w:del w:author="Open-Xml-PowerTools" w:id="605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76F1FB" w14:textId="77777777">
            <w:pPr>
              <w:spacing w:after="0" w:line="240" w:lineRule="auto"/>
              <w:jc w:val="center"/>
              <w:rPr>
                <w:del w:author="Open-Xml-PowerTools" w:id="6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44122011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12DFA70" w14:textId="77777777">
            <w:pPr>
              <w:spacing w:after="0" w:line="240" w:lineRule="auto"/>
              <w:jc w:val="center"/>
              <w:rPr>
                <w:del w:author="Open-Xml-PowerTools" w:id="6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ED3C67" w14:textId="77777777">
            <w:pPr>
              <w:spacing w:after="0" w:line="240" w:lineRule="auto"/>
              <w:rPr>
                <w:del w:author="Open-Xml-PowerTools" w:id="6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333195" w14:textId="77777777">
            <w:pPr>
              <w:spacing w:after="0" w:line="240" w:lineRule="auto"/>
              <w:jc w:val="center"/>
              <w:rPr>
                <w:del w:author="Open-Xml-PowerTools" w:id="6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01F13A" w14:textId="77777777">
            <w:pPr>
              <w:spacing w:after="0" w:line="240" w:lineRule="auto"/>
              <w:jc w:val="center"/>
              <w:rPr>
                <w:del w:author="Open-Xml-PowerTools" w:id="6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901E94" w14:textId="77777777">
            <w:pPr>
              <w:spacing w:after="0" w:line="240" w:lineRule="auto"/>
              <w:jc w:val="center"/>
              <w:rPr>
                <w:del w:author="Open-Xml-PowerTools" w:id="6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1,800.00 </w:delText>
              </w:r>
            </w:del>
          </w:p>
        </w:tc>
      </w:tr>
      <w:tr w14:paraId="21C42156" w14:textId="77777777">
        <w:trPr>
          <w:trHeight w:val="282"/>
          <w:del w:author="Open-Xml-PowerTools" w:id="61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F02815" w14:textId="77777777">
            <w:pPr>
              <w:spacing w:after="0" w:line="240" w:lineRule="auto"/>
              <w:jc w:val="center"/>
              <w:rPr>
                <w:del w:author="Open-Xml-PowerTools" w:id="6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D3E9D33" w14:textId="77777777">
            <w:pPr>
              <w:spacing w:after="0" w:line="240" w:lineRule="auto"/>
              <w:jc w:val="center"/>
              <w:rPr>
                <w:del w:author="Open-Xml-PowerTools" w:id="6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2172D6" w14:textId="77777777">
            <w:pPr>
              <w:spacing w:after="0" w:line="240" w:lineRule="auto"/>
              <w:rPr>
                <w:del w:author="Open-Xml-PowerTools" w:id="6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3F5642" w14:textId="77777777">
            <w:pPr>
              <w:spacing w:after="0" w:line="240" w:lineRule="auto"/>
              <w:jc w:val="center"/>
              <w:rPr>
                <w:del w:author="Open-Xml-PowerTools" w:id="6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DCE5A3" w14:textId="77777777">
            <w:pPr>
              <w:spacing w:after="0" w:line="240" w:lineRule="auto"/>
              <w:jc w:val="center"/>
              <w:rPr>
                <w:del w:author="Open-Xml-PowerTools" w:id="6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6278E2" w14:textId="77777777">
            <w:pPr>
              <w:spacing w:after="0" w:line="240" w:lineRule="auto"/>
              <w:jc w:val="center"/>
              <w:rPr>
                <w:del w:author="Open-Xml-PowerTools" w:id="6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2,050.00 </w:delText>
              </w:r>
            </w:del>
          </w:p>
        </w:tc>
      </w:tr>
      <w:tr w14:paraId="6BC0CC5F" w14:textId="77777777">
        <w:trPr>
          <w:trHeight w:val="282"/>
          <w:del w:author="Open-Xml-PowerTools" w:id="63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3FB2A9" w14:textId="77777777">
            <w:pPr>
              <w:spacing w:after="0" w:line="240" w:lineRule="auto"/>
              <w:jc w:val="center"/>
              <w:rPr>
                <w:del w:author="Open-Xml-PowerTools" w:id="6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44122017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2B5F61B" w14:textId="77777777">
            <w:pPr>
              <w:spacing w:after="0" w:line="240" w:lineRule="auto"/>
              <w:jc w:val="center"/>
              <w:rPr>
                <w:del w:author="Open-Xml-PowerTools" w:id="6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 de colgar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AF3544" w14:textId="77777777">
            <w:pPr>
              <w:spacing w:after="0" w:line="240" w:lineRule="auto"/>
              <w:rPr>
                <w:del w:author="Open-Xml-PowerTools" w:id="6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9B21CF" w14:textId="77777777">
            <w:pPr>
              <w:spacing w:after="0" w:line="240" w:lineRule="auto"/>
              <w:jc w:val="center"/>
              <w:rPr>
                <w:del w:author="Open-Xml-PowerTools" w:id="6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6CCD34" w14:textId="77777777">
            <w:pPr>
              <w:spacing w:after="0" w:line="240" w:lineRule="auto"/>
              <w:jc w:val="center"/>
              <w:rPr>
                <w:del w:author="Open-Xml-PowerTools" w:id="6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1,202.00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0916EA" w14:textId="77777777">
            <w:pPr>
              <w:spacing w:after="0" w:line="240" w:lineRule="auto"/>
              <w:jc w:val="center"/>
              <w:rPr>
                <w:del w:author="Open-Xml-PowerTools" w:id="6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14,424.00 </w:delText>
              </w:r>
            </w:del>
          </w:p>
        </w:tc>
      </w:tr>
      <w:tr w14:paraId="0BA6153E" w14:textId="77777777">
        <w:trPr>
          <w:trHeight w:val="282"/>
          <w:del w:author="Open-Xml-PowerTools" w:id="64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6D4FA5" w14:textId="77777777">
            <w:pPr>
              <w:spacing w:after="0" w:line="240" w:lineRule="auto"/>
              <w:jc w:val="center"/>
              <w:rPr>
                <w:del w:author="Open-Xml-PowerTools" w:id="6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29565F4" w14:textId="77777777">
            <w:pPr>
              <w:spacing w:after="0" w:line="240" w:lineRule="auto"/>
              <w:jc w:val="center"/>
              <w:rPr>
                <w:del w:author="Open-Xml-PowerTools" w:id="6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 de colgar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750287" w14:textId="77777777">
            <w:pPr>
              <w:spacing w:after="0" w:line="240" w:lineRule="auto"/>
              <w:rPr>
                <w:del w:author="Open-Xml-PowerTools" w:id="6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EEDA6C" w14:textId="77777777">
            <w:pPr>
              <w:spacing w:after="0" w:line="240" w:lineRule="auto"/>
              <w:jc w:val="center"/>
              <w:rPr>
                <w:del w:author="Open-Xml-PowerTools" w:id="6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3E31DC" w14:textId="77777777">
            <w:pPr>
              <w:spacing w:after="0" w:line="240" w:lineRule="auto"/>
              <w:jc w:val="center"/>
              <w:rPr>
                <w:del w:author="Open-Xml-PowerTools" w:id="6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0B897C" w14:textId="77777777">
            <w:pPr>
              <w:spacing w:after="0" w:line="240" w:lineRule="auto"/>
              <w:jc w:val="center"/>
              <w:rPr>
                <w:del w:author="Open-Xml-PowerTools" w:id="6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1,300.00 </w:delText>
              </w:r>
            </w:del>
          </w:p>
        </w:tc>
      </w:tr>
      <w:tr w14:paraId="790A3679" w14:textId="77777777">
        <w:trPr>
          <w:trHeight w:val="282"/>
          <w:del w:author="Open-Xml-PowerTools" w:id="65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89B207" w14:textId="77777777">
            <w:pPr>
              <w:spacing w:after="0" w:line="240" w:lineRule="auto"/>
              <w:jc w:val="center"/>
              <w:rPr>
                <w:del w:author="Open-Xml-PowerTools" w:id="6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67FB3D3" w14:textId="77777777">
            <w:pPr>
              <w:spacing w:after="0" w:line="240" w:lineRule="auto"/>
              <w:jc w:val="center"/>
              <w:rPr>
                <w:del w:author="Open-Xml-PowerTools" w:id="6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direcciones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22741B" w14:textId="77777777">
            <w:pPr>
              <w:spacing w:after="0" w:line="240" w:lineRule="auto"/>
              <w:rPr>
                <w:del w:author="Open-Xml-PowerTools" w:id="6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CCEA1B" w14:textId="77777777">
            <w:pPr>
              <w:spacing w:after="0" w:line="240" w:lineRule="auto"/>
              <w:jc w:val="center"/>
              <w:rPr>
                <w:del w:author="Open-Xml-PowerTools" w:id="6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3DCD6C" w14:textId="77777777">
            <w:pPr>
              <w:spacing w:after="0" w:line="240" w:lineRule="auto"/>
              <w:jc w:val="center"/>
              <w:rPr>
                <w:del w:author="Open-Xml-PowerTools" w:id="6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25.08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FE8A3E" w14:textId="77777777">
            <w:pPr>
              <w:spacing w:after="0" w:line="240" w:lineRule="auto"/>
              <w:jc w:val="center"/>
              <w:rPr>
                <w:del w:author="Open-Xml-PowerTools" w:id="6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2,056.56 </w:delText>
              </w:r>
            </w:del>
          </w:p>
        </w:tc>
      </w:tr>
      <w:tr w14:paraId="756898A1" w14:textId="77777777">
        <w:trPr>
          <w:trHeight w:val="282"/>
          <w:del w:author="Open-Xml-PowerTools" w:id="67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D8CAE0" w14:textId="77777777">
            <w:pPr>
              <w:spacing w:after="0" w:line="240" w:lineRule="auto"/>
              <w:jc w:val="center"/>
              <w:rPr>
                <w:del w:author="Open-Xml-PowerTools" w:id="6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2EBC438" w14:textId="77777777">
            <w:pPr>
              <w:spacing w:after="0" w:line="240" w:lineRule="auto"/>
              <w:jc w:val="center"/>
              <w:rPr>
                <w:del w:author="Open-Xml-PowerTools" w:id="6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direcciones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D3982C" w14:textId="77777777">
            <w:pPr>
              <w:spacing w:after="0" w:line="240" w:lineRule="auto"/>
              <w:rPr>
                <w:del w:author="Open-Xml-PowerTools" w:id="6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81A554" w14:textId="77777777">
            <w:pPr>
              <w:spacing w:after="0" w:line="240" w:lineRule="auto"/>
              <w:jc w:val="center"/>
              <w:rPr>
                <w:del w:author="Open-Xml-PowerTools" w:id="6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B05D15" w14:textId="77777777">
            <w:pPr>
              <w:spacing w:after="0" w:line="240" w:lineRule="auto"/>
              <w:jc w:val="center"/>
              <w:rPr>
                <w:del w:author="Open-Xml-PowerTools" w:id="6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EFD919" w14:textId="77777777">
            <w:pPr>
              <w:spacing w:after="0" w:line="240" w:lineRule="auto"/>
              <w:jc w:val="center"/>
              <w:rPr>
                <w:del w:author="Open-Xml-PowerTools" w:id="6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3,000.00 </w:delText>
              </w:r>
            </w:del>
          </w:p>
        </w:tc>
      </w:tr>
      <w:tr w14:paraId="5BCF0EFE" w14:textId="77777777">
        <w:trPr>
          <w:trHeight w:val="282"/>
          <w:del w:author="Open-Xml-PowerTools" w:id="68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B43EC4" w14:textId="77777777">
            <w:pPr>
              <w:spacing w:after="0" w:line="240" w:lineRule="auto"/>
              <w:jc w:val="center"/>
              <w:rPr>
                <w:del w:author="Open-Xml-PowerTools" w:id="6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14111526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5D8BCCB" w14:textId="77777777">
            <w:pPr>
              <w:spacing w:after="0" w:line="240" w:lineRule="auto"/>
              <w:jc w:val="center"/>
              <w:rPr>
                <w:del w:author="Open-Xml-PowerTools" w:id="6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libretas o libros de mensajes telefónicos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CF9E8D" w14:textId="77777777">
            <w:pPr>
              <w:spacing w:after="0" w:line="240" w:lineRule="auto"/>
              <w:rPr>
                <w:del w:author="Open-Xml-PowerTools" w:id="6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60242CB" w14:textId="77777777">
            <w:pPr>
              <w:spacing w:after="0" w:line="240" w:lineRule="auto"/>
              <w:jc w:val="center"/>
              <w:rPr>
                <w:del w:author="Open-Xml-PowerTools" w:id="6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C928BC" w14:textId="77777777">
            <w:pPr>
              <w:spacing w:after="0" w:line="240" w:lineRule="auto"/>
              <w:jc w:val="center"/>
              <w:rPr>
                <w:del w:author="Open-Xml-PowerTools" w:id="6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2C769D" w14:textId="77777777">
            <w:pPr>
              <w:spacing w:after="0" w:line="240" w:lineRule="auto"/>
              <w:jc w:val="center"/>
              <w:rPr>
                <w:del w:author="Open-Xml-PowerTools" w:id="6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10,076.00 </w:delText>
              </w:r>
            </w:del>
          </w:p>
        </w:tc>
      </w:tr>
      <w:tr w14:paraId="1CDECFF0" w14:textId="77777777">
        <w:trPr>
          <w:trHeight w:val="282"/>
          <w:del w:author="Open-Xml-PowerTools" w:id="69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17F1BB1" w14:textId="77777777">
            <w:pPr>
              <w:spacing w:after="0" w:line="240" w:lineRule="auto"/>
              <w:jc w:val="center"/>
              <w:rPr>
                <w:del w:author="Open-Xml-PowerTools" w:id="6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456119D" w14:textId="77777777">
            <w:pPr>
              <w:spacing w:after="0" w:line="240" w:lineRule="auto"/>
              <w:jc w:val="center"/>
              <w:rPr>
                <w:del w:author="Open-Xml-PowerTools" w:id="7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6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citas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EEBCB5" w14:textId="77777777">
            <w:pPr>
              <w:spacing w:after="0" w:line="240" w:lineRule="auto"/>
              <w:rPr>
                <w:del w:author="Open-Xml-PowerTools" w:id="7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CA2B37" w14:textId="77777777">
            <w:pPr>
              <w:spacing w:after="0" w:line="240" w:lineRule="auto"/>
              <w:jc w:val="center"/>
              <w:rPr>
                <w:del w:author="Open-Xml-PowerTools" w:id="7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E8D769" w14:textId="77777777">
            <w:pPr>
              <w:spacing w:after="0" w:line="240" w:lineRule="auto"/>
              <w:jc w:val="center"/>
              <w:rPr>
                <w:del w:author="Open-Xml-PowerTools" w:id="7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9CCFDA" w14:textId="77777777">
            <w:pPr>
              <w:spacing w:after="0" w:line="240" w:lineRule="auto"/>
              <w:jc w:val="center"/>
              <w:rPr>
                <w:del w:author="Open-Xml-PowerTools" w:id="7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520.00 </w:delText>
              </w:r>
            </w:del>
          </w:p>
        </w:tc>
      </w:tr>
      <w:tr w14:paraId="710B677B" w14:textId="77777777">
        <w:trPr>
          <w:trHeight w:val="282"/>
          <w:del w:author="Open-Xml-PowerTools" w:id="70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DBF9B0" w14:textId="77777777">
            <w:pPr>
              <w:spacing w:after="0" w:line="240" w:lineRule="auto"/>
              <w:jc w:val="center"/>
              <w:rPr>
                <w:del w:author="Open-Xml-PowerTools" w:id="7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14111526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406A410" w14:textId="77777777">
            <w:pPr>
              <w:spacing w:after="0" w:line="240" w:lineRule="auto"/>
              <w:jc w:val="center"/>
              <w:rPr>
                <w:del w:author="Open-Xml-PowerTools" w:id="7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libretas o libros de mensajes telefónicos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D0CC76" w14:textId="77777777">
            <w:pPr>
              <w:spacing w:after="0" w:line="240" w:lineRule="auto"/>
              <w:rPr>
                <w:del w:author="Open-Xml-PowerTools" w:id="7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408BC1" w14:textId="77777777">
            <w:pPr>
              <w:spacing w:after="0" w:line="240" w:lineRule="auto"/>
              <w:jc w:val="center"/>
              <w:rPr>
                <w:del w:author="Open-Xml-PowerTools" w:id="7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3E507E" w14:textId="77777777">
            <w:pPr>
              <w:spacing w:after="0" w:line="240" w:lineRule="auto"/>
              <w:jc w:val="center"/>
              <w:rPr>
                <w:del w:author="Open-Xml-PowerTools" w:id="7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575.00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A2C279" w14:textId="77777777">
            <w:pPr>
              <w:spacing w:after="0" w:line="240" w:lineRule="auto"/>
              <w:jc w:val="center"/>
              <w:rPr>
                <w:del w:author="Open-Xml-PowerTools" w:id="7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1,725.00 </w:delText>
              </w:r>
            </w:del>
          </w:p>
        </w:tc>
      </w:tr>
      <w:tr w14:paraId="02EF09BD" w14:textId="77777777">
        <w:trPr>
          <w:trHeight w:val="282"/>
          <w:del w:author="Open-Xml-PowerTools" w:id="72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DDD7B" w14:textId="77777777">
            <w:pPr>
              <w:spacing w:after="0" w:line="240" w:lineRule="auto"/>
              <w:jc w:val="center"/>
              <w:rPr>
                <w:del w:author="Open-Xml-PowerTools" w:id="7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6A501" w14:textId="77777777">
            <w:pPr>
              <w:spacing w:after="0" w:line="240" w:lineRule="auto"/>
              <w:rPr>
                <w:del w:author="Open-Xml-PowerTools" w:id="72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4F1BA" w14:textId="77777777">
            <w:pPr>
              <w:spacing w:after="0" w:line="240" w:lineRule="auto"/>
              <w:rPr>
                <w:del w:author="Open-Xml-PowerTools" w:id="72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A48A8" w14:textId="77777777">
            <w:pPr>
              <w:spacing w:after="0" w:line="240" w:lineRule="auto"/>
              <w:rPr>
                <w:del w:author="Open-Xml-PowerTools" w:id="72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4B2237F0" w14:textId="77777777">
            <w:pPr>
              <w:spacing w:after="0" w:line="240" w:lineRule="auto"/>
              <w:jc w:val="center"/>
              <w:rPr>
                <w:del w:author="Open-Xml-PowerTools" w:id="7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AC8C308" w14:textId="77777777">
            <w:pPr>
              <w:spacing w:after="0" w:line="240" w:lineRule="auto"/>
              <w:jc w:val="center"/>
              <w:rPr>
                <w:del w:author="Open-Xml-PowerTools" w:id="7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7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36,951.56 </w:delText>
              </w:r>
            </w:del>
          </w:p>
        </w:tc>
      </w:tr>
      <w:tr w14:paraId="57680BC0" w14:textId="77777777">
        <w:trPr>
          <w:trHeight w:val="282"/>
          <w:del w:author="Open-Xml-PowerTools" w:id="73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546A4" w14:textId="77777777">
            <w:pPr>
              <w:spacing w:after="0" w:line="240" w:lineRule="auto"/>
              <w:jc w:val="center"/>
              <w:rPr>
                <w:del w:author="Open-Xml-PowerTools" w:id="7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3D727" w14:textId="77777777">
            <w:pPr>
              <w:spacing w:after="0" w:line="240" w:lineRule="auto"/>
              <w:rPr>
                <w:del w:author="Open-Xml-PowerTools" w:id="73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1A7EC" w14:textId="77777777">
            <w:pPr>
              <w:spacing w:after="0" w:line="240" w:lineRule="auto"/>
              <w:rPr>
                <w:del w:author="Open-Xml-PowerTools" w:id="73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3B76B" w14:textId="77777777">
            <w:pPr>
              <w:spacing w:after="0" w:line="240" w:lineRule="auto"/>
              <w:rPr>
                <w:del w:author="Open-Xml-PowerTools" w:id="73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03D90" w14:textId="77777777">
            <w:pPr>
              <w:spacing w:after="0" w:line="240" w:lineRule="auto"/>
              <w:rPr>
                <w:del w:author="Open-Xml-PowerTools" w:id="73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6B845" w14:textId="77777777">
            <w:pPr>
              <w:spacing w:after="0" w:line="240" w:lineRule="auto"/>
              <w:rPr>
                <w:del w:author="Open-Xml-PowerTools" w:id="73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08C2B83" w14:textId="77777777">
        <w:trPr>
          <w:trHeight w:val="679"/>
          <w:del w:author="Open-Xml-PowerTools" w:id="738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D97B90A" w14:textId="77777777">
            <w:pPr>
              <w:spacing w:after="0" w:line="240" w:lineRule="auto"/>
              <w:jc w:val="center"/>
              <w:rPr>
                <w:del w:author="Open-Xml-PowerTools" w:id="74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3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0A28AE0" w14:textId="77777777">
            <w:pPr>
              <w:spacing w:after="0" w:line="240" w:lineRule="auto"/>
              <w:jc w:val="center"/>
              <w:rPr>
                <w:del w:author="Open-Xml-PowerTools" w:id="7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6B68FD7" w14:textId="77777777">
            <w:pPr>
              <w:spacing w:after="0" w:line="240" w:lineRule="auto"/>
              <w:jc w:val="center"/>
              <w:rPr>
                <w:del w:author="Open-Xml-PowerTools" w:id="7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4B8E421" w14:textId="77777777">
            <w:pPr>
              <w:spacing w:after="0" w:line="240" w:lineRule="auto"/>
              <w:jc w:val="center"/>
              <w:rPr>
                <w:del w:author="Open-Xml-PowerTools" w:id="7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414823B" w14:textId="77777777">
            <w:pPr>
              <w:spacing w:after="0" w:line="240" w:lineRule="auto"/>
              <w:jc w:val="center"/>
              <w:rPr>
                <w:del w:author="Open-Xml-PowerTools" w:id="7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1D4ECC6" w14:textId="77777777">
            <w:pPr>
              <w:spacing w:after="0" w:line="240" w:lineRule="auto"/>
              <w:jc w:val="center"/>
              <w:rPr>
                <w:del w:author="Open-Xml-PowerTools" w:id="7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1DDDBDD6" w14:textId="77777777">
        <w:trPr>
          <w:trHeight w:val="282"/>
          <w:del w:author="Open-Xml-PowerTools" w:id="751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E3AA6" w14:textId="77777777">
            <w:pPr>
              <w:spacing w:after="0" w:line="240" w:lineRule="auto"/>
              <w:jc w:val="center"/>
              <w:rPr>
                <w:del w:author="Open-Xml-PowerTools" w:id="7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</w:delText>
              </w:r>
            </w:del>
            <w:del w:author="Open-Xml-PowerTools" w:id="7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Útiles</w:delText>
              </w:r>
            </w:del>
            <w:del w:author="Open-Xml-PowerTools" w:id="7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de escritorio of. </w:delText>
              </w:r>
            </w:del>
            <w:del w:author="Open-Xml-PowerTools" w:id="7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Informática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CCDF07" w14:textId="77777777">
            <w:pPr>
              <w:spacing w:after="0" w:line="240" w:lineRule="auto"/>
              <w:jc w:val="center"/>
              <w:rPr>
                <w:del w:author="Open-Xml-PowerTools" w:id="7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4D898" w14:textId="77777777">
            <w:pPr>
              <w:spacing w:after="0" w:line="240" w:lineRule="auto"/>
              <w:jc w:val="center"/>
              <w:rPr>
                <w:del w:author="Open-Xml-PowerTools" w:id="7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6433F" w14:textId="77777777">
            <w:pPr>
              <w:spacing w:after="0" w:line="240" w:lineRule="auto"/>
              <w:jc w:val="center"/>
              <w:rPr>
                <w:del w:author="Open-Xml-PowerTools" w:id="7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Menores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8E7D76" w14:textId="77777777">
            <w:pPr>
              <w:spacing w:after="0" w:line="240" w:lineRule="auto"/>
              <w:jc w:val="center"/>
              <w:rPr>
                <w:del w:author="Open-Xml-PowerTools" w:id="7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FECD6" w14:textId="77777777">
            <w:pPr>
              <w:spacing w:after="0" w:line="240" w:lineRule="auto"/>
              <w:jc w:val="center"/>
              <w:rPr>
                <w:del w:author="Open-Xml-PowerTools" w:id="7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08585CA" w14:textId="77777777">
        <w:trPr>
          <w:trHeight w:val="282"/>
          <w:del w:author="Open-Xml-PowerTools" w:id="767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5EC88A64" w14:textId="77777777">
            <w:pPr>
              <w:spacing w:after="0" w:line="240" w:lineRule="auto"/>
              <w:jc w:val="center"/>
              <w:rPr>
                <w:del w:author="Open-Xml-PowerTools" w:id="7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7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E71FB63" w14:textId="77777777">
            <w:pPr>
              <w:spacing w:after="0" w:line="240" w:lineRule="auto"/>
              <w:jc w:val="center"/>
              <w:rPr>
                <w:del w:author="Open-Xml-PowerTools" w:id="7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C5F5BC" w14:textId="233962A0">
            <w:pPr>
              <w:spacing w:after="0" w:line="240" w:lineRule="auto"/>
              <w:jc w:val="center"/>
              <w:rPr>
                <w:del w:author="Open-Xml-PowerTools" w:id="7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01-04-202</w:delText>
              </w:r>
            </w:del>
            <w:del w:author="Open-Xml-PowerTools" w:id="7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1670EEF0" w14:textId="77777777">
            <w:pPr>
              <w:spacing w:after="0" w:line="240" w:lineRule="auto"/>
              <w:jc w:val="center"/>
              <w:rPr>
                <w:del w:author="Open-Xml-PowerTools" w:id="7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58B252A" w14:textId="77777777">
            <w:pPr>
              <w:spacing w:after="0" w:line="240" w:lineRule="auto"/>
              <w:jc w:val="center"/>
              <w:rPr>
                <w:del w:author="Open-Xml-PowerTools" w:id="7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7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D63AC" w14:textId="77777777">
            <w:pPr>
              <w:spacing w:after="0" w:line="240" w:lineRule="auto"/>
              <w:rPr>
                <w:del w:author="Open-Xml-PowerTools" w:id="7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87D6065" w14:textId="77777777">
        <w:trPr>
          <w:trHeight w:val="282"/>
          <w:del w:author="Open-Xml-PowerTools" w:id="78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A7B16" w14:textId="77777777">
            <w:pPr>
              <w:spacing w:after="0" w:line="240" w:lineRule="auto"/>
              <w:rPr>
                <w:del w:author="Open-Xml-PowerTools" w:id="7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900D9A1" w14:textId="77777777">
            <w:pPr>
              <w:spacing w:after="0" w:line="240" w:lineRule="auto"/>
              <w:jc w:val="center"/>
              <w:rPr>
                <w:del w:author="Open-Xml-PowerTools" w:id="7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A9B8C7" w14:textId="77777777">
            <w:pPr>
              <w:spacing w:after="0" w:line="240" w:lineRule="auto"/>
              <w:jc w:val="center"/>
              <w:rPr>
                <w:del w:author="Open-Xml-PowerTools" w:id="7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2621E" w14:textId="77777777">
            <w:pPr>
              <w:spacing w:after="0" w:line="240" w:lineRule="auto"/>
              <w:rPr>
                <w:del w:author="Open-Xml-PowerTools" w:id="7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41AD8BD" w14:textId="77777777">
            <w:pPr>
              <w:spacing w:after="0" w:line="240" w:lineRule="auto"/>
              <w:jc w:val="center"/>
              <w:rPr>
                <w:del w:author="Open-Xml-PowerTools" w:id="7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9A6B5" w14:textId="77777777">
            <w:pPr>
              <w:spacing w:after="0" w:line="240" w:lineRule="auto"/>
              <w:rPr>
                <w:del w:author="Open-Xml-PowerTools" w:id="7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9FEB979" w14:textId="77777777">
        <w:trPr>
          <w:trHeight w:val="282"/>
          <w:del w:author="Open-Xml-PowerTools" w:id="79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7D93B" w14:textId="77777777">
            <w:pPr>
              <w:spacing w:after="0" w:line="240" w:lineRule="auto"/>
              <w:rPr>
                <w:del w:author="Open-Xml-PowerTools" w:id="7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585A4C5" w14:textId="77777777">
            <w:pPr>
              <w:spacing w:after="0" w:line="240" w:lineRule="auto"/>
              <w:jc w:val="center"/>
              <w:rPr>
                <w:del w:author="Open-Xml-PowerTools" w:id="7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0EE89E" w14:textId="0F2A727D">
            <w:pPr>
              <w:spacing w:after="0" w:line="240" w:lineRule="auto"/>
              <w:jc w:val="center"/>
              <w:rPr>
                <w:del w:author="Open-Xml-PowerTools" w:id="7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7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06-04-202</w:delText>
              </w:r>
            </w:del>
            <w:del w:author="Open-Xml-PowerTools" w:id="7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EC114" w14:textId="77777777">
            <w:pPr>
              <w:spacing w:after="0" w:line="240" w:lineRule="auto"/>
              <w:rPr>
                <w:del w:author="Open-Xml-PowerTools" w:id="8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141E147" w14:textId="77777777">
            <w:pPr>
              <w:spacing w:after="0" w:line="240" w:lineRule="auto"/>
              <w:jc w:val="center"/>
              <w:rPr>
                <w:del w:author="Open-Xml-PowerTools" w:id="8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C1F6E" w14:textId="24E40518">
            <w:pPr>
              <w:spacing w:after="0" w:line="240" w:lineRule="auto"/>
              <w:rPr>
                <w:del w:author="Open-Xml-PowerTools" w:id="8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D8D8C0D" w14:textId="77777777">
        <w:trPr>
          <w:trHeight w:val="282"/>
          <w:del w:author="Open-Xml-PowerTools" w:id="80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E09D6" w14:textId="77777777">
            <w:pPr>
              <w:spacing w:after="0" w:line="240" w:lineRule="auto"/>
              <w:rPr>
                <w:del w:author="Open-Xml-PowerTools" w:id="8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76C1707" w14:textId="77777777">
            <w:pPr>
              <w:spacing w:after="0" w:line="240" w:lineRule="auto"/>
              <w:jc w:val="center"/>
              <w:rPr>
                <w:del w:author="Open-Xml-PowerTools" w:id="8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C61E8" w14:textId="77777777">
            <w:pPr>
              <w:spacing w:after="0" w:line="240" w:lineRule="auto"/>
              <w:jc w:val="center"/>
              <w:rPr>
                <w:del w:author="Open-Xml-PowerTools" w:id="8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4A639" w14:textId="77777777">
            <w:pPr>
              <w:spacing w:after="0" w:line="240" w:lineRule="auto"/>
              <w:rPr>
                <w:del w:author="Open-Xml-PowerTools" w:id="8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369A13D" w14:textId="77777777">
            <w:pPr>
              <w:spacing w:after="0" w:line="240" w:lineRule="auto"/>
              <w:jc w:val="center"/>
              <w:rPr>
                <w:del w:author="Open-Xml-PowerTools" w:id="8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B7469" w14:textId="77777777">
            <w:pPr>
              <w:spacing w:after="0" w:line="240" w:lineRule="auto"/>
              <w:rPr>
                <w:del w:author="Open-Xml-PowerTools" w:id="81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1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3BE312A" w14:textId="77777777">
        <w:trPr>
          <w:trHeight w:val="282"/>
          <w:del w:author="Open-Xml-PowerTools" w:id="81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2B97F" w14:textId="77777777">
            <w:pPr>
              <w:spacing w:after="0" w:line="240" w:lineRule="auto"/>
              <w:rPr>
                <w:del w:author="Open-Xml-PowerTools" w:id="8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310C1" w14:textId="77777777">
            <w:pPr>
              <w:spacing w:after="0" w:line="240" w:lineRule="auto"/>
              <w:rPr>
                <w:del w:author="Open-Xml-PowerTools" w:id="81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6B13A" w14:textId="77777777">
            <w:pPr>
              <w:spacing w:after="0" w:line="240" w:lineRule="auto"/>
              <w:rPr>
                <w:del w:author="Open-Xml-PowerTools" w:id="81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9D44F" w14:textId="77777777">
            <w:pPr>
              <w:spacing w:after="0" w:line="240" w:lineRule="auto"/>
              <w:rPr>
                <w:del w:author="Open-Xml-PowerTools" w:id="82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2DD86" w14:textId="77777777">
            <w:pPr>
              <w:spacing w:after="0" w:line="240" w:lineRule="auto"/>
              <w:rPr>
                <w:del w:author="Open-Xml-PowerTools" w:id="82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93D38" w14:textId="77777777">
            <w:pPr>
              <w:spacing w:after="0" w:line="240" w:lineRule="auto"/>
              <w:rPr>
                <w:del w:author="Open-Xml-PowerTools" w:id="82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548AB7D8" w14:textId="77777777">
        <w:trPr>
          <w:trHeight w:val="282"/>
          <w:del w:author="Open-Xml-PowerTools" w:id="823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270C4FE" w14:textId="77777777">
            <w:pPr>
              <w:spacing w:after="0" w:line="240" w:lineRule="auto"/>
              <w:jc w:val="center"/>
              <w:rPr>
                <w:del w:author="Open-Xml-PowerTools" w:id="82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B42089C" w14:textId="77777777">
            <w:pPr>
              <w:spacing w:after="0" w:line="240" w:lineRule="auto"/>
              <w:jc w:val="center"/>
              <w:rPr>
                <w:del w:author="Open-Xml-PowerTools" w:id="8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F511553" w14:textId="77777777">
            <w:pPr>
              <w:spacing w:after="0" w:line="240" w:lineRule="auto"/>
              <w:jc w:val="center"/>
              <w:rPr>
                <w:del w:author="Open-Xml-PowerTools" w:id="82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2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4ABFB07" w14:textId="77777777">
            <w:pPr>
              <w:spacing w:after="0" w:line="240" w:lineRule="auto"/>
              <w:jc w:val="center"/>
              <w:rPr>
                <w:del w:author="Open-Xml-PowerTools" w:id="8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4CA0859" w14:textId="77777777">
            <w:pPr>
              <w:spacing w:after="0" w:line="240" w:lineRule="auto"/>
              <w:jc w:val="center"/>
              <w:rPr>
                <w:del w:author="Open-Xml-PowerTools" w:id="8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5AEF8C6" w14:textId="77777777">
            <w:pPr>
              <w:spacing w:after="0" w:line="240" w:lineRule="auto"/>
              <w:jc w:val="center"/>
              <w:rPr>
                <w:del w:author="Open-Xml-PowerTools" w:id="8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8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03E2BAF7" w14:textId="77777777">
        <w:trPr>
          <w:trHeight w:val="282"/>
          <w:del w:author="Open-Xml-PowerTools" w:id="836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BBB34E" w14:textId="77777777">
            <w:pPr>
              <w:spacing w:after="0" w:line="240" w:lineRule="auto"/>
              <w:jc w:val="center"/>
              <w:rPr>
                <w:del w:author="Open-Xml-PowerTools" w:id="8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44122104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3DAAF60" w14:textId="77777777">
            <w:pPr>
              <w:spacing w:after="0" w:line="240" w:lineRule="auto"/>
              <w:jc w:val="center"/>
              <w:rPr>
                <w:del w:author="Open-Xml-PowerTools" w:id="8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Clips para papel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86A8E6" w14:textId="77777777">
            <w:pPr>
              <w:spacing w:after="0" w:line="240" w:lineRule="auto"/>
              <w:rPr>
                <w:del w:author="Open-Xml-PowerTools" w:id="8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0A7426" w14:textId="77777777">
            <w:pPr>
              <w:spacing w:after="0" w:line="240" w:lineRule="auto"/>
              <w:jc w:val="center"/>
              <w:rPr>
                <w:del w:author="Open-Xml-PowerTools" w:id="8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167B32" w14:textId="77777777">
            <w:pPr>
              <w:spacing w:after="0" w:line="240" w:lineRule="auto"/>
              <w:jc w:val="center"/>
              <w:rPr>
                <w:del w:author="Open-Xml-PowerTools" w:id="8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370.00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80F925" w14:textId="77777777">
            <w:pPr>
              <w:spacing w:after="0" w:line="240" w:lineRule="auto"/>
              <w:jc w:val="center"/>
              <w:rPr>
                <w:del w:author="Open-Xml-PowerTools" w:id="8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2,960.00 </w:delText>
              </w:r>
            </w:del>
          </w:p>
        </w:tc>
      </w:tr>
      <w:tr w14:paraId="494FF388" w14:textId="77777777">
        <w:trPr>
          <w:trHeight w:val="282"/>
          <w:del w:author="Open-Xml-PowerTools" w:id="84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2B43E3" w14:textId="77777777">
            <w:pPr>
              <w:spacing w:after="0" w:line="240" w:lineRule="auto"/>
              <w:jc w:val="center"/>
              <w:rPr>
                <w:del w:author="Open-Xml-PowerTools" w:id="8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43202003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2D8311C" w14:textId="77777777">
            <w:pPr>
              <w:spacing w:after="0" w:line="240" w:lineRule="auto"/>
              <w:jc w:val="center"/>
              <w:rPr>
                <w:del w:author="Open-Xml-PowerTools" w:id="8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Discos versátiles digitales dvd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E0CA41" w14:textId="77777777">
            <w:pPr>
              <w:spacing w:after="0" w:line="240" w:lineRule="auto"/>
              <w:rPr>
                <w:del w:author="Open-Xml-PowerTools" w:id="8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BBD33D" w14:textId="77777777">
            <w:pPr>
              <w:spacing w:after="0" w:line="240" w:lineRule="auto"/>
              <w:jc w:val="center"/>
              <w:rPr>
                <w:del w:author="Open-Xml-PowerTools" w:id="8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A3AAC4" w14:textId="77777777">
            <w:pPr>
              <w:spacing w:after="0" w:line="240" w:lineRule="auto"/>
              <w:jc w:val="center"/>
              <w:rPr>
                <w:del w:author="Open-Xml-PowerTools" w:id="8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DDB18B7" w14:textId="77777777">
            <w:pPr>
              <w:spacing w:after="0" w:line="240" w:lineRule="auto"/>
              <w:jc w:val="center"/>
              <w:rPr>
                <w:del w:author="Open-Xml-PowerTools" w:id="8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3,400.00 </w:delText>
              </w:r>
            </w:del>
          </w:p>
        </w:tc>
      </w:tr>
      <w:tr w14:paraId="1F2A1348" w14:textId="77777777">
        <w:trPr>
          <w:trHeight w:val="282"/>
          <w:del w:author="Open-Xml-PowerTools" w:id="86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3E7416" w14:textId="77777777">
            <w:pPr>
              <w:spacing w:after="0" w:line="240" w:lineRule="auto"/>
              <w:jc w:val="center"/>
              <w:rPr>
                <w:del w:author="Open-Xml-PowerTools" w:id="8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44121506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5F83500" w14:textId="77777777">
            <w:pPr>
              <w:spacing w:after="0" w:line="240" w:lineRule="auto"/>
              <w:jc w:val="center"/>
              <w:rPr>
                <w:del w:author="Open-Xml-PowerTools" w:id="8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Sobres estándar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162600" w14:textId="77777777">
            <w:pPr>
              <w:spacing w:after="0" w:line="240" w:lineRule="auto"/>
              <w:rPr>
                <w:del w:author="Open-Xml-PowerTools" w:id="8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BCC883" w14:textId="77777777">
            <w:pPr>
              <w:spacing w:after="0" w:line="240" w:lineRule="auto"/>
              <w:jc w:val="center"/>
              <w:rPr>
                <w:del w:author="Open-Xml-PowerTools" w:id="8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64FC63" w14:textId="77777777">
            <w:pPr>
              <w:spacing w:after="0" w:line="240" w:lineRule="auto"/>
              <w:jc w:val="center"/>
              <w:rPr>
                <w:del w:author="Open-Xml-PowerTools" w:id="8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336804" w14:textId="77777777">
            <w:pPr>
              <w:spacing w:after="0" w:line="240" w:lineRule="auto"/>
              <w:jc w:val="center"/>
              <w:rPr>
                <w:del w:author="Open-Xml-PowerTools" w:id="8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2,920.00 </w:delText>
              </w:r>
            </w:del>
          </w:p>
        </w:tc>
      </w:tr>
      <w:tr w14:paraId="74C6E482" w14:textId="77777777">
        <w:trPr>
          <w:trHeight w:val="282"/>
          <w:del w:author="Open-Xml-PowerTools" w:id="87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3282FB" w14:textId="77777777">
            <w:pPr>
              <w:spacing w:after="0" w:line="240" w:lineRule="auto"/>
              <w:jc w:val="center"/>
              <w:rPr>
                <w:del w:author="Open-Xml-PowerTools" w:id="8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8D79826" w14:textId="77777777">
            <w:pPr>
              <w:spacing w:after="0" w:line="240" w:lineRule="auto"/>
              <w:jc w:val="center"/>
              <w:rPr>
                <w:del w:author="Open-Xml-PowerTools" w:id="8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Bolígrafos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F4AFC9" w14:textId="77777777">
            <w:pPr>
              <w:spacing w:after="0" w:line="240" w:lineRule="auto"/>
              <w:rPr>
                <w:del w:author="Open-Xml-PowerTools" w:id="8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08A4E2" w14:textId="77777777">
            <w:pPr>
              <w:spacing w:after="0" w:line="240" w:lineRule="auto"/>
              <w:jc w:val="center"/>
              <w:rPr>
                <w:del w:author="Open-Xml-PowerTools" w:id="8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336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AA5D7A" w14:textId="77777777">
            <w:pPr>
              <w:spacing w:after="0" w:line="240" w:lineRule="auto"/>
              <w:jc w:val="center"/>
              <w:rPr>
                <w:del w:author="Open-Xml-PowerTools" w:id="8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   7.00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D0CFF6" w14:textId="77777777">
            <w:pPr>
              <w:spacing w:after="0" w:line="240" w:lineRule="auto"/>
              <w:jc w:val="center"/>
              <w:rPr>
                <w:del w:author="Open-Xml-PowerTools" w:id="8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2,352.00 </w:delText>
              </w:r>
            </w:del>
          </w:p>
        </w:tc>
      </w:tr>
      <w:tr w14:paraId="302CEE69" w14:textId="77777777">
        <w:trPr>
          <w:trHeight w:val="282"/>
          <w:del w:author="Open-Xml-PowerTools" w:id="88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394EC2" w14:textId="77777777">
            <w:pPr>
              <w:spacing w:after="0" w:line="240" w:lineRule="auto"/>
              <w:jc w:val="center"/>
              <w:rPr>
                <w:del w:author="Open-Xml-PowerTools" w:id="8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A8F21F2" w14:textId="77777777">
            <w:pPr>
              <w:spacing w:after="0" w:line="240" w:lineRule="auto"/>
              <w:jc w:val="center"/>
              <w:rPr>
                <w:del w:author="Open-Xml-PowerTools" w:id="8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Lápices de madera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1626F8" w14:textId="77777777">
            <w:pPr>
              <w:spacing w:after="0" w:line="240" w:lineRule="auto"/>
              <w:rPr>
                <w:del w:author="Open-Xml-PowerTools" w:id="8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E1BAB5" w14:textId="77777777">
            <w:pPr>
              <w:spacing w:after="0" w:line="240" w:lineRule="auto"/>
              <w:jc w:val="center"/>
              <w:rPr>
                <w:del w:author="Open-Xml-PowerTools" w:id="8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C47796" w14:textId="77777777">
            <w:pPr>
              <w:spacing w:after="0" w:line="240" w:lineRule="auto"/>
              <w:jc w:val="center"/>
              <w:rPr>
                <w:del w:author="Open-Xml-PowerTools" w:id="8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142.00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E2C9A6C" w14:textId="77777777">
            <w:pPr>
              <w:spacing w:after="0" w:line="240" w:lineRule="auto"/>
              <w:jc w:val="center"/>
              <w:rPr>
                <w:del w:author="Open-Xml-PowerTools" w:id="9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8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2,130.00 </w:delText>
              </w:r>
            </w:del>
          </w:p>
        </w:tc>
      </w:tr>
      <w:tr w14:paraId="36427AF6" w14:textId="77777777">
        <w:trPr>
          <w:trHeight w:val="282"/>
          <w:del w:author="Open-Xml-PowerTools" w:id="90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C30F6E" w14:textId="77777777">
            <w:pPr>
              <w:spacing w:after="0" w:line="240" w:lineRule="auto"/>
              <w:jc w:val="center"/>
              <w:rPr>
                <w:del w:author="Open-Xml-PowerTools" w:id="9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433CE45" w14:textId="77777777">
            <w:pPr>
              <w:spacing w:after="0" w:line="240" w:lineRule="auto"/>
              <w:jc w:val="center"/>
              <w:rPr>
                <w:del w:author="Open-Xml-PowerTools" w:id="9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Cubiertas para revistas o libros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7D08B5" w14:textId="77777777">
            <w:pPr>
              <w:spacing w:after="0" w:line="240" w:lineRule="auto"/>
              <w:rPr>
                <w:del w:author="Open-Xml-PowerTools" w:id="9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C3C0D9" w14:textId="77777777">
            <w:pPr>
              <w:spacing w:after="0" w:line="240" w:lineRule="auto"/>
              <w:jc w:val="center"/>
              <w:rPr>
                <w:del w:author="Open-Xml-PowerTools" w:id="9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DCA2E68" w14:textId="77777777">
            <w:pPr>
              <w:spacing w:after="0" w:line="240" w:lineRule="auto"/>
              <w:jc w:val="center"/>
              <w:rPr>
                <w:del w:author="Open-Xml-PowerTools" w:id="9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0632300" w14:textId="77777777">
            <w:pPr>
              <w:spacing w:after="0" w:line="240" w:lineRule="auto"/>
              <w:jc w:val="center"/>
              <w:rPr>
                <w:del w:author="Open-Xml-PowerTools" w:id="9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4,900.00 </w:delText>
              </w:r>
            </w:del>
          </w:p>
        </w:tc>
      </w:tr>
      <w:tr w14:paraId="14B72A93" w14:textId="77777777">
        <w:trPr>
          <w:trHeight w:val="282"/>
          <w:del w:author="Open-Xml-PowerTools" w:id="91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73FF8B" w14:textId="77777777">
            <w:pPr>
              <w:spacing w:after="0" w:line="240" w:lineRule="auto"/>
              <w:jc w:val="center"/>
              <w:rPr>
                <w:del w:author="Open-Xml-PowerTools" w:id="9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44121716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01F389D" w14:textId="77777777">
            <w:pPr>
              <w:spacing w:after="0" w:line="240" w:lineRule="auto"/>
              <w:jc w:val="center"/>
              <w:rPr>
                <w:del w:author="Open-Xml-PowerTools" w:id="9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Resaltadores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CB8C98" w14:textId="77777777">
            <w:pPr>
              <w:spacing w:after="0" w:line="240" w:lineRule="auto"/>
              <w:rPr>
                <w:del w:author="Open-Xml-PowerTools" w:id="9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DD677A" w14:textId="77777777">
            <w:pPr>
              <w:spacing w:after="0" w:line="240" w:lineRule="auto"/>
              <w:jc w:val="center"/>
              <w:rPr>
                <w:del w:author="Open-Xml-PowerTools" w:id="9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D79F5D" w14:textId="77777777">
            <w:pPr>
              <w:spacing w:after="0" w:line="240" w:lineRule="auto"/>
              <w:jc w:val="center"/>
              <w:rPr>
                <w:del w:author="Open-Xml-PowerTools" w:id="9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09B024" w14:textId="77777777">
            <w:pPr>
              <w:spacing w:after="0" w:line="240" w:lineRule="auto"/>
              <w:jc w:val="center"/>
              <w:rPr>
                <w:del w:author="Open-Xml-PowerTools" w:id="9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1,140.00 </w:delText>
              </w:r>
            </w:del>
          </w:p>
        </w:tc>
      </w:tr>
      <w:tr w14:paraId="31FCFE8D" w14:textId="77777777">
        <w:trPr>
          <w:trHeight w:val="282"/>
          <w:del w:author="Open-Xml-PowerTools" w:id="92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E9068B" w14:textId="77777777">
            <w:pPr>
              <w:spacing w:after="0" w:line="240" w:lineRule="auto"/>
              <w:jc w:val="center"/>
              <w:rPr>
                <w:del w:author="Open-Xml-PowerTools" w:id="9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44121804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3ACE4B9" w14:textId="77777777">
            <w:pPr>
              <w:spacing w:after="0" w:line="240" w:lineRule="auto"/>
              <w:jc w:val="center"/>
              <w:rPr>
                <w:del w:author="Open-Xml-PowerTools" w:id="9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Borradores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CF926E" w14:textId="77777777">
            <w:pPr>
              <w:spacing w:after="0" w:line="240" w:lineRule="auto"/>
              <w:rPr>
                <w:del w:author="Open-Xml-PowerTools" w:id="9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315E4E" w14:textId="77777777">
            <w:pPr>
              <w:spacing w:after="0" w:line="240" w:lineRule="auto"/>
              <w:jc w:val="center"/>
              <w:rPr>
                <w:del w:author="Open-Xml-PowerTools" w:id="9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FB8FBB" w14:textId="77777777">
            <w:pPr>
              <w:spacing w:after="0" w:line="240" w:lineRule="auto"/>
              <w:jc w:val="center"/>
              <w:rPr>
                <w:del w:author="Open-Xml-PowerTools" w:id="9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17.60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C5D805" w14:textId="77777777">
            <w:pPr>
              <w:spacing w:after="0" w:line="240" w:lineRule="auto"/>
              <w:jc w:val="center"/>
              <w:rPr>
                <w:del w:author="Open-Xml-PowerTools" w:id="9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352.00 </w:delText>
              </w:r>
            </w:del>
          </w:p>
        </w:tc>
      </w:tr>
      <w:tr w14:paraId="038B18AC" w14:textId="77777777">
        <w:trPr>
          <w:trHeight w:val="282"/>
          <w:del w:author="Open-Xml-PowerTools" w:id="94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BE2CAE" w14:textId="77777777">
            <w:pPr>
              <w:spacing w:after="0" w:line="240" w:lineRule="auto"/>
              <w:jc w:val="center"/>
              <w:rPr>
                <w:del w:author="Open-Xml-PowerTools" w:id="9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43202101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7C4F7AA" w14:textId="77777777">
            <w:pPr>
              <w:spacing w:after="0" w:line="240" w:lineRule="auto"/>
              <w:jc w:val="center"/>
              <w:rPr>
                <w:del w:author="Open-Xml-PowerTools" w:id="9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Estuches para discos compactos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5DF02D" w14:textId="77777777">
            <w:pPr>
              <w:spacing w:after="0" w:line="240" w:lineRule="auto"/>
              <w:rPr>
                <w:del w:author="Open-Xml-PowerTools" w:id="9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D3C9C2" w14:textId="77777777">
            <w:pPr>
              <w:spacing w:after="0" w:line="240" w:lineRule="auto"/>
              <w:jc w:val="center"/>
              <w:rPr>
                <w:del w:author="Open-Xml-PowerTools" w:id="9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F00866" w14:textId="77777777">
            <w:pPr>
              <w:spacing w:after="0" w:line="240" w:lineRule="auto"/>
              <w:jc w:val="center"/>
              <w:rPr>
                <w:del w:author="Open-Xml-PowerTools" w:id="9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347.00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E7EDA58" w14:textId="77777777">
            <w:pPr>
              <w:spacing w:after="0" w:line="240" w:lineRule="auto"/>
              <w:jc w:val="center"/>
              <w:rPr>
                <w:del w:author="Open-Xml-PowerTools" w:id="9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1,388.00 </w:delText>
              </w:r>
            </w:del>
          </w:p>
        </w:tc>
      </w:tr>
      <w:tr w14:paraId="26992974" w14:textId="77777777">
        <w:trPr>
          <w:trHeight w:val="282"/>
          <w:del w:author="Open-Xml-PowerTools" w:id="95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3E2287" w14:textId="77777777">
            <w:pPr>
              <w:spacing w:after="0" w:line="240" w:lineRule="auto"/>
              <w:jc w:val="center"/>
              <w:rPr>
                <w:del w:author="Open-Xml-PowerTools" w:id="9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BF56AF" w14:textId="77777777">
            <w:pPr>
              <w:spacing w:after="0" w:line="240" w:lineRule="auto"/>
              <w:jc w:val="center"/>
              <w:rPr>
                <w:del w:author="Open-Xml-PowerTools" w:id="9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Discos compactos cd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6D2F8C" w14:textId="77777777">
            <w:pPr>
              <w:spacing w:after="0" w:line="240" w:lineRule="auto"/>
              <w:rPr>
                <w:del w:author="Open-Xml-PowerTools" w:id="9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C5DBA3" w14:textId="77777777">
            <w:pPr>
              <w:spacing w:after="0" w:line="240" w:lineRule="auto"/>
              <w:jc w:val="center"/>
              <w:rPr>
                <w:del w:author="Open-Xml-PowerTools" w:id="9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87C485" w14:textId="77777777">
            <w:pPr>
              <w:spacing w:after="0" w:line="240" w:lineRule="auto"/>
              <w:jc w:val="center"/>
              <w:rPr>
                <w:del w:author="Open-Xml-PowerTools" w:id="9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8B0705" w14:textId="77777777">
            <w:pPr>
              <w:spacing w:after="0" w:line="240" w:lineRule="auto"/>
              <w:jc w:val="center"/>
              <w:rPr>
                <w:del w:author="Open-Xml-PowerTools" w:id="9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1,180.00 </w:delText>
              </w:r>
            </w:del>
          </w:p>
        </w:tc>
      </w:tr>
      <w:tr w14:paraId="46BB4244" w14:textId="77777777">
        <w:trPr>
          <w:trHeight w:val="282"/>
          <w:del w:author="Open-Xml-PowerTools" w:id="96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D80A6D" w14:textId="77777777">
            <w:pPr>
              <w:spacing w:after="0" w:line="240" w:lineRule="auto"/>
              <w:jc w:val="center"/>
              <w:rPr>
                <w:del w:author="Open-Xml-PowerTools" w:id="9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44101801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714D5C8" w14:textId="77777777">
            <w:pPr>
              <w:spacing w:after="0" w:line="240" w:lineRule="auto"/>
              <w:jc w:val="center"/>
              <w:rPr>
                <w:del w:author="Open-Xml-PowerTools" w:id="9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Calculadoras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5A3FDC" w14:textId="77777777">
            <w:pPr>
              <w:spacing w:after="0" w:line="240" w:lineRule="auto"/>
              <w:rPr>
                <w:del w:author="Open-Xml-PowerTools" w:id="9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50AB79" w14:textId="77777777">
            <w:pPr>
              <w:spacing w:after="0" w:line="240" w:lineRule="auto"/>
              <w:jc w:val="center"/>
              <w:rPr>
                <w:del w:author="Open-Xml-PowerTools" w:id="9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CEFE8C" w14:textId="77777777">
            <w:pPr>
              <w:spacing w:after="0" w:line="240" w:lineRule="auto"/>
              <w:jc w:val="center"/>
              <w:rPr>
                <w:del w:author="Open-Xml-PowerTools" w:id="9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6,395.00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08268A" w14:textId="77777777">
            <w:pPr>
              <w:spacing w:after="0" w:line="240" w:lineRule="auto"/>
              <w:jc w:val="center"/>
              <w:rPr>
                <w:del w:author="Open-Xml-PowerTools" w:id="9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12,790.00 </w:delText>
              </w:r>
            </w:del>
          </w:p>
        </w:tc>
      </w:tr>
      <w:tr w14:paraId="373B820F" w14:textId="77777777">
        <w:trPr>
          <w:trHeight w:val="282"/>
          <w:del w:author="Open-Xml-PowerTools" w:id="97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EA0525" w14:textId="77777777">
            <w:pPr>
              <w:spacing w:after="0" w:line="240" w:lineRule="auto"/>
              <w:jc w:val="center"/>
              <w:rPr>
                <w:del w:author="Open-Xml-PowerTools" w:id="9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44121615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4D41922" w14:textId="77777777">
            <w:pPr>
              <w:spacing w:after="0" w:line="240" w:lineRule="auto"/>
              <w:jc w:val="center"/>
              <w:rPr>
                <w:del w:author="Open-Xml-PowerTools" w:id="9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Grapadoras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D50C23" w14:textId="77777777">
            <w:pPr>
              <w:spacing w:after="0" w:line="240" w:lineRule="auto"/>
              <w:rPr>
                <w:del w:author="Open-Xml-PowerTools" w:id="9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3F6BF1" w14:textId="77777777">
            <w:pPr>
              <w:spacing w:after="0" w:line="240" w:lineRule="auto"/>
              <w:jc w:val="center"/>
              <w:rPr>
                <w:del w:author="Open-Xml-PowerTools" w:id="9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1CAC22" w14:textId="77777777">
            <w:pPr>
              <w:spacing w:after="0" w:line="240" w:lineRule="auto"/>
              <w:jc w:val="center"/>
              <w:rPr>
                <w:del w:author="Open-Xml-PowerTools" w:id="9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0454F1" w14:textId="77777777">
            <w:pPr>
              <w:spacing w:after="0" w:line="240" w:lineRule="auto"/>
              <w:jc w:val="center"/>
              <w:rPr>
                <w:del w:author="Open-Xml-PowerTools" w:id="9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1,950.00 </w:delText>
              </w:r>
            </w:del>
          </w:p>
        </w:tc>
      </w:tr>
      <w:tr w14:paraId="78D61FF4" w14:textId="77777777">
        <w:trPr>
          <w:trHeight w:val="282"/>
          <w:del w:author="Open-Xml-PowerTools" w:id="99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F9517E" w14:textId="77777777">
            <w:pPr>
              <w:spacing w:after="0" w:line="240" w:lineRule="auto"/>
              <w:jc w:val="center"/>
              <w:rPr>
                <w:del w:author="Open-Xml-PowerTools" w:id="9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44111503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7B812A8" w14:textId="77777777">
            <w:pPr>
              <w:spacing w:after="0" w:line="240" w:lineRule="auto"/>
              <w:jc w:val="center"/>
              <w:rPr>
                <w:del w:author="Open-Xml-PowerTools" w:id="9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Organizadores o bandejas para el escritorio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B0A699" w14:textId="77777777">
            <w:pPr>
              <w:spacing w:after="0" w:line="240" w:lineRule="auto"/>
              <w:rPr>
                <w:del w:author="Open-Xml-PowerTools" w:id="9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F432CA" w14:textId="77777777">
            <w:pPr>
              <w:spacing w:after="0" w:line="240" w:lineRule="auto"/>
              <w:jc w:val="center"/>
              <w:rPr>
                <w:del w:author="Open-Xml-PowerTools" w:id="10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9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4D6F4A" w14:textId="77777777">
            <w:pPr>
              <w:spacing w:after="0" w:line="240" w:lineRule="auto"/>
              <w:jc w:val="center"/>
              <w:rPr>
                <w:del w:author="Open-Xml-PowerTools" w:id="10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151.00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B31FC2" w14:textId="77777777">
            <w:pPr>
              <w:spacing w:after="0" w:line="240" w:lineRule="auto"/>
              <w:jc w:val="center"/>
              <w:rPr>
                <w:del w:author="Open-Xml-PowerTools" w:id="10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1,208.00 </w:delText>
              </w:r>
            </w:del>
          </w:p>
        </w:tc>
      </w:tr>
      <w:tr w14:paraId="2A74D7B9" w14:textId="77777777">
        <w:trPr>
          <w:trHeight w:val="282"/>
          <w:del w:author="Open-Xml-PowerTools" w:id="100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94C29C" w14:textId="77777777">
            <w:pPr>
              <w:spacing w:after="0" w:line="240" w:lineRule="auto"/>
              <w:jc w:val="center"/>
              <w:rPr>
                <w:del w:author="Open-Xml-PowerTools" w:id="10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44121618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AFAB4F5" w14:textId="77777777">
            <w:pPr>
              <w:spacing w:after="0" w:line="240" w:lineRule="auto"/>
              <w:jc w:val="center"/>
              <w:rPr>
                <w:del w:author="Open-Xml-PowerTools" w:id="10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Tijeras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FD167D" w14:textId="77777777">
            <w:pPr>
              <w:spacing w:after="0" w:line="240" w:lineRule="auto"/>
              <w:rPr>
                <w:del w:author="Open-Xml-PowerTools" w:id="10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547A13" w14:textId="77777777">
            <w:pPr>
              <w:spacing w:after="0" w:line="240" w:lineRule="auto"/>
              <w:jc w:val="center"/>
              <w:rPr>
                <w:del w:author="Open-Xml-PowerTools" w:id="10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17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DBFB60" w14:textId="77777777">
            <w:pPr>
              <w:spacing w:after="0" w:line="240" w:lineRule="auto"/>
              <w:jc w:val="center"/>
              <w:rPr>
                <w:del w:author="Open-Xml-PowerTools" w:id="10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476EDD" w14:textId="77777777">
            <w:pPr>
              <w:spacing w:after="0" w:line="240" w:lineRule="auto"/>
              <w:jc w:val="center"/>
              <w:rPr>
                <w:del w:author="Open-Xml-PowerTools" w:id="10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595.00 </w:delText>
              </w:r>
            </w:del>
          </w:p>
        </w:tc>
      </w:tr>
      <w:tr w14:paraId="614A380F" w14:textId="77777777">
        <w:trPr>
          <w:trHeight w:val="282"/>
          <w:del w:author="Open-Xml-PowerTools" w:id="101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8499F7" w14:textId="77777777">
            <w:pPr>
              <w:spacing w:after="0" w:line="240" w:lineRule="auto"/>
              <w:jc w:val="center"/>
              <w:rPr>
                <w:del w:author="Open-Xml-PowerTools" w:id="10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45101803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D1376B0" w14:textId="77777777">
            <w:pPr>
              <w:spacing w:after="0" w:line="240" w:lineRule="auto"/>
              <w:jc w:val="center"/>
              <w:rPr>
                <w:del w:author="Open-Xml-PowerTools" w:id="10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Máquinas perforadoras de libros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BD3598" w14:textId="77777777">
            <w:pPr>
              <w:spacing w:after="0" w:line="240" w:lineRule="auto"/>
              <w:rPr>
                <w:del w:author="Open-Xml-PowerTools" w:id="10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BE0B91" w14:textId="77777777">
            <w:pPr>
              <w:spacing w:after="0" w:line="240" w:lineRule="auto"/>
              <w:jc w:val="center"/>
              <w:rPr>
                <w:del w:author="Open-Xml-PowerTools" w:id="10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CEA38C" w14:textId="77777777">
            <w:pPr>
              <w:spacing w:after="0" w:line="240" w:lineRule="auto"/>
              <w:jc w:val="center"/>
              <w:rPr>
                <w:del w:author="Open-Xml-PowerTools" w:id="10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652506" w14:textId="77777777">
            <w:pPr>
              <w:spacing w:after="0" w:line="240" w:lineRule="auto"/>
              <w:jc w:val="center"/>
              <w:rPr>
                <w:del w:author="Open-Xml-PowerTools" w:id="10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1,800.00 </w:delText>
              </w:r>
            </w:del>
          </w:p>
        </w:tc>
      </w:tr>
      <w:tr w14:paraId="200BF3D4" w14:textId="77777777">
        <w:trPr>
          <w:trHeight w:val="282"/>
          <w:del w:author="Open-Xml-PowerTools" w:id="103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559254" w14:textId="77777777">
            <w:pPr>
              <w:spacing w:after="0" w:line="240" w:lineRule="auto"/>
              <w:jc w:val="center"/>
              <w:rPr>
                <w:del w:author="Open-Xml-PowerTools" w:id="10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14111802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8DB9C86" w14:textId="77777777">
            <w:pPr>
              <w:spacing w:after="0" w:line="240" w:lineRule="auto"/>
              <w:jc w:val="center"/>
              <w:rPr>
                <w:del w:author="Open-Xml-PowerTools" w:id="10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Recibos o libros de recibos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108BD6" w14:textId="77777777">
            <w:pPr>
              <w:spacing w:after="0" w:line="240" w:lineRule="auto"/>
              <w:rPr>
                <w:del w:author="Open-Xml-PowerTools" w:id="10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D14B55" w14:textId="77777777">
            <w:pPr>
              <w:spacing w:after="0" w:line="240" w:lineRule="auto"/>
              <w:jc w:val="center"/>
              <w:rPr>
                <w:del w:author="Open-Xml-PowerTools" w:id="10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543FDBC" w14:textId="77777777">
            <w:pPr>
              <w:spacing w:after="0" w:line="240" w:lineRule="auto"/>
              <w:jc w:val="center"/>
              <w:rPr>
                <w:del w:author="Open-Xml-PowerTools" w:id="10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950.00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69C088" w14:textId="77777777">
            <w:pPr>
              <w:spacing w:after="0" w:line="240" w:lineRule="auto"/>
              <w:jc w:val="center"/>
              <w:rPr>
                <w:del w:author="Open-Xml-PowerTools" w:id="10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1,900.00 </w:delText>
              </w:r>
            </w:del>
          </w:p>
        </w:tc>
      </w:tr>
      <w:tr w14:paraId="5CE73B0E" w14:textId="77777777">
        <w:trPr>
          <w:trHeight w:val="282"/>
          <w:del w:author="Open-Xml-PowerTools" w:id="104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595DE5E" w14:textId="77777777">
            <w:pPr>
              <w:spacing w:after="0" w:line="240" w:lineRule="auto"/>
              <w:jc w:val="center"/>
              <w:rPr>
                <w:del w:author="Open-Xml-PowerTools" w:id="10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1806129" w14:textId="77777777">
            <w:pPr>
              <w:spacing w:after="0" w:line="240" w:lineRule="auto"/>
              <w:jc w:val="center"/>
              <w:rPr>
                <w:del w:author="Open-Xml-PowerTools" w:id="10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Resaltadores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1C57C2" w14:textId="77777777">
            <w:pPr>
              <w:spacing w:after="0" w:line="240" w:lineRule="auto"/>
              <w:rPr>
                <w:del w:author="Open-Xml-PowerTools" w:id="10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B5F7C99" w14:textId="77777777">
            <w:pPr>
              <w:spacing w:after="0" w:line="240" w:lineRule="auto"/>
              <w:jc w:val="center"/>
              <w:rPr>
                <w:del w:author="Open-Xml-PowerTools" w:id="10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3BF298" w14:textId="77777777">
            <w:pPr>
              <w:spacing w:after="0" w:line="240" w:lineRule="auto"/>
              <w:jc w:val="center"/>
              <w:rPr>
                <w:del w:author="Open-Xml-PowerTools" w:id="10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D6722F" w14:textId="77777777">
            <w:pPr>
              <w:spacing w:after="0" w:line="240" w:lineRule="auto"/>
              <w:jc w:val="center"/>
              <w:rPr>
                <w:del w:author="Open-Xml-PowerTools" w:id="10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720.00 </w:delText>
              </w:r>
            </w:del>
          </w:p>
        </w:tc>
      </w:tr>
      <w:tr w14:paraId="72998FA1" w14:textId="77777777">
        <w:trPr>
          <w:trHeight w:val="282"/>
          <w:del w:author="Open-Xml-PowerTools" w:id="105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DD17AF4" w14:textId="77777777">
            <w:pPr>
              <w:spacing w:after="0" w:line="240" w:lineRule="auto"/>
              <w:jc w:val="center"/>
              <w:rPr>
                <w:del w:author="Open-Xml-PowerTools" w:id="10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866A793" w14:textId="77777777">
            <w:pPr>
              <w:spacing w:after="0" w:line="240" w:lineRule="auto"/>
              <w:jc w:val="center"/>
              <w:rPr>
                <w:del w:author="Open-Xml-PowerTools" w:id="10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Marcadores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37906F" w14:textId="77777777">
            <w:pPr>
              <w:spacing w:after="0" w:line="240" w:lineRule="auto"/>
              <w:rPr>
                <w:del w:author="Open-Xml-PowerTools" w:id="10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ACF0F3" w14:textId="77777777">
            <w:pPr>
              <w:spacing w:after="0" w:line="240" w:lineRule="auto"/>
              <w:jc w:val="center"/>
              <w:rPr>
                <w:del w:author="Open-Xml-PowerTools" w:id="10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120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A49994" w14:textId="77777777">
            <w:pPr>
              <w:spacing w:after="0" w:line="240" w:lineRule="auto"/>
              <w:jc w:val="center"/>
              <w:rPr>
                <w:del w:author="Open-Xml-PowerTools" w:id="10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A4B3FC" w14:textId="77777777">
            <w:pPr>
              <w:spacing w:after="0" w:line="240" w:lineRule="auto"/>
              <w:jc w:val="center"/>
              <w:rPr>
                <w:del w:author="Open-Xml-PowerTools" w:id="10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4,200.00 </w:delText>
              </w:r>
            </w:del>
          </w:p>
        </w:tc>
      </w:tr>
      <w:tr w14:paraId="666C6C03" w14:textId="77777777">
        <w:trPr>
          <w:trHeight w:val="282"/>
          <w:del w:author="Open-Xml-PowerTools" w:id="107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27FF77" w14:textId="77777777">
            <w:pPr>
              <w:spacing w:after="0" w:line="240" w:lineRule="auto"/>
              <w:jc w:val="center"/>
              <w:rPr>
                <w:del w:author="Open-Xml-PowerTools" w:id="10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44102801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18021F8" w14:textId="77777777">
            <w:pPr>
              <w:spacing w:after="0" w:line="240" w:lineRule="auto"/>
              <w:jc w:val="center"/>
              <w:rPr>
                <w:del w:author="Open-Xml-PowerTools" w:id="10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Laminadoras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A3E13D" w14:textId="77777777">
            <w:pPr>
              <w:spacing w:after="0" w:line="240" w:lineRule="auto"/>
              <w:rPr>
                <w:del w:author="Open-Xml-PowerTools" w:id="10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04B934" w14:textId="77777777">
            <w:pPr>
              <w:spacing w:after="0" w:line="240" w:lineRule="auto"/>
              <w:jc w:val="center"/>
              <w:rPr>
                <w:del w:author="Open-Xml-PowerTools" w:id="10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541CF47" w14:textId="77777777">
            <w:pPr>
              <w:spacing w:after="0" w:line="240" w:lineRule="auto"/>
              <w:jc w:val="center"/>
              <w:rPr>
                <w:del w:author="Open-Xml-PowerTools" w:id="10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B9AE9C" w14:textId="77777777">
            <w:pPr>
              <w:spacing w:after="0" w:line="240" w:lineRule="auto"/>
              <w:jc w:val="center"/>
              <w:rPr>
                <w:del w:author="Open-Xml-PowerTools" w:id="10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2,450.00 </w:delText>
              </w:r>
            </w:del>
          </w:p>
        </w:tc>
      </w:tr>
      <w:tr w14:paraId="5C670D81" w14:textId="77777777">
        <w:trPr>
          <w:trHeight w:val="282"/>
          <w:del w:author="Open-Xml-PowerTools" w:id="108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78AB05" w14:textId="77777777">
            <w:pPr>
              <w:spacing w:after="0" w:line="240" w:lineRule="auto"/>
              <w:jc w:val="center"/>
              <w:rPr>
                <w:del w:author="Open-Xml-PowerTools" w:id="10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11101502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845C949" w14:textId="77777777">
            <w:pPr>
              <w:spacing w:after="0" w:line="240" w:lineRule="auto"/>
              <w:jc w:val="center"/>
              <w:rPr>
                <w:del w:author="Open-Xml-PowerTools" w:id="10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Lija o esmeril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47F9FF" w14:textId="77777777">
            <w:pPr>
              <w:spacing w:after="0" w:line="240" w:lineRule="auto"/>
              <w:rPr>
                <w:del w:author="Open-Xml-PowerTools" w:id="10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4E6481" w14:textId="77777777">
            <w:pPr>
              <w:spacing w:after="0" w:line="240" w:lineRule="auto"/>
              <w:jc w:val="center"/>
              <w:rPr>
                <w:del w:author="Open-Xml-PowerTools" w:id="10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72A3E6" w14:textId="77777777">
            <w:pPr>
              <w:spacing w:after="0" w:line="240" w:lineRule="auto"/>
              <w:jc w:val="center"/>
              <w:rPr>
                <w:del w:author="Open-Xml-PowerTools" w:id="10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22.51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7066BEC" w14:textId="69B6CD04">
            <w:pPr>
              <w:spacing w:after="0" w:line="240" w:lineRule="auto"/>
              <w:jc w:val="center"/>
              <w:rPr>
                <w:del w:author="Open-Xml-PowerTools" w:id="10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90.04 </w:delText>
              </w:r>
            </w:del>
          </w:p>
        </w:tc>
      </w:tr>
      <w:tr w14:paraId="1873A8C6" w14:textId="77777777">
        <w:trPr>
          <w:trHeight w:val="282"/>
          <w:del w:author="Open-Xml-PowerTools" w:id="109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7E06B8" w14:textId="77777777">
            <w:pPr>
              <w:spacing w:after="0" w:line="240" w:lineRule="auto"/>
              <w:jc w:val="center"/>
              <w:rPr>
                <w:del w:author="Open-Xml-PowerTools" w:id="10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41104210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5D4C086" w14:textId="77777777">
            <w:pPr>
              <w:spacing w:after="0" w:line="240" w:lineRule="auto"/>
              <w:jc w:val="center"/>
              <w:rPr>
                <w:del w:author="Open-Xml-PowerTools" w:id="11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0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Disolventes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EA9BF0" w14:textId="77777777">
            <w:pPr>
              <w:spacing w:after="0" w:line="240" w:lineRule="auto"/>
              <w:rPr>
                <w:del w:author="Open-Xml-PowerTools" w:id="11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6D1610" w14:textId="77777777">
            <w:pPr>
              <w:spacing w:after="0" w:line="240" w:lineRule="auto"/>
              <w:jc w:val="center"/>
              <w:rPr>
                <w:del w:author="Open-Xml-PowerTools" w:id="11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F42F6B" w14:textId="77777777">
            <w:pPr>
              <w:spacing w:after="0" w:line="240" w:lineRule="auto"/>
              <w:jc w:val="center"/>
              <w:rPr>
                <w:del w:author="Open-Xml-PowerTools" w:id="11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336.20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CBD9EA" w14:textId="77777777">
            <w:pPr>
              <w:spacing w:after="0" w:line="240" w:lineRule="auto"/>
              <w:jc w:val="center"/>
              <w:rPr>
                <w:del w:author="Open-Xml-PowerTools" w:id="11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336.20 </w:delText>
              </w:r>
            </w:del>
          </w:p>
        </w:tc>
      </w:tr>
      <w:tr w14:paraId="724C94A1" w14:textId="77777777">
        <w:trPr>
          <w:trHeight w:val="282"/>
          <w:del w:author="Open-Xml-PowerTools" w:id="110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1E6157" w14:textId="77777777">
            <w:pPr>
              <w:spacing w:after="0" w:line="240" w:lineRule="auto"/>
              <w:jc w:val="center"/>
              <w:rPr>
                <w:del w:author="Open-Xml-PowerTools" w:id="11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31211603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088FCEE" w14:textId="77777777">
            <w:pPr>
              <w:spacing w:after="0" w:line="240" w:lineRule="auto"/>
              <w:jc w:val="center"/>
              <w:rPr>
                <w:del w:author="Open-Xml-PowerTools" w:id="11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Secantes de 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5C0464" w14:textId="77777777">
            <w:pPr>
              <w:spacing w:after="0" w:line="240" w:lineRule="auto"/>
              <w:rPr>
                <w:del w:author="Open-Xml-PowerTools" w:id="11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212034" w14:textId="77777777">
            <w:pPr>
              <w:spacing w:after="0" w:line="240" w:lineRule="auto"/>
              <w:jc w:val="center"/>
              <w:rPr>
                <w:del w:author="Open-Xml-PowerTools" w:id="11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DD6DB7" w14:textId="77777777">
            <w:pPr>
              <w:spacing w:after="0" w:line="240" w:lineRule="auto"/>
              <w:jc w:val="center"/>
              <w:rPr>
                <w:del w:author="Open-Xml-PowerTools" w:id="11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690.67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C6E504" w14:textId="77777777">
            <w:pPr>
              <w:spacing w:after="0" w:line="240" w:lineRule="auto"/>
              <w:jc w:val="center"/>
              <w:rPr>
                <w:del w:author="Open-Xml-PowerTools" w:id="11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690.67 </w:delText>
              </w:r>
            </w:del>
          </w:p>
        </w:tc>
      </w:tr>
      <w:tr w14:paraId="10A7D0E8" w14:textId="77777777">
        <w:trPr>
          <w:trHeight w:val="282"/>
          <w:del w:author="Open-Xml-PowerTools" w:id="112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EEEDDF2" w14:textId="77777777">
            <w:pPr>
              <w:spacing w:after="0" w:line="240" w:lineRule="auto"/>
              <w:jc w:val="center"/>
              <w:rPr>
                <w:del w:author="Open-Xml-PowerTools" w:id="11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86131502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CC577B0" w14:textId="77777777">
            <w:pPr>
              <w:spacing w:after="0" w:line="240" w:lineRule="auto"/>
              <w:jc w:val="center"/>
              <w:rPr>
                <w:del w:author="Open-Xml-PowerTools" w:id="11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8D6EA2" w14:textId="77777777">
            <w:pPr>
              <w:spacing w:after="0" w:line="240" w:lineRule="auto"/>
              <w:rPr>
                <w:del w:author="Open-Xml-PowerTools" w:id="11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DA1293" w14:textId="77777777">
            <w:pPr>
              <w:spacing w:after="0" w:line="240" w:lineRule="auto"/>
              <w:jc w:val="center"/>
              <w:rPr>
                <w:del w:author="Open-Xml-PowerTools" w:id="11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073D17" w14:textId="77777777">
            <w:pPr>
              <w:spacing w:after="0" w:line="240" w:lineRule="auto"/>
              <w:jc w:val="center"/>
              <w:rPr>
                <w:del w:author="Open-Xml-PowerTools" w:id="11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224.38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7BF4ADD" w14:textId="77777777">
            <w:pPr>
              <w:spacing w:after="0" w:line="240" w:lineRule="auto"/>
              <w:jc w:val="center"/>
              <w:rPr>
                <w:del w:author="Open-Xml-PowerTools" w:id="11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224.38 </w:delText>
              </w:r>
            </w:del>
          </w:p>
        </w:tc>
      </w:tr>
      <w:tr w14:paraId="732A75F2" w14:textId="77777777">
        <w:trPr>
          <w:trHeight w:val="282"/>
          <w:del w:author="Open-Xml-PowerTools" w:id="113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061133" w14:textId="77777777">
            <w:pPr>
              <w:spacing w:after="0" w:line="240" w:lineRule="auto"/>
              <w:jc w:val="center"/>
              <w:rPr>
                <w:del w:author="Open-Xml-PowerTools" w:id="11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86131502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0CE9EDB" w14:textId="77777777">
            <w:pPr>
              <w:spacing w:after="0" w:line="240" w:lineRule="auto"/>
              <w:jc w:val="center"/>
              <w:rPr>
                <w:del w:author="Open-Xml-PowerTools" w:id="11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B0FC6C" w14:textId="77777777">
            <w:pPr>
              <w:spacing w:after="0" w:line="240" w:lineRule="auto"/>
              <w:rPr>
                <w:del w:author="Open-Xml-PowerTools" w:id="11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D06BEF" w14:textId="77777777">
            <w:pPr>
              <w:spacing w:after="0" w:line="240" w:lineRule="auto"/>
              <w:jc w:val="center"/>
              <w:rPr>
                <w:del w:author="Open-Xml-PowerTools" w:id="11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FC9B294" w14:textId="77777777">
            <w:pPr>
              <w:spacing w:after="0" w:line="240" w:lineRule="auto"/>
              <w:jc w:val="center"/>
              <w:rPr>
                <w:del w:author="Open-Xml-PowerTools" w:id="11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212.35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D4A0D2" w14:textId="77777777">
            <w:pPr>
              <w:spacing w:after="0" w:line="240" w:lineRule="auto"/>
              <w:jc w:val="center"/>
              <w:rPr>
                <w:del w:author="Open-Xml-PowerTools" w:id="11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424.70 </w:delText>
              </w:r>
            </w:del>
          </w:p>
        </w:tc>
      </w:tr>
      <w:tr w14:paraId="7BA96F18" w14:textId="77777777">
        <w:trPr>
          <w:trHeight w:val="282"/>
          <w:del w:author="Open-Xml-PowerTools" w:id="114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FBC711" w14:textId="77777777">
            <w:pPr>
              <w:spacing w:after="0" w:line="240" w:lineRule="auto"/>
              <w:jc w:val="center"/>
              <w:rPr>
                <w:del w:author="Open-Xml-PowerTools" w:id="11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11162116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C109E48" w14:textId="77777777">
            <w:pPr>
              <w:spacing w:after="0" w:line="240" w:lineRule="auto"/>
              <w:jc w:val="center"/>
              <w:rPr>
                <w:del w:author="Open-Xml-PowerTools" w:id="11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Tela de fique o estopa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951876" w14:textId="77777777">
            <w:pPr>
              <w:spacing w:after="0" w:line="240" w:lineRule="auto"/>
              <w:rPr>
                <w:del w:author="Open-Xml-PowerTools" w:id="11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6D81459" w14:textId="77777777">
            <w:pPr>
              <w:spacing w:after="0" w:line="240" w:lineRule="auto"/>
              <w:jc w:val="center"/>
              <w:rPr>
                <w:del w:author="Open-Xml-PowerTools" w:id="11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917DFE" w14:textId="77777777">
            <w:pPr>
              <w:spacing w:after="0" w:line="240" w:lineRule="auto"/>
              <w:jc w:val="center"/>
              <w:rPr>
                <w:del w:author="Open-Xml-PowerTools" w:id="11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67.79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9B1CB8" w14:textId="77777777">
            <w:pPr>
              <w:spacing w:after="0" w:line="240" w:lineRule="auto"/>
              <w:jc w:val="center"/>
              <w:rPr>
                <w:del w:author="Open-Xml-PowerTools" w:id="11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135.58 </w:delText>
              </w:r>
            </w:del>
          </w:p>
        </w:tc>
      </w:tr>
      <w:tr w14:paraId="40E21358" w14:textId="77777777">
        <w:trPr>
          <w:trHeight w:val="282"/>
          <w:del w:author="Open-Xml-PowerTools" w:id="116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E17EB06" w14:textId="77777777">
            <w:pPr>
              <w:spacing w:after="0" w:line="240" w:lineRule="auto"/>
              <w:jc w:val="center"/>
              <w:rPr>
                <w:del w:author="Open-Xml-PowerTools" w:id="11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6A01008" w14:textId="77777777">
            <w:pPr>
              <w:spacing w:after="0" w:line="240" w:lineRule="auto"/>
              <w:jc w:val="center"/>
              <w:rPr>
                <w:del w:author="Open-Xml-PowerTools" w:id="11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Unidades de disco duro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93EE5B" w14:textId="77777777">
            <w:pPr>
              <w:spacing w:after="0" w:line="240" w:lineRule="auto"/>
              <w:rPr>
                <w:del w:author="Open-Xml-PowerTools" w:id="11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2BDEAB" w14:textId="77777777">
            <w:pPr>
              <w:spacing w:after="0" w:line="240" w:lineRule="auto"/>
              <w:jc w:val="center"/>
              <w:rPr>
                <w:del w:author="Open-Xml-PowerTools" w:id="11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90A1625" w14:textId="77777777">
            <w:pPr>
              <w:spacing w:after="0" w:line="240" w:lineRule="auto"/>
              <w:jc w:val="center"/>
              <w:rPr>
                <w:del w:author="Open-Xml-PowerTools" w:id="11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6,395.00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0062FC" w14:textId="77777777">
            <w:pPr>
              <w:spacing w:after="0" w:line="240" w:lineRule="auto"/>
              <w:jc w:val="center"/>
              <w:rPr>
                <w:del w:author="Open-Xml-PowerTools" w:id="11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19,185.00 </w:delText>
              </w:r>
            </w:del>
          </w:p>
        </w:tc>
      </w:tr>
      <w:tr w14:paraId="408B03AF" w14:textId="77777777">
        <w:trPr>
          <w:trHeight w:val="282"/>
          <w:del w:author="Open-Xml-PowerTools" w:id="117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0D00D8" w14:textId="77777777">
            <w:pPr>
              <w:spacing w:after="0" w:line="240" w:lineRule="auto"/>
              <w:jc w:val="center"/>
              <w:rPr>
                <w:del w:author="Open-Xml-PowerTools" w:id="11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43212110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9E64232" w14:textId="77777777">
            <w:pPr>
              <w:spacing w:after="0" w:line="240" w:lineRule="auto"/>
              <w:jc w:val="center"/>
              <w:rPr>
                <w:del w:author="Open-Xml-PowerTools" w:id="11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Impresoras de múltiples funciones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866F4C" w14:textId="77777777">
            <w:pPr>
              <w:spacing w:after="0" w:line="240" w:lineRule="auto"/>
              <w:rPr>
                <w:del w:author="Open-Xml-PowerTools" w:id="11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D68AF78" w14:textId="77777777">
            <w:pPr>
              <w:spacing w:after="0" w:line="240" w:lineRule="auto"/>
              <w:jc w:val="center"/>
              <w:rPr>
                <w:del w:author="Open-Xml-PowerTools" w:id="11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2067FC" w14:textId="77777777">
            <w:pPr>
              <w:spacing w:after="0" w:line="240" w:lineRule="auto"/>
              <w:jc w:val="center"/>
              <w:rPr>
                <w:del w:author="Open-Xml-PowerTools" w:id="11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30,650.00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41FCC6" w14:textId="77777777">
            <w:pPr>
              <w:spacing w:after="0" w:line="240" w:lineRule="auto"/>
              <w:jc w:val="center"/>
              <w:rPr>
                <w:del w:author="Open-Xml-PowerTools" w:id="11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30,650.00 </w:delText>
              </w:r>
            </w:del>
          </w:p>
        </w:tc>
      </w:tr>
      <w:tr w14:paraId="5FD72FC3" w14:textId="77777777">
        <w:trPr>
          <w:trHeight w:val="282"/>
          <w:del w:author="Open-Xml-PowerTools" w:id="118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0191C8E" w14:textId="77777777">
            <w:pPr>
              <w:spacing w:after="0" w:line="240" w:lineRule="auto"/>
              <w:jc w:val="center"/>
              <w:rPr>
                <w:del w:author="Open-Xml-PowerTools" w:id="11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32101603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E692E1B" w14:textId="77777777">
            <w:pPr>
              <w:spacing w:after="0" w:line="240" w:lineRule="auto"/>
              <w:jc w:val="center"/>
              <w:rPr>
                <w:del w:author="Open-Xml-PowerTools" w:id="11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Memoria ram estática (sram)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1A9654" w14:textId="77777777">
            <w:pPr>
              <w:spacing w:after="0" w:line="240" w:lineRule="auto"/>
              <w:rPr>
                <w:del w:author="Open-Xml-PowerTools" w:id="11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B05EA28" w14:textId="77777777">
            <w:pPr>
              <w:spacing w:after="0" w:line="240" w:lineRule="auto"/>
              <w:jc w:val="center"/>
              <w:rPr>
                <w:del w:author="Open-Xml-PowerTools" w:id="11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F4F1F9" w14:textId="77777777">
            <w:pPr>
              <w:spacing w:after="0" w:line="240" w:lineRule="auto"/>
              <w:jc w:val="center"/>
              <w:rPr>
                <w:del w:author="Open-Xml-PowerTools" w:id="11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1,187.10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F3B798" w14:textId="77777777">
            <w:pPr>
              <w:spacing w:after="0" w:line="240" w:lineRule="auto"/>
              <w:jc w:val="center"/>
              <w:rPr>
                <w:del w:author="Open-Xml-PowerTools" w:id="11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1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1,187.10 </w:delText>
              </w:r>
            </w:del>
          </w:p>
        </w:tc>
      </w:tr>
      <w:tr w14:paraId="00659633" w14:textId="77777777">
        <w:trPr>
          <w:trHeight w:val="282"/>
          <w:del w:author="Open-Xml-PowerTools" w:id="120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D503B1B" w14:textId="77777777">
            <w:pPr>
              <w:spacing w:after="0" w:line="240" w:lineRule="auto"/>
              <w:jc w:val="center"/>
              <w:rPr>
                <w:del w:author="Open-Xml-PowerTools" w:id="12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26111702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9F870E5" w14:textId="77777777">
            <w:pPr>
              <w:spacing w:after="0" w:line="240" w:lineRule="auto"/>
              <w:jc w:val="center"/>
              <w:rPr>
                <w:del w:author="Open-Xml-PowerTools" w:id="12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Pilas alcalinas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B0FE538" w14:textId="77777777">
            <w:pPr>
              <w:spacing w:after="0" w:line="240" w:lineRule="auto"/>
              <w:rPr>
                <w:del w:author="Open-Xml-PowerTools" w:id="12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D981FE" w14:textId="77777777">
            <w:pPr>
              <w:spacing w:after="0" w:line="240" w:lineRule="auto"/>
              <w:jc w:val="center"/>
              <w:rPr>
                <w:del w:author="Open-Xml-PowerTools" w:id="12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5CAF6F" w14:textId="77777777">
            <w:pPr>
              <w:spacing w:after="0" w:line="240" w:lineRule="auto"/>
              <w:jc w:val="center"/>
              <w:rPr>
                <w:del w:author="Open-Xml-PowerTools" w:id="12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1,364.00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C31E13" w14:textId="77777777">
            <w:pPr>
              <w:spacing w:after="0" w:line="240" w:lineRule="auto"/>
              <w:jc w:val="center"/>
              <w:rPr>
                <w:del w:author="Open-Xml-PowerTools" w:id="12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5,456.00 </w:delText>
              </w:r>
            </w:del>
          </w:p>
        </w:tc>
      </w:tr>
      <w:tr w14:paraId="09F4E688" w14:textId="77777777">
        <w:trPr>
          <w:trHeight w:val="282"/>
          <w:del w:author="Open-Xml-PowerTools" w:id="121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3FC717" w14:textId="77777777">
            <w:pPr>
              <w:spacing w:after="0" w:line="240" w:lineRule="auto"/>
              <w:jc w:val="center"/>
              <w:rPr>
                <w:del w:author="Open-Xml-PowerTools" w:id="12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44101805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DC5AFC6" w14:textId="77777777">
            <w:pPr>
              <w:spacing w:after="0" w:line="240" w:lineRule="auto"/>
              <w:jc w:val="center"/>
              <w:rPr>
                <w:del w:author="Open-Xml-PowerTools" w:id="12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Cintas para calculadoras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F50ECE" w14:textId="77777777">
            <w:pPr>
              <w:spacing w:after="0" w:line="240" w:lineRule="auto"/>
              <w:rPr>
                <w:del w:author="Open-Xml-PowerTools" w:id="12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45C070" w14:textId="77777777">
            <w:pPr>
              <w:spacing w:after="0" w:line="240" w:lineRule="auto"/>
              <w:jc w:val="center"/>
              <w:rPr>
                <w:del w:author="Open-Xml-PowerTools" w:id="12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F46D17" w14:textId="77777777">
            <w:pPr>
              <w:spacing w:after="0" w:line="240" w:lineRule="auto"/>
              <w:jc w:val="center"/>
              <w:rPr>
                <w:del w:author="Open-Xml-PowerTools" w:id="12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55.82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09F47B" w14:textId="77777777">
            <w:pPr>
              <w:spacing w:after="0" w:line="240" w:lineRule="auto"/>
              <w:jc w:val="center"/>
              <w:rPr>
                <w:del w:author="Open-Xml-PowerTools" w:id="12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111.64 </w:delText>
              </w:r>
            </w:del>
          </w:p>
        </w:tc>
      </w:tr>
      <w:tr w14:paraId="041EE48E" w14:textId="77777777">
        <w:trPr>
          <w:trHeight w:val="282"/>
          <w:del w:author="Open-Xml-PowerTools" w:id="122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3CACB3" w14:textId="77777777">
            <w:pPr>
              <w:spacing w:after="0" w:line="240" w:lineRule="auto"/>
              <w:jc w:val="center"/>
              <w:rPr>
                <w:del w:author="Open-Xml-PowerTools" w:id="12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31201610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9BA18D6" w14:textId="77777777">
            <w:pPr>
              <w:spacing w:after="0" w:line="240" w:lineRule="auto"/>
              <w:jc w:val="center"/>
              <w:rPr>
                <w:del w:author="Open-Xml-PowerTools" w:id="12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Pegamentos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577A00" w14:textId="77777777">
            <w:pPr>
              <w:spacing w:after="0" w:line="240" w:lineRule="auto"/>
              <w:rPr>
                <w:del w:author="Open-Xml-PowerTools" w:id="12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F00494" w14:textId="77777777">
            <w:pPr>
              <w:spacing w:after="0" w:line="240" w:lineRule="auto"/>
              <w:jc w:val="center"/>
              <w:rPr>
                <w:del w:author="Open-Xml-PowerTools" w:id="12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EC6C8C" w14:textId="77777777">
            <w:pPr>
              <w:spacing w:after="0" w:line="240" w:lineRule="auto"/>
              <w:jc w:val="center"/>
              <w:rPr>
                <w:del w:author="Open-Xml-PowerTools" w:id="12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0CF4F9" w14:textId="77777777">
            <w:pPr>
              <w:spacing w:after="0" w:line="240" w:lineRule="auto"/>
              <w:jc w:val="center"/>
              <w:rPr>
                <w:del w:author="Open-Xml-PowerTools" w:id="12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240.00 </w:delText>
              </w:r>
            </w:del>
          </w:p>
        </w:tc>
      </w:tr>
      <w:tr w14:paraId="19502BCE" w14:textId="77777777">
        <w:trPr>
          <w:trHeight w:val="282"/>
          <w:del w:author="Open-Xml-PowerTools" w:id="123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032C4DF" w14:textId="77777777">
            <w:pPr>
              <w:spacing w:after="0" w:line="240" w:lineRule="auto"/>
              <w:jc w:val="center"/>
              <w:rPr>
                <w:del w:author="Open-Xml-PowerTools" w:id="12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31201610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6B77C13" w14:textId="77777777">
            <w:pPr>
              <w:spacing w:after="0" w:line="240" w:lineRule="auto"/>
              <w:jc w:val="center"/>
              <w:rPr>
                <w:del w:author="Open-Xml-PowerTools" w:id="12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Pegamentos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1FAF4E" w14:textId="77777777">
            <w:pPr>
              <w:spacing w:after="0" w:line="240" w:lineRule="auto"/>
              <w:rPr>
                <w:del w:author="Open-Xml-PowerTools" w:id="12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952B57" w14:textId="77777777">
            <w:pPr>
              <w:spacing w:after="0" w:line="240" w:lineRule="auto"/>
              <w:jc w:val="center"/>
              <w:rPr>
                <w:del w:author="Open-Xml-PowerTools" w:id="12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FAC6094" w14:textId="77777777">
            <w:pPr>
              <w:spacing w:after="0" w:line="240" w:lineRule="auto"/>
              <w:jc w:val="center"/>
              <w:rPr>
                <w:del w:author="Open-Xml-PowerTools" w:id="12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254.00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01DB8B" w14:textId="77777777">
            <w:pPr>
              <w:spacing w:after="0" w:line="240" w:lineRule="auto"/>
              <w:jc w:val="center"/>
              <w:rPr>
                <w:del w:author="Open-Xml-PowerTools" w:id="12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1,016.00 </w:delText>
              </w:r>
            </w:del>
          </w:p>
        </w:tc>
      </w:tr>
      <w:tr w14:paraId="051EAF75" w14:textId="77777777">
        <w:trPr>
          <w:trHeight w:val="282"/>
          <w:del w:author="Open-Xml-PowerTools" w:id="125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AD3C2D" w14:textId="77777777">
            <w:pPr>
              <w:spacing w:after="0" w:line="240" w:lineRule="auto"/>
              <w:jc w:val="center"/>
              <w:rPr>
                <w:del w:author="Open-Xml-PowerTools" w:id="12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7EA68FC" w14:textId="77777777">
            <w:pPr>
              <w:spacing w:after="0" w:line="240" w:lineRule="auto"/>
              <w:jc w:val="center"/>
              <w:rPr>
                <w:del w:author="Open-Xml-PowerTools" w:id="12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doble faz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CA4ED6" w14:textId="77777777">
            <w:pPr>
              <w:spacing w:after="0" w:line="240" w:lineRule="auto"/>
              <w:rPr>
                <w:del w:author="Open-Xml-PowerTools" w:id="12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3F1F90" w14:textId="77777777">
            <w:pPr>
              <w:spacing w:after="0" w:line="240" w:lineRule="auto"/>
              <w:jc w:val="center"/>
              <w:rPr>
                <w:del w:author="Open-Xml-PowerTools" w:id="12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AABD85" w14:textId="77777777">
            <w:pPr>
              <w:spacing w:after="0" w:line="240" w:lineRule="auto"/>
              <w:jc w:val="center"/>
              <w:rPr>
                <w:del w:author="Open-Xml-PowerTools" w:id="12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2,298.02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354180" w14:textId="77777777">
            <w:pPr>
              <w:spacing w:after="0" w:line="240" w:lineRule="auto"/>
              <w:jc w:val="center"/>
              <w:rPr>
                <w:del w:author="Open-Xml-PowerTools" w:id="12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2,298.02 </w:delText>
              </w:r>
            </w:del>
          </w:p>
        </w:tc>
      </w:tr>
      <w:tr w14:paraId="46CA9AF1" w14:textId="77777777">
        <w:trPr>
          <w:trHeight w:val="282"/>
          <w:del w:author="Open-Xml-PowerTools" w:id="126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53DDAD2" w14:textId="77777777">
            <w:pPr>
              <w:spacing w:after="0" w:line="240" w:lineRule="auto"/>
              <w:jc w:val="center"/>
              <w:rPr>
                <w:del w:author="Open-Xml-PowerTools" w:id="12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31201512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100706C" w14:textId="77777777">
            <w:pPr>
              <w:spacing w:after="0" w:line="240" w:lineRule="auto"/>
              <w:jc w:val="center"/>
              <w:rPr>
                <w:del w:author="Open-Xml-PowerTools" w:id="12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transparente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E5B9AB" w14:textId="77777777">
            <w:pPr>
              <w:spacing w:after="0" w:line="240" w:lineRule="auto"/>
              <w:rPr>
                <w:del w:author="Open-Xml-PowerTools" w:id="12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10DE8B" w14:textId="77777777">
            <w:pPr>
              <w:spacing w:after="0" w:line="240" w:lineRule="auto"/>
              <w:jc w:val="center"/>
              <w:rPr>
                <w:del w:author="Open-Xml-PowerTools" w:id="12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59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363311" w14:textId="77777777">
            <w:pPr>
              <w:spacing w:after="0" w:line="240" w:lineRule="auto"/>
              <w:jc w:val="center"/>
              <w:rPr>
                <w:del w:author="Open-Xml-PowerTools" w:id="12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51F256" w14:textId="77777777">
            <w:pPr>
              <w:spacing w:after="0" w:line="240" w:lineRule="auto"/>
              <w:jc w:val="center"/>
              <w:rPr>
                <w:del w:author="Open-Xml-PowerTools" w:id="12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1,475.00 </w:delText>
              </w:r>
            </w:del>
          </w:p>
        </w:tc>
      </w:tr>
      <w:tr w14:paraId="19B3EF97" w14:textId="77777777">
        <w:trPr>
          <w:trHeight w:val="282"/>
          <w:del w:author="Open-Xml-PowerTools" w:id="127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A6F740" w14:textId="77777777">
            <w:pPr>
              <w:spacing w:after="0" w:line="240" w:lineRule="auto"/>
              <w:jc w:val="center"/>
              <w:rPr>
                <w:del w:author="Open-Xml-PowerTools" w:id="12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31201512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1683B13" w14:textId="77777777">
            <w:pPr>
              <w:spacing w:after="0" w:line="240" w:lineRule="auto"/>
              <w:jc w:val="center"/>
              <w:rPr>
                <w:del w:author="Open-Xml-PowerTools" w:id="12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transparente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AF262A" w14:textId="77777777">
            <w:pPr>
              <w:spacing w:after="0" w:line="240" w:lineRule="auto"/>
              <w:rPr>
                <w:del w:author="Open-Xml-PowerTools" w:id="12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57E011" w14:textId="77777777">
            <w:pPr>
              <w:spacing w:after="0" w:line="240" w:lineRule="auto"/>
              <w:jc w:val="center"/>
              <w:rPr>
                <w:del w:author="Open-Xml-PowerTools" w:id="12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E3BB89A" w14:textId="77777777">
            <w:pPr>
              <w:spacing w:after="0" w:line="240" w:lineRule="auto"/>
              <w:jc w:val="center"/>
              <w:rPr>
                <w:del w:author="Open-Xml-PowerTools" w:id="12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55.45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25D046" w14:textId="77777777">
            <w:pPr>
              <w:spacing w:after="0" w:line="240" w:lineRule="auto"/>
              <w:jc w:val="center"/>
              <w:rPr>
                <w:del w:author="Open-Xml-PowerTools" w:id="12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2,218.00 </w:delText>
              </w:r>
            </w:del>
          </w:p>
        </w:tc>
      </w:tr>
      <w:tr w14:paraId="355C6B88" w14:textId="77777777">
        <w:trPr>
          <w:trHeight w:val="282"/>
          <w:del w:author="Open-Xml-PowerTools" w:id="129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FB2563" w14:textId="77777777">
            <w:pPr>
              <w:spacing w:after="0" w:line="240" w:lineRule="auto"/>
              <w:jc w:val="center"/>
              <w:rPr>
                <w:del w:author="Open-Xml-PowerTools" w:id="12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41111501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BD5FCEB" w14:textId="77777777">
            <w:pPr>
              <w:spacing w:after="0" w:line="240" w:lineRule="auto"/>
              <w:jc w:val="center"/>
              <w:rPr>
                <w:del w:author="Open-Xml-PowerTools" w:id="12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Balanzas de carga superior electrónicos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546E75" w14:textId="77777777">
            <w:pPr>
              <w:spacing w:after="0" w:line="240" w:lineRule="auto"/>
              <w:rPr>
                <w:del w:author="Open-Xml-PowerTools" w:id="12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1E42FD" w14:textId="77777777">
            <w:pPr>
              <w:spacing w:after="0" w:line="240" w:lineRule="auto"/>
              <w:jc w:val="center"/>
              <w:rPr>
                <w:del w:author="Open-Xml-PowerTools" w:id="12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2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0FCBE7F" w14:textId="77777777">
            <w:pPr>
              <w:spacing w:after="0" w:line="240" w:lineRule="auto"/>
              <w:jc w:val="center"/>
              <w:rPr>
                <w:del w:author="Open-Xml-PowerTools" w:id="13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24FF21" w14:textId="77777777">
            <w:pPr>
              <w:spacing w:after="0" w:line="240" w:lineRule="auto"/>
              <w:jc w:val="center"/>
              <w:rPr>
                <w:del w:author="Open-Xml-PowerTools" w:id="13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494.00 </w:delText>
              </w:r>
            </w:del>
          </w:p>
        </w:tc>
      </w:tr>
      <w:tr w14:paraId="3806F82E" w14:textId="77777777">
        <w:trPr>
          <w:trHeight w:val="282"/>
          <w:del w:author="Open-Xml-PowerTools" w:id="130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961261" w14:textId="77777777">
            <w:pPr>
              <w:spacing w:after="0" w:line="240" w:lineRule="auto"/>
              <w:jc w:val="center"/>
              <w:rPr>
                <w:del w:author="Open-Xml-PowerTools" w:id="13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94BE223" w14:textId="77777777">
            <w:pPr>
              <w:spacing w:after="0" w:line="240" w:lineRule="auto"/>
              <w:jc w:val="center"/>
              <w:rPr>
                <w:del w:author="Open-Xml-PowerTools" w:id="13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F2F3CD2" w14:textId="77777777">
            <w:pPr>
              <w:spacing w:after="0" w:line="240" w:lineRule="auto"/>
              <w:rPr>
                <w:del w:author="Open-Xml-PowerTools" w:id="13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3D118A" w14:textId="77777777">
            <w:pPr>
              <w:spacing w:after="0" w:line="240" w:lineRule="auto"/>
              <w:jc w:val="center"/>
              <w:rPr>
                <w:del w:author="Open-Xml-PowerTools" w:id="13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D6BF63" w14:textId="77777777">
            <w:pPr>
              <w:spacing w:after="0" w:line="240" w:lineRule="auto"/>
              <w:jc w:val="center"/>
              <w:rPr>
                <w:del w:author="Open-Xml-PowerTools" w:id="13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4,484.00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791427" w14:textId="77777777">
            <w:pPr>
              <w:spacing w:after="0" w:line="240" w:lineRule="auto"/>
              <w:jc w:val="center"/>
              <w:rPr>
                <w:del w:author="Open-Xml-PowerTools" w:id="13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26,904.00 </w:delText>
              </w:r>
            </w:del>
          </w:p>
        </w:tc>
      </w:tr>
      <w:tr w14:paraId="79753F13" w14:textId="77777777">
        <w:trPr>
          <w:trHeight w:val="282"/>
          <w:del w:author="Open-Xml-PowerTools" w:id="131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E6BD8A5" w14:textId="77777777">
            <w:pPr>
              <w:spacing w:after="0" w:line="240" w:lineRule="auto"/>
              <w:jc w:val="center"/>
              <w:rPr>
                <w:del w:author="Open-Xml-PowerTools" w:id="13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A632D47" w14:textId="77777777">
            <w:pPr>
              <w:spacing w:after="0" w:line="240" w:lineRule="auto"/>
              <w:jc w:val="center"/>
              <w:rPr>
                <w:del w:author="Open-Xml-PowerTools" w:id="13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CCAFAC" w14:textId="77777777">
            <w:pPr>
              <w:spacing w:after="0" w:line="240" w:lineRule="auto"/>
              <w:rPr>
                <w:del w:author="Open-Xml-PowerTools" w:id="13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7C19C5" w14:textId="77777777">
            <w:pPr>
              <w:spacing w:after="0" w:line="240" w:lineRule="auto"/>
              <w:jc w:val="center"/>
              <w:rPr>
                <w:del w:author="Open-Xml-PowerTools" w:id="13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F594ED" w14:textId="77777777">
            <w:pPr>
              <w:spacing w:after="0" w:line="240" w:lineRule="auto"/>
              <w:jc w:val="center"/>
              <w:rPr>
                <w:del w:author="Open-Xml-PowerTools" w:id="13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3,840.00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5F1354" w14:textId="77777777">
            <w:pPr>
              <w:spacing w:after="0" w:line="240" w:lineRule="auto"/>
              <w:jc w:val="center"/>
              <w:rPr>
                <w:del w:author="Open-Xml-PowerTools" w:id="13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11,520.00 </w:delText>
              </w:r>
            </w:del>
          </w:p>
        </w:tc>
      </w:tr>
      <w:tr w14:paraId="4641817D" w14:textId="77777777">
        <w:trPr>
          <w:trHeight w:val="282"/>
          <w:del w:author="Open-Xml-PowerTools" w:id="133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01B9A2" w14:textId="77777777">
            <w:pPr>
              <w:spacing w:after="0" w:line="240" w:lineRule="auto"/>
              <w:jc w:val="center"/>
              <w:rPr>
                <w:del w:author="Open-Xml-PowerTools" w:id="13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73B4DE6" w14:textId="77777777">
            <w:pPr>
              <w:spacing w:after="0" w:line="240" w:lineRule="auto"/>
              <w:jc w:val="center"/>
              <w:rPr>
                <w:del w:author="Open-Xml-PowerTools" w:id="13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28466B" w14:textId="77777777">
            <w:pPr>
              <w:spacing w:after="0" w:line="240" w:lineRule="auto"/>
              <w:rPr>
                <w:del w:author="Open-Xml-PowerTools" w:id="13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227D38" w14:textId="77777777">
            <w:pPr>
              <w:spacing w:after="0" w:line="240" w:lineRule="auto"/>
              <w:jc w:val="center"/>
              <w:rPr>
                <w:del w:author="Open-Xml-PowerTools" w:id="13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2A9B0B" w14:textId="77777777">
            <w:pPr>
              <w:spacing w:after="0" w:line="240" w:lineRule="auto"/>
              <w:jc w:val="center"/>
              <w:rPr>
                <w:del w:author="Open-Xml-PowerTools" w:id="13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3,780.00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8ADCB3" w14:textId="77777777">
            <w:pPr>
              <w:spacing w:after="0" w:line="240" w:lineRule="auto"/>
              <w:jc w:val="center"/>
              <w:rPr>
                <w:del w:author="Open-Xml-PowerTools" w:id="13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56,700.00 </w:delText>
              </w:r>
            </w:del>
          </w:p>
        </w:tc>
      </w:tr>
      <w:tr w14:paraId="5D63799B" w14:textId="77777777">
        <w:trPr>
          <w:trHeight w:val="282"/>
          <w:del w:author="Open-Xml-PowerTools" w:id="134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A1176AB" w14:textId="77777777">
            <w:pPr>
              <w:spacing w:after="0" w:line="240" w:lineRule="auto"/>
              <w:jc w:val="center"/>
              <w:rPr>
                <w:del w:author="Open-Xml-PowerTools" w:id="13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B026B4A" w14:textId="77777777">
            <w:pPr>
              <w:spacing w:after="0" w:line="240" w:lineRule="auto"/>
              <w:jc w:val="center"/>
              <w:rPr>
                <w:del w:author="Open-Xml-PowerTools" w:id="13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DAE8AC" w14:textId="77777777">
            <w:pPr>
              <w:spacing w:after="0" w:line="240" w:lineRule="auto"/>
              <w:rPr>
                <w:del w:author="Open-Xml-PowerTools" w:id="13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1CF2D1" w14:textId="77777777">
            <w:pPr>
              <w:spacing w:after="0" w:line="240" w:lineRule="auto"/>
              <w:jc w:val="center"/>
              <w:rPr>
                <w:del w:author="Open-Xml-PowerTools" w:id="13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9BF7B9" w14:textId="77777777">
            <w:pPr>
              <w:spacing w:after="0" w:line="240" w:lineRule="auto"/>
              <w:jc w:val="center"/>
              <w:rPr>
                <w:del w:author="Open-Xml-PowerTools" w:id="13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3,552.00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7B25BD" w14:textId="77777777">
            <w:pPr>
              <w:spacing w:after="0" w:line="240" w:lineRule="auto"/>
              <w:jc w:val="center"/>
              <w:rPr>
                <w:del w:author="Open-Xml-PowerTools" w:id="13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14,208.00 </w:delText>
              </w:r>
            </w:del>
          </w:p>
        </w:tc>
      </w:tr>
      <w:tr w14:paraId="0E64EA9D" w14:textId="77777777">
        <w:trPr>
          <w:trHeight w:val="282"/>
          <w:del w:author="Open-Xml-PowerTools" w:id="135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3D271E" w14:textId="77777777">
            <w:pPr>
              <w:spacing w:after="0" w:line="240" w:lineRule="auto"/>
              <w:jc w:val="center"/>
              <w:rPr>
                <w:del w:author="Open-Xml-PowerTools" w:id="13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11294BF" w14:textId="77777777">
            <w:pPr>
              <w:spacing w:after="0" w:line="240" w:lineRule="auto"/>
              <w:jc w:val="center"/>
              <w:rPr>
                <w:del w:author="Open-Xml-PowerTools" w:id="13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E13DFA" w14:textId="77777777">
            <w:pPr>
              <w:spacing w:after="0" w:line="240" w:lineRule="auto"/>
              <w:rPr>
                <w:del w:author="Open-Xml-PowerTools" w:id="13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136A72" w14:textId="77777777">
            <w:pPr>
              <w:spacing w:after="0" w:line="240" w:lineRule="auto"/>
              <w:jc w:val="center"/>
              <w:rPr>
                <w:del w:author="Open-Xml-PowerTools" w:id="13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E79453" w14:textId="77777777">
            <w:pPr>
              <w:spacing w:after="0" w:line="240" w:lineRule="auto"/>
              <w:jc w:val="center"/>
              <w:rPr>
                <w:del w:author="Open-Xml-PowerTools" w:id="13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1,200.00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31DFD6" w14:textId="77777777">
            <w:pPr>
              <w:spacing w:after="0" w:line="240" w:lineRule="auto"/>
              <w:jc w:val="center"/>
              <w:rPr>
                <w:del w:author="Open-Xml-PowerTools" w:id="13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4,800.00 </w:delText>
              </w:r>
            </w:del>
          </w:p>
        </w:tc>
      </w:tr>
      <w:tr w14:paraId="4B18EDB4" w14:textId="77777777">
        <w:trPr>
          <w:trHeight w:val="282"/>
          <w:del w:author="Open-Xml-PowerTools" w:id="136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8942A8" w14:textId="77777777">
            <w:pPr>
              <w:spacing w:after="0" w:line="240" w:lineRule="auto"/>
              <w:jc w:val="center"/>
              <w:rPr>
                <w:del w:author="Open-Xml-PowerTools" w:id="13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CCEF4A8" w14:textId="77777777">
            <w:pPr>
              <w:spacing w:after="0" w:line="240" w:lineRule="auto"/>
              <w:jc w:val="center"/>
              <w:rPr>
                <w:del w:author="Open-Xml-PowerTools" w:id="13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Cartuchos de tinta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8CB1C3" w14:textId="77777777">
            <w:pPr>
              <w:spacing w:after="0" w:line="240" w:lineRule="auto"/>
              <w:rPr>
                <w:del w:author="Open-Xml-PowerTools" w:id="13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28C72C9" w14:textId="77777777">
            <w:pPr>
              <w:spacing w:after="0" w:line="240" w:lineRule="auto"/>
              <w:jc w:val="center"/>
              <w:rPr>
                <w:del w:author="Open-Xml-PowerTools" w:id="13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1C66E7" w14:textId="77777777">
            <w:pPr>
              <w:spacing w:after="0" w:line="240" w:lineRule="auto"/>
              <w:jc w:val="center"/>
              <w:rPr>
                <w:del w:author="Open-Xml-PowerTools" w:id="13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1,570.00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A49C9C" w14:textId="4136ADD0">
            <w:pPr>
              <w:spacing w:after="0" w:line="240" w:lineRule="auto"/>
              <w:jc w:val="center"/>
              <w:rPr>
                <w:del w:author="Open-Xml-PowerTools" w:id="13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3,140.00 </w:delText>
              </w:r>
            </w:del>
          </w:p>
        </w:tc>
      </w:tr>
      <w:tr w14:paraId="147E5BC6" w14:textId="77777777">
        <w:trPr>
          <w:trHeight w:val="282"/>
          <w:del w:author="Open-Xml-PowerTools" w:id="138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63F4D9" w14:textId="77777777">
            <w:pPr>
              <w:spacing w:after="0" w:line="240" w:lineRule="auto"/>
              <w:jc w:val="center"/>
              <w:rPr>
                <w:del w:author="Open-Xml-PowerTools" w:id="13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3B4F63C" w14:textId="77777777">
            <w:pPr>
              <w:spacing w:after="0" w:line="240" w:lineRule="auto"/>
              <w:jc w:val="center"/>
              <w:rPr>
                <w:del w:author="Open-Xml-PowerTools" w:id="13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Cartuchos de tinta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5727A0" w14:textId="77777777">
            <w:pPr>
              <w:spacing w:after="0" w:line="240" w:lineRule="auto"/>
              <w:rPr>
                <w:del w:author="Open-Xml-PowerTools" w:id="13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97F812" w14:textId="77777777">
            <w:pPr>
              <w:spacing w:after="0" w:line="240" w:lineRule="auto"/>
              <w:jc w:val="center"/>
              <w:rPr>
                <w:del w:author="Open-Xml-PowerTools" w:id="13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14A74D" w14:textId="77777777">
            <w:pPr>
              <w:spacing w:after="0" w:line="240" w:lineRule="auto"/>
              <w:jc w:val="center"/>
              <w:rPr>
                <w:del w:author="Open-Xml-PowerTools" w:id="13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1,840.00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6309DF" w14:textId="77777777">
            <w:pPr>
              <w:spacing w:after="0" w:line="240" w:lineRule="auto"/>
              <w:jc w:val="center"/>
              <w:rPr>
                <w:del w:author="Open-Xml-PowerTools" w:id="13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3,680.00 </w:delText>
              </w:r>
            </w:del>
          </w:p>
        </w:tc>
      </w:tr>
      <w:tr w14:paraId="1CA5CEE1" w14:textId="77777777">
        <w:trPr>
          <w:trHeight w:val="282"/>
          <w:del w:author="Open-Xml-PowerTools" w:id="139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E937167" w14:textId="77777777">
            <w:pPr>
              <w:spacing w:after="0" w:line="240" w:lineRule="auto"/>
              <w:jc w:val="center"/>
              <w:rPr>
                <w:del w:author="Open-Xml-PowerTools" w:id="13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9725849" w14:textId="77777777">
            <w:pPr>
              <w:spacing w:after="0" w:line="240" w:lineRule="auto"/>
              <w:jc w:val="center"/>
              <w:rPr>
                <w:del w:author="Open-Xml-PowerTools" w:id="13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3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B19029" w14:textId="77777777">
            <w:pPr>
              <w:spacing w:after="0" w:line="240" w:lineRule="auto"/>
              <w:rPr>
                <w:del w:author="Open-Xml-PowerTools" w:id="14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F42BBD" w14:textId="77777777">
            <w:pPr>
              <w:spacing w:after="0" w:line="240" w:lineRule="auto"/>
              <w:jc w:val="center"/>
              <w:rPr>
                <w:del w:author="Open-Xml-PowerTools" w:id="14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3EF05D" w14:textId="77777777">
            <w:pPr>
              <w:spacing w:after="0" w:line="240" w:lineRule="auto"/>
              <w:jc w:val="center"/>
              <w:rPr>
                <w:del w:author="Open-Xml-PowerTools" w:id="14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5,300.00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98168C" w14:textId="77777777">
            <w:pPr>
              <w:spacing w:after="0" w:line="240" w:lineRule="auto"/>
              <w:jc w:val="center"/>
              <w:rPr>
                <w:del w:author="Open-Xml-PowerTools" w:id="14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15,900.00 </w:delText>
              </w:r>
            </w:del>
          </w:p>
        </w:tc>
      </w:tr>
      <w:tr w14:paraId="733C9036" w14:textId="77777777">
        <w:trPr>
          <w:trHeight w:val="282"/>
          <w:del w:author="Open-Xml-PowerTools" w:id="140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FE554C" w14:textId="77777777">
            <w:pPr>
              <w:spacing w:after="0" w:line="240" w:lineRule="auto"/>
              <w:jc w:val="center"/>
              <w:rPr>
                <w:del w:author="Open-Xml-PowerTools" w:id="14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B1B09FD" w14:textId="77777777">
            <w:pPr>
              <w:spacing w:after="0" w:line="240" w:lineRule="auto"/>
              <w:jc w:val="center"/>
              <w:rPr>
                <w:del w:author="Open-Xml-PowerTools" w:id="14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5B36C1" w14:textId="77777777">
            <w:pPr>
              <w:spacing w:after="0" w:line="240" w:lineRule="auto"/>
              <w:rPr>
                <w:del w:author="Open-Xml-PowerTools" w:id="14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507017" w14:textId="77777777">
            <w:pPr>
              <w:spacing w:after="0" w:line="240" w:lineRule="auto"/>
              <w:jc w:val="center"/>
              <w:rPr>
                <w:del w:author="Open-Xml-PowerTools" w:id="14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E9045C" w14:textId="77777777">
            <w:pPr>
              <w:spacing w:after="0" w:line="240" w:lineRule="auto"/>
              <w:jc w:val="center"/>
              <w:rPr>
                <w:del w:author="Open-Xml-PowerTools" w:id="14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12,475.00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592DBE" w14:textId="77777777">
            <w:pPr>
              <w:spacing w:after="0" w:line="240" w:lineRule="auto"/>
              <w:jc w:val="center"/>
              <w:rPr>
                <w:del w:author="Open-Xml-PowerTools" w:id="14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12,475.00 </w:delText>
              </w:r>
            </w:del>
          </w:p>
        </w:tc>
      </w:tr>
      <w:tr w14:paraId="77E2532F" w14:textId="77777777">
        <w:trPr>
          <w:trHeight w:val="282"/>
          <w:del w:author="Open-Xml-PowerTools" w:id="142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755EAD" w14:textId="77777777">
            <w:pPr>
              <w:spacing w:after="0" w:line="240" w:lineRule="auto"/>
              <w:jc w:val="center"/>
              <w:rPr>
                <w:del w:author="Open-Xml-PowerTools" w:id="14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2BE04D1" w14:textId="77777777">
            <w:pPr>
              <w:spacing w:after="0" w:line="240" w:lineRule="auto"/>
              <w:jc w:val="center"/>
              <w:rPr>
                <w:del w:author="Open-Xml-PowerTools" w:id="14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CB840B" w14:textId="77777777">
            <w:pPr>
              <w:spacing w:after="0" w:line="240" w:lineRule="auto"/>
              <w:rPr>
                <w:del w:author="Open-Xml-PowerTools" w:id="14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9563BA" w14:textId="77777777">
            <w:pPr>
              <w:spacing w:after="0" w:line="240" w:lineRule="auto"/>
              <w:jc w:val="center"/>
              <w:rPr>
                <w:del w:author="Open-Xml-PowerTools" w:id="14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E1FA639" w14:textId="77777777">
            <w:pPr>
              <w:spacing w:after="0" w:line="240" w:lineRule="auto"/>
              <w:jc w:val="center"/>
              <w:rPr>
                <w:del w:author="Open-Xml-PowerTools" w:id="14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3,250.00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F388F68" w14:textId="77777777">
            <w:pPr>
              <w:spacing w:after="0" w:line="240" w:lineRule="auto"/>
              <w:jc w:val="center"/>
              <w:rPr>
                <w:del w:author="Open-Xml-PowerTools" w:id="14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22,750.00 </w:delText>
              </w:r>
            </w:del>
          </w:p>
        </w:tc>
      </w:tr>
      <w:tr w14:paraId="6BD42F4A" w14:textId="77777777">
        <w:trPr>
          <w:trHeight w:val="282"/>
          <w:del w:author="Open-Xml-PowerTools" w:id="143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09E1A13" w14:textId="77777777">
            <w:pPr>
              <w:spacing w:after="0" w:line="240" w:lineRule="auto"/>
              <w:jc w:val="center"/>
              <w:rPr>
                <w:del w:author="Open-Xml-PowerTools" w:id="14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5B293E" w14:textId="77777777">
            <w:pPr>
              <w:spacing w:after="0" w:line="240" w:lineRule="auto"/>
              <w:jc w:val="center"/>
              <w:rPr>
                <w:del w:author="Open-Xml-PowerTools" w:id="14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49D6F0" w14:textId="77777777">
            <w:pPr>
              <w:spacing w:after="0" w:line="240" w:lineRule="auto"/>
              <w:rPr>
                <w:del w:author="Open-Xml-PowerTools" w:id="14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C77D7E" w14:textId="77777777">
            <w:pPr>
              <w:spacing w:after="0" w:line="240" w:lineRule="auto"/>
              <w:jc w:val="center"/>
              <w:rPr>
                <w:del w:author="Open-Xml-PowerTools" w:id="14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F262F7A" w14:textId="77777777">
            <w:pPr>
              <w:spacing w:after="0" w:line="240" w:lineRule="auto"/>
              <w:jc w:val="center"/>
              <w:rPr>
                <w:del w:author="Open-Xml-PowerTools" w:id="14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2,500.00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F839F5" w14:textId="77777777">
            <w:pPr>
              <w:spacing w:after="0" w:line="240" w:lineRule="auto"/>
              <w:jc w:val="center"/>
              <w:rPr>
                <w:del w:author="Open-Xml-PowerTools" w:id="14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5,000.00 </w:delText>
              </w:r>
            </w:del>
          </w:p>
        </w:tc>
      </w:tr>
      <w:tr w14:paraId="3EDF812D" w14:textId="77777777">
        <w:trPr>
          <w:trHeight w:val="282"/>
          <w:del w:author="Open-Xml-PowerTools" w:id="144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270811" w14:textId="77777777">
            <w:pPr>
              <w:spacing w:after="0" w:line="240" w:lineRule="auto"/>
              <w:jc w:val="center"/>
              <w:rPr>
                <w:del w:author="Open-Xml-PowerTools" w:id="14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26D5A73" w14:textId="77777777">
            <w:pPr>
              <w:spacing w:after="0" w:line="240" w:lineRule="auto"/>
              <w:jc w:val="center"/>
              <w:rPr>
                <w:del w:author="Open-Xml-PowerTools" w:id="14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33EBA9" w14:textId="77777777">
            <w:pPr>
              <w:spacing w:after="0" w:line="240" w:lineRule="auto"/>
              <w:rPr>
                <w:del w:author="Open-Xml-PowerTools" w:id="14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E46BDE" w14:textId="77777777">
            <w:pPr>
              <w:spacing w:after="0" w:line="240" w:lineRule="auto"/>
              <w:jc w:val="center"/>
              <w:rPr>
                <w:del w:author="Open-Xml-PowerTools" w:id="14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0AE356" w14:textId="77777777">
            <w:pPr>
              <w:spacing w:after="0" w:line="240" w:lineRule="auto"/>
              <w:jc w:val="center"/>
              <w:rPr>
                <w:del w:author="Open-Xml-PowerTools" w:id="14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C04337" w14:textId="77777777">
            <w:pPr>
              <w:spacing w:after="0" w:line="240" w:lineRule="auto"/>
              <w:jc w:val="center"/>
              <w:rPr>
                <w:del w:author="Open-Xml-PowerTools" w:id="14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26,180.00 </w:delText>
              </w:r>
            </w:del>
          </w:p>
        </w:tc>
      </w:tr>
      <w:tr w14:paraId="480A4AE3" w14:textId="77777777">
        <w:trPr>
          <w:trHeight w:val="282"/>
          <w:del w:author="Open-Xml-PowerTools" w:id="146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6B8047" w14:textId="77777777">
            <w:pPr>
              <w:spacing w:after="0" w:line="240" w:lineRule="auto"/>
              <w:jc w:val="center"/>
              <w:rPr>
                <w:del w:author="Open-Xml-PowerTools" w:id="14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A24F0F7" w14:textId="77777777">
            <w:pPr>
              <w:spacing w:after="0" w:line="240" w:lineRule="auto"/>
              <w:jc w:val="center"/>
              <w:rPr>
                <w:del w:author="Open-Xml-PowerTools" w:id="14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3D3760" w14:textId="77777777">
            <w:pPr>
              <w:spacing w:after="0" w:line="240" w:lineRule="auto"/>
              <w:rPr>
                <w:del w:author="Open-Xml-PowerTools" w:id="14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8263A0" w14:textId="77777777">
            <w:pPr>
              <w:spacing w:after="0" w:line="240" w:lineRule="auto"/>
              <w:jc w:val="center"/>
              <w:rPr>
                <w:del w:author="Open-Xml-PowerTools" w:id="14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34AD72" w14:textId="77777777">
            <w:pPr>
              <w:spacing w:after="0" w:line="240" w:lineRule="auto"/>
              <w:jc w:val="center"/>
              <w:rPr>
                <w:del w:author="Open-Xml-PowerTools" w:id="14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2,160.00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EEAA5A" w14:textId="77777777">
            <w:pPr>
              <w:spacing w:after="0" w:line="240" w:lineRule="auto"/>
              <w:jc w:val="center"/>
              <w:rPr>
                <w:del w:author="Open-Xml-PowerTools" w:id="14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6,480.00 </w:delText>
              </w:r>
            </w:del>
          </w:p>
        </w:tc>
      </w:tr>
      <w:tr w14:paraId="1A112421" w14:textId="77777777">
        <w:trPr>
          <w:trHeight w:val="282"/>
          <w:del w:author="Open-Xml-PowerTools" w:id="147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DE7BA9C" w14:textId="77777777">
            <w:pPr>
              <w:spacing w:after="0" w:line="240" w:lineRule="auto"/>
              <w:jc w:val="center"/>
              <w:rPr>
                <w:del w:author="Open-Xml-PowerTools" w:id="14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DEECBD6" w14:textId="77777777">
            <w:pPr>
              <w:spacing w:after="0" w:line="240" w:lineRule="auto"/>
              <w:jc w:val="center"/>
              <w:rPr>
                <w:del w:author="Open-Xml-PowerTools" w:id="14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D0EB06D" w14:textId="77777777">
            <w:pPr>
              <w:spacing w:after="0" w:line="240" w:lineRule="auto"/>
              <w:rPr>
                <w:del w:author="Open-Xml-PowerTools" w:id="14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931DB7" w14:textId="77777777">
            <w:pPr>
              <w:spacing w:after="0" w:line="240" w:lineRule="auto"/>
              <w:jc w:val="center"/>
              <w:rPr>
                <w:del w:author="Open-Xml-PowerTools" w:id="14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E7C057" w14:textId="77777777">
            <w:pPr>
              <w:spacing w:after="0" w:line="240" w:lineRule="auto"/>
              <w:jc w:val="center"/>
              <w:rPr>
                <w:del w:author="Open-Xml-PowerTools" w:id="14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5,300.00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2CA6854" w14:textId="77777777">
            <w:pPr>
              <w:spacing w:after="0" w:line="240" w:lineRule="auto"/>
              <w:jc w:val="center"/>
              <w:rPr>
                <w:del w:author="Open-Xml-PowerTools" w:id="14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42,400.00 </w:delText>
              </w:r>
            </w:del>
          </w:p>
        </w:tc>
      </w:tr>
      <w:tr w14:paraId="7D97F00C" w14:textId="77777777">
        <w:trPr>
          <w:trHeight w:val="282"/>
          <w:del w:author="Open-Xml-PowerTools" w:id="148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EA3C6A7" w14:textId="77777777">
            <w:pPr>
              <w:spacing w:after="0" w:line="240" w:lineRule="auto"/>
              <w:jc w:val="center"/>
              <w:rPr>
                <w:del w:author="Open-Xml-PowerTools" w:id="14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08C525" w14:textId="77777777">
            <w:pPr>
              <w:spacing w:after="0" w:line="240" w:lineRule="auto"/>
              <w:jc w:val="center"/>
              <w:rPr>
                <w:del w:author="Open-Xml-PowerTools" w:id="14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77FD310" w14:textId="77777777">
            <w:pPr>
              <w:spacing w:after="0" w:line="240" w:lineRule="auto"/>
              <w:rPr>
                <w:del w:author="Open-Xml-PowerTools" w:id="14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D0F69D" w14:textId="77777777">
            <w:pPr>
              <w:spacing w:after="0" w:line="240" w:lineRule="auto"/>
              <w:jc w:val="center"/>
              <w:rPr>
                <w:del w:author="Open-Xml-PowerTools" w:id="14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91AACC" w14:textId="77777777">
            <w:pPr>
              <w:spacing w:after="0" w:line="240" w:lineRule="auto"/>
              <w:jc w:val="center"/>
              <w:rPr>
                <w:del w:author="Open-Xml-PowerTools" w:id="14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4,700.00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520BB6" w14:textId="77777777">
            <w:pPr>
              <w:spacing w:after="0" w:line="240" w:lineRule="auto"/>
              <w:jc w:val="center"/>
              <w:rPr>
                <w:del w:author="Open-Xml-PowerTools" w:id="14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4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9,400.00 </w:delText>
              </w:r>
            </w:del>
          </w:p>
        </w:tc>
      </w:tr>
      <w:tr w14:paraId="65C4983A" w14:textId="77777777">
        <w:trPr>
          <w:trHeight w:val="282"/>
          <w:del w:author="Open-Xml-PowerTools" w:id="149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E0FFA3" w14:textId="77777777">
            <w:pPr>
              <w:spacing w:after="0" w:line="240" w:lineRule="auto"/>
              <w:jc w:val="center"/>
              <w:rPr>
                <w:del w:author="Open-Xml-PowerTools" w:id="15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ABBE3C2" w14:textId="77777777">
            <w:pPr>
              <w:spacing w:after="0" w:line="240" w:lineRule="auto"/>
              <w:jc w:val="center"/>
              <w:rPr>
                <w:del w:author="Open-Xml-PowerTools" w:id="15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1D77A0" w14:textId="77777777">
            <w:pPr>
              <w:spacing w:after="0" w:line="240" w:lineRule="auto"/>
              <w:rPr>
                <w:del w:author="Open-Xml-PowerTools" w:id="15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82E934" w14:textId="77777777">
            <w:pPr>
              <w:spacing w:after="0" w:line="240" w:lineRule="auto"/>
              <w:jc w:val="center"/>
              <w:rPr>
                <w:del w:author="Open-Xml-PowerTools" w:id="15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392C96" w14:textId="77777777">
            <w:pPr>
              <w:spacing w:after="0" w:line="240" w:lineRule="auto"/>
              <w:jc w:val="center"/>
              <w:rPr>
                <w:del w:author="Open-Xml-PowerTools" w:id="15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702EEA" w14:textId="77777777">
            <w:pPr>
              <w:spacing w:after="0" w:line="240" w:lineRule="auto"/>
              <w:jc w:val="center"/>
              <w:rPr>
                <w:del w:author="Open-Xml-PowerTools" w:id="15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19,040.00 </w:delText>
              </w:r>
            </w:del>
          </w:p>
        </w:tc>
      </w:tr>
      <w:tr w14:paraId="5629A80C" w14:textId="77777777">
        <w:trPr>
          <w:trHeight w:val="282"/>
          <w:del w:author="Open-Xml-PowerTools" w:id="151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10E560" w14:textId="77777777">
            <w:pPr>
              <w:spacing w:after="0" w:line="240" w:lineRule="auto"/>
              <w:jc w:val="center"/>
              <w:rPr>
                <w:del w:author="Open-Xml-PowerTools" w:id="15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D3C7AD4" w14:textId="77777777">
            <w:pPr>
              <w:spacing w:after="0" w:line="240" w:lineRule="auto"/>
              <w:jc w:val="center"/>
              <w:rPr>
                <w:del w:author="Open-Xml-PowerTools" w:id="15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40E085" w14:textId="77777777">
            <w:pPr>
              <w:spacing w:after="0" w:line="240" w:lineRule="auto"/>
              <w:rPr>
                <w:del w:author="Open-Xml-PowerTools" w:id="15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F22F6D" w14:textId="77777777">
            <w:pPr>
              <w:spacing w:after="0" w:line="240" w:lineRule="auto"/>
              <w:jc w:val="center"/>
              <w:rPr>
                <w:del w:author="Open-Xml-PowerTools" w:id="15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122BA8" w14:textId="77777777">
            <w:pPr>
              <w:spacing w:after="0" w:line="240" w:lineRule="auto"/>
              <w:jc w:val="center"/>
              <w:rPr>
                <w:del w:author="Open-Xml-PowerTools" w:id="15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2,160.00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21BBAD" w14:textId="77777777">
            <w:pPr>
              <w:spacing w:after="0" w:line="240" w:lineRule="auto"/>
              <w:jc w:val="center"/>
              <w:rPr>
                <w:del w:author="Open-Xml-PowerTools" w:id="15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8,640.00 </w:delText>
              </w:r>
            </w:del>
          </w:p>
        </w:tc>
      </w:tr>
      <w:tr w14:paraId="754874E9" w14:textId="77777777">
        <w:trPr>
          <w:trHeight w:val="282"/>
          <w:del w:author="Open-Xml-PowerTools" w:id="152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0CA26" w14:textId="77777777">
            <w:pPr>
              <w:spacing w:after="0" w:line="240" w:lineRule="auto"/>
              <w:jc w:val="center"/>
              <w:rPr>
                <w:del w:author="Open-Xml-PowerTools" w:id="15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7DBF6" w14:textId="77777777">
            <w:pPr>
              <w:spacing w:after="0" w:line="240" w:lineRule="auto"/>
              <w:rPr>
                <w:del w:author="Open-Xml-PowerTools" w:id="152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E4322" w14:textId="77777777">
            <w:pPr>
              <w:spacing w:after="0" w:line="240" w:lineRule="auto"/>
              <w:rPr>
                <w:del w:author="Open-Xml-PowerTools" w:id="152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2563B" w14:textId="77777777">
            <w:pPr>
              <w:spacing w:after="0" w:line="240" w:lineRule="auto"/>
              <w:rPr>
                <w:del w:author="Open-Xml-PowerTools" w:id="152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852D7F8" w14:textId="77777777">
            <w:pPr>
              <w:spacing w:after="0" w:line="240" w:lineRule="auto"/>
              <w:jc w:val="center"/>
              <w:rPr>
                <w:del w:author="Open-Xml-PowerTools" w:id="15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D342A53" w14:textId="77777777">
            <w:pPr>
              <w:spacing w:after="0" w:line="240" w:lineRule="auto"/>
              <w:jc w:val="center"/>
              <w:rPr>
                <w:del w:author="Open-Xml-PowerTools" w:id="15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5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405,784.33 </w:delText>
              </w:r>
            </w:del>
          </w:p>
        </w:tc>
      </w:tr>
      <w:tr w14:paraId="51A85C1B" w14:textId="77777777">
        <w:trPr>
          <w:trHeight w:val="282"/>
          <w:del w:author="Open-Xml-PowerTools" w:id="1534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A08C6" w14:textId="77777777">
            <w:pPr>
              <w:spacing w:after="0" w:line="240" w:lineRule="auto"/>
              <w:jc w:val="center"/>
              <w:rPr>
                <w:del w:author="Open-Xml-PowerTools" w:id="15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F9721" w14:textId="77777777">
            <w:pPr>
              <w:spacing w:after="0" w:line="240" w:lineRule="auto"/>
              <w:rPr>
                <w:del w:author="Open-Xml-PowerTools" w:id="153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5A8ED" w14:textId="77777777">
            <w:pPr>
              <w:spacing w:after="0" w:line="240" w:lineRule="auto"/>
              <w:rPr>
                <w:del w:author="Open-Xml-PowerTools" w:id="153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E6111" w14:textId="77777777">
            <w:pPr>
              <w:spacing w:after="0" w:line="240" w:lineRule="auto"/>
              <w:rPr>
                <w:del w:author="Open-Xml-PowerTools" w:id="153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EA244" w14:textId="77777777">
            <w:pPr>
              <w:spacing w:after="0" w:line="240" w:lineRule="auto"/>
              <w:rPr>
                <w:del w:author="Open-Xml-PowerTools" w:id="153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3E36B" w14:textId="77777777">
            <w:pPr>
              <w:spacing w:after="0" w:line="240" w:lineRule="auto"/>
              <w:rPr>
                <w:del w:author="Open-Xml-PowerTools" w:id="154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1D82D2E" w14:textId="77777777">
        <w:trPr>
          <w:trHeight w:val="679"/>
          <w:del w:author="Open-Xml-PowerTools" w:id="1541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2E268A7" w14:textId="77777777">
            <w:pPr>
              <w:spacing w:after="0" w:line="240" w:lineRule="auto"/>
              <w:jc w:val="center"/>
              <w:rPr>
                <w:del w:author="Open-Xml-PowerTools" w:id="15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4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2D59747" w14:textId="77777777">
            <w:pPr>
              <w:spacing w:after="0" w:line="240" w:lineRule="auto"/>
              <w:jc w:val="center"/>
              <w:rPr>
                <w:del w:author="Open-Xml-PowerTools" w:id="15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71932A4" w14:textId="77777777">
            <w:pPr>
              <w:spacing w:after="0" w:line="240" w:lineRule="auto"/>
              <w:jc w:val="center"/>
              <w:rPr>
                <w:del w:author="Open-Xml-PowerTools" w:id="15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CB8B217" w14:textId="77777777">
            <w:pPr>
              <w:spacing w:after="0" w:line="240" w:lineRule="auto"/>
              <w:jc w:val="center"/>
              <w:rPr>
                <w:del w:author="Open-Xml-PowerTools" w:id="15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4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4951E81" w14:textId="77777777">
            <w:pPr>
              <w:spacing w:after="0" w:line="240" w:lineRule="auto"/>
              <w:jc w:val="center"/>
              <w:rPr>
                <w:del w:author="Open-Xml-PowerTools" w:id="15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7C02855" w14:textId="77777777">
            <w:pPr>
              <w:spacing w:after="0" w:line="240" w:lineRule="auto"/>
              <w:jc w:val="center"/>
              <w:rPr>
                <w:del w:author="Open-Xml-PowerTools" w:id="15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4A388765" w14:textId="77777777">
        <w:trPr>
          <w:trHeight w:val="282"/>
          <w:del w:author="Open-Xml-PowerTools" w:id="1554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A118D" w14:textId="77777777">
            <w:pPr>
              <w:spacing w:after="0" w:line="240" w:lineRule="auto"/>
              <w:jc w:val="center"/>
              <w:rPr>
                <w:del w:author="Open-Xml-PowerTools" w:id="15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Materiales de limpieza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0583E" w14:textId="77777777">
            <w:pPr>
              <w:spacing w:after="0" w:line="240" w:lineRule="auto"/>
              <w:jc w:val="center"/>
              <w:rPr>
                <w:del w:author="Open-Xml-PowerTools" w:id="15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60C7A" w14:textId="77777777">
            <w:pPr>
              <w:spacing w:after="0" w:line="240" w:lineRule="auto"/>
              <w:jc w:val="center"/>
              <w:rPr>
                <w:del w:author="Open-Xml-PowerTools" w:id="15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988E0" w14:textId="77777777">
            <w:pPr>
              <w:spacing w:after="0" w:line="240" w:lineRule="auto"/>
              <w:jc w:val="center"/>
              <w:rPr>
                <w:del w:author="Open-Xml-PowerTools" w:id="15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B4CA12" w14:textId="77777777">
            <w:pPr>
              <w:spacing w:after="0" w:line="240" w:lineRule="auto"/>
              <w:jc w:val="center"/>
              <w:rPr>
                <w:del w:author="Open-Xml-PowerTools" w:id="15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9066D" w14:textId="77777777">
            <w:pPr>
              <w:spacing w:after="0" w:line="240" w:lineRule="auto"/>
              <w:jc w:val="center"/>
              <w:rPr>
                <w:del w:author="Open-Xml-PowerTools" w:id="15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8061B6D" w14:textId="77777777">
        <w:trPr>
          <w:trHeight w:val="282"/>
          <w:del w:author="Open-Xml-PowerTools" w:id="1567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5AF1B02" w14:textId="77777777">
            <w:pPr>
              <w:spacing w:after="0" w:line="240" w:lineRule="auto"/>
              <w:jc w:val="center"/>
              <w:rPr>
                <w:del w:author="Open-Xml-PowerTools" w:id="15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15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9AC1C74" w14:textId="77777777">
            <w:pPr>
              <w:spacing w:after="0" w:line="240" w:lineRule="auto"/>
              <w:jc w:val="center"/>
              <w:rPr>
                <w:del w:author="Open-Xml-PowerTools" w:id="15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C6A61" w14:textId="388559EF">
            <w:pPr>
              <w:spacing w:after="0" w:line="240" w:lineRule="auto"/>
              <w:jc w:val="center"/>
              <w:rPr>
                <w:del w:author="Open-Xml-PowerTools" w:id="15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08-06-202</w:delText>
              </w:r>
            </w:del>
            <w:del w:author="Open-Xml-PowerTools" w:id="15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4F19D5B7" w14:textId="77777777">
            <w:pPr>
              <w:spacing w:after="0" w:line="240" w:lineRule="auto"/>
              <w:jc w:val="center"/>
              <w:rPr>
                <w:del w:author="Open-Xml-PowerTools" w:id="15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D28BC73" w14:textId="77777777">
            <w:pPr>
              <w:spacing w:after="0" w:line="240" w:lineRule="auto"/>
              <w:jc w:val="center"/>
              <w:rPr>
                <w:del w:author="Open-Xml-PowerTools" w:id="15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7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261FF" w14:textId="77777777">
            <w:pPr>
              <w:spacing w:after="0" w:line="240" w:lineRule="auto"/>
              <w:rPr>
                <w:del w:author="Open-Xml-PowerTools" w:id="15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E7BB585" w14:textId="77777777">
        <w:trPr>
          <w:trHeight w:val="282"/>
          <w:del w:author="Open-Xml-PowerTools" w:id="158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56E961" w14:textId="77777777">
            <w:pPr>
              <w:spacing w:after="0" w:line="240" w:lineRule="auto"/>
              <w:rPr>
                <w:del w:author="Open-Xml-PowerTools" w:id="15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A4424B3" w14:textId="77777777">
            <w:pPr>
              <w:spacing w:after="0" w:line="240" w:lineRule="auto"/>
              <w:jc w:val="center"/>
              <w:rPr>
                <w:del w:author="Open-Xml-PowerTools" w:id="15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0C789" w14:textId="77777777">
            <w:pPr>
              <w:spacing w:after="0" w:line="240" w:lineRule="auto"/>
              <w:jc w:val="center"/>
              <w:rPr>
                <w:del w:author="Open-Xml-PowerTools" w:id="15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33AACF" w14:textId="77777777">
            <w:pPr>
              <w:spacing w:after="0" w:line="240" w:lineRule="auto"/>
              <w:rPr>
                <w:del w:author="Open-Xml-PowerTools" w:id="15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42CB173" w14:textId="77777777">
            <w:pPr>
              <w:spacing w:after="0" w:line="240" w:lineRule="auto"/>
              <w:jc w:val="center"/>
              <w:rPr>
                <w:del w:author="Open-Xml-PowerTools" w:id="15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05223" w14:textId="77777777">
            <w:pPr>
              <w:spacing w:after="0" w:line="240" w:lineRule="auto"/>
              <w:rPr>
                <w:del w:author="Open-Xml-PowerTools" w:id="15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2369E45" w14:textId="77777777">
        <w:trPr>
          <w:trHeight w:val="282"/>
          <w:del w:author="Open-Xml-PowerTools" w:id="159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EFA0FB" w14:textId="77777777">
            <w:pPr>
              <w:spacing w:after="0" w:line="240" w:lineRule="auto"/>
              <w:rPr>
                <w:del w:author="Open-Xml-PowerTools" w:id="15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5FFAC14" w14:textId="77777777">
            <w:pPr>
              <w:spacing w:after="0" w:line="240" w:lineRule="auto"/>
              <w:jc w:val="center"/>
              <w:rPr>
                <w:del w:author="Open-Xml-PowerTools" w:id="15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94E83" w14:textId="6FD6CA29">
            <w:pPr>
              <w:spacing w:after="0" w:line="240" w:lineRule="auto"/>
              <w:jc w:val="center"/>
              <w:rPr>
                <w:del w:author="Open-Xml-PowerTools" w:id="15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5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09-06-202</w:delText>
              </w:r>
            </w:del>
            <w:del w:author="Open-Xml-PowerTools" w:id="15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5C9DC" w14:textId="77777777">
            <w:pPr>
              <w:spacing w:after="0" w:line="240" w:lineRule="auto"/>
              <w:rPr>
                <w:del w:author="Open-Xml-PowerTools" w:id="16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2DDE7B3" w14:textId="77777777">
            <w:pPr>
              <w:spacing w:after="0" w:line="240" w:lineRule="auto"/>
              <w:jc w:val="center"/>
              <w:rPr>
                <w:del w:author="Open-Xml-PowerTools" w:id="16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0E6B48" w14:textId="77777777">
            <w:pPr>
              <w:spacing w:after="0" w:line="240" w:lineRule="auto"/>
              <w:rPr>
                <w:del w:author="Open-Xml-PowerTools" w:id="16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9F7D55" w14:textId="77777777">
        <w:trPr>
          <w:trHeight w:val="282"/>
          <w:del w:author="Open-Xml-PowerTools" w:id="160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2933D" w14:textId="77777777">
            <w:pPr>
              <w:spacing w:after="0" w:line="240" w:lineRule="auto"/>
              <w:rPr>
                <w:del w:author="Open-Xml-PowerTools" w:id="16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4B73A4B" w14:textId="77777777">
            <w:pPr>
              <w:spacing w:after="0" w:line="240" w:lineRule="auto"/>
              <w:jc w:val="center"/>
              <w:rPr>
                <w:del w:author="Open-Xml-PowerTools" w:id="16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40C64" w14:textId="77777777">
            <w:pPr>
              <w:spacing w:after="0" w:line="240" w:lineRule="auto"/>
              <w:jc w:val="center"/>
              <w:rPr>
                <w:del w:author="Open-Xml-PowerTools" w:id="16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C1432" w14:textId="77777777">
            <w:pPr>
              <w:spacing w:after="0" w:line="240" w:lineRule="auto"/>
              <w:rPr>
                <w:del w:author="Open-Xml-PowerTools" w:id="16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BBFA106" w14:textId="77777777">
            <w:pPr>
              <w:spacing w:after="0" w:line="240" w:lineRule="auto"/>
              <w:jc w:val="center"/>
              <w:rPr>
                <w:del w:author="Open-Xml-PowerTools" w:id="16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13B5F" w14:textId="77777777">
            <w:pPr>
              <w:spacing w:after="0" w:line="240" w:lineRule="auto"/>
              <w:rPr>
                <w:del w:author="Open-Xml-PowerTools" w:id="161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1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805DFED" w14:textId="77777777">
        <w:trPr>
          <w:trHeight w:val="282"/>
          <w:del w:author="Open-Xml-PowerTools" w:id="161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80D35" w14:textId="77777777">
            <w:pPr>
              <w:spacing w:after="0" w:line="240" w:lineRule="auto"/>
              <w:rPr>
                <w:del w:author="Open-Xml-PowerTools" w:id="16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F7050" w14:textId="77777777">
            <w:pPr>
              <w:spacing w:after="0" w:line="240" w:lineRule="auto"/>
              <w:rPr>
                <w:del w:author="Open-Xml-PowerTools" w:id="161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48089" w14:textId="77777777">
            <w:pPr>
              <w:spacing w:after="0" w:line="240" w:lineRule="auto"/>
              <w:rPr>
                <w:del w:author="Open-Xml-PowerTools" w:id="161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3C895" w14:textId="77777777">
            <w:pPr>
              <w:spacing w:after="0" w:line="240" w:lineRule="auto"/>
              <w:rPr>
                <w:del w:author="Open-Xml-PowerTools" w:id="162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2DA8A" w14:textId="77777777">
            <w:pPr>
              <w:spacing w:after="0" w:line="240" w:lineRule="auto"/>
              <w:rPr>
                <w:del w:author="Open-Xml-PowerTools" w:id="162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6B4E0" w14:textId="77777777">
            <w:pPr>
              <w:spacing w:after="0" w:line="240" w:lineRule="auto"/>
              <w:rPr>
                <w:del w:author="Open-Xml-PowerTools" w:id="162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00AD483C" w14:textId="77777777">
        <w:trPr>
          <w:trHeight w:val="282"/>
          <w:del w:author="Open-Xml-PowerTools" w:id="1623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46C45F6" w14:textId="77777777">
            <w:pPr>
              <w:spacing w:after="0" w:line="240" w:lineRule="auto"/>
              <w:jc w:val="center"/>
              <w:rPr>
                <w:del w:author="Open-Xml-PowerTools" w:id="162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8C4D76A" w14:textId="77777777">
            <w:pPr>
              <w:spacing w:after="0" w:line="240" w:lineRule="auto"/>
              <w:jc w:val="center"/>
              <w:rPr>
                <w:del w:author="Open-Xml-PowerTools" w:id="16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288F0AD" w14:textId="77777777">
            <w:pPr>
              <w:spacing w:after="0" w:line="240" w:lineRule="auto"/>
              <w:jc w:val="center"/>
              <w:rPr>
                <w:del w:author="Open-Xml-PowerTools" w:id="162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2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A85D74B" w14:textId="77777777">
            <w:pPr>
              <w:spacing w:after="0" w:line="240" w:lineRule="auto"/>
              <w:jc w:val="center"/>
              <w:rPr>
                <w:del w:author="Open-Xml-PowerTools" w:id="16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BA125CB" w14:textId="77777777">
            <w:pPr>
              <w:spacing w:after="0" w:line="240" w:lineRule="auto"/>
              <w:jc w:val="center"/>
              <w:rPr>
                <w:del w:author="Open-Xml-PowerTools" w:id="16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033DCE0" w14:textId="77777777">
            <w:pPr>
              <w:spacing w:after="0" w:line="240" w:lineRule="auto"/>
              <w:jc w:val="center"/>
              <w:rPr>
                <w:del w:author="Open-Xml-PowerTools" w:id="16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6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641E3056" w14:textId="77777777">
        <w:trPr>
          <w:trHeight w:val="282"/>
          <w:del w:author="Open-Xml-PowerTools" w:id="1636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B8C485" w14:textId="77777777">
            <w:pPr>
              <w:spacing w:after="0" w:line="240" w:lineRule="auto"/>
              <w:jc w:val="center"/>
              <w:rPr>
                <w:del w:author="Open-Xml-PowerTools" w:id="16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47131604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557E7ED" w14:textId="77777777">
            <w:pPr>
              <w:spacing w:after="0" w:line="240" w:lineRule="auto"/>
              <w:jc w:val="center"/>
              <w:rPr>
                <w:del w:author="Open-Xml-PowerTools" w:id="16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Escobas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694AA0" w14:textId="77777777">
            <w:pPr>
              <w:spacing w:after="0" w:line="240" w:lineRule="auto"/>
              <w:rPr>
                <w:del w:author="Open-Xml-PowerTools" w:id="16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609DE9" w14:textId="77777777">
            <w:pPr>
              <w:spacing w:after="0" w:line="240" w:lineRule="auto"/>
              <w:jc w:val="center"/>
              <w:rPr>
                <w:del w:author="Open-Xml-PowerTools" w:id="16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96DFEB" w14:textId="77777777">
            <w:pPr>
              <w:spacing w:after="0" w:line="240" w:lineRule="auto"/>
              <w:jc w:val="center"/>
              <w:rPr>
                <w:del w:author="Open-Xml-PowerTools" w:id="16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169.50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18FFE8" w14:textId="77777777">
            <w:pPr>
              <w:spacing w:after="0" w:line="240" w:lineRule="auto"/>
              <w:jc w:val="center"/>
              <w:rPr>
                <w:del w:author="Open-Xml-PowerTools" w:id="16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847.50 </w:delText>
              </w:r>
            </w:del>
          </w:p>
        </w:tc>
      </w:tr>
      <w:tr w14:paraId="4939EED2" w14:textId="77777777">
        <w:trPr>
          <w:trHeight w:val="282"/>
          <w:del w:author="Open-Xml-PowerTools" w:id="164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3130E6" w14:textId="77777777">
            <w:pPr>
              <w:spacing w:after="0" w:line="240" w:lineRule="auto"/>
              <w:jc w:val="center"/>
              <w:rPr>
                <w:del w:author="Open-Xml-PowerTools" w:id="16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B2DE9B4" w14:textId="77777777">
            <w:pPr>
              <w:spacing w:after="0" w:line="240" w:lineRule="auto"/>
              <w:jc w:val="center"/>
              <w:rPr>
                <w:del w:author="Open-Xml-PowerTools" w:id="16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Desinfectantes para uso doméstico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6B8BDD" w14:textId="77777777">
            <w:pPr>
              <w:spacing w:after="0" w:line="240" w:lineRule="auto"/>
              <w:rPr>
                <w:del w:author="Open-Xml-PowerTools" w:id="16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E15F4C" w14:textId="77777777">
            <w:pPr>
              <w:spacing w:after="0" w:line="240" w:lineRule="auto"/>
              <w:jc w:val="center"/>
              <w:rPr>
                <w:del w:author="Open-Xml-PowerTools" w:id="16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166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11C16B" w14:textId="77777777">
            <w:pPr>
              <w:spacing w:after="0" w:line="240" w:lineRule="auto"/>
              <w:jc w:val="center"/>
              <w:rPr>
                <w:del w:author="Open-Xml-PowerTools" w:id="16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362BC4" w14:textId="45B80F7B">
            <w:pPr>
              <w:spacing w:after="0" w:line="240" w:lineRule="auto"/>
              <w:jc w:val="center"/>
              <w:rPr>
                <w:del w:author="Open-Xml-PowerTools" w:id="16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14,940.00 </w:delText>
              </w:r>
            </w:del>
          </w:p>
        </w:tc>
      </w:tr>
      <w:tr w14:paraId="0EBE0DD3" w14:textId="77777777">
        <w:trPr>
          <w:trHeight w:val="282"/>
          <w:del w:author="Open-Xml-PowerTools" w:id="166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E8BC85A" w14:textId="77777777">
            <w:pPr>
              <w:spacing w:after="0" w:line="240" w:lineRule="auto"/>
              <w:jc w:val="center"/>
              <w:rPr>
                <w:del w:author="Open-Xml-PowerTools" w:id="16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41121813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3920B45" w14:textId="77777777">
            <w:pPr>
              <w:spacing w:after="0" w:line="240" w:lineRule="auto"/>
              <w:jc w:val="center"/>
              <w:rPr>
                <w:del w:author="Open-Xml-PowerTools" w:id="16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Cubetas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C74974" w14:textId="77777777">
            <w:pPr>
              <w:spacing w:after="0" w:line="240" w:lineRule="auto"/>
              <w:rPr>
                <w:del w:author="Open-Xml-PowerTools" w:id="16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59DCDB" w14:textId="77777777">
            <w:pPr>
              <w:spacing w:after="0" w:line="240" w:lineRule="auto"/>
              <w:jc w:val="center"/>
              <w:rPr>
                <w:del w:author="Open-Xml-PowerTools" w:id="16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E7A7ED2" w14:textId="77777777">
            <w:pPr>
              <w:spacing w:after="0" w:line="240" w:lineRule="auto"/>
              <w:jc w:val="center"/>
              <w:rPr>
                <w:del w:author="Open-Xml-PowerTools" w:id="16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555.65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602024" w14:textId="77777777">
            <w:pPr>
              <w:spacing w:after="0" w:line="240" w:lineRule="auto"/>
              <w:jc w:val="center"/>
              <w:rPr>
                <w:del w:author="Open-Xml-PowerTools" w:id="16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1,111.30 </w:delText>
              </w:r>
            </w:del>
          </w:p>
        </w:tc>
      </w:tr>
      <w:tr w14:paraId="473795B3" w14:textId="77777777">
        <w:trPr>
          <w:trHeight w:val="282"/>
          <w:del w:author="Open-Xml-PowerTools" w:id="167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251E29" w14:textId="77777777">
            <w:pPr>
              <w:spacing w:after="0" w:line="240" w:lineRule="auto"/>
              <w:jc w:val="center"/>
              <w:rPr>
                <w:del w:author="Open-Xml-PowerTools" w:id="16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12141901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702E1D0" w14:textId="77777777">
            <w:pPr>
              <w:spacing w:after="0" w:line="240" w:lineRule="auto"/>
              <w:jc w:val="center"/>
              <w:rPr>
                <w:del w:author="Open-Xml-PowerTools" w:id="16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Cloro cl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9DB703" w14:textId="77777777">
            <w:pPr>
              <w:spacing w:after="0" w:line="240" w:lineRule="auto"/>
              <w:rPr>
                <w:del w:author="Open-Xml-PowerTools" w:id="16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82CEC0" w14:textId="77777777">
            <w:pPr>
              <w:spacing w:after="0" w:line="240" w:lineRule="auto"/>
              <w:jc w:val="center"/>
              <w:rPr>
                <w:del w:author="Open-Xml-PowerTools" w:id="16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2425B5E" w14:textId="77777777">
            <w:pPr>
              <w:spacing w:after="0" w:line="240" w:lineRule="auto"/>
              <w:jc w:val="center"/>
              <w:rPr>
                <w:del w:author="Open-Xml-PowerTools" w:id="16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170.00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B7E0CB" w14:textId="77777777">
            <w:pPr>
              <w:spacing w:after="0" w:line="240" w:lineRule="auto"/>
              <w:jc w:val="center"/>
              <w:rPr>
                <w:del w:author="Open-Xml-PowerTools" w:id="16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4,250.00 </w:delText>
              </w:r>
            </w:del>
          </w:p>
        </w:tc>
      </w:tr>
      <w:tr w14:paraId="73E542E7" w14:textId="77777777">
        <w:trPr>
          <w:trHeight w:val="282"/>
          <w:del w:author="Open-Xml-PowerTools" w:id="168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76D895" w14:textId="77777777">
            <w:pPr>
              <w:spacing w:after="0" w:line="240" w:lineRule="auto"/>
              <w:jc w:val="center"/>
              <w:rPr>
                <w:del w:author="Open-Xml-PowerTools" w:id="16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53131608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C5F9CD3" w14:textId="77777777">
            <w:pPr>
              <w:spacing w:after="0" w:line="240" w:lineRule="auto"/>
              <w:jc w:val="center"/>
              <w:rPr>
                <w:del w:author="Open-Xml-PowerTools" w:id="16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Jabones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B103C8A" w14:textId="77777777">
            <w:pPr>
              <w:spacing w:after="0" w:line="240" w:lineRule="auto"/>
              <w:rPr>
                <w:del w:author="Open-Xml-PowerTools" w:id="16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EF7DEF" w14:textId="77777777">
            <w:pPr>
              <w:spacing w:after="0" w:line="240" w:lineRule="auto"/>
              <w:jc w:val="center"/>
              <w:rPr>
                <w:del w:author="Open-Xml-PowerTools" w:id="16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BF00C8" w14:textId="77777777">
            <w:pPr>
              <w:spacing w:after="0" w:line="240" w:lineRule="auto"/>
              <w:jc w:val="center"/>
              <w:rPr>
                <w:del w:author="Open-Xml-PowerTools" w:id="16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192.00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8DD304" w14:textId="77777777">
            <w:pPr>
              <w:spacing w:after="0" w:line="240" w:lineRule="auto"/>
              <w:jc w:val="center"/>
              <w:rPr>
                <w:del w:author="Open-Xml-PowerTools" w:id="17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6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10,560.00 </w:delText>
              </w:r>
            </w:del>
          </w:p>
        </w:tc>
      </w:tr>
      <w:tr w14:paraId="660399F0" w14:textId="77777777">
        <w:trPr>
          <w:trHeight w:val="282"/>
          <w:del w:author="Open-Xml-PowerTools" w:id="170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447AE6" w14:textId="77777777">
            <w:pPr>
              <w:spacing w:after="0" w:line="240" w:lineRule="auto"/>
              <w:jc w:val="center"/>
              <w:rPr>
                <w:del w:author="Open-Xml-PowerTools" w:id="17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72BA173" w14:textId="77777777">
            <w:pPr>
              <w:spacing w:after="0" w:line="240" w:lineRule="auto"/>
              <w:jc w:val="center"/>
              <w:rPr>
                <w:del w:author="Open-Xml-PowerTools" w:id="17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Desinfectantes para uso doméstico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DD6EBA" w14:textId="77777777">
            <w:pPr>
              <w:spacing w:after="0" w:line="240" w:lineRule="auto"/>
              <w:rPr>
                <w:del w:author="Open-Xml-PowerTools" w:id="17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EDA704" w14:textId="77777777">
            <w:pPr>
              <w:spacing w:after="0" w:line="240" w:lineRule="auto"/>
              <w:jc w:val="center"/>
              <w:rPr>
                <w:del w:author="Open-Xml-PowerTools" w:id="17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2D2F4E" w14:textId="77777777">
            <w:pPr>
              <w:spacing w:after="0" w:line="240" w:lineRule="auto"/>
              <w:jc w:val="center"/>
              <w:rPr>
                <w:del w:author="Open-Xml-PowerTools" w:id="17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319.00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7C778F" w14:textId="77777777">
            <w:pPr>
              <w:spacing w:after="0" w:line="240" w:lineRule="auto"/>
              <w:jc w:val="center"/>
              <w:rPr>
                <w:del w:author="Open-Xml-PowerTools" w:id="17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14,355.00 </w:delText>
              </w:r>
            </w:del>
          </w:p>
        </w:tc>
      </w:tr>
      <w:tr w14:paraId="268202C2" w14:textId="77777777">
        <w:trPr>
          <w:trHeight w:val="282"/>
          <w:del w:author="Open-Xml-PowerTools" w:id="171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358918" w14:textId="77777777">
            <w:pPr>
              <w:spacing w:after="0" w:line="240" w:lineRule="auto"/>
              <w:jc w:val="center"/>
              <w:rPr>
                <w:del w:author="Open-Xml-PowerTools" w:id="17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7D92FB1" w14:textId="77777777">
            <w:pPr>
              <w:spacing w:after="0" w:line="240" w:lineRule="auto"/>
              <w:jc w:val="center"/>
              <w:rPr>
                <w:del w:author="Open-Xml-PowerTools" w:id="17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Bolsas de basura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076833" w14:textId="77777777">
            <w:pPr>
              <w:spacing w:after="0" w:line="240" w:lineRule="auto"/>
              <w:rPr>
                <w:del w:author="Open-Xml-PowerTools" w:id="17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3550A3" w14:textId="77777777">
            <w:pPr>
              <w:spacing w:after="0" w:line="240" w:lineRule="auto"/>
              <w:jc w:val="center"/>
              <w:rPr>
                <w:del w:author="Open-Xml-PowerTools" w:id="17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63241A" w14:textId="77777777">
            <w:pPr>
              <w:spacing w:after="0" w:line="240" w:lineRule="auto"/>
              <w:jc w:val="center"/>
              <w:rPr>
                <w:del w:author="Open-Xml-PowerTools" w:id="17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6CDDB3" w14:textId="77777777">
            <w:pPr>
              <w:spacing w:after="0" w:line="240" w:lineRule="auto"/>
              <w:jc w:val="center"/>
              <w:rPr>
                <w:del w:author="Open-Xml-PowerTools" w:id="17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8,750.00 </w:delText>
              </w:r>
            </w:del>
          </w:p>
        </w:tc>
      </w:tr>
      <w:tr w14:paraId="0415C98D" w14:textId="77777777">
        <w:trPr>
          <w:trHeight w:val="282"/>
          <w:del w:author="Open-Xml-PowerTools" w:id="172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B08126" w14:textId="77777777">
            <w:pPr>
              <w:spacing w:after="0" w:line="240" w:lineRule="auto"/>
              <w:jc w:val="center"/>
              <w:rPr>
                <w:del w:author="Open-Xml-PowerTools" w:id="17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257833E" w14:textId="77777777">
            <w:pPr>
              <w:spacing w:after="0" w:line="240" w:lineRule="auto"/>
              <w:jc w:val="center"/>
              <w:rPr>
                <w:del w:author="Open-Xml-PowerTools" w:id="17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Bolsas de basura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52C5B4" w14:textId="77777777">
            <w:pPr>
              <w:spacing w:after="0" w:line="240" w:lineRule="auto"/>
              <w:rPr>
                <w:del w:author="Open-Xml-PowerTools" w:id="17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775E9C" w14:textId="77777777">
            <w:pPr>
              <w:spacing w:after="0" w:line="240" w:lineRule="auto"/>
              <w:jc w:val="center"/>
              <w:rPr>
                <w:del w:author="Open-Xml-PowerTools" w:id="17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7566CF" w14:textId="77777777">
            <w:pPr>
              <w:spacing w:after="0" w:line="240" w:lineRule="auto"/>
              <w:jc w:val="center"/>
              <w:rPr>
                <w:del w:author="Open-Xml-PowerTools" w:id="17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442.00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F5C866" w14:textId="77777777">
            <w:pPr>
              <w:spacing w:after="0" w:line="240" w:lineRule="auto"/>
              <w:jc w:val="center"/>
              <w:rPr>
                <w:del w:author="Open-Xml-PowerTools" w:id="17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2,210.00 </w:delText>
              </w:r>
            </w:del>
          </w:p>
        </w:tc>
      </w:tr>
      <w:tr w14:paraId="41BC5493" w14:textId="77777777">
        <w:trPr>
          <w:trHeight w:val="282"/>
          <w:del w:author="Open-Xml-PowerTools" w:id="174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E1C731" w14:textId="77777777">
            <w:pPr>
              <w:spacing w:after="0" w:line="240" w:lineRule="auto"/>
              <w:jc w:val="center"/>
              <w:rPr>
                <w:del w:author="Open-Xml-PowerTools" w:id="17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AA379A5" w14:textId="77777777">
            <w:pPr>
              <w:spacing w:after="0" w:line="240" w:lineRule="auto"/>
              <w:jc w:val="center"/>
              <w:rPr>
                <w:del w:author="Open-Xml-PowerTools" w:id="17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Limpiadores de pisos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7E766D" w14:textId="77777777">
            <w:pPr>
              <w:spacing w:after="0" w:line="240" w:lineRule="auto"/>
              <w:rPr>
                <w:del w:author="Open-Xml-PowerTools" w:id="17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91F204" w14:textId="77777777">
            <w:pPr>
              <w:spacing w:after="0" w:line="240" w:lineRule="auto"/>
              <w:jc w:val="center"/>
              <w:rPr>
                <w:del w:author="Open-Xml-PowerTools" w:id="17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FE42B2" w14:textId="77777777">
            <w:pPr>
              <w:spacing w:after="0" w:line="240" w:lineRule="auto"/>
              <w:jc w:val="center"/>
              <w:rPr>
                <w:del w:author="Open-Xml-PowerTools" w:id="17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169.00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5165D5" w14:textId="77777777">
            <w:pPr>
              <w:spacing w:after="0" w:line="240" w:lineRule="auto"/>
              <w:jc w:val="center"/>
              <w:rPr>
                <w:del w:author="Open-Xml-PowerTools" w:id="17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1,352.00 </w:delText>
              </w:r>
            </w:del>
          </w:p>
        </w:tc>
      </w:tr>
      <w:tr w14:paraId="57AF2DBA" w14:textId="77777777">
        <w:trPr>
          <w:trHeight w:val="282"/>
          <w:del w:author="Open-Xml-PowerTools" w:id="175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056E15" w14:textId="77777777">
            <w:pPr>
              <w:spacing w:after="0" w:line="240" w:lineRule="auto"/>
              <w:jc w:val="center"/>
              <w:rPr>
                <w:del w:author="Open-Xml-PowerTools" w:id="17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46181504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85CFDEF" w14:textId="77777777">
            <w:pPr>
              <w:spacing w:after="0" w:line="240" w:lineRule="auto"/>
              <w:jc w:val="center"/>
              <w:rPr>
                <w:del w:author="Open-Xml-PowerTools" w:id="17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Guantes de protección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869FA7" w14:textId="77777777">
            <w:pPr>
              <w:spacing w:after="0" w:line="240" w:lineRule="auto"/>
              <w:rPr>
                <w:del w:author="Open-Xml-PowerTools" w:id="17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A79DD1" w14:textId="77777777">
            <w:pPr>
              <w:spacing w:after="0" w:line="240" w:lineRule="auto"/>
              <w:jc w:val="center"/>
              <w:rPr>
                <w:del w:author="Open-Xml-PowerTools" w:id="17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5E0DBA" w14:textId="77777777">
            <w:pPr>
              <w:spacing w:after="0" w:line="240" w:lineRule="auto"/>
              <w:jc w:val="center"/>
              <w:rPr>
                <w:del w:author="Open-Xml-PowerTools" w:id="17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116.00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417841" w14:textId="77777777">
            <w:pPr>
              <w:spacing w:after="0" w:line="240" w:lineRule="auto"/>
              <w:jc w:val="center"/>
              <w:rPr>
                <w:del w:author="Open-Xml-PowerTools" w:id="17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696.00 </w:delText>
              </w:r>
            </w:del>
          </w:p>
        </w:tc>
      </w:tr>
      <w:tr w14:paraId="37CD036E" w14:textId="77777777">
        <w:trPr>
          <w:trHeight w:val="282"/>
          <w:del w:author="Open-Xml-PowerTools" w:id="176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7A29C9" w14:textId="77777777">
            <w:pPr>
              <w:spacing w:after="0" w:line="240" w:lineRule="auto"/>
              <w:jc w:val="center"/>
              <w:rPr>
                <w:del w:author="Open-Xml-PowerTools" w:id="17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47131808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7A1EF77" w14:textId="77777777">
            <w:pPr>
              <w:spacing w:after="0" w:line="240" w:lineRule="auto"/>
              <w:jc w:val="center"/>
              <w:rPr>
                <w:del w:author="Open-Xml-PowerTools" w:id="17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Germicida seco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6C945B" w14:textId="77777777">
            <w:pPr>
              <w:spacing w:after="0" w:line="240" w:lineRule="auto"/>
              <w:rPr>
                <w:del w:author="Open-Xml-PowerTools" w:id="17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841EA8" w14:textId="77777777">
            <w:pPr>
              <w:spacing w:after="0" w:line="240" w:lineRule="auto"/>
              <w:jc w:val="center"/>
              <w:rPr>
                <w:del w:author="Open-Xml-PowerTools" w:id="17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198E454" w14:textId="77777777">
            <w:pPr>
              <w:spacing w:after="0" w:line="240" w:lineRule="auto"/>
              <w:jc w:val="center"/>
              <w:rPr>
                <w:del w:author="Open-Xml-PowerTools" w:id="17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255.00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7C476E" w14:textId="77777777">
            <w:pPr>
              <w:spacing w:after="0" w:line="240" w:lineRule="auto"/>
              <w:jc w:val="center"/>
              <w:rPr>
                <w:del w:author="Open-Xml-PowerTools" w:id="17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2,550.00 </w:delText>
              </w:r>
            </w:del>
          </w:p>
        </w:tc>
      </w:tr>
      <w:tr w14:paraId="0662575F" w14:textId="77777777">
        <w:trPr>
          <w:trHeight w:val="282"/>
          <w:del w:author="Open-Xml-PowerTools" w:id="177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F095CD7" w14:textId="77777777">
            <w:pPr>
              <w:spacing w:after="0" w:line="240" w:lineRule="auto"/>
              <w:jc w:val="center"/>
              <w:rPr>
                <w:del w:author="Open-Xml-PowerTools" w:id="17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60121134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53B81B1" w14:textId="77777777">
            <w:pPr>
              <w:spacing w:after="0" w:line="240" w:lineRule="auto"/>
              <w:jc w:val="center"/>
              <w:rPr>
                <w:del w:author="Open-Xml-PowerTools" w:id="17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metálico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EB381F" w14:textId="77777777">
            <w:pPr>
              <w:spacing w:after="0" w:line="240" w:lineRule="auto"/>
              <w:rPr>
                <w:del w:author="Open-Xml-PowerTools" w:id="17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8D4C86A" w14:textId="77777777">
            <w:pPr>
              <w:spacing w:after="0" w:line="240" w:lineRule="auto"/>
              <w:jc w:val="center"/>
              <w:rPr>
                <w:del w:author="Open-Xml-PowerTools" w:id="17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196B78" w14:textId="77777777">
            <w:pPr>
              <w:spacing w:after="0" w:line="240" w:lineRule="auto"/>
              <w:jc w:val="center"/>
              <w:rPr>
                <w:del w:author="Open-Xml-PowerTools" w:id="17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3C8FB8" w14:textId="77777777">
            <w:pPr>
              <w:spacing w:after="0" w:line="240" w:lineRule="auto"/>
              <w:jc w:val="center"/>
              <w:rPr>
                <w:del w:author="Open-Xml-PowerTools" w:id="17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1,625.00 </w:delText>
              </w:r>
            </w:del>
          </w:p>
        </w:tc>
      </w:tr>
      <w:tr w14:paraId="7FCFC763" w14:textId="77777777">
        <w:trPr>
          <w:trHeight w:val="282"/>
          <w:del w:author="Open-Xml-PowerTools" w:id="179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E7C9B" w14:textId="77777777">
            <w:pPr>
              <w:spacing w:after="0" w:line="240" w:lineRule="auto"/>
              <w:jc w:val="center"/>
              <w:rPr>
                <w:del w:author="Open-Xml-PowerTools" w:id="17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EF669" w14:textId="77777777">
            <w:pPr>
              <w:spacing w:after="0" w:line="240" w:lineRule="auto"/>
              <w:rPr>
                <w:del w:author="Open-Xml-PowerTools" w:id="179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00B82" w14:textId="77777777">
            <w:pPr>
              <w:spacing w:after="0" w:line="240" w:lineRule="auto"/>
              <w:rPr>
                <w:del w:author="Open-Xml-PowerTools" w:id="179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673B0" w14:textId="77777777">
            <w:pPr>
              <w:spacing w:after="0" w:line="240" w:lineRule="auto"/>
              <w:rPr>
                <w:del w:author="Open-Xml-PowerTools" w:id="179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850EB5A" w14:textId="77777777">
            <w:pPr>
              <w:spacing w:after="0" w:line="240" w:lineRule="auto"/>
              <w:jc w:val="center"/>
              <w:rPr>
                <w:del w:author="Open-Xml-PowerTools" w:id="17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7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36188F3" w14:textId="77777777">
            <w:pPr>
              <w:spacing w:after="0" w:line="240" w:lineRule="auto"/>
              <w:jc w:val="center"/>
              <w:rPr>
                <w:del w:author="Open-Xml-PowerTools" w:id="18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7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63,246.80 </w:delText>
              </w:r>
            </w:del>
          </w:p>
        </w:tc>
      </w:tr>
      <w:tr w14:paraId="3521DAD4" w14:textId="77777777">
        <w:trPr>
          <w:trHeight w:val="282"/>
          <w:del w:author="Open-Xml-PowerTools" w:id="180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11D92" w14:textId="77777777">
            <w:pPr>
              <w:spacing w:after="0" w:line="240" w:lineRule="auto"/>
              <w:jc w:val="center"/>
              <w:rPr>
                <w:del w:author="Open-Xml-PowerTools" w:id="18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84693" w14:textId="77777777">
            <w:pPr>
              <w:spacing w:after="0" w:line="240" w:lineRule="auto"/>
              <w:rPr>
                <w:del w:author="Open-Xml-PowerTools" w:id="180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85BC0" w14:textId="77777777">
            <w:pPr>
              <w:spacing w:after="0" w:line="240" w:lineRule="auto"/>
              <w:rPr>
                <w:del w:author="Open-Xml-PowerTools" w:id="180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4D999" w14:textId="77777777">
            <w:pPr>
              <w:spacing w:after="0" w:line="240" w:lineRule="auto"/>
              <w:rPr>
                <w:del w:author="Open-Xml-PowerTools" w:id="180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C9E5E" w14:textId="77777777">
            <w:pPr>
              <w:spacing w:after="0" w:line="240" w:lineRule="auto"/>
              <w:rPr>
                <w:del w:author="Open-Xml-PowerTools" w:id="180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4698C" w14:textId="77777777">
            <w:pPr>
              <w:spacing w:after="0" w:line="240" w:lineRule="auto"/>
              <w:rPr>
                <w:del w:author="Open-Xml-PowerTools" w:id="180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72FAC157" w14:textId="77777777">
        <w:trPr>
          <w:trHeight w:val="679"/>
          <w:del w:author="Open-Xml-PowerTools" w:id="1808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ED4CEFB" w14:textId="77777777">
            <w:pPr>
              <w:spacing w:after="0" w:line="240" w:lineRule="auto"/>
              <w:jc w:val="center"/>
              <w:rPr>
                <w:del w:author="Open-Xml-PowerTools" w:id="18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5155676" w14:textId="77777777">
            <w:pPr>
              <w:spacing w:after="0" w:line="240" w:lineRule="auto"/>
              <w:jc w:val="center"/>
              <w:rPr>
                <w:del w:author="Open-Xml-PowerTools" w:id="18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EA2E0A1" w14:textId="77777777">
            <w:pPr>
              <w:spacing w:after="0" w:line="240" w:lineRule="auto"/>
              <w:jc w:val="center"/>
              <w:rPr>
                <w:del w:author="Open-Xml-PowerTools" w:id="18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99072C1" w14:textId="77777777">
            <w:pPr>
              <w:spacing w:after="0" w:line="240" w:lineRule="auto"/>
              <w:jc w:val="center"/>
              <w:rPr>
                <w:del w:author="Open-Xml-PowerTools" w:id="18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58F3008" w14:textId="77777777">
            <w:pPr>
              <w:spacing w:after="0" w:line="240" w:lineRule="auto"/>
              <w:jc w:val="center"/>
              <w:rPr>
                <w:del w:author="Open-Xml-PowerTools" w:id="18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132552F" w14:textId="77777777">
            <w:pPr>
              <w:spacing w:after="0" w:line="240" w:lineRule="auto"/>
              <w:jc w:val="center"/>
              <w:rPr>
                <w:del w:author="Open-Xml-PowerTools" w:id="18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003FAE34" w14:textId="77777777">
        <w:trPr>
          <w:trHeight w:val="282"/>
          <w:del w:author="Open-Xml-PowerTools" w:id="1821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81B92" w14:textId="77777777">
            <w:pPr>
              <w:spacing w:after="0" w:line="240" w:lineRule="auto"/>
              <w:jc w:val="center"/>
              <w:rPr>
                <w:del w:author="Open-Xml-PowerTools" w:id="182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2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Alimentos y Bebidas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A67859" w14:textId="77777777">
            <w:pPr>
              <w:spacing w:after="0" w:line="240" w:lineRule="auto"/>
              <w:jc w:val="center"/>
              <w:rPr>
                <w:del w:author="Open-Xml-PowerTools" w:id="182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3ACAC" w14:textId="77777777">
            <w:pPr>
              <w:spacing w:after="0" w:line="240" w:lineRule="auto"/>
              <w:jc w:val="center"/>
              <w:rPr>
                <w:del w:author="Open-Xml-PowerTools" w:id="18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4211E" w14:textId="77777777">
            <w:pPr>
              <w:spacing w:after="0" w:line="240" w:lineRule="auto"/>
              <w:jc w:val="center"/>
              <w:rPr>
                <w:del w:author="Open-Xml-PowerTools" w:id="182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2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7658D" w14:textId="77777777">
            <w:pPr>
              <w:spacing w:after="0" w:line="240" w:lineRule="auto"/>
              <w:jc w:val="center"/>
              <w:rPr>
                <w:del w:author="Open-Xml-PowerTools" w:id="18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F8A0C" w14:textId="77777777">
            <w:pPr>
              <w:spacing w:after="0" w:line="240" w:lineRule="auto"/>
              <w:jc w:val="center"/>
              <w:rPr>
                <w:del w:author="Open-Xml-PowerTools" w:id="18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B4C354B" w14:textId="77777777">
        <w:trPr>
          <w:trHeight w:val="282"/>
          <w:del w:author="Open-Xml-PowerTools" w:id="1834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260AAB14" w14:textId="77777777">
            <w:pPr>
              <w:spacing w:after="0" w:line="240" w:lineRule="auto"/>
              <w:jc w:val="center"/>
              <w:rPr>
                <w:del w:author="Open-Xml-PowerTools" w:id="18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18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251DBDD" w14:textId="77777777">
            <w:pPr>
              <w:spacing w:after="0" w:line="240" w:lineRule="auto"/>
              <w:jc w:val="center"/>
              <w:rPr>
                <w:del w:author="Open-Xml-PowerTools" w:id="18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C54A0" w14:textId="5E19408E">
            <w:pPr>
              <w:spacing w:after="0" w:line="240" w:lineRule="auto"/>
              <w:jc w:val="center"/>
              <w:rPr>
                <w:del w:author="Open-Xml-PowerTools" w:id="18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01-04-202</w:delText>
              </w:r>
            </w:del>
            <w:del w:author="Open-Xml-PowerTools" w:id="18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6BF73F76" w14:textId="77777777">
            <w:pPr>
              <w:spacing w:after="0" w:line="240" w:lineRule="auto"/>
              <w:jc w:val="center"/>
              <w:rPr>
                <w:del w:author="Open-Xml-PowerTools" w:id="18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74A91B3" w14:textId="77777777">
            <w:pPr>
              <w:spacing w:after="0" w:line="240" w:lineRule="auto"/>
              <w:jc w:val="center"/>
              <w:rPr>
                <w:del w:author="Open-Xml-PowerTools" w:id="18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42F02" w14:textId="77777777">
            <w:pPr>
              <w:spacing w:after="0" w:line="240" w:lineRule="auto"/>
              <w:rPr>
                <w:del w:author="Open-Xml-PowerTools" w:id="18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B4374E3" w14:textId="77777777">
        <w:trPr>
          <w:trHeight w:val="282"/>
          <w:del w:author="Open-Xml-PowerTools" w:id="1849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A568B8" w14:textId="77777777">
            <w:pPr>
              <w:spacing w:after="0" w:line="240" w:lineRule="auto"/>
              <w:rPr>
                <w:del w:author="Open-Xml-PowerTools" w:id="18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5AF38F3" w14:textId="77777777">
            <w:pPr>
              <w:spacing w:after="0" w:line="240" w:lineRule="auto"/>
              <w:jc w:val="center"/>
              <w:rPr>
                <w:del w:author="Open-Xml-PowerTools" w:id="18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8C7DF" w14:textId="77777777">
            <w:pPr>
              <w:spacing w:after="0" w:line="240" w:lineRule="auto"/>
              <w:jc w:val="center"/>
              <w:rPr>
                <w:del w:author="Open-Xml-PowerTools" w:id="18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8B11E" w14:textId="77777777">
            <w:pPr>
              <w:spacing w:after="0" w:line="240" w:lineRule="auto"/>
              <w:rPr>
                <w:del w:author="Open-Xml-PowerTools" w:id="18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FFFB672" w14:textId="77777777">
            <w:pPr>
              <w:spacing w:after="0" w:line="240" w:lineRule="auto"/>
              <w:jc w:val="center"/>
              <w:rPr>
                <w:del w:author="Open-Xml-PowerTools" w:id="18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7187D" w14:textId="77777777">
            <w:pPr>
              <w:spacing w:after="0" w:line="240" w:lineRule="auto"/>
              <w:rPr>
                <w:del w:author="Open-Xml-PowerTools" w:id="18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9FCE82F" w14:textId="77777777">
        <w:trPr>
          <w:trHeight w:val="282"/>
          <w:del w:author="Open-Xml-PowerTools" w:id="1860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7FD82" w14:textId="77777777">
            <w:pPr>
              <w:spacing w:after="0" w:line="240" w:lineRule="auto"/>
              <w:rPr>
                <w:del w:author="Open-Xml-PowerTools" w:id="18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FF54448" w14:textId="77777777">
            <w:pPr>
              <w:spacing w:after="0" w:line="240" w:lineRule="auto"/>
              <w:jc w:val="center"/>
              <w:rPr>
                <w:del w:author="Open-Xml-PowerTools" w:id="18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49791D" w14:textId="5161D765">
            <w:pPr>
              <w:spacing w:after="0" w:line="240" w:lineRule="auto"/>
              <w:jc w:val="center"/>
              <w:rPr>
                <w:del w:author="Open-Xml-PowerTools" w:id="18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02-04-202</w:delText>
              </w:r>
            </w:del>
            <w:del w:author="Open-Xml-PowerTools" w:id="18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B82A39" w14:textId="77777777">
            <w:pPr>
              <w:spacing w:after="0" w:line="240" w:lineRule="auto"/>
              <w:rPr>
                <w:del w:author="Open-Xml-PowerTools" w:id="18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4389AA2" w14:textId="77777777">
            <w:pPr>
              <w:spacing w:after="0" w:line="240" w:lineRule="auto"/>
              <w:jc w:val="center"/>
              <w:rPr>
                <w:del w:author="Open-Xml-PowerTools" w:id="18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10F18" w14:textId="77777777">
            <w:pPr>
              <w:spacing w:after="0" w:line="240" w:lineRule="auto"/>
              <w:rPr>
                <w:del w:author="Open-Xml-PowerTools" w:id="18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82AC771" w14:textId="77777777">
        <w:trPr>
          <w:trHeight w:val="282"/>
          <w:del w:author="Open-Xml-PowerTools" w:id="187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640C19" w14:textId="77777777">
            <w:pPr>
              <w:spacing w:after="0" w:line="240" w:lineRule="auto"/>
              <w:rPr>
                <w:del w:author="Open-Xml-PowerTools" w:id="18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730D754" w14:textId="77777777">
            <w:pPr>
              <w:spacing w:after="0" w:line="240" w:lineRule="auto"/>
              <w:jc w:val="center"/>
              <w:rPr>
                <w:del w:author="Open-Xml-PowerTools" w:id="18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1667D" w14:textId="77777777">
            <w:pPr>
              <w:spacing w:after="0" w:line="240" w:lineRule="auto"/>
              <w:jc w:val="center"/>
              <w:rPr>
                <w:del w:author="Open-Xml-PowerTools" w:id="18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5B35B" w14:textId="77777777">
            <w:pPr>
              <w:spacing w:after="0" w:line="240" w:lineRule="auto"/>
              <w:rPr>
                <w:del w:author="Open-Xml-PowerTools" w:id="18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13EA41D" w14:textId="77777777">
            <w:pPr>
              <w:spacing w:after="0" w:line="240" w:lineRule="auto"/>
              <w:jc w:val="center"/>
              <w:rPr>
                <w:del w:author="Open-Xml-PowerTools" w:id="18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AE89E" w14:textId="77777777">
            <w:pPr>
              <w:spacing w:after="0" w:line="240" w:lineRule="auto"/>
              <w:rPr>
                <w:del w:author="Open-Xml-PowerTools" w:id="188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F9BB01D" w14:textId="77777777">
        <w:trPr>
          <w:trHeight w:val="282"/>
          <w:del w:author="Open-Xml-PowerTools" w:id="188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23649" w14:textId="77777777">
            <w:pPr>
              <w:spacing w:after="0" w:line="240" w:lineRule="auto"/>
              <w:rPr>
                <w:del w:author="Open-Xml-PowerTools" w:id="18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9484A" w14:textId="77777777">
            <w:pPr>
              <w:spacing w:after="0" w:line="240" w:lineRule="auto"/>
              <w:rPr>
                <w:del w:author="Open-Xml-PowerTools" w:id="188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71A71" w14:textId="77777777">
            <w:pPr>
              <w:spacing w:after="0" w:line="240" w:lineRule="auto"/>
              <w:rPr>
                <w:del w:author="Open-Xml-PowerTools" w:id="188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E5FE7" w14:textId="77777777">
            <w:pPr>
              <w:spacing w:after="0" w:line="240" w:lineRule="auto"/>
              <w:rPr>
                <w:del w:author="Open-Xml-PowerTools" w:id="188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20EB1" w14:textId="77777777">
            <w:pPr>
              <w:spacing w:after="0" w:line="240" w:lineRule="auto"/>
              <w:rPr>
                <w:del w:author="Open-Xml-PowerTools" w:id="188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A53C0" w14:textId="77777777">
            <w:pPr>
              <w:spacing w:after="0" w:line="240" w:lineRule="auto"/>
              <w:rPr>
                <w:del w:author="Open-Xml-PowerTools" w:id="188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477AEA2C" w14:textId="77777777">
        <w:trPr>
          <w:trHeight w:val="282"/>
          <w:del w:author="Open-Xml-PowerTools" w:id="1890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2C01E52" w14:textId="77777777">
            <w:pPr>
              <w:spacing w:after="0" w:line="240" w:lineRule="auto"/>
              <w:jc w:val="center"/>
              <w:rPr>
                <w:del w:author="Open-Xml-PowerTools" w:id="18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F57F985" w14:textId="77777777">
            <w:pPr>
              <w:spacing w:after="0" w:line="240" w:lineRule="auto"/>
              <w:jc w:val="center"/>
              <w:rPr>
                <w:del w:author="Open-Xml-PowerTools" w:id="18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D0C32F7" w14:textId="77777777">
            <w:pPr>
              <w:spacing w:after="0" w:line="240" w:lineRule="auto"/>
              <w:jc w:val="center"/>
              <w:rPr>
                <w:del w:author="Open-Xml-PowerTools" w:id="18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480C0ACB" w14:textId="77777777">
            <w:pPr>
              <w:spacing w:after="0" w:line="240" w:lineRule="auto"/>
              <w:jc w:val="center"/>
              <w:rPr>
                <w:del w:author="Open-Xml-PowerTools" w:id="18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106D827" w14:textId="77777777">
            <w:pPr>
              <w:spacing w:after="0" w:line="240" w:lineRule="auto"/>
              <w:jc w:val="center"/>
              <w:rPr>
                <w:del w:author="Open-Xml-PowerTools" w:id="19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89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4E9F11CE" w14:textId="77777777">
            <w:pPr>
              <w:spacing w:after="0" w:line="240" w:lineRule="auto"/>
              <w:jc w:val="center"/>
              <w:rPr>
                <w:del w:author="Open-Xml-PowerTools" w:id="19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19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355858E0" w14:textId="77777777">
        <w:trPr>
          <w:trHeight w:val="282"/>
          <w:del w:author="Open-Xml-PowerTools" w:id="1903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7667C2" w14:textId="77777777">
            <w:pPr>
              <w:spacing w:after="0" w:line="240" w:lineRule="auto"/>
              <w:jc w:val="center"/>
              <w:rPr>
                <w:del w:author="Open-Xml-PowerTools" w:id="19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6776C25" w14:textId="77777777">
            <w:pPr>
              <w:spacing w:after="0" w:line="240" w:lineRule="auto"/>
              <w:jc w:val="center"/>
              <w:rPr>
                <w:del w:author="Open-Xml-PowerTools" w:id="19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7CAC24" w14:textId="77777777">
            <w:pPr>
              <w:spacing w:after="0" w:line="240" w:lineRule="auto"/>
              <w:rPr>
                <w:del w:author="Open-Xml-PowerTools" w:id="19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FE4E614" w14:textId="77777777">
            <w:pPr>
              <w:spacing w:after="0" w:line="240" w:lineRule="auto"/>
              <w:jc w:val="center"/>
              <w:rPr>
                <w:del w:author="Open-Xml-PowerTools" w:id="19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5B50A0" w14:textId="77777777">
            <w:pPr>
              <w:spacing w:after="0" w:line="240" w:lineRule="auto"/>
              <w:jc w:val="center"/>
              <w:rPr>
                <w:del w:author="Open-Xml-PowerTools" w:id="19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30EF48" w14:textId="77777777">
            <w:pPr>
              <w:spacing w:after="0" w:line="240" w:lineRule="auto"/>
              <w:jc w:val="center"/>
              <w:rPr>
                <w:del w:author="Open-Xml-PowerTools" w:id="19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1,050.00 </w:delText>
              </w:r>
            </w:del>
          </w:p>
        </w:tc>
      </w:tr>
      <w:tr w14:paraId="7ECD163C" w14:textId="77777777">
        <w:trPr>
          <w:trHeight w:val="282"/>
          <w:del w:author="Open-Xml-PowerTools" w:id="191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565A4D" w14:textId="77777777">
            <w:pPr>
              <w:spacing w:after="0" w:line="240" w:lineRule="auto"/>
              <w:jc w:val="center"/>
              <w:rPr>
                <w:del w:author="Open-Xml-PowerTools" w:id="19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0D2F60B" w14:textId="77777777">
            <w:pPr>
              <w:spacing w:after="0" w:line="240" w:lineRule="auto"/>
              <w:jc w:val="center"/>
              <w:rPr>
                <w:del w:author="Open-Xml-PowerTools" w:id="19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35D511" w14:textId="77777777">
            <w:pPr>
              <w:spacing w:after="0" w:line="240" w:lineRule="auto"/>
              <w:rPr>
                <w:del w:author="Open-Xml-PowerTools" w:id="19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3BDB8C" w14:textId="77777777">
            <w:pPr>
              <w:spacing w:after="0" w:line="240" w:lineRule="auto"/>
              <w:jc w:val="center"/>
              <w:rPr>
                <w:del w:author="Open-Xml-PowerTools" w:id="19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6252B1" w14:textId="77777777">
            <w:pPr>
              <w:spacing w:after="0" w:line="240" w:lineRule="auto"/>
              <w:jc w:val="center"/>
              <w:rPr>
                <w:del w:author="Open-Xml-PowerTools" w:id="19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0B190F" w14:textId="77777777">
            <w:pPr>
              <w:spacing w:after="0" w:line="240" w:lineRule="auto"/>
              <w:jc w:val="center"/>
              <w:rPr>
                <w:del w:author="Open-Xml-PowerTools" w:id="19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7,560.00 </w:delText>
              </w:r>
            </w:del>
          </w:p>
        </w:tc>
      </w:tr>
      <w:tr w14:paraId="450842E7" w14:textId="77777777">
        <w:trPr>
          <w:trHeight w:val="282"/>
          <w:del w:author="Open-Xml-PowerTools" w:id="192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DAE813" w14:textId="77777777">
            <w:pPr>
              <w:spacing w:after="0" w:line="240" w:lineRule="auto"/>
              <w:jc w:val="center"/>
              <w:rPr>
                <w:del w:author="Open-Xml-PowerTools" w:id="19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50201706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505D714" w14:textId="77777777">
            <w:pPr>
              <w:spacing w:after="0" w:line="240" w:lineRule="auto"/>
              <w:jc w:val="center"/>
              <w:rPr>
                <w:del w:author="Open-Xml-PowerTools" w:id="19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Café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18DA42" w14:textId="77777777">
            <w:pPr>
              <w:spacing w:after="0" w:line="240" w:lineRule="auto"/>
              <w:rPr>
                <w:del w:author="Open-Xml-PowerTools" w:id="19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79CE1A" w14:textId="77777777">
            <w:pPr>
              <w:spacing w:after="0" w:line="240" w:lineRule="auto"/>
              <w:jc w:val="center"/>
              <w:rPr>
                <w:del w:author="Open-Xml-PowerTools" w:id="19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79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E470CB" w14:textId="77777777">
            <w:pPr>
              <w:spacing w:after="0" w:line="240" w:lineRule="auto"/>
              <w:jc w:val="center"/>
              <w:rPr>
                <w:del w:author="Open-Xml-PowerTools" w:id="19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305.00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C8022C" w14:textId="4A2D44E0">
            <w:pPr>
              <w:spacing w:after="0" w:line="240" w:lineRule="auto"/>
              <w:jc w:val="center"/>
              <w:rPr>
                <w:del w:author="Open-Xml-PowerTools" w:id="19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24,095.00 </w:delText>
              </w:r>
            </w:del>
          </w:p>
        </w:tc>
      </w:tr>
      <w:tr w14:paraId="0C83AEC6" w14:textId="77777777">
        <w:trPr>
          <w:trHeight w:val="282"/>
          <w:del w:author="Open-Xml-PowerTools" w:id="194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FB677D" w14:textId="77777777">
            <w:pPr>
              <w:spacing w:after="0" w:line="240" w:lineRule="auto"/>
              <w:jc w:val="center"/>
              <w:rPr>
                <w:del w:author="Open-Xml-PowerTools" w:id="19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50201714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FBE22DF" w14:textId="77777777">
            <w:pPr>
              <w:spacing w:after="0" w:line="240" w:lineRule="auto"/>
              <w:jc w:val="center"/>
              <w:rPr>
                <w:del w:author="Open-Xml-PowerTools" w:id="19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Cremas no lácteas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4C6D2D" w14:textId="77777777">
            <w:pPr>
              <w:spacing w:after="0" w:line="240" w:lineRule="auto"/>
              <w:rPr>
                <w:del w:author="Open-Xml-PowerTools" w:id="19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05189C" w14:textId="77777777">
            <w:pPr>
              <w:spacing w:after="0" w:line="240" w:lineRule="auto"/>
              <w:jc w:val="center"/>
              <w:rPr>
                <w:del w:author="Open-Xml-PowerTools" w:id="19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8DFA87" w14:textId="77777777">
            <w:pPr>
              <w:spacing w:after="0" w:line="240" w:lineRule="auto"/>
              <w:jc w:val="center"/>
              <w:rPr>
                <w:del w:author="Open-Xml-PowerTools" w:id="19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485.00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D0EF94" w14:textId="77777777">
            <w:pPr>
              <w:spacing w:after="0" w:line="240" w:lineRule="auto"/>
              <w:jc w:val="center"/>
              <w:rPr>
                <w:del w:author="Open-Xml-PowerTools" w:id="19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15,520.00 </w:delText>
              </w:r>
            </w:del>
          </w:p>
        </w:tc>
      </w:tr>
      <w:tr w14:paraId="07719CE4" w14:textId="77777777">
        <w:trPr>
          <w:trHeight w:val="282"/>
          <w:del w:author="Open-Xml-PowerTools" w:id="195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2D4A9A3" w14:textId="77777777">
            <w:pPr>
              <w:spacing w:after="0" w:line="240" w:lineRule="auto"/>
              <w:jc w:val="center"/>
              <w:rPr>
                <w:del w:author="Open-Xml-PowerTools" w:id="19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50131701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37CA58A" w14:textId="77777777">
            <w:pPr>
              <w:spacing w:after="0" w:line="240" w:lineRule="auto"/>
              <w:jc w:val="center"/>
              <w:rPr>
                <w:del w:author="Open-Xml-PowerTools" w:id="19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Productos de leche o mantequilla frescos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E75201" w14:textId="77777777">
            <w:pPr>
              <w:spacing w:after="0" w:line="240" w:lineRule="auto"/>
              <w:rPr>
                <w:del w:author="Open-Xml-PowerTools" w:id="19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41FD60" w14:textId="77777777">
            <w:pPr>
              <w:spacing w:after="0" w:line="240" w:lineRule="auto"/>
              <w:jc w:val="center"/>
              <w:rPr>
                <w:del w:author="Open-Xml-PowerTools" w:id="19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A24662" w14:textId="77777777">
            <w:pPr>
              <w:spacing w:after="0" w:line="240" w:lineRule="auto"/>
              <w:jc w:val="center"/>
              <w:rPr>
                <w:del w:author="Open-Xml-PowerTools" w:id="19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A72F6C4" w14:textId="77777777">
            <w:pPr>
              <w:spacing w:after="0" w:line="240" w:lineRule="auto"/>
              <w:jc w:val="center"/>
              <w:rPr>
                <w:del w:author="Open-Xml-PowerTools" w:id="19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10,400.00 </w:delText>
              </w:r>
            </w:del>
          </w:p>
        </w:tc>
      </w:tr>
      <w:tr w14:paraId="2B24A650" w14:textId="77777777">
        <w:trPr>
          <w:trHeight w:val="282"/>
          <w:del w:author="Open-Xml-PowerTools" w:id="196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C9C8895" w14:textId="77777777">
            <w:pPr>
              <w:spacing w:after="0" w:line="240" w:lineRule="auto"/>
              <w:jc w:val="center"/>
              <w:rPr>
                <w:del w:author="Open-Xml-PowerTools" w:id="19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50201711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3086FC" w14:textId="77777777">
            <w:pPr>
              <w:spacing w:after="0" w:line="240" w:lineRule="auto"/>
              <w:jc w:val="center"/>
              <w:rPr>
                <w:del w:author="Open-Xml-PowerTools" w:id="19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Té instantáneo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B736A2" w14:textId="77777777">
            <w:pPr>
              <w:spacing w:after="0" w:line="240" w:lineRule="auto"/>
              <w:rPr>
                <w:del w:author="Open-Xml-PowerTools" w:id="19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B7AA75" w14:textId="77777777">
            <w:pPr>
              <w:spacing w:after="0" w:line="240" w:lineRule="auto"/>
              <w:jc w:val="center"/>
              <w:rPr>
                <w:del w:author="Open-Xml-PowerTools" w:id="19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01340E4" w14:textId="77777777">
            <w:pPr>
              <w:spacing w:after="0" w:line="240" w:lineRule="auto"/>
              <w:jc w:val="center"/>
              <w:rPr>
                <w:del w:author="Open-Xml-PowerTools" w:id="19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82.50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DAD445D" w14:textId="77777777">
            <w:pPr>
              <w:spacing w:after="0" w:line="240" w:lineRule="auto"/>
              <w:jc w:val="center"/>
              <w:rPr>
                <w:del w:author="Open-Xml-PowerTools" w:id="19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12,375.00 </w:delText>
              </w:r>
            </w:del>
          </w:p>
        </w:tc>
      </w:tr>
      <w:tr w14:paraId="431C2516" w14:textId="77777777">
        <w:trPr>
          <w:trHeight w:val="282"/>
          <w:del w:author="Open-Xml-PowerTools" w:id="198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0D0EB9" w14:textId="77777777">
            <w:pPr>
              <w:spacing w:after="0" w:line="240" w:lineRule="auto"/>
              <w:jc w:val="center"/>
              <w:rPr>
                <w:del w:author="Open-Xml-PowerTools" w:id="19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50161815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7FAA9DE" w14:textId="77777777">
            <w:pPr>
              <w:spacing w:after="0" w:line="240" w:lineRule="auto"/>
              <w:jc w:val="center"/>
              <w:rPr>
                <w:del w:author="Open-Xml-PowerTools" w:id="19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Goma de mascar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53A19D" w14:textId="77777777">
            <w:pPr>
              <w:spacing w:after="0" w:line="240" w:lineRule="auto"/>
              <w:rPr>
                <w:del w:author="Open-Xml-PowerTools" w:id="19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6BB018" w14:textId="77777777">
            <w:pPr>
              <w:spacing w:after="0" w:line="240" w:lineRule="auto"/>
              <w:jc w:val="center"/>
              <w:rPr>
                <w:del w:author="Open-Xml-PowerTools" w:id="19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4F5B11" w14:textId="77777777">
            <w:pPr>
              <w:spacing w:after="0" w:line="240" w:lineRule="auto"/>
              <w:jc w:val="center"/>
              <w:rPr>
                <w:del w:author="Open-Xml-PowerTools" w:id="19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260.00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65668D" w14:textId="77777777">
            <w:pPr>
              <w:spacing w:after="0" w:line="240" w:lineRule="auto"/>
              <w:jc w:val="center"/>
              <w:rPr>
                <w:del w:author="Open-Xml-PowerTools" w:id="19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1,300.00 </w:delText>
              </w:r>
            </w:del>
          </w:p>
        </w:tc>
      </w:tr>
      <w:tr w14:paraId="3E043D1D" w14:textId="77777777">
        <w:trPr>
          <w:trHeight w:val="282"/>
          <w:del w:author="Open-Xml-PowerTools" w:id="199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9C78C31" w14:textId="77777777">
            <w:pPr>
              <w:spacing w:after="0" w:line="240" w:lineRule="auto"/>
              <w:jc w:val="center"/>
              <w:rPr>
                <w:del w:author="Open-Xml-PowerTools" w:id="19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50202306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75A0D6A" w14:textId="77777777">
            <w:pPr>
              <w:spacing w:after="0" w:line="240" w:lineRule="auto"/>
              <w:jc w:val="center"/>
              <w:rPr>
                <w:del w:author="Open-Xml-PowerTools" w:id="19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Refrescos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C17EA4" w14:textId="77777777">
            <w:pPr>
              <w:spacing w:after="0" w:line="240" w:lineRule="auto"/>
              <w:rPr>
                <w:del w:author="Open-Xml-PowerTools" w:id="20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19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E2418F9" w14:textId="77777777">
            <w:pPr>
              <w:spacing w:after="0" w:line="240" w:lineRule="auto"/>
              <w:jc w:val="center"/>
              <w:rPr>
                <w:del w:author="Open-Xml-PowerTools" w:id="20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DEAF33" w14:textId="77777777">
            <w:pPr>
              <w:spacing w:after="0" w:line="240" w:lineRule="auto"/>
              <w:jc w:val="center"/>
              <w:rPr>
                <w:del w:author="Open-Xml-PowerTools" w:id="20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84.50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EF3E77C" w14:textId="77777777">
            <w:pPr>
              <w:spacing w:after="0" w:line="240" w:lineRule="auto"/>
              <w:jc w:val="center"/>
              <w:rPr>
                <w:del w:author="Open-Xml-PowerTools" w:id="20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1,690.00 </w:delText>
              </w:r>
            </w:del>
          </w:p>
        </w:tc>
      </w:tr>
      <w:tr w14:paraId="7D05378D" w14:textId="77777777">
        <w:trPr>
          <w:trHeight w:val="282"/>
          <w:del w:author="Open-Xml-PowerTools" w:id="200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A95CCC" w14:textId="77777777">
            <w:pPr>
              <w:spacing w:after="0" w:line="240" w:lineRule="auto"/>
              <w:jc w:val="center"/>
              <w:rPr>
                <w:del w:author="Open-Xml-PowerTools" w:id="20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50202301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359E117" w14:textId="77777777">
            <w:pPr>
              <w:spacing w:after="0" w:line="240" w:lineRule="auto"/>
              <w:jc w:val="center"/>
              <w:rPr>
                <w:del w:author="Open-Xml-PowerTools" w:id="20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Agua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1D072C" w14:textId="77777777">
            <w:pPr>
              <w:spacing w:after="0" w:line="240" w:lineRule="auto"/>
              <w:rPr>
                <w:del w:author="Open-Xml-PowerTools" w:id="20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6A8F855" w14:textId="77777777">
            <w:pPr>
              <w:spacing w:after="0" w:line="240" w:lineRule="auto"/>
              <w:jc w:val="center"/>
              <w:rPr>
                <w:del w:author="Open-Xml-PowerTools" w:id="20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4B8416" w14:textId="77777777">
            <w:pPr>
              <w:spacing w:after="0" w:line="240" w:lineRule="auto"/>
              <w:jc w:val="center"/>
              <w:rPr>
                <w:del w:author="Open-Xml-PowerTools" w:id="20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17041A" w14:textId="77777777">
            <w:pPr>
              <w:spacing w:after="0" w:line="240" w:lineRule="auto"/>
              <w:jc w:val="center"/>
              <w:rPr>
                <w:del w:author="Open-Xml-PowerTools" w:id="20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840.00 </w:delText>
              </w:r>
            </w:del>
          </w:p>
        </w:tc>
      </w:tr>
      <w:tr w14:paraId="0A94ACFF" w14:textId="77777777">
        <w:trPr>
          <w:trHeight w:val="282"/>
          <w:del w:author="Open-Xml-PowerTools" w:id="202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3121D2" w14:textId="77777777">
            <w:pPr>
              <w:spacing w:after="0" w:line="240" w:lineRule="auto"/>
              <w:jc w:val="center"/>
              <w:rPr>
                <w:del w:author="Open-Xml-PowerTools" w:id="20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3EB4A09" w14:textId="77777777">
            <w:pPr>
              <w:spacing w:after="0" w:line="240" w:lineRule="auto"/>
              <w:jc w:val="center"/>
              <w:rPr>
                <w:del w:author="Open-Xml-PowerTools" w:id="20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83FF74" w14:textId="77777777">
            <w:pPr>
              <w:spacing w:after="0" w:line="240" w:lineRule="auto"/>
              <w:rPr>
                <w:del w:author="Open-Xml-PowerTools" w:id="20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EBEA39" w14:textId="77777777">
            <w:pPr>
              <w:spacing w:after="0" w:line="240" w:lineRule="auto"/>
              <w:jc w:val="center"/>
              <w:rPr>
                <w:del w:author="Open-Xml-PowerTools" w:id="20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3854174" w14:textId="77777777">
            <w:pPr>
              <w:spacing w:after="0" w:line="240" w:lineRule="auto"/>
              <w:jc w:val="center"/>
              <w:rPr>
                <w:del w:author="Open-Xml-PowerTools" w:id="20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585.00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A2CFA8C" w14:textId="77777777">
            <w:pPr>
              <w:spacing w:after="0" w:line="240" w:lineRule="auto"/>
              <w:jc w:val="center"/>
              <w:rPr>
                <w:del w:author="Open-Xml-PowerTools" w:id="20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2,925.00 </w:delText>
              </w:r>
            </w:del>
          </w:p>
        </w:tc>
      </w:tr>
      <w:tr w14:paraId="3D37D4A1" w14:textId="77777777">
        <w:trPr>
          <w:trHeight w:val="282"/>
          <w:del w:author="Open-Xml-PowerTools" w:id="203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BD67D7" w14:textId="77777777">
            <w:pPr>
              <w:spacing w:after="0" w:line="240" w:lineRule="auto"/>
              <w:jc w:val="center"/>
              <w:rPr>
                <w:del w:author="Open-Xml-PowerTools" w:id="20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50161511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145553B" w14:textId="77777777">
            <w:pPr>
              <w:spacing w:after="0" w:line="240" w:lineRule="auto"/>
              <w:jc w:val="center"/>
              <w:rPr>
                <w:del w:author="Open-Xml-PowerTools" w:id="20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Chocolate o sustituto de chocolate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BE3A622" w14:textId="77777777">
            <w:pPr>
              <w:spacing w:after="0" w:line="240" w:lineRule="auto"/>
              <w:rPr>
                <w:del w:author="Open-Xml-PowerTools" w:id="20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6916D5" w14:textId="77777777">
            <w:pPr>
              <w:spacing w:after="0" w:line="240" w:lineRule="auto"/>
              <w:jc w:val="center"/>
              <w:rPr>
                <w:del w:author="Open-Xml-PowerTools" w:id="20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59DB0DC" w14:textId="77777777">
            <w:pPr>
              <w:spacing w:after="0" w:line="240" w:lineRule="auto"/>
              <w:jc w:val="center"/>
              <w:rPr>
                <w:del w:author="Open-Xml-PowerTools" w:id="20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96CCB4" w14:textId="77777777">
            <w:pPr>
              <w:spacing w:after="0" w:line="240" w:lineRule="auto"/>
              <w:jc w:val="center"/>
              <w:rPr>
                <w:del w:author="Open-Xml-PowerTools" w:id="20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840.00 </w:delText>
              </w:r>
            </w:del>
          </w:p>
        </w:tc>
      </w:tr>
      <w:tr w14:paraId="1C20166B" w14:textId="77777777">
        <w:trPr>
          <w:trHeight w:val="282"/>
          <w:del w:author="Open-Xml-PowerTools" w:id="204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50A05" w14:textId="77777777">
            <w:pPr>
              <w:spacing w:after="0" w:line="240" w:lineRule="auto"/>
              <w:jc w:val="center"/>
              <w:rPr>
                <w:del w:author="Open-Xml-PowerTools" w:id="20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E1A03" w14:textId="77777777">
            <w:pPr>
              <w:spacing w:after="0" w:line="240" w:lineRule="auto"/>
              <w:rPr>
                <w:del w:author="Open-Xml-PowerTools" w:id="204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8C7C6" w14:textId="77777777">
            <w:pPr>
              <w:spacing w:after="0" w:line="240" w:lineRule="auto"/>
              <w:rPr>
                <w:del w:author="Open-Xml-PowerTools" w:id="204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4B2DF" w14:textId="77777777">
            <w:pPr>
              <w:spacing w:after="0" w:line="240" w:lineRule="auto"/>
              <w:rPr>
                <w:del w:author="Open-Xml-PowerTools" w:id="205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4D1EFAD7" w14:textId="77777777">
            <w:pPr>
              <w:spacing w:after="0" w:line="240" w:lineRule="auto"/>
              <w:jc w:val="center"/>
              <w:rPr>
                <w:del w:author="Open-Xml-PowerTools" w:id="20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3889DE40" w14:textId="77777777">
            <w:pPr>
              <w:spacing w:after="0" w:line="240" w:lineRule="auto"/>
              <w:jc w:val="center"/>
              <w:rPr>
                <w:del w:author="Open-Xml-PowerTools" w:id="20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0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78,595.00 </w:delText>
              </w:r>
            </w:del>
          </w:p>
        </w:tc>
      </w:tr>
      <w:tr w14:paraId="0331EAEB" w14:textId="77777777">
        <w:trPr>
          <w:trHeight w:val="282"/>
          <w:del w:author="Open-Xml-PowerTools" w:id="205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8C032" w14:textId="77777777">
            <w:pPr>
              <w:spacing w:after="0" w:line="240" w:lineRule="auto"/>
              <w:jc w:val="center"/>
              <w:rPr>
                <w:del w:author="Open-Xml-PowerTools" w:id="20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1EFEA" w14:textId="77777777">
            <w:pPr>
              <w:spacing w:after="0" w:line="240" w:lineRule="auto"/>
              <w:rPr>
                <w:del w:author="Open-Xml-PowerTools" w:id="205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DD539" w14:textId="77777777">
            <w:pPr>
              <w:spacing w:after="0" w:line="240" w:lineRule="auto"/>
              <w:rPr>
                <w:del w:author="Open-Xml-PowerTools" w:id="205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9D727" w14:textId="77777777">
            <w:pPr>
              <w:spacing w:after="0" w:line="240" w:lineRule="auto"/>
              <w:rPr>
                <w:del w:author="Open-Xml-PowerTools" w:id="205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FDF49" w14:textId="77777777">
            <w:pPr>
              <w:spacing w:after="0" w:line="240" w:lineRule="auto"/>
              <w:rPr>
                <w:del w:author="Open-Xml-PowerTools" w:id="206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5F7D7" w14:textId="77777777">
            <w:pPr>
              <w:spacing w:after="0" w:line="240" w:lineRule="auto"/>
              <w:rPr>
                <w:del w:author="Open-Xml-PowerTools" w:id="206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CBFA2AC" w14:textId="77777777">
        <w:trPr>
          <w:trHeight w:val="679"/>
          <w:del w:author="Open-Xml-PowerTools" w:id="206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D0DFDEF" w14:textId="77777777">
            <w:pPr>
              <w:spacing w:after="0" w:line="240" w:lineRule="auto"/>
              <w:jc w:val="center"/>
              <w:rPr>
                <w:del w:author="Open-Xml-PowerTools" w:id="20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CD37506" w14:textId="77777777">
            <w:pPr>
              <w:spacing w:after="0" w:line="240" w:lineRule="auto"/>
              <w:jc w:val="center"/>
              <w:rPr>
                <w:del w:author="Open-Xml-PowerTools" w:id="20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73D1E54" w14:textId="77777777">
            <w:pPr>
              <w:spacing w:after="0" w:line="240" w:lineRule="auto"/>
              <w:jc w:val="center"/>
              <w:rPr>
                <w:del w:author="Open-Xml-PowerTools" w:id="20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EC14A5D" w14:textId="77777777">
            <w:pPr>
              <w:spacing w:after="0" w:line="240" w:lineRule="auto"/>
              <w:jc w:val="center"/>
              <w:rPr>
                <w:del w:author="Open-Xml-PowerTools" w:id="20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84EC76D" w14:textId="77777777">
            <w:pPr>
              <w:spacing w:after="0" w:line="240" w:lineRule="auto"/>
              <w:jc w:val="center"/>
              <w:rPr>
                <w:del w:author="Open-Xml-PowerTools" w:id="20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1455AF7" w14:textId="77777777">
            <w:pPr>
              <w:spacing w:after="0" w:line="240" w:lineRule="auto"/>
              <w:jc w:val="center"/>
              <w:rPr>
                <w:del w:author="Open-Xml-PowerTools" w:id="207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1AFE446D" w14:textId="77777777">
        <w:trPr>
          <w:trHeight w:val="282"/>
          <w:del w:author="Open-Xml-PowerTools" w:id="2075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0A4BC" w14:textId="77777777">
            <w:pPr>
              <w:spacing w:after="0" w:line="240" w:lineRule="auto"/>
              <w:jc w:val="center"/>
              <w:rPr>
                <w:del w:author="Open-Xml-PowerTools" w:id="20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Boletos </w:delText>
              </w:r>
            </w:del>
            <w:del w:author="Open-Xml-PowerTools" w:id="20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Aéreos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C8AB3" w14:textId="77777777">
            <w:pPr>
              <w:spacing w:after="0" w:line="240" w:lineRule="auto"/>
              <w:jc w:val="center"/>
              <w:rPr>
                <w:del w:author="Open-Xml-PowerTools" w:id="20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Viaje al Exterior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71DD08" w14:textId="77777777">
            <w:pPr>
              <w:spacing w:after="0" w:line="240" w:lineRule="auto"/>
              <w:jc w:val="center"/>
              <w:rPr>
                <w:del w:author="Open-Xml-PowerTools" w:id="208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Servicios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933E0" w14:textId="77777777">
            <w:pPr>
              <w:spacing w:after="0" w:line="240" w:lineRule="auto"/>
              <w:jc w:val="center"/>
              <w:rPr>
                <w:del w:author="Open-Xml-PowerTools" w:id="20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8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Menores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880C85" w14:textId="77777777">
            <w:pPr>
              <w:spacing w:after="0" w:line="240" w:lineRule="auto"/>
              <w:jc w:val="center"/>
              <w:rPr>
                <w:del w:author="Open-Xml-PowerTools" w:id="208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8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4EC68" w14:textId="77777777">
            <w:pPr>
              <w:spacing w:after="0" w:line="240" w:lineRule="auto"/>
              <w:jc w:val="center"/>
              <w:rPr>
                <w:del w:author="Open-Xml-PowerTools" w:id="20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8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012B9E0" w14:textId="77777777">
        <w:trPr>
          <w:trHeight w:val="282"/>
          <w:del w:author="Open-Xml-PowerTools" w:id="2089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2793C52B" w14:textId="77777777">
            <w:pPr>
              <w:spacing w:after="0" w:line="240" w:lineRule="auto"/>
              <w:jc w:val="center"/>
              <w:rPr>
                <w:del w:author="Open-Xml-PowerTools" w:id="20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0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AFFC59B" w14:textId="77777777">
            <w:pPr>
              <w:spacing w:after="0" w:line="240" w:lineRule="auto"/>
              <w:jc w:val="center"/>
              <w:rPr>
                <w:del w:author="Open-Xml-PowerTools" w:id="20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9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CB3FB" w14:textId="249A0117">
            <w:pPr>
              <w:spacing w:after="0" w:line="240" w:lineRule="auto"/>
              <w:jc w:val="center"/>
              <w:rPr>
                <w:del w:author="Open-Xml-PowerTools" w:id="20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03-03-202</w:delText>
              </w:r>
            </w:del>
            <w:del w:author="Open-Xml-PowerTools" w:id="209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26A19AF2" w14:textId="77777777">
            <w:pPr>
              <w:spacing w:after="0" w:line="240" w:lineRule="auto"/>
              <w:jc w:val="center"/>
              <w:rPr>
                <w:del w:author="Open-Xml-PowerTools" w:id="20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0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0C20C02" w14:textId="77777777">
            <w:pPr>
              <w:spacing w:after="0" w:line="240" w:lineRule="auto"/>
              <w:jc w:val="center"/>
              <w:rPr>
                <w:del w:author="Open-Xml-PowerTools" w:id="210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37740" w14:textId="77777777">
            <w:pPr>
              <w:spacing w:after="0" w:line="240" w:lineRule="auto"/>
              <w:rPr>
                <w:del w:author="Open-Xml-PowerTools" w:id="210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0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62FB6575" w14:textId="77777777">
        <w:trPr>
          <w:trHeight w:val="282"/>
          <w:del w:author="Open-Xml-PowerTools" w:id="210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71A83A" w14:textId="77777777">
            <w:pPr>
              <w:spacing w:after="0" w:line="240" w:lineRule="auto"/>
              <w:rPr>
                <w:del w:author="Open-Xml-PowerTools" w:id="210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84FC1D1" w14:textId="77777777">
            <w:pPr>
              <w:spacing w:after="0" w:line="240" w:lineRule="auto"/>
              <w:jc w:val="center"/>
              <w:rPr>
                <w:del w:author="Open-Xml-PowerTools" w:id="21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B356F" w14:textId="77777777">
            <w:pPr>
              <w:spacing w:after="0" w:line="240" w:lineRule="auto"/>
              <w:jc w:val="center"/>
              <w:rPr>
                <w:del w:author="Open-Xml-PowerTools" w:id="210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0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DBA3D" w14:textId="77777777">
            <w:pPr>
              <w:spacing w:after="0" w:line="240" w:lineRule="auto"/>
              <w:rPr>
                <w:del w:author="Open-Xml-PowerTools" w:id="21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B6EAAF8" w14:textId="77777777">
            <w:pPr>
              <w:spacing w:after="0" w:line="240" w:lineRule="auto"/>
              <w:jc w:val="center"/>
              <w:rPr>
                <w:del w:author="Open-Xml-PowerTools" w:id="21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1F330" w14:textId="77777777">
            <w:pPr>
              <w:spacing w:after="0" w:line="240" w:lineRule="auto"/>
              <w:rPr>
                <w:del w:author="Open-Xml-PowerTools" w:id="21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91EC28C" w14:textId="77777777">
        <w:trPr>
          <w:trHeight w:val="282"/>
          <w:del w:author="Open-Xml-PowerTools" w:id="211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701E5B" w14:textId="77777777">
            <w:pPr>
              <w:spacing w:after="0" w:line="240" w:lineRule="auto"/>
              <w:rPr>
                <w:del w:author="Open-Xml-PowerTools" w:id="21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54975A2" w14:textId="77777777">
            <w:pPr>
              <w:spacing w:after="0" w:line="240" w:lineRule="auto"/>
              <w:jc w:val="center"/>
              <w:rPr>
                <w:del w:author="Open-Xml-PowerTools" w:id="21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3282E6" w14:textId="08AAE374">
            <w:pPr>
              <w:spacing w:after="0" w:line="240" w:lineRule="auto"/>
              <w:jc w:val="center"/>
              <w:rPr>
                <w:del w:author="Open-Xml-PowerTools" w:id="21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06-03-202</w:delText>
              </w:r>
            </w:del>
            <w:del w:author="Open-Xml-PowerTools" w:id="212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D46A20" w14:textId="77777777">
            <w:pPr>
              <w:spacing w:after="0" w:line="240" w:lineRule="auto"/>
              <w:rPr>
                <w:del w:author="Open-Xml-PowerTools" w:id="21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9F82CC8" w14:textId="77777777">
            <w:pPr>
              <w:spacing w:after="0" w:line="240" w:lineRule="auto"/>
              <w:jc w:val="center"/>
              <w:rPr>
                <w:del w:author="Open-Xml-PowerTools" w:id="21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AE8B8" w14:textId="77777777">
            <w:pPr>
              <w:spacing w:after="0" w:line="240" w:lineRule="auto"/>
              <w:rPr>
                <w:del w:author="Open-Xml-PowerTools" w:id="21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00AF78A" w14:textId="77777777">
        <w:trPr>
          <w:trHeight w:val="282"/>
          <w:del w:author="Open-Xml-PowerTools" w:id="2127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A3752" w14:textId="77777777">
            <w:pPr>
              <w:spacing w:after="0" w:line="240" w:lineRule="auto"/>
              <w:rPr>
                <w:del w:author="Open-Xml-PowerTools" w:id="21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4C9230D" w14:textId="77777777">
            <w:pPr>
              <w:spacing w:after="0" w:line="240" w:lineRule="auto"/>
              <w:jc w:val="center"/>
              <w:rPr>
                <w:del w:author="Open-Xml-PowerTools" w:id="21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27087" w14:textId="77777777">
            <w:pPr>
              <w:spacing w:after="0" w:line="240" w:lineRule="auto"/>
              <w:jc w:val="center"/>
              <w:rPr>
                <w:del w:author="Open-Xml-PowerTools" w:id="21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3DDD6" w14:textId="77777777">
            <w:pPr>
              <w:spacing w:after="0" w:line="240" w:lineRule="auto"/>
              <w:rPr>
                <w:del w:author="Open-Xml-PowerTools" w:id="21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B5218B5" w14:textId="77777777">
            <w:pPr>
              <w:spacing w:after="0" w:line="240" w:lineRule="auto"/>
              <w:jc w:val="center"/>
              <w:rPr>
                <w:del w:author="Open-Xml-PowerTools" w:id="21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8AB9E9" w14:textId="77777777">
            <w:pPr>
              <w:spacing w:after="0" w:line="240" w:lineRule="auto"/>
              <w:rPr>
                <w:del w:author="Open-Xml-PowerTools" w:id="21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6E9B3579" w14:textId="77777777">
        <w:trPr>
          <w:trHeight w:val="282"/>
          <w:del w:author="Open-Xml-PowerTools" w:id="2138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71F15" w14:textId="77777777">
            <w:pPr>
              <w:spacing w:after="0" w:line="240" w:lineRule="auto"/>
              <w:rPr>
                <w:del w:author="Open-Xml-PowerTools" w:id="21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03A14" w14:textId="77777777">
            <w:pPr>
              <w:spacing w:after="0" w:line="240" w:lineRule="auto"/>
              <w:rPr>
                <w:del w:author="Open-Xml-PowerTools" w:id="214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0E364" w14:textId="77777777">
            <w:pPr>
              <w:spacing w:after="0" w:line="240" w:lineRule="auto"/>
              <w:rPr>
                <w:del w:author="Open-Xml-PowerTools" w:id="214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029CC" w14:textId="77777777">
            <w:pPr>
              <w:spacing w:after="0" w:line="240" w:lineRule="auto"/>
              <w:rPr>
                <w:del w:author="Open-Xml-PowerTools" w:id="214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07957" w14:textId="77777777">
            <w:pPr>
              <w:spacing w:after="0" w:line="240" w:lineRule="auto"/>
              <w:rPr>
                <w:del w:author="Open-Xml-PowerTools" w:id="214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BA664" w14:textId="77777777">
            <w:pPr>
              <w:spacing w:after="0" w:line="240" w:lineRule="auto"/>
              <w:rPr>
                <w:del w:author="Open-Xml-PowerTools" w:id="214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4A96824A" w14:textId="77777777">
        <w:trPr>
          <w:trHeight w:val="282"/>
          <w:del w:author="Open-Xml-PowerTools" w:id="2145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35F596B" w14:textId="77777777">
            <w:pPr>
              <w:spacing w:after="0" w:line="240" w:lineRule="auto"/>
              <w:jc w:val="center"/>
              <w:rPr>
                <w:del w:author="Open-Xml-PowerTools" w:id="21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BF63E75" w14:textId="77777777">
            <w:pPr>
              <w:spacing w:after="0" w:line="240" w:lineRule="auto"/>
              <w:jc w:val="center"/>
              <w:rPr>
                <w:del w:author="Open-Xml-PowerTools" w:id="21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4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0C6C727" w14:textId="77777777">
            <w:pPr>
              <w:spacing w:after="0" w:line="240" w:lineRule="auto"/>
              <w:jc w:val="center"/>
              <w:rPr>
                <w:del w:author="Open-Xml-PowerTools" w:id="21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4D2E2EE" w14:textId="77777777">
            <w:pPr>
              <w:spacing w:after="0" w:line="240" w:lineRule="auto"/>
              <w:jc w:val="center"/>
              <w:rPr>
                <w:del w:author="Open-Xml-PowerTools" w:id="21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958B469" w14:textId="77777777">
            <w:pPr>
              <w:spacing w:after="0" w:line="240" w:lineRule="auto"/>
              <w:jc w:val="center"/>
              <w:rPr>
                <w:del w:author="Open-Xml-PowerTools" w:id="21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B0DC6F6" w14:textId="77777777">
            <w:pPr>
              <w:spacing w:after="0" w:line="240" w:lineRule="auto"/>
              <w:jc w:val="center"/>
              <w:rPr>
                <w:del w:author="Open-Xml-PowerTools" w:id="21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6A3E4F96" w14:textId="77777777">
        <w:trPr>
          <w:trHeight w:val="282"/>
          <w:del w:author="Open-Xml-PowerTools" w:id="2158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B113032" w14:textId="77777777">
            <w:pPr>
              <w:spacing w:after="0" w:line="240" w:lineRule="auto"/>
              <w:jc w:val="center"/>
              <w:rPr>
                <w:del w:author="Open-Xml-PowerTools" w:id="21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78111502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D72A371" w14:textId="77777777">
            <w:pPr>
              <w:spacing w:after="0" w:line="240" w:lineRule="auto"/>
              <w:jc w:val="center"/>
              <w:rPr>
                <w:del w:author="Open-Xml-PowerTools" w:id="21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Viajes en aviones comerciales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F4DF26" w14:textId="77777777">
            <w:pPr>
              <w:spacing w:after="0" w:line="240" w:lineRule="auto"/>
              <w:rPr>
                <w:del w:author="Open-Xml-PowerTools" w:id="21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217804" w14:textId="77777777">
            <w:pPr>
              <w:spacing w:after="0" w:line="240" w:lineRule="auto"/>
              <w:jc w:val="center"/>
              <w:rPr>
                <w:del w:author="Open-Xml-PowerTools" w:id="21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0608AC" w14:textId="77777777">
            <w:pPr>
              <w:spacing w:after="0" w:line="240" w:lineRule="auto"/>
              <w:jc w:val="center"/>
              <w:rPr>
                <w:del w:author="Open-Xml-PowerTools" w:id="21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100,000.00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877271" w14:textId="77777777">
            <w:pPr>
              <w:spacing w:after="0" w:line="240" w:lineRule="auto"/>
              <w:jc w:val="center"/>
              <w:rPr>
                <w:del w:author="Open-Xml-PowerTools" w:id="21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100,000.00 </w:delText>
              </w:r>
            </w:del>
          </w:p>
        </w:tc>
      </w:tr>
      <w:tr w14:paraId="1B3CFA88" w14:textId="77777777">
        <w:trPr>
          <w:trHeight w:val="282"/>
          <w:del w:author="Open-Xml-PowerTools" w:id="217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0206E" w14:textId="77777777">
            <w:pPr>
              <w:spacing w:after="0" w:line="240" w:lineRule="auto"/>
              <w:jc w:val="center"/>
              <w:rPr>
                <w:del w:author="Open-Xml-PowerTools" w:id="21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90E3B" w14:textId="77777777">
            <w:pPr>
              <w:spacing w:after="0" w:line="240" w:lineRule="auto"/>
              <w:rPr>
                <w:del w:author="Open-Xml-PowerTools" w:id="217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3A10E" w14:textId="77777777">
            <w:pPr>
              <w:spacing w:after="0" w:line="240" w:lineRule="auto"/>
              <w:rPr>
                <w:del w:author="Open-Xml-PowerTools" w:id="217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69C0E" w14:textId="77777777">
            <w:pPr>
              <w:spacing w:after="0" w:line="240" w:lineRule="auto"/>
              <w:rPr>
                <w:del w:author="Open-Xml-PowerTools" w:id="217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6ADBC99" w14:textId="77777777">
            <w:pPr>
              <w:spacing w:after="0" w:line="240" w:lineRule="auto"/>
              <w:jc w:val="center"/>
              <w:rPr>
                <w:del w:author="Open-Xml-PowerTools" w:id="21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22908A2" w14:textId="77777777">
            <w:pPr>
              <w:spacing w:after="0" w:line="240" w:lineRule="auto"/>
              <w:jc w:val="center"/>
              <w:rPr>
                <w:del w:author="Open-Xml-PowerTools" w:id="21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1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100,000.00 </w:delText>
              </w:r>
            </w:del>
          </w:p>
        </w:tc>
      </w:tr>
      <w:tr w14:paraId="328DD876" w14:textId="77777777">
        <w:trPr>
          <w:trHeight w:val="282"/>
          <w:del w:author="Open-Xml-PowerTools" w:id="2180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3F86B" w14:textId="77777777">
            <w:pPr>
              <w:spacing w:after="0" w:line="240" w:lineRule="auto"/>
              <w:jc w:val="center"/>
              <w:rPr>
                <w:del w:author="Open-Xml-PowerTools" w:id="21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DDF83" w14:textId="77777777">
            <w:pPr>
              <w:spacing w:after="0" w:line="240" w:lineRule="auto"/>
              <w:rPr>
                <w:del w:author="Open-Xml-PowerTools" w:id="218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478BD" w14:textId="77777777">
            <w:pPr>
              <w:spacing w:after="0" w:line="240" w:lineRule="auto"/>
              <w:rPr>
                <w:del w:author="Open-Xml-PowerTools" w:id="218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89D77" w14:textId="77777777">
            <w:pPr>
              <w:spacing w:after="0" w:line="240" w:lineRule="auto"/>
              <w:rPr>
                <w:del w:author="Open-Xml-PowerTools" w:id="218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D978D" w14:textId="77777777">
            <w:pPr>
              <w:spacing w:after="0" w:line="240" w:lineRule="auto"/>
              <w:rPr>
                <w:del w:author="Open-Xml-PowerTools" w:id="218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BD457" w14:textId="77777777">
            <w:pPr>
              <w:spacing w:after="0" w:line="240" w:lineRule="auto"/>
              <w:rPr>
                <w:del w:author="Open-Xml-PowerTools" w:id="218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0C13F24" w14:textId="77777777">
        <w:trPr>
          <w:trHeight w:val="679"/>
          <w:del w:author="Open-Xml-PowerTools" w:id="2187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6B5EBF4" w14:textId="77777777">
            <w:pPr>
              <w:spacing w:after="0" w:line="240" w:lineRule="auto"/>
              <w:jc w:val="center"/>
              <w:rPr>
                <w:del w:author="Open-Xml-PowerTools" w:id="21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C29B541" w14:textId="77777777">
            <w:pPr>
              <w:spacing w:after="0" w:line="240" w:lineRule="auto"/>
              <w:jc w:val="center"/>
              <w:rPr>
                <w:del w:author="Open-Xml-PowerTools" w:id="21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71B2846" w14:textId="77777777">
            <w:pPr>
              <w:spacing w:after="0" w:line="240" w:lineRule="auto"/>
              <w:jc w:val="center"/>
              <w:rPr>
                <w:del w:author="Open-Xml-PowerTools" w:id="21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7E4DEF9" w14:textId="77777777">
            <w:pPr>
              <w:spacing w:after="0" w:line="240" w:lineRule="auto"/>
              <w:jc w:val="center"/>
              <w:rPr>
                <w:del w:author="Open-Xml-PowerTools" w:id="219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9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24AAC42" w14:textId="77777777">
            <w:pPr>
              <w:spacing w:after="0" w:line="240" w:lineRule="auto"/>
              <w:jc w:val="center"/>
              <w:rPr>
                <w:del w:author="Open-Xml-PowerTools" w:id="21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9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5BF237C" w14:textId="77777777">
            <w:pPr>
              <w:spacing w:after="0" w:line="240" w:lineRule="auto"/>
              <w:jc w:val="center"/>
              <w:rPr>
                <w:del w:author="Open-Xml-PowerTools" w:id="21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1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409BF91D" w14:textId="77777777">
        <w:trPr>
          <w:trHeight w:val="282"/>
          <w:del w:author="Open-Xml-PowerTools" w:id="2200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9FFB8E" w14:textId="77777777">
            <w:pPr>
              <w:spacing w:after="0" w:line="240" w:lineRule="auto"/>
              <w:jc w:val="center"/>
              <w:rPr>
                <w:del w:author="Open-Xml-PowerTools" w:id="22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Reparación</w:delText>
              </w:r>
            </w:del>
            <w:del w:author="Open-Xml-PowerTools" w:id="220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de </w:delText>
              </w:r>
            </w:del>
            <w:del w:author="Open-Xml-PowerTools" w:id="22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Vehículo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24843" w14:textId="77777777">
            <w:pPr>
              <w:spacing w:after="0" w:line="240" w:lineRule="auto"/>
              <w:jc w:val="center"/>
              <w:rPr>
                <w:del w:author="Open-Xml-PowerTools" w:id="22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Reparación</w:delText>
              </w:r>
            </w:del>
            <w:del w:author="Open-Xml-PowerTools" w:id="22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de Camioneta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AE55E" w14:textId="77777777">
            <w:pPr>
              <w:spacing w:after="0" w:line="240" w:lineRule="auto"/>
              <w:jc w:val="center"/>
              <w:rPr>
                <w:del w:author="Open-Xml-PowerTools" w:id="220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0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Servicios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E1560" w14:textId="77777777">
            <w:pPr>
              <w:spacing w:after="0" w:line="240" w:lineRule="auto"/>
              <w:jc w:val="center"/>
              <w:rPr>
                <w:del w:author="Open-Xml-PowerTools" w:id="22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1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Menores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6CFA1" w14:textId="77777777">
            <w:pPr>
              <w:spacing w:after="0" w:line="240" w:lineRule="auto"/>
              <w:jc w:val="center"/>
              <w:rPr>
                <w:del w:author="Open-Xml-PowerTools" w:id="22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81F77" w14:textId="34CA2654">
            <w:pPr>
              <w:spacing w:after="0" w:line="240" w:lineRule="auto"/>
              <w:jc w:val="center"/>
              <w:rPr>
                <w:del w:author="Open-Xml-PowerTools" w:id="221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1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2E951D7" w14:textId="77777777">
        <w:trPr>
          <w:trHeight w:val="282"/>
          <w:del w:author="Open-Xml-PowerTools" w:id="2216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3AB0A20E" w14:textId="77777777">
            <w:pPr>
              <w:spacing w:after="0" w:line="240" w:lineRule="auto"/>
              <w:jc w:val="center"/>
              <w:rPr>
                <w:del w:author="Open-Xml-PowerTools" w:id="22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2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545C8BB" w14:textId="77777777">
            <w:pPr>
              <w:spacing w:after="0" w:line="240" w:lineRule="auto"/>
              <w:jc w:val="center"/>
              <w:rPr>
                <w:del w:author="Open-Xml-PowerTools" w:id="22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2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27904" w14:textId="41AE32AA">
            <w:pPr>
              <w:spacing w:after="0" w:line="240" w:lineRule="auto"/>
              <w:jc w:val="center"/>
              <w:rPr>
                <w:del w:author="Open-Xml-PowerTools" w:id="22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2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03-02-202</w:delText>
              </w:r>
            </w:del>
            <w:del w:author="Open-Xml-PowerTools" w:id="22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08594215" w14:textId="77777777">
            <w:pPr>
              <w:spacing w:after="0" w:line="240" w:lineRule="auto"/>
              <w:jc w:val="center"/>
              <w:rPr>
                <w:del w:author="Open-Xml-PowerTools" w:id="22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348D8E0" w14:textId="77777777">
            <w:pPr>
              <w:spacing w:after="0" w:line="240" w:lineRule="auto"/>
              <w:jc w:val="center"/>
              <w:rPr>
                <w:del w:author="Open-Xml-PowerTools" w:id="22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B4E605" w14:textId="77777777">
            <w:pPr>
              <w:spacing w:after="0" w:line="240" w:lineRule="auto"/>
              <w:rPr>
                <w:del w:author="Open-Xml-PowerTools" w:id="22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FF01235" w14:textId="77777777">
        <w:trPr>
          <w:trHeight w:val="282"/>
          <w:del w:author="Open-Xml-PowerTools" w:id="2231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5810C" w14:textId="77777777">
            <w:pPr>
              <w:spacing w:after="0" w:line="240" w:lineRule="auto"/>
              <w:rPr>
                <w:del w:author="Open-Xml-PowerTools" w:id="22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46457F6" w14:textId="77777777">
            <w:pPr>
              <w:spacing w:after="0" w:line="240" w:lineRule="auto"/>
              <w:jc w:val="center"/>
              <w:rPr>
                <w:del w:author="Open-Xml-PowerTools" w:id="22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8F77D1" w14:textId="77777777">
            <w:pPr>
              <w:spacing w:after="0" w:line="240" w:lineRule="auto"/>
              <w:jc w:val="center"/>
              <w:rPr>
                <w:del w:author="Open-Xml-PowerTools" w:id="223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48C01" w14:textId="77777777">
            <w:pPr>
              <w:spacing w:after="0" w:line="240" w:lineRule="auto"/>
              <w:rPr>
                <w:del w:author="Open-Xml-PowerTools" w:id="22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AABDE99" w14:textId="77777777">
            <w:pPr>
              <w:spacing w:after="0" w:line="240" w:lineRule="auto"/>
              <w:jc w:val="center"/>
              <w:rPr>
                <w:del w:author="Open-Xml-PowerTools" w:id="22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87846C" w14:textId="77777777">
            <w:pPr>
              <w:spacing w:after="0" w:line="240" w:lineRule="auto"/>
              <w:rPr>
                <w:del w:author="Open-Xml-PowerTools" w:id="22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7D495A" w14:textId="77777777">
        <w:trPr>
          <w:trHeight w:val="282"/>
          <w:del w:author="Open-Xml-PowerTools" w:id="224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F72F1C" w14:textId="77777777">
            <w:pPr>
              <w:spacing w:after="0" w:line="240" w:lineRule="auto"/>
              <w:rPr>
                <w:del w:author="Open-Xml-PowerTools" w:id="22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0D6ECF6" w14:textId="77777777">
            <w:pPr>
              <w:spacing w:after="0" w:line="240" w:lineRule="auto"/>
              <w:jc w:val="center"/>
              <w:rPr>
                <w:del w:author="Open-Xml-PowerTools" w:id="22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D5E27" w14:textId="2319C7DE">
            <w:pPr>
              <w:spacing w:after="0" w:line="240" w:lineRule="auto"/>
              <w:jc w:val="center"/>
              <w:rPr>
                <w:del w:author="Open-Xml-PowerTools" w:id="22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06-03-202</w:delText>
              </w:r>
            </w:del>
            <w:del w:author="Open-Xml-PowerTools" w:id="22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1CE43" w14:textId="77777777">
            <w:pPr>
              <w:spacing w:after="0" w:line="240" w:lineRule="auto"/>
              <w:rPr>
                <w:del w:author="Open-Xml-PowerTools" w:id="22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2F2E735" w14:textId="77777777">
            <w:pPr>
              <w:spacing w:after="0" w:line="240" w:lineRule="auto"/>
              <w:jc w:val="center"/>
              <w:rPr>
                <w:del w:author="Open-Xml-PowerTools" w:id="22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CDAA8" w14:textId="77777777">
            <w:pPr>
              <w:spacing w:after="0" w:line="240" w:lineRule="auto"/>
              <w:rPr>
                <w:del w:author="Open-Xml-PowerTools" w:id="22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B3646D9" w14:textId="77777777">
        <w:trPr>
          <w:trHeight w:val="282"/>
          <w:del w:author="Open-Xml-PowerTools" w:id="225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3F84F" w14:textId="77777777">
            <w:pPr>
              <w:spacing w:after="0" w:line="240" w:lineRule="auto"/>
              <w:rPr>
                <w:del w:author="Open-Xml-PowerTools" w:id="22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C09B6DB" w14:textId="77777777">
            <w:pPr>
              <w:spacing w:after="0" w:line="240" w:lineRule="auto"/>
              <w:jc w:val="center"/>
              <w:rPr>
                <w:del w:author="Open-Xml-PowerTools" w:id="22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8C654" w14:textId="77777777">
            <w:pPr>
              <w:spacing w:after="0" w:line="240" w:lineRule="auto"/>
              <w:jc w:val="center"/>
              <w:rPr>
                <w:del w:author="Open-Xml-PowerTools" w:id="22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9D4507" w14:textId="77777777">
            <w:pPr>
              <w:spacing w:after="0" w:line="240" w:lineRule="auto"/>
              <w:rPr>
                <w:del w:author="Open-Xml-PowerTools" w:id="22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E6E0672" w14:textId="77777777">
            <w:pPr>
              <w:spacing w:after="0" w:line="240" w:lineRule="auto"/>
              <w:jc w:val="center"/>
              <w:rPr>
                <w:del w:author="Open-Xml-PowerTools" w:id="22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FA0247" w14:textId="77777777">
            <w:pPr>
              <w:spacing w:after="0" w:line="240" w:lineRule="auto"/>
              <w:rPr>
                <w:del w:author="Open-Xml-PowerTools" w:id="22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588AEDE" w14:textId="77777777">
        <w:trPr>
          <w:trHeight w:val="282"/>
          <w:del w:author="Open-Xml-PowerTools" w:id="226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89945" w14:textId="77777777">
            <w:pPr>
              <w:spacing w:after="0" w:line="240" w:lineRule="auto"/>
              <w:rPr>
                <w:del w:author="Open-Xml-PowerTools" w:id="22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CCCE0" w14:textId="77777777">
            <w:pPr>
              <w:spacing w:after="0" w:line="240" w:lineRule="auto"/>
              <w:rPr>
                <w:del w:author="Open-Xml-PowerTools" w:id="226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C7AEC" w14:textId="77777777">
            <w:pPr>
              <w:spacing w:after="0" w:line="240" w:lineRule="auto"/>
              <w:rPr>
                <w:del w:author="Open-Xml-PowerTools" w:id="226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4AFDC" w14:textId="77777777">
            <w:pPr>
              <w:spacing w:after="0" w:line="240" w:lineRule="auto"/>
              <w:rPr>
                <w:del w:author="Open-Xml-PowerTools" w:id="226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B7C23" w14:textId="77777777">
            <w:pPr>
              <w:spacing w:after="0" w:line="240" w:lineRule="auto"/>
              <w:rPr>
                <w:del w:author="Open-Xml-PowerTools" w:id="227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63629" w14:textId="77777777">
            <w:pPr>
              <w:spacing w:after="0" w:line="240" w:lineRule="auto"/>
              <w:rPr>
                <w:del w:author="Open-Xml-PowerTools" w:id="227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05548439" w14:textId="77777777">
        <w:trPr>
          <w:trHeight w:val="282"/>
          <w:del w:author="Open-Xml-PowerTools" w:id="227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7A94AAD" w14:textId="77777777">
            <w:pPr>
              <w:spacing w:after="0" w:line="240" w:lineRule="auto"/>
              <w:jc w:val="center"/>
              <w:rPr>
                <w:del w:author="Open-Xml-PowerTools" w:id="227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4A28207" w14:textId="77777777">
            <w:pPr>
              <w:spacing w:after="0" w:line="240" w:lineRule="auto"/>
              <w:jc w:val="center"/>
              <w:rPr>
                <w:del w:author="Open-Xml-PowerTools" w:id="227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7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962FC57" w14:textId="77777777">
            <w:pPr>
              <w:spacing w:after="0" w:line="240" w:lineRule="auto"/>
              <w:jc w:val="center"/>
              <w:rPr>
                <w:del w:author="Open-Xml-PowerTools" w:id="22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5777F7B" w14:textId="77777777">
            <w:pPr>
              <w:spacing w:after="0" w:line="240" w:lineRule="auto"/>
              <w:jc w:val="center"/>
              <w:rPr>
                <w:del w:author="Open-Xml-PowerTools" w:id="22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4625E6A" w14:textId="77777777">
            <w:pPr>
              <w:spacing w:after="0" w:line="240" w:lineRule="auto"/>
              <w:jc w:val="center"/>
              <w:rPr>
                <w:del w:author="Open-Xml-PowerTools" w:id="228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CCCBBFB" w14:textId="77777777">
            <w:pPr>
              <w:spacing w:after="0" w:line="240" w:lineRule="auto"/>
              <w:jc w:val="center"/>
              <w:rPr>
                <w:del w:author="Open-Xml-PowerTools" w:id="22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28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6E2F1E37" w14:textId="77777777">
        <w:trPr>
          <w:trHeight w:val="282"/>
          <w:del w:author="Open-Xml-PowerTools" w:id="2285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6131E3" w14:textId="77777777">
            <w:pPr>
              <w:spacing w:after="0" w:line="240" w:lineRule="auto"/>
              <w:jc w:val="center"/>
              <w:rPr>
                <w:del w:author="Open-Xml-PowerTools" w:id="22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78180101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9C38744" w14:textId="77777777">
            <w:pPr>
              <w:spacing w:after="0" w:line="240" w:lineRule="auto"/>
              <w:jc w:val="center"/>
              <w:rPr>
                <w:del w:author="Open-Xml-PowerTools" w:id="22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Servicios de reparar o pintar la carrocería de vehículos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D28FF37" w14:textId="77777777">
            <w:pPr>
              <w:spacing w:after="0" w:line="240" w:lineRule="auto"/>
              <w:rPr>
                <w:del w:author="Open-Xml-PowerTools" w:id="22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D3ADB5" w14:textId="77777777">
            <w:pPr>
              <w:spacing w:after="0" w:line="240" w:lineRule="auto"/>
              <w:jc w:val="center"/>
              <w:rPr>
                <w:del w:author="Open-Xml-PowerTools" w:id="22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BBD298" w14:textId="77777777">
            <w:pPr>
              <w:spacing w:after="0" w:line="240" w:lineRule="auto"/>
              <w:jc w:val="center"/>
              <w:rPr>
                <w:del w:author="Open-Xml-PowerTools" w:id="22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180,000.00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8AE2E4" w14:textId="77777777">
            <w:pPr>
              <w:spacing w:after="0" w:line="240" w:lineRule="auto"/>
              <w:jc w:val="center"/>
              <w:rPr>
                <w:del w:author="Open-Xml-PowerTools" w:id="22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2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180,000.00 </w:delText>
              </w:r>
            </w:del>
          </w:p>
        </w:tc>
      </w:tr>
      <w:tr w14:paraId="646668E5" w14:textId="77777777">
        <w:trPr>
          <w:trHeight w:val="282"/>
          <w:del w:author="Open-Xml-PowerTools" w:id="2298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71892" w14:textId="77777777">
            <w:pPr>
              <w:spacing w:after="0" w:line="240" w:lineRule="auto"/>
              <w:jc w:val="center"/>
              <w:rPr>
                <w:del w:author="Open-Xml-PowerTools" w:id="22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664CB" w14:textId="77777777">
            <w:pPr>
              <w:spacing w:after="0" w:line="240" w:lineRule="auto"/>
              <w:rPr>
                <w:del w:author="Open-Xml-PowerTools" w:id="230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58BBA" w14:textId="77777777">
            <w:pPr>
              <w:spacing w:after="0" w:line="240" w:lineRule="auto"/>
              <w:rPr>
                <w:del w:author="Open-Xml-PowerTools" w:id="230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E1918" w14:textId="77777777">
            <w:pPr>
              <w:spacing w:after="0" w:line="240" w:lineRule="auto"/>
              <w:rPr>
                <w:del w:author="Open-Xml-PowerTools" w:id="230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0A555BE1" w14:textId="77777777">
            <w:pPr>
              <w:spacing w:after="0" w:line="240" w:lineRule="auto"/>
              <w:jc w:val="center"/>
              <w:rPr>
                <w:del w:author="Open-Xml-PowerTools" w:id="23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07B27606" w14:textId="77777777">
            <w:pPr>
              <w:spacing w:after="0" w:line="240" w:lineRule="auto"/>
              <w:jc w:val="center"/>
              <w:rPr>
                <w:del w:author="Open-Xml-PowerTools" w:id="23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3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180,000.00 </w:delText>
              </w:r>
            </w:del>
          </w:p>
        </w:tc>
      </w:tr>
      <w:tr w14:paraId="6CA5C0C4" w14:textId="77777777">
        <w:trPr>
          <w:trHeight w:val="282"/>
          <w:del w:author="Open-Xml-PowerTools" w:id="2307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2F32E" w14:textId="77777777">
            <w:pPr>
              <w:spacing w:after="0" w:line="240" w:lineRule="auto"/>
              <w:jc w:val="center"/>
              <w:rPr>
                <w:del w:author="Open-Xml-PowerTools" w:id="23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80B53" w14:textId="77777777">
            <w:pPr>
              <w:spacing w:after="0" w:line="240" w:lineRule="auto"/>
              <w:rPr>
                <w:del w:author="Open-Xml-PowerTools" w:id="230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719F0" w14:textId="77777777">
            <w:pPr>
              <w:spacing w:after="0" w:line="240" w:lineRule="auto"/>
              <w:rPr>
                <w:del w:author="Open-Xml-PowerTools" w:id="231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ADB2A" w14:textId="77777777">
            <w:pPr>
              <w:spacing w:after="0" w:line="240" w:lineRule="auto"/>
              <w:rPr>
                <w:del w:author="Open-Xml-PowerTools" w:id="231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6B5F8" w14:textId="77777777">
            <w:pPr>
              <w:spacing w:after="0" w:line="240" w:lineRule="auto"/>
              <w:rPr>
                <w:del w:author="Open-Xml-PowerTools" w:id="231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FD186" w14:textId="77777777">
            <w:pPr>
              <w:spacing w:after="0" w:line="240" w:lineRule="auto"/>
              <w:rPr>
                <w:del w:author="Open-Xml-PowerTools" w:id="231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1D5357AD" w14:textId="77777777">
        <w:trPr>
          <w:trHeight w:val="679"/>
          <w:del w:author="Open-Xml-PowerTools" w:id="2314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DE11D29" w14:textId="77777777">
            <w:pPr>
              <w:spacing w:after="0" w:line="240" w:lineRule="auto"/>
              <w:jc w:val="center"/>
              <w:rPr>
                <w:del w:author="Open-Xml-PowerTools" w:id="23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lastRenderedPageBreak/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0286E69" w14:textId="77777777">
            <w:pPr>
              <w:spacing w:after="0" w:line="240" w:lineRule="auto"/>
              <w:jc w:val="center"/>
              <w:rPr>
                <w:del w:author="Open-Xml-PowerTools" w:id="23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A2074AF" w14:textId="77777777">
            <w:pPr>
              <w:spacing w:after="0" w:line="240" w:lineRule="auto"/>
              <w:jc w:val="center"/>
              <w:rPr>
                <w:del w:author="Open-Xml-PowerTools" w:id="23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A291C70" w14:textId="77777777">
            <w:pPr>
              <w:spacing w:after="0" w:line="240" w:lineRule="auto"/>
              <w:jc w:val="center"/>
              <w:rPr>
                <w:del w:author="Open-Xml-PowerTools" w:id="23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634DDBD" w14:textId="77777777">
            <w:pPr>
              <w:spacing w:after="0" w:line="240" w:lineRule="auto"/>
              <w:jc w:val="center"/>
              <w:rPr>
                <w:del w:author="Open-Xml-PowerTools" w:id="23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52B6875" w14:textId="77777777">
            <w:pPr>
              <w:spacing w:after="0" w:line="240" w:lineRule="auto"/>
              <w:jc w:val="center"/>
              <w:rPr>
                <w:del w:author="Open-Xml-PowerTools" w:id="23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13DF791B" w14:textId="77777777">
        <w:trPr>
          <w:trHeight w:val="282"/>
          <w:del w:author="Open-Xml-PowerTools" w:id="2327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75567" w14:textId="77777777">
            <w:pPr>
              <w:spacing w:after="0" w:line="240" w:lineRule="auto"/>
              <w:jc w:val="center"/>
              <w:rPr>
                <w:del w:author="Open-Xml-PowerTools" w:id="232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2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Papel de Escritorio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7403D2" w14:textId="77777777">
            <w:pPr>
              <w:spacing w:after="0" w:line="240" w:lineRule="auto"/>
              <w:jc w:val="center"/>
              <w:rPr>
                <w:del w:author="Open-Xml-PowerTools" w:id="23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359FE" w14:textId="77777777">
            <w:pPr>
              <w:spacing w:after="0" w:line="240" w:lineRule="auto"/>
              <w:jc w:val="center"/>
              <w:rPr>
                <w:del w:author="Open-Xml-PowerTools" w:id="23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042C8" w14:textId="77777777">
            <w:pPr>
              <w:spacing w:after="0" w:line="240" w:lineRule="auto"/>
              <w:jc w:val="center"/>
              <w:rPr>
                <w:del w:author="Open-Xml-PowerTools" w:id="23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EE6DF" w14:textId="77777777">
            <w:pPr>
              <w:spacing w:after="0" w:line="240" w:lineRule="auto"/>
              <w:jc w:val="center"/>
              <w:rPr>
                <w:del w:author="Open-Xml-PowerTools" w:id="23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BC84A" w14:textId="77777777">
            <w:pPr>
              <w:spacing w:after="0" w:line="240" w:lineRule="auto"/>
              <w:jc w:val="center"/>
              <w:rPr>
                <w:del w:author="Open-Xml-PowerTools" w:id="23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3B29567" w14:textId="77777777">
        <w:trPr>
          <w:trHeight w:val="282"/>
          <w:del w:author="Open-Xml-PowerTools" w:id="2340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F35B973" w14:textId="77777777">
            <w:pPr>
              <w:spacing w:after="0" w:line="240" w:lineRule="auto"/>
              <w:jc w:val="center"/>
              <w:rPr>
                <w:del w:author="Open-Xml-PowerTools" w:id="23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34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B187D44" w14:textId="77777777">
            <w:pPr>
              <w:spacing w:after="0" w:line="240" w:lineRule="auto"/>
              <w:jc w:val="center"/>
              <w:rPr>
                <w:del w:author="Open-Xml-PowerTools" w:id="23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A89BA" w14:textId="61912832">
            <w:pPr>
              <w:spacing w:after="0" w:line="240" w:lineRule="auto"/>
              <w:jc w:val="center"/>
              <w:rPr>
                <w:del w:author="Open-Xml-PowerTools" w:id="23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19-11-202</w:delText>
              </w:r>
            </w:del>
            <w:del w:author="Open-Xml-PowerTools" w:id="23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2ED246E4" w14:textId="77777777">
            <w:pPr>
              <w:spacing w:after="0" w:line="240" w:lineRule="auto"/>
              <w:jc w:val="center"/>
              <w:rPr>
                <w:del w:author="Open-Xml-PowerTools" w:id="23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3F653A5" w14:textId="77777777">
            <w:pPr>
              <w:spacing w:after="0" w:line="240" w:lineRule="auto"/>
              <w:jc w:val="center"/>
              <w:rPr>
                <w:del w:author="Open-Xml-PowerTools" w:id="23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3D156" w14:textId="77777777">
            <w:pPr>
              <w:spacing w:after="0" w:line="240" w:lineRule="auto"/>
              <w:rPr>
                <w:del w:author="Open-Xml-PowerTools" w:id="23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4AE2D5B" w14:textId="77777777">
        <w:trPr>
          <w:trHeight w:val="282"/>
          <w:del w:author="Open-Xml-PowerTools" w:id="235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A5CFF" w14:textId="77777777">
            <w:pPr>
              <w:spacing w:after="0" w:line="240" w:lineRule="auto"/>
              <w:rPr>
                <w:del w:author="Open-Xml-PowerTools" w:id="23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F6E6E8A" w14:textId="77777777">
            <w:pPr>
              <w:spacing w:after="0" w:line="240" w:lineRule="auto"/>
              <w:jc w:val="center"/>
              <w:rPr>
                <w:del w:author="Open-Xml-PowerTools" w:id="23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37E0C" w14:textId="77777777">
            <w:pPr>
              <w:spacing w:after="0" w:line="240" w:lineRule="auto"/>
              <w:jc w:val="center"/>
              <w:rPr>
                <w:del w:author="Open-Xml-PowerTools" w:id="23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76AFF" w14:textId="77777777">
            <w:pPr>
              <w:spacing w:after="0" w:line="240" w:lineRule="auto"/>
              <w:rPr>
                <w:del w:author="Open-Xml-PowerTools" w:id="23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FB0B445" w14:textId="77777777">
            <w:pPr>
              <w:spacing w:after="0" w:line="240" w:lineRule="auto"/>
              <w:jc w:val="center"/>
              <w:rPr>
                <w:del w:author="Open-Xml-PowerTools" w:id="23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089AA" w14:textId="77777777">
            <w:pPr>
              <w:spacing w:after="0" w:line="240" w:lineRule="auto"/>
              <w:rPr>
                <w:del w:author="Open-Xml-PowerTools" w:id="236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4584CE" w14:textId="77777777">
        <w:trPr>
          <w:trHeight w:val="282"/>
          <w:del w:author="Open-Xml-PowerTools" w:id="2366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EB36F" w14:textId="77777777">
            <w:pPr>
              <w:spacing w:after="0" w:line="240" w:lineRule="auto"/>
              <w:rPr>
                <w:del w:author="Open-Xml-PowerTools" w:id="23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40665B8" w14:textId="77777777">
            <w:pPr>
              <w:spacing w:after="0" w:line="240" w:lineRule="auto"/>
              <w:jc w:val="center"/>
              <w:rPr>
                <w:del w:author="Open-Xml-PowerTools" w:id="23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906C0" w14:textId="160F605F">
            <w:pPr>
              <w:spacing w:after="0" w:line="240" w:lineRule="auto"/>
              <w:jc w:val="center"/>
              <w:rPr>
                <w:del w:author="Open-Xml-PowerTools" w:id="23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25-12-202</w:delText>
              </w:r>
            </w:del>
            <w:del w:author="Open-Xml-PowerTools" w:id="23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4FBD1" w14:textId="77777777">
            <w:pPr>
              <w:spacing w:after="0" w:line="240" w:lineRule="auto"/>
              <w:rPr>
                <w:del w:author="Open-Xml-PowerTools" w:id="23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43D7BBB" w14:textId="77777777">
            <w:pPr>
              <w:spacing w:after="0" w:line="240" w:lineRule="auto"/>
              <w:jc w:val="center"/>
              <w:rPr>
                <w:del w:author="Open-Xml-PowerTools" w:id="23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0A9F8" w14:textId="77777777">
            <w:pPr>
              <w:spacing w:after="0" w:line="240" w:lineRule="auto"/>
              <w:rPr>
                <w:del w:author="Open-Xml-PowerTools" w:id="23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6C5D477" w14:textId="77777777">
        <w:trPr>
          <w:trHeight w:val="282"/>
          <w:del w:author="Open-Xml-PowerTools" w:id="2378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4BA76" w14:textId="77777777">
            <w:pPr>
              <w:spacing w:after="0" w:line="240" w:lineRule="auto"/>
              <w:rPr>
                <w:del w:author="Open-Xml-PowerTools" w:id="23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17222CD" w14:textId="77777777">
            <w:pPr>
              <w:spacing w:after="0" w:line="240" w:lineRule="auto"/>
              <w:jc w:val="center"/>
              <w:rPr>
                <w:del w:author="Open-Xml-PowerTools" w:id="23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DD575" w14:textId="77777777">
            <w:pPr>
              <w:spacing w:after="0" w:line="240" w:lineRule="auto"/>
              <w:jc w:val="center"/>
              <w:rPr>
                <w:del w:author="Open-Xml-PowerTools" w:id="23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E2D22E" w14:textId="77777777">
            <w:pPr>
              <w:spacing w:after="0" w:line="240" w:lineRule="auto"/>
              <w:rPr>
                <w:del w:author="Open-Xml-PowerTools" w:id="23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5A5FF09" w14:textId="77777777">
            <w:pPr>
              <w:spacing w:after="0" w:line="240" w:lineRule="auto"/>
              <w:jc w:val="center"/>
              <w:rPr>
                <w:del w:author="Open-Xml-PowerTools" w:id="238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8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5CB52" w14:textId="77777777">
            <w:pPr>
              <w:spacing w:after="0" w:line="240" w:lineRule="auto"/>
              <w:rPr>
                <w:del w:author="Open-Xml-PowerTools" w:id="23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8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FA8FA35" w14:textId="77777777">
        <w:trPr>
          <w:trHeight w:val="282"/>
          <w:del w:author="Open-Xml-PowerTools" w:id="2389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4C49B" w14:textId="77777777">
            <w:pPr>
              <w:spacing w:after="0" w:line="240" w:lineRule="auto"/>
              <w:rPr>
                <w:del w:author="Open-Xml-PowerTools" w:id="23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72D07" w14:textId="77777777">
            <w:pPr>
              <w:spacing w:after="0" w:line="240" w:lineRule="auto"/>
              <w:rPr>
                <w:del w:author="Open-Xml-PowerTools" w:id="239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71A4B" w14:textId="77777777">
            <w:pPr>
              <w:spacing w:after="0" w:line="240" w:lineRule="auto"/>
              <w:rPr>
                <w:del w:author="Open-Xml-PowerTools" w:id="239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8844A" w14:textId="77777777">
            <w:pPr>
              <w:spacing w:after="0" w:line="240" w:lineRule="auto"/>
              <w:rPr>
                <w:del w:author="Open-Xml-PowerTools" w:id="239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F672" w14:textId="77777777">
            <w:pPr>
              <w:spacing w:after="0" w:line="240" w:lineRule="auto"/>
              <w:rPr>
                <w:del w:author="Open-Xml-PowerTools" w:id="239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63055" w14:textId="77777777">
            <w:pPr>
              <w:spacing w:after="0" w:line="240" w:lineRule="auto"/>
              <w:rPr>
                <w:del w:author="Open-Xml-PowerTools" w:id="239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18A6B47E" w14:textId="77777777">
        <w:trPr>
          <w:trHeight w:val="282"/>
          <w:del w:author="Open-Xml-PowerTools" w:id="2396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093881D" w14:textId="77777777">
            <w:pPr>
              <w:spacing w:after="0" w:line="240" w:lineRule="auto"/>
              <w:jc w:val="center"/>
              <w:rPr>
                <w:del w:author="Open-Xml-PowerTools" w:id="23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46D9979A" w14:textId="77777777">
            <w:pPr>
              <w:spacing w:after="0" w:line="240" w:lineRule="auto"/>
              <w:jc w:val="center"/>
              <w:rPr>
                <w:del w:author="Open-Xml-PowerTools" w:id="240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39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499CB55" w14:textId="77777777">
            <w:pPr>
              <w:spacing w:after="0" w:line="240" w:lineRule="auto"/>
              <w:jc w:val="center"/>
              <w:rPr>
                <w:del w:author="Open-Xml-PowerTools" w:id="24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B1A544B" w14:textId="77777777">
            <w:pPr>
              <w:spacing w:after="0" w:line="240" w:lineRule="auto"/>
              <w:jc w:val="center"/>
              <w:rPr>
                <w:del w:author="Open-Xml-PowerTools" w:id="24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C20A7F8" w14:textId="77777777">
            <w:pPr>
              <w:spacing w:after="0" w:line="240" w:lineRule="auto"/>
              <w:jc w:val="center"/>
              <w:rPr>
                <w:del w:author="Open-Xml-PowerTools" w:id="24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BD8D66C" w14:textId="77777777">
            <w:pPr>
              <w:spacing w:after="0" w:line="240" w:lineRule="auto"/>
              <w:jc w:val="center"/>
              <w:rPr>
                <w:del w:author="Open-Xml-PowerTools" w:id="24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345DDA09" w14:textId="77777777">
        <w:trPr>
          <w:trHeight w:val="282"/>
          <w:del w:author="Open-Xml-PowerTools" w:id="2409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E6715A5" w14:textId="77777777">
            <w:pPr>
              <w:spacing w:after="0" w:line="240" w:lineRule="auto"/>
              <w:jc w:val="center"/>
              <w:rPr>
                <w:del w:author="Open-Xml-PowerTools" w:id="24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14111507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3B64CE8" w14:textId="77777777">
            <w:pPr>
              <w:spacing w:after="0" w:line="240" w:lineRule="auto"/>
              <w:jc w:val="center"/>
              <w:rPr>
                <w:del w:author="Open-Xml-PowerTools" w:id="24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para impresora o fotocopiadora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3B144AF" w14:textId="77777777">
            <w:pPr>
              <w:spacing w:after="0" w:line="240" w:lineRule="auto"/>
              <w:rPr>
                <w:del w:author="Open-Xml-PowerTools" w:id="24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A4D6B3" w14:textId="77777777">
            <w:pPr>
              <w:spacing w:after="0" w:line="240" w:lineRule="auto"/>
              <w:jc w:val="center"/>
              <w:rPr>
                <w:del w:author="Open-Xml-PowerTools" w:id="24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30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CD64CD" w14:textId="77777777">
            <w:pPr>
              <w:spacing w:after="0" w:line="240" w:lineRule="auto"/>
              <w:jc w:val="center"/>
              <w:rPr>
                <w:del w:author="Open-Xml-PowerTools" w:id="24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260.00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A0C2CB" w14:textId="77777777">
            <w:pPr>
              <w:spacing w:after="0" w:line="240" w:lineRule="auto"/>
              <w:jc w:val="center"/>
              <w:rPr>
                <w:del w:author="Open-Xml-PowerTools" w:id="24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7,800.00 </w:delText>
              </w:r>
            </w:del>
          </w:p>
        </w:tc>
      </w:tr>
      <w:tr w14:paraId="655DA090" w14:textId="77777777">
        <w:trPr>
          <w:trHeight w:val="282"/>
          <w:del w:author="Open-Xml-PowerTools" w:id="242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826184" w14:textId="77777777">
            <w:pPr>
              <w:spacing w:after="0" w:line="240" w:lineRule="auto"/>
              <w:jc w:val="center"/>
              <w:rPr>
                <w:del w:author="Open-Xml-PowerTools" w:id="24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14111507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7E3BB0E" w14:textId="77777777">
            <w:pPr>
              <w:spacing w:after="0" w:line="240" w:lineRule="auto"/>
              <w:jc w:val="center"/>
              <w:rPr>
                <w:del w:author="Open-Xml-PowerTools" w:id="24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para impresora o fotocopiadora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8BC11C" w14:textId="77777777">
            <w:pPr>
              <w:spacing w:after="0" w:line="240" w:lineRule="auto"/>
              <w:rPr>
                <w:del w:author="Open-Xml-PowerTools" w:id="24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7C0B6B" w14:textId="77777777">
            <w:pPr>
              <w:spacing w:after="0" w:line="240" w:lineRule="auto"/>
              <w:jc w:val="center"/>
              <w:rPr>
                <w:del w:author="Open-Xml-PowerTools" w:id="24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CEBCD8" w14:textId="77777777">
            <w:pPr>
              <w:spacing w:after="0" w:line="240" w:lineRule="auto"/>
              <w:jc w:val="center"/>
              <w:rPr>
                <w:del w:author="Open-Xml-PowerTools" w:id="24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318.64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2F946B" w14:textId="77777777">
            <w:pPr>
              <w:spacing w:after="0" w:line="240" w:lineRule="auto"/>
              <w:jc w:val="center"/>
              <w:rPr>
                <w:del w:author="Open-Xml-PowerTools" w:id="24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1,593.20 </w:delText>
              </w:r>
            </w:del>
          </w:p>
        </w:tc>
      </w:tr>
      <w:tr w14:paraId="070BA0A5" w14:textId="77777777">
        <w:trPr>
          <w:trHeight w:val="282"/>
          <w:del w:author="Open-Xml-PowerTools" w:id="243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5B065" w14:textId="77777777">
            <w:pPr>
              <w:spacing w:after="0" w:line="240" w:lineRule="auto"/>
              <w:jc w:val="center"/>
              <w:rPr>
                <w:del w:author="Open-Xml-PowerTools" w:id="24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CE4BD" w14:textId="77777777">
            <w:pPr>
              <w:spacing w:after="0" w:line="240" w:lineRule="auto"/>
              <w:rPr>
                <w:del w:author="Open-Xml-PowerTools" w:id="243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FFC87" w14:textId="77777777">
            <w:pPr>
              <w:spacing w:after="0" w:line="240" w:lineRule="auto"/>
              <w:rPr>
                <w:del w:author="Open-Xml-PowerTools" w:id="243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7A707" w14:textId="77777777">
            <w:pPr>
              <w:spacing w:after="0" w:line="240" w:lineRule="auto"/>
              <w:rPr>
                <w:del w:author="Open-Xml-PowerTools" w:id="243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06F852B" w14:textId="77777777">
            <w:pPr>
              <w:spacing w:after="0" w:line="240" w:lineRule="auto"/>
              <w:jc w:val="center"/>
              <w:rPr>
                <w:del w:author="Open-Xml-PowerTools" w:id="24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6154A35A" w14:textId="77777777">
            <w:pPr>
              <w:spacing w:after="0" w:line="240" w:lineRule="auto"/>
              <w:jc w:val="center"/>
              <w:rPr>
                <w:del w:author="Open-Xml-PowerTools" w:id="24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4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9,393.20 </w:delText>
              </w:r>
            </w:del>
          </w:p>
        </w:tc>
      </w:tr>
      <w:tr w14:paraId="78B02FFA" w14:textId="77777777">
        <w:trPr>
          <w:trHeight w:val="282"/>
          <w:del w:author="Open-Xml-PowerTools" w:id="2444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E9176" w14:textId="77777777">
            <w:pPr>
              <w:spacing w:after="0" w:line="240" w:lineRule="auto"/>
              <w:jc w:val="center"/>
              <w:rPr>
                <w:del w:author="Open-Xml-PowerTools" w:id="24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F4C90" w14:textId="77777777">
            <w:pPr>
              <w:spacing w:after="0" w:line="240" w:lineRule="auto"/>
              <w:rPr>
                <w:del w:author="Open-Xml-PowerTools" w:id="244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8EAFB" w14:textId="77777777">
            <w:pPr>
              <w:spacing w:after="0" w:line="240" w:lineRule="auto"/>
              <w:rPr>
                <w:del w:author="Open-Xml-PowerTools" w:id="244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B81A3" w14:textId="77777777">
            <w:pPr>
              <w:spacing w:after="0" w:line="240" w:lineRule="auto"/>
              <w:rPr>
                <w:del w:author="Open-Xml-PowerTools" w:id="244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93DFA" w14:textId="77777777">
            <w:pPr>
              <w:spacing w:after="0" w:line="240" w:lineRule="auto"/>
              <w:rPr>
                <w:del w:author="Open-Xml-PowerTools" w:id="244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B9217" w14:textId="77777777">
            <w:pPr>
              <w:spacing w:after="0" w:line="240" w:lineRule="auto"/>
              <w:rPr>
                <w:del w:author="Open-Xml-PowerTools" w:id="245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3CC62EBA" w14:textId="77777777">
        <w:trPr>
          <w:trHeight w:val="679"/>
          <w:del w:author="Open-Xml-PowerTools" w:id="2451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A2D8FCB" w14:textId="77777777">
            <w:pPr>
              <w:spacing w:after="0" w:line="240" w:lineRule="auto"/>
              <w:jc w:val="center"/>
              <w:rPr>
                <w:del w:author="Open-Xml-PowerTools" w:id="24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0F22FE4" w14:textId="77777777">
            <w:pPr>
              <w:spacing w:after="0" w:line="240" w:lineRule="auto"/>
              <w:jc w:val="center"/>
              <w:rPr>
                <w:del w:author="Open-Xml-PowerTools" w:id="24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624332A" w14:textId="77777777">
            <w:pPr>
              <w:spacing w:after="0" w:line="240" w:lineRule="auto"/>
              <w:jc w:val="center"/>
              <w:rPr>
                <w:del w:author="Open-Xml-PowerTools" w:id="24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5CBBD54" w14:textId="77777777">
            <w:pPr>
              <w:spacing w:after="0" w:line="240" w:lineRule="auto"/>
              <w:jc w:val="center"/>
              <w:rPr>
                <w:del w:author="Open-Xml-PowerTools" w:id="24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42B2F03" w14:textId="77777777">
            <w:pPr>
              <w:spacing w:after="0" w:line="240" w:lineRule="auto"/>
              <w:jc w:val="center"/>
              <w:rPr>
                <w:del w:author="Open-Xml-PowerTools" w:id="24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7B7445B" w14:textId="77777777">
            <w:pPr>
              <w:spacing w:after="0" w:line="240" w:lineRule="auto"/>
              <w:jc w:val="center"/>
              <w:rPr>
                <w:del w:author="Open-Xml-PowerTools" w:id="24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47829381" w14:textId="77777777">
        <w:trPr>
          <w:trHeight w:val="282"/>
          <w:del w:author="Open-Xml-PowerTools" w:id="2464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B5CFB" w14:textId="77777777">
            <w:pPr>
              <w:spacing w:after="0" w:line="240" w:lineRule="auto"/>
              <w:jc w:val="center"/>
              <w:rPr>
                <w:del w:author="Open-Xml-PowerTools" w:id="24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Productos de papel y </w:delText>
              </w:r>
            </w:del>
            <w:del w:author="Open-Xml-PowerTools" w:id="246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cartón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AC0A1" w14:textId="77777777">
            <w:pPr>
              <w:spacing w:after="0" w:line="240" w:lineRule="auto"/>
              <w:jc w:val="center"/>
              <w:rPr>
                <w:del w:author="Open-Xml-PowerTools" w:id="24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CCA37" w14:textId="77777777">
            <w:pPr>
              <w:spacing w:after="0" w:line="240" w:lineRule="auto"/>
              <w:jc w:val="center"/>
              <w:rPr>
                <w:del w:author="Open-Xml-PowerTools" w:id="24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65EC5" w14:textId="77777777">
            <w:pPr>
              <w:spacing w:after="0" w:line="240" w:lineRule="auto"/>
              <w:jc w:val="center"/>
              <w:rPr>
                <w:del w:author="Open-Xml-PowerTools" w:id="24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E8DA6" w14:textId="77777777">
            <w:pPr>
              <w:spacing w:after="0" w:line="240" w:lineRule="auto"/>
              <w:jc w:val="center"/>
              <w:rPr>
                <w:del w:author="Open-Xml-PowerTools" w:id="24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MIPYME Mujeres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CEA3A" w14:textId="3A2B9399">
            <w:pPr>
              <w:spacing w:after="0" w:line="240" w:lineRule="auto"/>
              <w:jc w:val="center"/>
              <w:rPr>
                <w:del w:author="Open-Xml-PowerTools" w:id="24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C38A638" w14:textId="77777777">
        <w:trPr>
          <w:trHeight w:val="282"/>
          <w:del w:author="Open-Xml-PowerTools" w:id="2478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7618CEF" w14:textId="77777777">
            <w:pPr>
              <w:spacing w:after="0" w:line="240" w:lineRule="auto"/>
              <w:jc w:val="center"/>
              <w:rPr>
                <w:del w:author="Open-Xml-PowerTools" w:id="24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4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4689B31" w14:textId="77777777">
            <w:pPr>
              <w:spacing w:after="0" w:line="240" w:lineRule="auto"/>
              <w:jc w:val="center"/>
              <w:rPr>
                <w:del w:author="Open-Xml-PowerTools" w:id="24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69611" w14:textId="414DB8BA">
            <w:pPr>
              <w:spacing w:after="0" w:line="240" w:lineRule="auto"/>
              <w:jc w:val="center"/>
              <w:rPr>
                <w:del w:author="Open-Xml-PowerTools" w:id="248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19-11-202</w:delText>
              </w:r>
            </w:del>
            <w:del w:author="Open-Xml-PowerTools" w:id="248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39880057" w14:textId="77777777">
            <w:pPr>
              <w:spacing w:after="0" w:line="240" w:lineRule="auto"/>
              <w:jc w:val="center"/>
              <w:rPr>
                <w:del w:author="Open-Xml-PowerTools" w:id="24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8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181CE51" w14:textId="77777777">
            <w:pPr>
              <w:spacing w:after="0" w:line="240" w:lineRule="auto"/>
              <w:jc w:val="center"/>
              <w:rPr>
                <w:del w:author="Open-Xml-PowerTools" w:id="24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4C28E" w14:textId="77777777">
            <w:pPr>
              <w:spacing w:after="0" w:line="240" w:lineRule="auto"/>
              <w:rPr>
                <w:del w:author="Open-Xml-PowerTools" w:id="24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D808C84" w14:textId="77777777">
        <w:trPr>
          <w:trHeight w:val="282"/>
          <w:del w:author="Open-Xml-PowerTools" w:id="249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D63A5" w14:textId="77777777">
            <w:pPr>
              <w:spacing w:after="0" w:line="240" w:lineRule="auto"/>
              <w:rPr>
                <w:del w:author="Open-Xml-PowerTools" w:id="249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7F49EB6" w14:textId="77777777">
            <w:pPr>
              <w:spacing w:after="0" w:line="240" w:lineRule="auto"/>
              <w:jc w:val="center"/>
              <w:rPr>
                <w:del w:author="Open-Xml-PowerTools" w:id="249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98A00" w14:textId="77777777">
            <w:pPr>
              <w:spacing w:after="0" w:line="240" w:lineRule="auto"/>
              <w:jc w:val="center"/>
              <w:rPr>
                <w:del w:author="Open-Xml-PowerTools" w:id="249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49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012B0" w14:textId="77777777">
            <w:pPr>
              <w:spacing w:after="0" w:line="240" w:lineRule="auto"/>
              <w:rPr>
                <w:del w:author="Open-Xml-PowerTools" w:id="24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8C9F155" w14:textId="77777777">
            <w:pPr>
              <w:spacing w:after="0" w:line="240" w:lineRule="auto"/>
              <w:jc w:val="center"/>
              <w:rPr>
                <w:del w:author="Open-Xml-PowerTools" w:id="250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C2C69" w14:textId="77777777">
            <w:pPr>
              <w:spacing w:after="0" w:line="240" w:lineRule="auto"/>
              <w:rPr>
                <w:del w:author="Open-Xml-PowerTools" w:id="250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0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85CEBE6" w14:textId="77777777">
        <w:trPr>
          <w:trHeight w:val="282"/>
          <w:del w:author="Open-Xml-PowerTools" w:id="250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B6BAA" w14:textId="77777777">
            <w:pPr>
              <w:spacing w:after="0" w:line="240" w:lineRule="auto"/>
              <w:rPr>
                <w:del w:author="Open-Xml-PowerTools" w:id="250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07E05B6" w14:textId="77777777">
            <w:pPr>
              <w:spacing w:after="0" w:line="240" w:lineRule="auto"/>
              <w:jc w:val="center"/>
              <w:rPr>
                <w:del w:author="Open-Xml-PowerTools" w:id="25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E16B9" w14:textId="7246E5CE">
            <w:pPr>
              <w:spacing w:after="0" w:line="240" w:lineRule="auto"/>
              <w:jc w:val="center"/>
              <w:rPr>
                <w:del w:author="Open-Xml-PowerTools" w:id="25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0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20-12-202</w:delText>
              </w:r>
            </w:del>
            <w:del w:author="Open-Xml-PowerTools" w:id="25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AA7793" w14:textId="77777777">
            <w:pPr>
              <w:spacing w:after="0" w:line="240" w:lineRule="auto"/>
              <w:rPr>
                <w:del w:author="Open-Xml-PowerTools" w:id="25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8B9F700" w14:textId="77777777">
            <w:pPr>
              <w:spacing w:after="0" w:line="240" w:lineRule="auto"/>
              <w:jc w:val="center"/>
              <w:rPr>
                <w:del w:author="Open-Xml-PowerTools" w:id="25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45A879" w14:textId="77777777">
            <w:pPr>
              <w:spacing w:after="0" w:line="240" w:lineRule="auto"/>
              <w:rPr>
                <w:del w:author="Open-Xml-PowerTools" w:id="251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1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7C2F5AF" w14:textId="77777777">
        <w:trPr>
          <w:trHeight w:val="282"/>
          <w:del w:author="Open-Xml-PowerTools" w:id="2516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28409" w14:textId="77777777">
            <w:pPr>
              <w:spacing w:after="0" w:line="240" w:lineRule="auto"/>
              <w:rPr>
                <w:del w:author="Open-Xml-PowerTools" w:id="25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A2030EC" w14:textId="77777777">
            <w:pPr>
              <w:spacing w:after="0" w:line="240" w:lineRule="auto"/>
              <w:jc w:val="center"/>
              <w:rPr>
                <w:del w:author="Open-Xml-PowerTools" w:id="25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1BE0D" w14:textId="77777777">
            <w:pPr>
              <w:spacing w:after="0" w:line="240" w:lineRule="auto"/>
              <w:jc w:val="center"/>
              <w:rPr>
                <w:del w:author="Open-Xml-PowerTools" w:id="25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2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4DD5B" w14:textId="77777777">
            <w:pPr>
              <w:spacing w:after="0" w:line="240" w:lineRule="auto"/>
              <w:rPr>
                <w:del w:author="Open-Xml-PowerTools" w:id="25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00C9D5C" w14:textId="77777777">
            <w:pPr>
              <w:spacing w:after="0" w:line="240" w:lineRule="auto"/>
              <w:jc w:val="center"/>
              <w:rPr>
                <w:del w:author="Open-Xml-PowerTools" w:id="25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FDC031" w14:textId="77777777">
            <w:pPr>
              <w:spacing w:after="0" w:line="240" w:lineRule="auto"/>
              <w:rPr>
                <w:del w:author="Open-Xml-PowerTools" w:id="25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76F0415" w14:textId="77777777">
        <w:trPr>
          <w:trHeight w:val="282"/>
          <w:del w:author="Open-Xml-PowerTools" w:id="2527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82B44" w14:textId="77777777">
            <w:pPr>
              <w:spacing w:after="0" w:line="240" w:lineRule="auto"/>
              <w:rPr>
                <w:del w:author="Open-Xml-PowerTools" w:id="25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0B0BC" w14:textId="77777777">
            <w:pPr>
              <w:spacing w:after="0" w:line="240" w:lineRule="auto"/>
              <w:rPr>
                <w:del w:author="Open-Xml-PowerTools" w:id="252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8FED3" w14:textId="77777777">
            <w:pPr>
              <w:spacing w:after="0" w:line="240" w:lineRule="auto"/>
              <w:rPr>
                <w:del w:author="Open-Xml-PowerTools" w:id="253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4DF64" w14:textId="77777777">
            <w:pPr>
              <w:spacing w:after="0" w:line="240" w:lineRule="auto"/>
              <w:rPr>
                <w:del w:author="Open-Xml-PowerTools" w:id="253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AA0AB" w14:textId="77777777">
            <w:pPr>
              <w:spacing w:after="0" w:line="240" w:lineRule="auto"/>
              <w:rPr>
                <w:del w:author="Open-Xml-PowerTools" w:id="253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2B9CE" w14:textId="77777777">
            <w:pPr>
              <w:spacing w:after="0" w:line="240" w:lineRule="auto"/>
              <w:rPr>
                <w:del w:author="Open-Xml-PowerTools" w:id="253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0833E77B" w14:textId="77777777">
        <w:trPr>
          <w:trHeight w:val="282"/>
          <w:del w:author="Open-Xml-PowerTools" w:id="2534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8FC50D9" w14:textId="77777777">
            <w:pPr>
              <w:spacing w:after="0" w:line="240" w:lineRule="auto"/>
              <w:jc w:val="center"/>
              <w:rPr>
                <w:del w:author="Open-Xml-PowerTools" w:id="253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2B69004" w14:textId="77777777">
            <w:pPr>
              <w:spacing w:after="0" w:line="240" w:lineRule="auto"/>
              <w:jc w:val="center"/>
              <w:rPr>
                <w:del w:author="Open-Xml-PowerTools" w:id="253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3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0BFB49C" w14:textId="77777777">
            <w:pPr>
              <w:spacing w:after="0" w:line="240" w:lineRule="auto"/>
              <w:jc w:val="center"/>
              <w:rPr>
                <w:del w:author="Open-Xml-PowerTools" w:id="254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3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5807F43" w14:textId="77777777">
            <w:pPr>
              <w:spacing w:after="0" w:line="240" w:lineRule="auto"/>
              <w:jc w:val="center"/>
              <w:rPr>
                <w:del w:author="Open-Xml-PowerTools" w:id="25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D9F2F30" w14:textId="77777777">
            <w:pPr>
              <w:spacing w:after="0" w:line="240" w:lineRule="auto"/>
              <w:jc w:val="center"/>
              <w:rPr>
                <w:del w:author="Open-Xml-PowerTools" w:id="25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EE23C66" w14:textId="77777777">
            <w:pPr>
              <w:spacing w:after="0" w:line="240" w:lineRule="auto"/>
              <w:jc w:val="center"/>
              <w:rPr>
                <w:del w:author="Open-Xml-PowerTools" w:id="25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255E71AD" w14:textId="77777777">
        <w:trPr>
          <w:trHeight w:val="282"/>
          <w:del w:author="Open-Xml-PowerTools" w:id="2547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4405AB" w14:textId="77777777">
            <w:pPr>
              <w:spacing w:after="0" w:line="240" w:lineRule="auto"/>
              <w:jc w:val="center"/>
              <w:rPr>
                <w:del w:author="Open-Xml-PowerTools" w:id="25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14111704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E9A3C80" w14:textId="77777777">
            <w:pPr>
              <w:spacing w:after="0" w:line="240" w:lineRule="auto"/>
              <w:jc w:val="center"/>
              <w:rPr>
                <w:del w:author="Open-Xml-PowerTools" w:id="25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higiénico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0FC9FF" w14:textId="77777777">
            <w:pPr>
              <w:spacing w:after="0" w:line="240" w:lineRule="auto"/>
              <w:rPr>
                <w:del w:author="Open-Xml-PowerTools" w:id="25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C5311F" w14:textId="77777777">
            <w:pPr>
              <w:spacing w:after="0" w:line="240" w:lineRule="auto"/>
              <w:jc w:val="center"/>
              <w:rPr>
                <w:del w:author="Open-Xml-PowerTools" w:id="25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FA6B46" w14:textId="77777777">
            <w:pPr>
              <w:spacing w:after="0" w:line="240" w:lineRule="auto"/>
              <w:jc w:val="center"/>
              <w:rPr>
                <w:del w:author="Open-Xml-PowerTools" w:id="25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848.00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F21D65" w14:textId="77777777">
            <w:pPr>
              <w:spacing w:after="0" w:line="240" w:lineRule="auto"/>
              <w:jc w:val="center"/>
              <w:rPr>
                <w:del w:author="Open-Xml-PowerTools" w:id="25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21,200.00 </w:delText>
              </w:r>
            </w:del>
          </w:p>
        </w:tc>
      </w:tr>
      <w:tr w14:paraId="4B3903B9" w14:textId="77777777">
        <w:trPr>
          <w:trHeight w:val="282"/>
          <w:del w:author="Open-Xml-PowerTools" w:id="256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3BC65A" w14:textId="77777777">
            <w:pPr>
              <w:spacing w:after="0" w:line="240" w:lineRule="auto"/>
              <w:jc w:val="center"/>
              <w:rPr>
                <w:del w:author="Open-Xml-PowerTools" w:id="25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14111703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7352FA2" w14:textId="77777777">
            <w:pPr>
              <w:spacing w:after="0" w:line="240" w:lineRule="auto"/>
              <w:jc w:val="center"/>
              <w:rPr>
                <w:del w:author="Open-Xml-PowerTools" w:id="25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Toallas de papel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711185" w14:textId="77777777">
            <w:pPr>
              <w:spacing w:after="0" w:line="240" w:lineRule="auto"/>
              <w:rPr>
                <w:del w:author="Open-Xml-PowerTools" w:id="25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BA19F3" w14:textId="77777777">
            <w:pPr>
              <w:spacing w:after="0" w:line="240" w:lineRule="auto"/>
              <w:jc w:val="center"/>
              <w:rPr>
                <w:del w:author="Open-Xml-PowerTools" w:id="25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8231DB" w14:textId="77777777">
            <w:pPr>
              <w:spacing w:after="0" w:line="240" w:lineRule="auto"/>
              <w:jc w:val="center"/>
              <w:rPr>
                <w:del w:author="Open-Xml-PowerTools" w:id="25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BF6956" w14:textId="77777777">
            <w:pPr>
              <w:spacing w:after="0" w:line="240" w:lineRule="auto"/>
              <w:jc w:val="center"/>
              <w:rPr>
                <w:del w:author="Open-Xml-PowerTools" w:id="25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23,335.00 </w:delText>
              </w:r>
            </w:del>
          </w:p>
        </w:tc>
      </w:tr>
      <w:tr w14:paraId="215D7E9B" w14:textId="77777777">
        <w:trPr>
          <w:trHeight w:val="282"/>
          <w:del w:author="Open-Xml-PowerTools" w:id="257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50B73B" w14:textId="77777777">
            <w:pPr>
              <w:spacing w:after="0" w:line="240" w:lineRule="auto"/>
              <w:jc w:val="center"/>
              <w:rPr>
                <w:del w:author="Open-Xml-PowerTools" w:id="25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14111507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4924945" w14:textId="77777777">
            <w:pPr>
              <w:spacing w:after="0" w:line="240" w:lineRule="auto"/>
              <w:jc w:val="center"/>
              <w:rPr>
                <w:del w:author="Open-Xml-PowerTools" w:id="25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para impresora o fotocopiadora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11B90D" w14:textId="77777777">
            <w:pPr>
              <w:spacing w:after="0" w:line="240" w:lineRule="auto"/>
              <w:rPr>
                <w:del w:author="Open-Xml-PowerTools" w:id="25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F51185" w14:textId="77777777">
            <w:pPr>
              <w:spacing w:after="0" w:line="240" w:lineRule="auto"/>
              <w:jc w:val="center"/>
              <w:rPr>
                <w:del w:author="Open-Xml-PowerTools" w:id="25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1AE0770" w14:textId="77777777">
            <w:pPr>
              <w:spacing w:after="0" w:line="240" w:lineRule="auto"/>
              <w:jc w:val="center"/>
              <w:rPr>
                <w:del w:author="Open-Xml-PowerTools" w:id="25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128.00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6031A6" w14:textId="77777777">
            <w:pPr>
              <w:spacing w:after="0" w:line="240" w:lineRule="auto"/>
              <w:jc w:val="center"/>
              <w:rPr>
                <w:del w:author="Open-Xml-PowerTools" w:id="25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3,200.00 </w:delText>
              </w:r>
            </w:del>
          </w:p>
        </w:tc>
      </w:tr>
      <w:tr w14:paraId="05D5AD49" w14:textId="77777777">
        <w:trPr>
          <w:trHeight w:val="282"/>
          <w:del w:author="Open-Xml-PowerTools" w:id="258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EB6DC" w14:textId="77777777">
            <w:pPr>
              <w:spacing w:after="0" w:line="240" w:lineRule="auto"/>
              <w:jc w:val="center"/>
              <w:rPr>
                <w:del w:author="Open-Xml-PowerTools" w:id="25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9D265" w14:textId="77777777">
            <w:pPr>
              <w:spacing w:after="0" w:line="240" w:lineRule="auto"/>
              <w:rPr>
                <w:del w:author="Open-Xml-PowerTools" w:id="258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91035" w14:textId="77777777">
            <w:pPr>
              <w:spacing w:after="0" w:line="240" w:lineRule="auto"/>
              <w:rPr>
                <w:del w:author="Open-Xml-PowerTools" w:id="258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F9ED6" w14:textId="77777777">
            <w:pPr>
              <w:spacing w:after="0" w:line="240" w:lineRule="auto"/>
              <w:rPr>
                <w:del w:author="Open-Xml-PowerTools" w:id="259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72CD72EC" w14:textId="77777777">
            <w:pPr>
              <w:spacing w:after="0" w:line="240" w:lineRule="auto"/>
              <w:jc w:val="center"/>
              <w:rPr>
                <w:del w:author="Open-Xml-PowerTools" w:id="259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59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4EBEB940" w14:textId="77777777">
            <w:pPr>
              <w:spacing w:after="0" w:line="240" w:lineRule="auto"/>
              <w:jc w:val="center"/>
              <w:rPr>
                <w:del w:author="Open-Xml-PowerTools" w:id="25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5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47,735.00 </w:delText>
              </w:r>
            </w:del>
          </w:p>
        </w:tc>
      </w:tr>
      <w:tr w14:paraId="29B9966E" w14:textId="77777777">
        <w:trPr>
          <w:trHeight w:val="282"/>
          <w:del w:author="Open-Xml-PowerTools" w:id="259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5859C" w14:textId="77777777">
            <w:pPr>
              <w:spacing w:after="0" w:line="240" w:lineRule="auto"/>
              <w:jc w:val="center"/>
              <w:rPr>
                <w:del w:author="Open-Xml-PowerTools" w:id="25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3A56F" w14:textId="77777777">
            <w:pPr>
              <w:spacing w:after="0" w:line="240" w:lineRule="auto"/>
              <w:rPr>
                <w:del w:author="Open-Xml-PowerTools" w:id="259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E8598" w14:textId="77777777">
            <w:pPr>
              <w:spacing w:after="0" w:line="240" w:lineRule="auto"/>
              <w:rPr>
                <w:del w:author="Open-Xml-PowerTools" w:id="259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7CBC5" w14:textId="77777777">
            <w:pPr>
              <w:spacing w:after="0" w:line="240" w:lineRule="auto"/>
              <w:rPr>
                <w:del w:author="Open-Xml-PowerTools" w:id="259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11D34" w14:textId="77777777">
            <w:pPr>
              <w:spacing w:after="0" w:line="240" w:lineRule="auto"/>
              <w:rPr>
                <w:del w:author="Open-Xml-PowerTools" w:id="260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A4F86" w14:textId="77777777">
            <w:pPr>
              <w:spacing w:after="0" w:line="240" w:lineRule="auto"/>
              <w:rPr>
                <w:del w:author="Open-Xml-PowerTools" w:id="260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39783F71" w14:textId="77777777">
        <w:trPr>
          <w:trHeight w:val="679"/>
          <w:del w:author="Open-Xml-PowerTools" w:id="260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FCCD021" w14:textId="77777777">
            <w:pPr>
              <w:spacing w:after="0" w:line="240" w:lineRule="auto"/>
              <w:jc w:val="center"/>
              <w:rPr>
                <w:del w:author="Open-Xml-PowerTools" w:id="26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F59577A" w14:textId="77777777">
            <w:pPr>
              <w:spacing w:after="0" w:line="240" w:lineRule="auto"/>
              <w:jc w:val="center"/>
              <w:rPr>
                <w:del w:author="Open-Xml-PowerTools" w:id="26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17DED31" w14:textId="77777777">
            <w:pPr>
              <w:spacing w:after="0" w:line="240" w:lineRule="auto"/>
              <w:jc w:val="center"/>
              <w:rPr>
                <w:del w:author="Open-Xml-PowerTools" w:id="26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7012CAA" w14:textId="77777777">
            <w:pPr>
              <w:spacing w:after="0" w:line="240" w:lineRule="auto"/>
              <w:jc w:val="center"/>
              <w:rPr>
                <w:del w:author="Open-Xml-PowerTools" w:id="26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0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31B7AFC" w14:textId="77777777">
            <w:pPr>
              <w:spacing w:after="0" w:line="240" w:lineRule="auto"/>
              <w:jc w:val="center"/>
              <w:rPr>
                <w:del w:author="Open-Xml-PowerTools" w:id="26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049C786" w14:textId="77777777">
            <w:pPr>
              <w:spacing w:after="0" w:line="240" w:lineRule="auto"/>
              <w:jc w:val="center"/>
              <w:rPr>
                <w:del w:author="Open-Xml-PowerTools" w:id="26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7DC5BCA8" w14:textId="77777777">
        <w:trPr>
          <w:trHeight w:val="282"/>
          <w:del w:author="Open-Xml-PowerTools" w:id="2615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6A1C6" w14:textId="77777777">
            <w:pPr>
              <w:spacing w:after="0" w:line="240" w:lineRule="auto"/>
              <w:jc w:val="center"/>
              <w:rPr>
                <w:del w:author="Open-Xml-PowerTools" w:id="26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1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Productos de artes grafico 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90CF5" w14:textId="77777777">
            <w:pPr>
              <w:spacing w:after="0" w:line="240" w:lineRule="auto"/>
              <w:jc w:val="center"/>
              <w:rPr>
                <w:del w:author="Open-Xml-PowerTools" w:id="26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2FFA6" w14:textId="77777777">
            <w:pPr>
              <w:spacing w:after="0" w:line="240" w:lineRule="auto"/>
              <w:jc w:val="center"/>
              <w:rPr>
                <w:del w:author="Open-Xml-PowerTools" w:id="26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2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66BAE" w14:textId="77777777">
            <w:pPr>
              <w:spacing w:after="0" w:line="240" w:lineRule="auto"/>
              <w:jc w:val="center"/>
              <w:rPr>
                <w:del w:author="Open-Xml-PowerTools" w:id="262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2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DCD07" w14:textId="77777777">
            <w:pPr>
              <w:spacing w:after="0" w:line="240" w:lineRule="auto"/>
              <w:jc w:val="center"/>
              <w:rPr>
                <w:del w:author="Open-Xml-PowerTools" w:id="262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6F3EB7" w14:textId="77777777">
            <w:pPr>
              <w:spacing w:after="0" w:line="240" w:lineRule="auto"/>
              <w:jc w:val="center"/>
              <w:rPr>
                <w:del w:author="Open-Xml-PowerTools" w:id="26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0D1541D" w14:textId="77777777">
        <w:trPr>
          <w:trHeight w:val="282"/>
          <w:del w:author="Open-Xml-PowerTools" w:id="2628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25E3727E" w14:textId="77777777">
            <w:pPr>
              <w:spacing w:after="0" w:line="240" w:lineRule="auto"/>
              <w:jc w:val="center"/>
              <w:rPr>
                <w:del w:author="Open-Xml-PowerTools" w:id="26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DE NECESSIDAD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1AC102F" w14:textId="77777777">
            <w:pPr>
              <w:spacing w:after="0" w:line="240" w:lineRule="auto"/>
              <w:jc w:val="center"/>
              <w:rPr>
                <w:del w:author="Open-Xml-PowerTools" w:id="26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F5AEB1" w14:textId="6982796A">
            <w:pPr>
              <w:spacing w:after="0" w:line="240" w:lineRule="auto"/>
              <w:jc w:val="center"/>
              <w:rPr>
                <w:del w:author="Open-Xml-PowerTools" w:id="26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05-11-202</w:delText>
              </w:r>
            </w:del>
            <w:del w:author="Open-Xml-PowerTools" w:id="26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4C3BB16A" w14:textId="77777777">
            <w:pPr>
              <w:spacing w:after="0" w:line="240" w:lineRule="auto"/>
              <w:jc w:val="center"/>
              <w:rPr>
                <w:del w:author="Open-Xml-PowerTools" w:id="26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91205AD" w14:textId="77777777">
            <w:pPr>
              <w:spacing w:after="0" w:line="240" w:lineRule="auto"/>
              <w:jc w:val="center"/>
              <w:rPr>
                <w:del w:author="Open-Xml-PowerTools" w:id="26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09358" w14:textId="77777777">
            <w:pPr>
              <w:spacing w:after="0" w:line="240" w:lineRule="auto"/>
              <w:rPr>
                <w:del w:author="Open-Xml-PowerTools" w:id="26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4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BBC28AA" w14:textId="77777777">
        <w:trPr>
          <w:trHeight w:val="282"/>
          <w:del w:author="Open-Xml-PowerTools" w:id="264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49866" w14:textId="77777777">
            <w:pPr>
              <w:spacing w:after="0" w:line="240" w:lineRule="auto"/>
              <w:rPr>
                <w:del w:author="Open-Xml-PowerTools" w:id="26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4A78647" w14:textId="77777777">
            <w:pPr>
              <w:spacing w:after="0" w:line="240" w:lineRule="auto"/>
              <w:jc w:val="center"/>
              <w:rPr>
                <w:del w:author="Open-Xml-PowerTools" w:id="26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D73586" w14:textId="77777777">
            <w:pPr>
              <w:spacing w:after="0" w:line="240" w:lineRule="auto"/>
              <w:jc w:val="center"/>
              <w:rPr>
                <w:del w:author="Open-Xml-PowerTools" w:id="26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D2675" w14:textId="77777777">
            <w:pPr>
              <w:spacing w:after="0" w:line="240" w:lineRule="auto"/>
              <w:rPr>
                <w:del w:author="Open-Xml-PowerTools" w:id="26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F2902A3" w14:textId="77777777">
            <w:pPr>
              <w:spacing w:after="0" w:line="240" w:lineRule="auto"/>
              <w:jc w:val="center"/>
              <w:rPr>
                <w:del w:author="Open-Xml-PowerTools" w:id="26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70087" w14:textId="77777777">
            <w:pPr>
              <w:spacing w:after="0" w:line="240" w:lineRule="auto"/>
              <w:rPr>
                <w:del w:author="Open-Xml-PowerTools" w:id="26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4405F8A" w14:textId="77777777">
        <w:trPr>
          <w:trHeight w:val="282"/>
          <w:del w:author="Open-Xml-PowerTools" w:id="265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70D1A3" w14:textId="77777777">
            <w:pPr>
              <w:spacing w:after="0" w:line="240" w:lineRule="auto"/>
              <w:rPr>
                <w:del w:author="Open-Xml-PowerTools" w:id="26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F26FF74" w14:textId="77777777">
            <w:pPr>
              <w:spacing w:after="0" w:line="240" w:lineRule="auto"/>
              <w:jc w:val="center"/>
              <w:rPr>
                <w:del w:author="Open-Xml-PowerTools" w:id="26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2E98B" w14:textId="2CB9782A">
            <w:pPr>
              <w:spacing w:after="0" w:line="240" w:lineRule="auto"/>
              <w:jc w:val="center"/>
              <w:rPr>
                <w:del w:author="Open-Xml-PowerTools" w:id="26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06-12-202</w:delText>
              </w:r>
            </w:del>
            <w:del w:author="Open-Xml-PowerTools" w:id="26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66629F" w14:textId="77777777">
            <w:pPr>
              <w:spacing w:after="0" w:line="240" w:lineRule="auto"/>
              <w:rPr>
                <w:del w:author="Open-Xml-PowerTools" w:id="26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6E2419B" w14:textId="77777777">
            <w:pPr>
              <w:spacing w:after="0" w:line="240" w:lineRule="auto"/>
              <w:jc w:val="center"/>
              <w:rPr>
                <w:del w:author="Open-Xml-PowerTools" w:id="26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BBAF7" w14:textId="77777777">
            <w:pPr>
              <w:spacing w:after="0" w:line="240" w:lineRule="auto"/>
              <w:rPr>
                <w:del w:author="Open-Xml-PowerTools" w:id="26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6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18CD4D6" w14:textId="77777777">
        <w:trPr>
          <w:trHeight w:val="282"/>
          <w:del w:author="Open-Xml-PowerTools" w:id="266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9DE164" w14:textId="77777777">
            <w:pPr>
              <w:spacing w:after="0" w:line="240" w:lineRule="auto"/>
              <w:rPr>
                <w:del w:author="Open-Xml-PowerTools" w:id="26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7DC6BE8" w14:textId="77777777">
            <w:pPr>
              <w:spacing w:after="0" w:line="240" w:lineRule="auto"/>
              <w:jc w:val="center"/>
              <w:rPr>
                <w:del w:author="Open-Xml-PowerTools" w:id="26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246E10" w14:textId="77777777">
            <w:pPr>
              <w:spacing w:after="0" w:line="240" w:lineRule="auto"/>
              <w:jc w:val="center"/>
              <w:rPr>
                <w:del w:author="Open-Xml-PowerTools" w:id="26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F19ED" w14:textId="77777777">
            <w:pPr>
              <w:spacing w:after="0" w:line="240" w:lineRule="auto"/>
              <w:rPr>
                <w:del w:author="Open-Xml-PowerTools" w:id="26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0B28931" w14:textId="77777777">
            <w:pPr>
              <w:spacing w:after="0" w:line="240" w:lineRule="auto"/>
              <w:jc w:val="center"/>
              <w:rPr>
                <w:del w:author="Open-Xml-PowerTools" w:id="26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5EC72" w14:textId="77777777">
            <w:pPr>
              <w:spacing w:after="0" w:line="240" w:lineRule="auto"/>
              <w:rPr>
                <w:del w:author="Open-Xml-PowerTools" w:id="26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DF8AD5F" w14:textId="77777777">
        <w:trPr>
          <w:trHeight w:val="282"/>
          <w:del w:author="Open-Xml-PowerTools" w:id="267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E06A9" w14:textId="77777777">
            <w:pPr>
              <w:spacing w:after="0" w:line="240" w:lineRule="auto"/>
              <w:rPr>
                <w:del w:author="Open-Xml-PowerTools" w:id="267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250F8" w14:textId="77777777">
            <w:pPr>
              <w:spacing w:after="0" w:line="240" w:lineRule="auto"/>
              <w:rPr>
                <w:del w:author="Open-Xml-PowerTools" w:id="267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91031" w14:textId="77777777">
            <w:pPr>
              <w:spacing w:after="0" w:line="240" w:lineRule="auto"/>
              <w:rPr>
                <w:del w:author="Open-Xml-PowerTools" w:id="267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ECFF6" w14:textId="77777777">
            <w:pPr>
              <w:spacing w:after="0" w:line="240" w:lineRule="auto"/>
              <w:rPr>
                <w:del w:author="Open-Xml-PowerTools" w:id="268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CF7FF" w14:textId="77777777">
            <w:pPr>
              <w:spacing w:after="0" w:line="240" w:lineRule="auto"/>
              <w:rPr>
                <w:del w:author="Open-Xml-PowerTools" w:id="268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2AD22" w14:textId="77777777">
            <w:pPr>
              <w:spacing w:after="0" w:line="240" w:lineRule="auto"/>
              <w:rPr>
                <w:del w:author="Open-Xml-PowerTools" w:id="268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52E2008" w14:textId="77777777">
        <w:trPr>
          <w:trHeight w:val="282"/>
          <w:del w:author="Open-Xml-PowerTools" w:id="2683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81FDBF2" w14:textId="77777777">
            <w:pPr>
              <w:spacing w:after="0" w:line="240" w:lineRule="auto"/>
              <w:jc w:val="center"/>
              <w:rPr>
                <w:del w:author="Open-Xml-PowerTools" w:id="26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945A2DD" w14:textId="77777777">
            <w:pPr>
              <w:spacing w:after="0" w:line="240" w:lineRule="auto"/>
              <w:jc w:val="center"/>
              <w:rPr>
                <w:del w:author="Open-Xml-PowerTools" w:id="26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F85CADB" w14:textId="77777777">
            <w:pPr>
              <w:spacing w:after="0" w:line="240" w:lineRule="auto"/>
              <w:jc w:val="center"/>
              <w:rPr>
                <w:del w:author="Open-Xml-PowerTools" w:id="26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AC413D8" w14:textId="77777777">
            <w:pPr>
              <w:spacing w:after="0" w:line="240" w:lineRule="auto"/>
              <w:jc w:val="center"/>
              <w:rPr>
                <w:del w:author="Open-Xml-PowerTools" w:id="26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F3A089B" w14:textId="77777777">
            <w:pPr>
              <w:spacing w:after="0" w:line="240" w:lineRule="auto"/>
              <w:jc w:val="center"/>
              <w:rPr>
                <w:del w:author="Open-Xml-PowerTools" w:id="26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068F28F" w14:textId="77777777">
            <w:pPr>
              <w:spacing w:after="0" w:line="240" w:lineRule="auto"/>
              <w:jc w:val="center"/>
              <w:rPr>
                <w:del w:author="Open-Xml-PowerTools" w:id="269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69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69976212" w14:textId="77777777">
        <w:trPr>
          <w:trHeight w:val="282"/>
          <w:del w:author="Open-Xml-PowerTools" w:id="2696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8FA2B4" w14:textId="77777777">
            <w:pPr>
              <w:spacing w:after="0" w:line="240" w:lineRule="auto"/>
              <w:jc w:val="center"/>
              <w:rPr>
                <w:del w:author="Open-Xml-PowerTools" w:id="26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6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44122011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261BE64" w14:textId="77777777">
            <w:pPr>
              <w:spacing w:after="0" w:line="240" w:lineRule="auto"/>
              <w:jc w:val="center"/>
              <w:rPr>
                <w:del w:author="Open-Xml-PowerTools" w:id="27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6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D1C47E" w14:textId="77777777">
            <w:pPr>
              <w:spacing w:after="0" w:line="240" w:lineRule="auto"/>
              <w:rPr>
                <w:del w:author="Open-Xml-PowerTools" w:id="27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6BD828" w14:textId="77777777">
            <w:pPr>
              <w:spacing w:after="0" w:line="240" w:lineRule="auto"/>
              <w:jc w:val="center"/>
              <w:rPr>
                <w:del w:author="Open-Xml-PowerTools" w:id="27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50742F" w14:textId="77777777">
            <w:pPr>
              <w:spacing w:after="0" w:line="240" w:lineRule="auto"/>
              <w:jc w:val="center"/>
              <w:rPr>
                <w:del w:author="Open-Xml-PowerTools" w:id="27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9862071" w14:textId="77777777">
            <w:pPr>
              <w:spacing w:after="0" w:line="240" w:lineRule="auto"/>
              <w:jc w:val="center"/>
              <w:rPr>
                <w:del w:author="Open-Xml-PowerTools" w:id="27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3,600.00 </w:delText>
              </w:r>
            </w:del>
          </w:p>
        </w:tc>
      </w:tr>
      <w:tr w14:paraId="11695AD9" w14:textId="77777777">
        <w:trPr>
          <w:trHeight w:val="282"/>
          <w:del w:author="Open-Xml-PowerTools" w:id="270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9A3044" w14:textId="77777777">
            <w:pPr>
              <w:spacing w:after="0" w:line="240" w:lineRule="auto"/>
              <w:jc w:val="center"/>
              <w:rPr>
                <w:del w:author="Open-Xml-PowerTools" w:id="27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93A97D8" w14:textId="77777777">
            <w:pPr>
              <w:spacing w:after="0" w:line="240" w:lineRule="auto"/>
              <w:jc w:val="center"/>
              <w:rPr>
                <w:del w:author="Open-Xml-PowerTools" w:id="27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DFE5C1" w14:textId="77777777">
            <w:pPr>
              <w:spacing w:after="0" w:line="240" w:lineRule="auto"/>
              <w:rPr>
                <w:del w:author="Open-Xml-PowerTools" w:id="27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7DDE00" w14:textId="77777777">
            <w:pPr>
              <w:spacing w:after="0" w:line="240" w:lineRule="auto"/>
              <w:jc w:val="center"/>
              <w:rPr>
                <w:del w:author="Open-Xml-PowerTools" w:id="27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EBA8B61" w14:textId="77777777">
            <w:pPr>
              <w:spacing w:after="0" w:line="240" w:lineRule="auto"/>
              <w:jc w:val="center"/>
              <w:rPr>
                <w:del w:author="Open-Xml-PowerTools" w:id="27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81D8DC" w14:textId="77777777">
            <w:pPr>
              <w:spacing w:after="0" w:line="240" w:lineRule="auto"/>
              <w:jc w:val="center"/>
              <w:rPr>
                <w:del w:author="Open-Xml-PowerTools" w:id="27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6,150.00 </w:delText>
              </w:r>
            </w:del>
          </w:p>
        </w:tc>
      </w:tr>
      <w:tr w14:paraId="36E13869" w14:textId="77777777">
        <w:trPr>
          <w:trHeight w:val="282"/>
          <w:del w:author="Open-Xml-PowerTools" w:id="272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CEF21A" w14:textId="77777777">
            <w:pPr>
              <w:spacing w:after="0" w:line="240" w:lineRule="auto"/>
              <w:jc w:val="center"/>
              <w:rPr>
                <w:del w:author="Open-Xml-PowerTools" w:id="27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B2A9CEC" w14:textId="77777777">
            <w:pPr>
              <w:spacing w:after="0" w:line="240" w:lineRule="auto"/>
              <w:jc w:val="center"/>
              <w:rPr>
                <w:del w:author="Open-Xml-PowerTools" w:id="27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 de colgar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D2DC88" w14:textId="77777777">
            <w:pPr>
              <w:spacing w:after="0" w:line="240" w:lineRule="auto"/>
              <w:rPr>
                <w:del w:author="Open-Xml-PowerTools" w:id="27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631C3C" w14:textId="77777777">
            <w:pPr>
              <w:spacing w:after="0" w:line="240" w:lineRule="auto"/>
              <w:jc w:val="center"/>
              <w:rPr>
                <w:del w:author="Open-Xml-PowerTools" w:id="27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3EE091" w14:textId="77777777">
            <w:pPr>
              <w:spacing w:after="0" w:line="240" w:lineRule="auto"/>
              <w:jc w:val="center"/>
              <w:rPr>
                <w:del w:author="Open-Xml-PowerTools" w:id="27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1,202.00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3A126B" w14:textId="1B70319A">
            <w:pPr>
              <w:spacing w:after="0" w:line="240" w:lineRule="auto"/>
              <w:jc w:val="center"/>
              <w:rPr>
                <w:del w:author="Open-Xml-PowerTools" w:id="27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15,626.00 </w:delText>
              </w:r>
            </w:del>
          </w:p>
        </w:tc>
      </w:tr>
      <w:tr w14:paraId="49DD9D61" w14:textId="77777777">
        <w:trPr>
          <w:trHeight w:val="282"/>
          <w:del w:author="Open-Xml-PowerTools" w:id="273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3DEE0E" w14:textId="77777777">
            <w:pPr>
              <w:spacing w:after="0" w:line="240" w:lineRule="auto"/>
              <w:jc w:val="center"/>
              <w:rPr>
                <w:del w:author="Open-Xml-PowerTools" w:id="27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44122017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7E28E17" w14:textId="77777777">
            <w:pPr>
              <w:spacing w:after="0" w:line="240" w:lineRule="auto"/>
              <w:jc w:val="center"/>
              <w:rPr>
                <w:del w:author="Open-Xml-PowerTools" w:id="27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Folders de colgar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971DDB3" w14:textId="77777777">
            <w:pPr>
              <w:spacing w:after="0" w:line="240" w:lineRule="auto"/>
              <w:rPr>
                <w:del w:author="Open-Xml-PowerTools" w:id="27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52F199" w14:textId="77777777">
            <w:pPr>
              <w:spacing w:after="0" w:line="240" w:lineRule="auto"/>
              <w:jc w:val="center"/>
              <w:rPr>
                <w:del w:author="Open-Xml-PowerTools" w:id="27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0B3EB1" w14:textId="77777777">
            <w:pPr>
              <w:spacing w:after="0" w:line="240" w:lineRule="auto"/>
              <w:jc w:val="center"/>
              <w:rPr>
                <w:del w:author="Open-Xml-PowerTools" w:id="27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70EA6A" w14:textId="77777777">
            <w:pPr>
              <w:spacing w:after="0" w:line="240" w:lineRule="auto"/>
              <w:jc w:val="center"/>
              <w:rPr>
                <w:del w:author="Open-Xml-PowerTools" w:id="27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4,225.00 </w:delText>
              </w:r>
            </w:del>
          </w:p>
        </w:tc>
      </w:tr>
      <w:tr w14:paraId="416D0B8B" w14:textId="77777777">
        <w:trPr>
          <w:trHeight w:val="282"/>
          <w:del w:author="Open-Xml-PowerTools" w:id="274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5EB66E8" w14:textId="77777777">
            <w:pPr>
              <w:spacing w:after="0" w:line="240" w:lineRule="auto"/>
              <w:jc w:val="center"/>
              <w:rPr>
                <w:del w:author="Open-Xml-PowerTools" w:id="27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2D7B5DC" w14:textId="77777777">
            <w:pPr>
              <w:spacing w:after="0" w:line="240" w:lineRule="auto"/>
              <w:jc w:val="center"/>
              <w:rPr>
                <w:del w:author="Open-Xml-PowerTools" w:id="27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direcciones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68A21E" w14:textId="77777777">
            <w:pPr>
              <w:spacing w:after="0" w:line="240" w:lineRule="auto"/>
              <w:rPr>
                <w:del w:author="Open-Xml-PowerTools" w:id="27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205A01" w14:textId="77777777">
            <w:pPr>
              <w:spacing w:after="0" w:line="240" w:lineRule="auto"/>
              <w:jc w:val="center"/>
              <w:rPr>
                <w:del w:author="Open-Xml-PowerTools" w:id="27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298A91" w14:textId="77777777">
            <w:pPr>
              <w:spacing w:after="0" w:line="240" w:lineRule="auto"/>
              <w:jc w:val="center"/>
              <w:rPr>
                <w:del w:author="Open-Xml-PowerTools" w:id="27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25.08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B5AAFA" w14:textId="77777777">
            <w:pPr>
              <w:spacing w:after="0" w:line="240" w:lineRule="auto"/>
              <w:jc w:val="center"/>
              <w:rPr>
                <w:del w:author="Open-Xml-PowerTools" w:id="27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376.20 </w:delText>
              </w:r>
            </w:del>
          </w:p>
        </w:tc>
      </w:tr>
      <w:tr w14:paraId="6B569071" w14:textId="77777777">
        <w:trPr>
          <w:trHeight w:val="282"/>
          <w:del w:author="Open-Xml-PowerTools" w:id="276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609B5B" w14:textId="77777777">
            <w:pPr>
              <w:spacing w:after="0" w:line="240" w:lineRule="auto"/>
              <w:jc w:val="center"/>
              <w:rPr>
                <w:del w:author="Open-Xml-PowerTools" w:id="27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834ACF5" w14:textId="77777777">
            <w:pPr>
              <w:spacing w:after="0" w:line="240" w:lineRule="auto"/>
              <w:jc w:val="center"/>
              <w:rPr>
                <w:del w:author="Open-Xml-PowerTools" w:id="27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direcciones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DBDDA3" w14:textId="77777777">
            <w:pPr>
              <w:spacing w:after="0" w:line="240" w:lineRule="auto"/>
              <w:rPr>
                <w:del w:author="Open-Xml-PowerTools" w:id="27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D29D9D" w14:textId="77777777">
            <w:pPr>
              <w:spacing w:after="0" w:line="240" w:lineRule="auto"/>
              <w:jc w:val="center"/>
              <w:rPr>
                <w:del w:author="Open-Xml-PowerTools" w:id="27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F5835A" w14:textId="77777777">
            <w:pPr>
              <w:spacing w:after="0" w:line="240" w:lineRule="auto"/>
              <w:jc w:val="center"/>
              <w:rPr>
                <w:del w:author="Open-Xml-PowerTools" w:id="27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BCDC26" w14:textId="77777777">
            <w:pPr>
              <w:spacing w:after="0" w:line="240" w:lineRule="auto"/>
              <w:jc w:val="center"/>
              <w:rPr>
                <w:del w:author="Open-Xml-PowerTools" w:id="27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750.00 </w:delText>
              </w:r>
            </w:del>
          </w:p>
        </w:tc>
      </w:tr>
      <w:tr w14:paraId="72BF98C3" w14:textId="77777777">
        <w:trPr>
          <w:trHeight w:val="282"/>
          <w:del w:author="Open-Xml-PowerTools" w:id="277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F03BCE" w14:textId="77777777">
            <w:pPr>
              <w:spacing w:after="0" w:line="240" w:lineRule="auto"/>
              <w:jc w:val="center"/>
              <w:rPr>
                <w:del w:author="Open-Xml-PowerTools" w:id="27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14111526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5333850" w14:textId="77777777">
            <w:pPr>
              <w:spacing w:after="0" w:line="240" w:lineRule="auto"/>
              <w:jc w:val="center"/>
              <w:rPr>
                <w:del w:author="Open-Xml-PowerTools" w:id="27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libretas o libros de mensajes telefónicos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040CE3" w14:textId="77777777">
            <w:pPr>
              <w:spacing w:after="0" w:line="240" w:lineRule="auto"/>
              <w:rPr>
                <w:del w:author="Open-Xml-PowerTools" w:id="27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6F204E" w14:textId="77777777">
            <w:pPr>
              <w:spacing w:after="0" w:line="240" w:lineRule="auto"/>
              <w:jc w:val="center"/>
              <w:rPr>
                <w:del w:author="Open-Xml-PowerTools" w:id="27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3720E3" w14:textId="77777777">
            <w:pPr>
              <w:spacing w:after="0" w:line="240" w:lineRule="auto"/>
              <w:jc w:val="center"/>
              <w:rPr>
                <w:del w:author="Open-Xml-PowerTools" w:id="27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F5620E" w14:textId="77777777">
            <w:pPr>
              <w:spacing w:after="0" w:line="240" w:lineRule="auto"/>
              <w:jc w:val="center"/>
              <w:rPr>
                <w:del w:author="Open-Xml-PowerTools" w:id="27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5,954.00 </w:delText>
              </w:r>
            </w:del>
          </w:p>
        </w:tc>
      </w:tr>
      <w:tr w14:paraId="65641E20" w14:textId="77777777">
        <w:trPr>
          <w:trHeight w:val="282"/>
          <w:del w:author="Open-Xml-PowerTools" w:id="278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5468CD" w14:textId="77777777">
            <w:pPr>
              <w:spacing w:after="0" w:line="240" w:lineRule="auto"/>
              <w:jc w:val="center"/>
              <w:rPr>
                <w:del w:author="Open-Xml-PowerTools" w:id="27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44112005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04552F8" w14:textId="77777777">
            <w:pPr>
              <w:spacing w:after="0" w:line="240" w:lineRule="auto"/>
              <w:jc w:val="center"/>
              <w:rPr>
                <w:del w:author="Open-Xml-PowerTools" w:id="27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Libretas de citas o repuestos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8CCD68" w14:textId="77777777">
            <w:pPr>
              <w:spacing w:after="0" w:line="240" w:lineRule="auto"/>
              <w:rPr>
                <w:del w:author="Open-Xml-PowerTools" w:id="27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B0FC67" w14:textId="77777777">
            <w:pPr>
              <w:spacing w:after="0" w:line="240" w:lineRule="auto"/>
              <w:jc w:val="center"/>
              <w:rPr>
                <w:del w:author="Open-Xml-PowerTools" w:id="27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CFCB5D" w14:textId="77777777">
            <w:pPr>
              <w:spacing w:after="0" w:line="240" w:lineRule="auto"/>
              <w:jc w:val="center"/>
              <w:rPr>
                <w:del w:author="Open-Xml-PowerTools" w:id="27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B9A7B8" w14:textId="77777777">
            <w:pPr>
              <w:spacing w:after="0" w:line="240" w:lineRule="auto"/>
              <w:jc w:val="center"/>
              <w:rPr>
                <w:del w:author="Open-Xml-PowerTools" w:id="27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7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390.00 </w:delText>
              </w:r>
            </w:del>
          </w:p>
        </w:tc>
      </w:tr>
      <w:tr w14:paraId="2AD1D78E" w14:textId="77777777">
        <w:trPr>
          <w:trHeight w:val="282"/>
          <w:del w:author="Open-Xml-PowerTools" w:id="280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E49B20" w14:textId="77777777">
            <w:pPr>
              <w:spacing w:after="0" w:line="240" w:lineRule="auto"/>
              <w:jc w:val="center"/>
              <w:rPr>
                <w:del w:author="Open-Xml-PowerTools" w:id="28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14111526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91FEADF" w14:textId="77777777">
            <w:pPr>
              <w:spacing w:after="0" w:line="240" w:lineRule="auto"/>
              <w:jc w:val="center"/>
              <w:rPr>
                <w:del w:author="Open-Xml-PowerTools" w:id="28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libretas o libros de mensajes telefónicos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825B74" w14:textId="77777777">
            <w:pPr>
              <w:spacing w:after="0" w:line="240" w:lineRule="auto"/>
              <w:rPr>
                <w:del w:author="Open-Xml-PowerTools" w:id="28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FB6774" w14:textId="77777777">
            <w:pPr>
              <w:spacing w:after="0" w:line="240" w:lineRule="auto"/>
              <w:jc w:val="center"/>
              <w:rPr>
                <w:del w:author="Open-Xml-PowerTools" w:id="28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BC9FB7" w14:textId="77777777">
            <w:pPr>
              <w:spacing w:after="0" w:line="240" w:lineRule="auto"/>
              <w:jc w:val="center"/>
              <w:rPr>
                <w:del w:author="Open-Xml-PowerTools" w:id="28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575.00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D47E966" w14:textId="77777777">
            <w:pPr>
              <w:spacing w:after="0" w:line="240" w:lineRule="auto"/>
              <w:jc w:val="center"/>
              <w:rPr>
                <w:del w:author="Open-Xml-PowerTools" w:id="28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1,150.00 </w:delText>
              </w:r>
            </w:del>
          </w:p>
        </w:tc>
      </w:tr>
      <w:tr w14:paraId="046DBB54" w14:textId="77777777">
        <w:trPr>
          <w:trHeight w:val="282"/>
          <w:del w:author="Open-Xml-PowerTools" w:id="281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732D5" w14:textId="77777777">
            <w:pPr>
              <w:spacing w:after="0" w:line="240" w:lineRule="auto"/>
              <w:jc w:val="center"/>
              <w:rPr>
                <w:del w:author="Open-Xml-PowerTools" w:id="28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603D2" w14:textId="77777777">
            <w:pPr>
              <w:spacing w:after="0" w:line="240" w:lineRule="auto"/>
              <w:rPr>
                <w:del w:author="Open-Xml-PowerTools" w:id="281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D8574" w14:textId="77777777">
            <w:pPr>
              <w:spacing w:after="0" w:line="240" w:lineRule="auto"/>
              <w:rPr>
                <w:del w:author="Open-Xml-PowerTools" w:id="281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577D9" w14:textId="77777777">
            <w:pPr>
              <w:spacing w:after="0" w:line="240" w:lineRule="auto"/>
              <w:rPr>
                <w:del w:author="Open-Xml-PowerTools" w:id="281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E83AF54" w14:textId="77777777">
            <w:pPr>
              <w:spacing w:after="0" w:line="240" w:lineRule="auto"/>
              <w:jc w:val="center"/>
              <w:rPr>
                <w:del w:author="Open-Xml-PowerTools" w:id="28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0CE9E7C9" w14:textId="77777777">
            <w:pPr>
              <w:spacing w:after="0" w:line="240" w:lineRule="auto"/>
              <w:jc w:val="center"/>
              <w:rPr>
                <w:del w:author="Open-Xml-PowerTools" w:id="28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8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38,221.20 </w:delText>
              </w:r>
            </w:del>
          </w:p>
        </w:tc>
      </w:tr>
      <w:tr w14:paraId="1B8C7EFF" w14:textId="77777777">
        <w:trPr>
          <w:trHeight w:val="282"/>
          <w:del w:author="Open-Xml-PowerTools" w:id="282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B178E" w14:textId="77777777">
            <w:pPr>
              <w:spacing w:after="0" w:line="240" w:lineRule="auto"/>
              <w:jc w:val="center"/>
              <w:rPr>
                <w:del w:author="Open-Xml-PowerTools" w:id="28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  <w:p w14:paraId="6CE7C888" w14:textId="77777777">
            <w:pPr>
              <w:spacing w:after="0" w:line="240" w:lineRule="auto"/>
              <w:jc w:val="center"/>
              <w:rPr>
                <w:del w:author="Open-Xml-PowerTools" w:id="28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  <w:p w14:paraId="43B8D28F" w14:textId="77777777">
            <w:pPr>
              <w:spacing w:after="0" w:line="240" w:lineRule="auto"/>
              <w:jc w:val="center"/>
              <w:rPr>
                <w:del w:author="Open-Xml-PowerTools" w:id="28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  <w:p w14:paraId="00B82690" w14:textId="13050C62">
            <w:pPr>
              <w:spacing w:after="0" w:line="240" w:lineRule="auto"/>
              <w:jc w:val="center"/>
              <w:rPr>
                <w:del w:author="Open-Xml-PowerTools" w:id="28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C19C3" w14:textId="77777777">
            <w:pPr>
              <w:spacing w:after="0" w:line="240" w:lineRule="auto"/>
              <w:rPr>
                <w:del w:author="Open-Xml-PowerTools" w:id="282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51133" w14:textId="77777777">
            <w:pPr>
              <w:spacing w:after="0" w:line="240" w:lineRule="auto"/>
              <w:rPr>
                <w:del w:author="Open-Xml-PowerTools" w:id="282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1C22E" w14:textId="77777777">
            <w:pPr>
              <w:spacing w:after="0" w:line="240" w:lineRule="auto"/>
              <w:rPr>
                <w:del w:author="Open-Xml-PowerTools" w:id="282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34F7A" w14:textId="77777777">
            <w:pPr>
              <w:spacing w:after="0" w:line="240" w:lineRule="auto"/>
              <w:rPr>
                <w:del w:author="Open-Xml-PowerTools" w:id="283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CE366" w14:textId="77777777">
            <w:pPr>
              <w:spacing w:after="0" w:line="240" w:lineRule="auto"/>
              <w:rPr>
                <w:del w:author="Open-Xml-PowerTools" w:id="283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D08F7BC" w14:textId="77777777">
        <w:trPr>
          <w:trHeight w:val="679"/>
          <w:del w:author="Open-Xml-PowerTools" w:id="283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7F0C64A" w14:textId="77777777">
            <w:pPr>
              <w:spacing w:after="0" w:line="240" w:lineRule="auto"/>
              <w:jc w:val="center"/>
              <w:rPr>
                <w:del w:author="Open-Xml-PowerTools" w:id="28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lastRenderedPageBreak/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AF3F3ED" w14:textId="77777777">
            <w:pPr>
              <w:spacing w:after="0" w:line="240" w:lineRule="auto"/>
              <w:jc w:val="center"/>
              <w:rPr>
                <w:del w:author="Open-Xml-PowerTools" w:id="283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BE1AC6E" w14:textId="77777777">
            <w:pPr>
              <w:spacing w:after="0" w:line="240" w:lineRule="auto"/>
              <w:jc w:val="center"/>
              <w:rPr>
                <w:del w:author="Open-Xml-PowerTools" w:id="283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3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BA0D001" w14:textId="77777777">
            <w:pPr>
              <w:spacing w:after="0" w:line="240" w:lineRule="auto"/>
              <w:jc w:val="center"/>
              <w:rPr>
                <w:del w:author="Open-Xml-PowerTools" w:id="284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3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3587A40" w14:textId="77777777">
            <w:pPr>
              <w:spacing w:after="0" w:line="240" w:lineRule="auto"/>
              <w:jc w:val="center"/>
              <w:rPr>
                <w:del w:author="Open-Xml-PowerTools" w:id="28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456B274" w14:textId="77777777">
            <w:pPr>
              <w:spacing w:after="0" w:line="240" w:lineRule="auto"/>
              <w:jc w:val="center"/>
              <w:rPr>
                <w:del w:author="Open-Xml-PowerTools" w:id="28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010CD9C2" w14:textId="77777777">
        <w:trPr>
          <w:trHeight w:val="282"/>
          <w:del w:author="Open-Xml-PowerTools" w:id="2845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4E135" w14:textId="77777777">
            <w:pPr>
              <w:spacing w:after="0" w:line="240" w:lineRule="auto"/>
              <w:jc w:val="center"/>
              <w:rPr>
                <w:del w:author="Open-Xml-PowerTools" w:id="28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SUMINISTRO DE OFICINA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0761D" w14:textId="77777777">
            <w:pPr>
              <w:spacing w:after="0" w:line="240" w:lineRule="auto"/>
              <w:jc w:val="center"/>
              <w:rPr>
                <w:del w:author="Open-Xml-PowerTools" w:id="28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4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FF16E" w14:textId="77777777">
            <w:pPr>
              <w:spacing w:after="0" w:line="240" w:lineRule="auto"/>
              <w:jc w:val="center"/>
              <w:rPr>
                <w:del w:author="Open-Xml-PowerTools" w:id="28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DD9F6" w14:textId="77777777">
            <w:pPr>
              <w:spacing w:after="0" w:line="240" w:lineRule="auto"/>
              <w:jc w:val="center"/>
              <w:rPr>
                <w:del w:author="Open-Xml-PowerTools" w:id="28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F7367" w14:textId="77777777">
            <w:pPr>
              <w:spacing w:after="0" w:line="240" w:lineRule="auto"/>
              <w:jc w:val="center"/>
              <w:rPr>
                <w:del w:author="Open-Xml-PowerTools" w:id="28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Sí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B29BD" w14:textId="77777777">
            <w:pPr>
              <w:spacing w:after="0" w:line="240" w:lineRule="auto"/>
              <w:jc w:val="center"/>
              <w:rPr>
                <w:del w:author="Open-Xml-PowerTools" w:id="28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8FE2573" w14:textId="77777777">
        <w:trPr>
          <w:trHeight w:val="282"/>
          <w:del w:author="Open-Xml-PowerTools" w:id="2858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650A8D63" w14:textId="77777777">
            <w:pPr>
              <w:spacing w:after="0" w:line="240" w:lineRule="auto"/>
              <w:jc w:val="center"/>
              <w:rPr>
                <w:del w:author="Open-Xml-PowerTools" w:id="28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28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0DF0BB8" w14:textId="77777777">
            <w:pPr>
              <w:spacing w:after="0" w:line="240" w:lineRule="auto"/>
              <w:jc w:val="center"/>
              <w:rPr>
                <w:del w:author="Open-Xml-PowerTools" w:id="28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187B4" w14:textId="5A63E326">
            <w:pPr>
              <w:spacing w:after="0" w:line="240" w:lineRule="auto"/>
              <w:jc w:val="center"/>
              <w:rPr>
                <w:del w:author="Open-Xml-PowerTools" w:id="28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08-11-202</w:delText>
              </w:r>
            </w:del>
            <w:del w:author="Open-Xml-PowerTools" w:id="28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6C4FF9E0" w14:textId="77777777">
            <w:pPr>
              <w:spacing w:after="0" w:line="240" w:lineRule="auto"/>
              <w:jc w:val="center"/>
              <w:rPr>
                <w:del w:author="Open-Xml-PowerTools" w:id="28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331FF62" w14:textId="77777777">
            <w:pPr>
              <w:spacing w:after="0" w:line="240" w:lineRule="auto"/>
              <w:jc w:val="center"/>
              <w:rPr>
                <w:del w:author="Open-Xml-PowerTools" w:id="28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F39EE" w14:textId="77777777">
            <w:pPr>
              <w:spacing w:after="0" w:line="240" w:lineRule="auto"/>
              <w:rPr>
                <w:del w:author="Open-Xml-PowerTools" w:id="28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2C2830B" w14:textId="77777777">
        <w:trPr>
          <w:trHeight w:val="282"/>
          <w:del w:author="Open-Xml-PowerTools" w:id="287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EF52EB" w14:textId="77777777">
            <w:pPr>
              <w:spacing w:after="0" w:line="240" w:lineRule="auto"/>
              <w:rPr>
                <w:del w:author="Open-Xml-PowerTools" w:id="287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04CC64E" w14:textId="77777777">
            <w:pPr>
              <w:spacing w:after="0" w:line="240" w:lineRule="auto"/>
              <w:jc w:val="center"/>
              <w:rPr>
                <w:del w:author="Open-Xml-PowerTools" w:id="287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7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07C60" w14:textId="77777777">
            <w:pPr>
              <w:spacing w:after="0" w:line="240" w:lineRule="auto"/>
              <w:jc w:val="center"/>
              <w:rPr>
                <w:del w:author="Open-Xml-PowerTools" w:id="28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020C6" w14:textId="77777777">
            <w:pPr>
              <w:spacing w:after="0" w:line="240" w:lineRule="auto"/>
              <w:rPr>
                <w:del w:author="Open-Xml-PowerTools" w:id="28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0464B15" w14:textId="77777777">
            <w:pPr>
              <w:spacing w:after="0" w:line="240" w:lineRule="auto"/>
              <w:jc w:val="center"/>
              <w:rPr>
                <w:del w:author="Open-Xml-PowerTools" w:id="28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B47E8" w14:textId="77777777">
            <w:pPr>
              <w:spacing w:after="0" w:line="240" w:lineRule="auto"/>
              <w:rPr>
                <w:del w:author="Open-Xml-PowerTools" w:id="28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2A17591" w14:textId="77777777">
        <w:trPr>
          <w:trHeight w:val="282"/>
          <w:del w:author="Open-Xml-PowerTools" w:id="288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A2F31" w14:textId="77777777">
            <w:pPr>
              <w:spacing w:after="0" w:line="240" w:lineRule="auto"/>
              <w:rPr>
                <w:del w:author="Open-Xml-PowerTools" w:id="28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C611761" w14:textId="77777777">
            <w:pPr>
              <w:spacing w:after="0" w:line="240" w:lineRule="auto"/>
              <w:jc w:val="center"/>
              <w:rPr>
                <w:del w:author="Open-Xml-PowerTools" w:id="28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AE75C" w14:textId="46E415F7">
            <w:pPr>
              <w:spacing w:after="0" w:line="240" w:lineRule="auto"/>
              <w:jc w:val="center"/>
              <w:rPr>
                <w:del w:author="Open-Xml-PowerTools" w:id="28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09-11-202</w:delText>
              </w:r>
            </w:del>
            <w:del w:author="Open-Xml-PowerTools" w:id="28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AAFD3" w14:textId="77777777">
            <w:pPr>
              <w:spacing w:after="0" w:line="240" w:lineRule="auto"/>
              <w:rPr>
                <w:del w:author="Open-Xml-PowerTools" w:id="28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CD83812" w14:textId="77777777">
            <w:pPr>
              <w:spacing w:after="0" w:line="240" w:lineRule="auto"/>
              <w:jc w:val="center"/>
              <w:rPr>
                <w:del w:author="Open-Xml-PowerTools" w:id="28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C05A6" w14:textId="77777777">
            <w:pPr>
              <w:spacing w:after="0" w:line="240" w:lineRule="auto"/>
              <w:rPr>
                <w:del w:author="Open-Xml-PowerTools" w:id="289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9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744E27B" w14:textId="77777777">
        <w:trPr>
          <w:trHeight w:val="282"/>
          <w:del w:author="Open-Xml-PowerTools" w:id="2896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8015C" w14:textId="77777777">
            <w:pPr>
              <w:spacing w:after="0" w:line="240" w:lineRule="auto"/>
              <w:rPr>
                <w:del w:author="Open-Xml-PowerTools" w:id="28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4C8FD6A" w14:textId="77777777">
            <w:pPr>
              <w:spacing w:after="0" w:line="240" w:lineRule="auto"/>
              <w:jc w:val="center"/>
              <w:rPr>
                <w:del w:author="Open-Xml-PowerTools" w:id="28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8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EA0EC" w14:textId="77777777">
            <w:pPr>
              <w:spacing w:after="0" w:line="240" w:lineRule="auto"/>
              <w:jc w:val="center"/>
              <w:rPr>
                <w:del w:author="Open-Xml-PowerTools" w:id="290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6080A2" w14:textId="77777777">
            <w:pPr>
              <w:spacing w:after="0" w:line="240" w:lineRule="auto"/>
              <w:rPr>
                <w:del w:author="Open-Xml-PowerTools" w:id="29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433AD48" w14:textId="77777777">
            <w:pPr>
              <w:spacing w:after="0" w:line="240" w:lineRule="auto"/>
              <w:jc w:val="center"/>
              <w:rPr>
                <w:del w:author="Open-Xml-PowerTools" w:id="29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B6240" w14:textId="77777777">
            <w:pPr>
              <w:spacing w:after="0" w:line="240" w:lineRule="auto"/>
              <w:rPr>
                <w:del w:author="Open-Xml-PowerTools" w:id="29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6F6EA58" w14:textId="77777777">
        <w:trPr>
          <w:trHeight w:val="282"/>
          <w:del w:author="Open-Xml-PowerTools" w:id="2907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1491E" w14:textId="77777777">
            <w:pPr>
              <w:spacing w:after="0" w:line="240" w:lineRule="auto"/>
              <w:rPr>
                <w:del w:author="Open-Xml-PowerTools" w:id="29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F0C31" w14:textId="77777777">
            <w:pPr>
              <w:spacing w:after="0" w:line="240" w:lineRule="auto"/>
              <w:rPr>
                <w:del w:author="Open-Xml-PowerTools" w:id="290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39D3A" w14:textId="77777777">
            <w:pPr>
              <w:spacing w:after="0" w:line="240" w:lineRule="auto"/>
              <w:rPr>
                <w:del w:author="Open-Xml-PowerTools" w:id="291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38359" w14:textId="77777777">
            <w:pPr>
              <w:spacing w:after="0" w:line="240" w:lineRule="auto"/>
              <w:rPr>
                <w:del w:author="Open-Xml-PowerTools" w:id="291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2DFE6" w14:textId="77777777">
            <w:pPr>
              <w:spacing w:after="0" w:line="240" w:lineRule="auto"/>
              <w:rPr>
                <w:del w:author="Open-Xml-PowerTools" w:id="291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449FA" w14:textId="77777777">
            <w:pPr>
              <w:spacing w:after="0" w:line="240" w:lineRule="auto"/>
              <w:rPr>
                <w:del w:author="Open-Xml-PowerTools" w:id="291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359A0A33" w14:textId="77777777">
        <w:trPr>
          <w:trHeight w:val="282"/>
          <w:del w:author="Open-Xml-PowerTools" w:id="2914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988E273" w14:textId="77777777">
            <w:pPr>
              <w:spacing w:after="0" w:line="240" w:lineRule="auto"/>
              <w:jc w:val="center"/>
              <w:rPr>
                <w:del w:author="Open-Xml-PowerTools" w:id="29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3641D43" w14:textId="77777777">
            <w:pPr>
              <w:spacing w:after="0" w:line="240" w:lineRule="auto"/>
              <w:jc w:val="center"/>
              <w:rPr>
                <w:del w:author="Open-Xml-PowerTools" w:id="29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2C351C2" w14:textId="77777777">
            <w:pPr>
              <w:spacing w:after="0" w:line="240" w:lineRule="auto"/>
              <w:jc w:val="center"/>
              <w:rPr>
                <w:del w:author="Open-Xml-PowerTools" w:id="29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A243EB7" w14:textId="77777777">
            <w:pPr>
              <w:spacing w:after="0" w:line="240" w:lineRule="auto"/>
              <w:jc w:val="center"/>
              <w:rPr>
                <w:del w:author="Open-Xml-PowerTools" w:id="29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B86D803" w14:textId="77777777">
            <w:pPr>
              <w:spacing w:after="0" w:line="240" w:lineRule="auto"/>
              <w:jc w:val="center"/>
              <w:rPr>
                <w:del w:author="Open-Xml-PowerTools" w:id="29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F19A34A" w14:textId="77777777">
            <w:pPr>
              <w:spacing w:after="0" w:line="240" w:lineRule="auto"/>
              <w:jc w:val="center"/>
              <w:rPr>
                <w:del w:author="Open-Xml-PowerTools" w:id="29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29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4FD83A3F" w14:textId="77777777">
        <w:trPr>
          <w:trHeight w:val="282"/>
          <w:del w:author="Open-Xml-PowerTools" w:id="2927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8628D5" w14:textId="77777777">
            <w:pPr>
              <w:spacing w:after="0" w:line="240" w:lineRule="auto"/>
              <w:jc w:val="center"/>
              <w:rPr>
                <w:del w:author="Open-Xml-PowerTools" w:id="29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44122104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2D95935" w14:textId="77777777">
            <w:pPr>
              <w:spacing w:after="0" w:line="240" w:lineRule="auto"/>
              <w:jc w:val="center"/>
              <w:rPr>
                <w:del w:author="Open-Xml-PowerTools" w:id="29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Clips para papel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401A66" w14:textId="77777777">
            <w:pPr>
              <w:spacing w:after="0" w:line="240" w:lineRule="auto"/>
              <w:rPr>
                <w:del w:author="Open-Xml-PowerTools" w:id="29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419438" w14:textId="77777777">
            <w:pPr>
              <w:spacing w:after="0" w:line="240" w:lineRule="auto"/>
              <w:jc w:val="center"/>
              <w:rPr>
                <w:del w:author="Open-Xml-PowerTools" w:id="29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E00807" w14:textId="77777777">
            <w:pPr>
              <w:spacing w:after="0" w:line="240" w:lineRule="auto"/>
              <w:jc w:val="center"/>
              <w:rPr>
                <w:del w:author="Open-Xml-PowerTools" w:id="29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370.00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A0CCA8" w14:textId="77777777">
            <w:pPr>
              <w:spacing w:after="0" w:line="240" w:lineRule="auto"/>
              <w:jc w:val="center"/>
              <w:rPr>
                <w:del w:author="Open-Xml-PowerTools" w:id="29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5,550.00 </w:delText>
              </w:r>
            </w:del>
          </w:p>
        </w:tc>
      </w:tr>
      <w:tr w14:paraId="294F0499" w14:textId="77777777">
        <w:trPr>
          <w:trHeight w:val="282"/>
          <w:del w:author="Open-Xml-PowerTools" w:id="294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3F6E56" w14:textId="77777777">
            <w:pPr>
              <w:spacing w:after="0" w:line="240" w:lineRule="auto"/>
              <w:jc w:val="center"/>
              <w:rPr>
                <w:del w:author="Open-Xml-PowerTools" w:id="29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43202003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D789ED9" w14:textId="1A95195C">
            <w:pPr>
              <w:spacing w:after="0" w:line="240" w:lineRule="auto"/>
              <w:jc w:val="center"/>
              <w:rPr>
                <w:del w:author="Open-Xml-PowerTools" w:id="29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Discos versátiles digitales </w:delText>
              </w:r>
            </w:del>
            <w:del w:author="Open-Xml-PowerTools" w:id="29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DVD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72E137" w14:textId="77777777">
            <w:pPr>
              <w:spacing w:after="0" w:line="240" w:lineRule="auto"/>
              <w:rPr>
                <w:del w:author="Open-Xml-PowerTools" w:id="29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36FAE3" w14:textId="77777777">
            <w:pPr>
              <w:spacing w:after="0" w:line="240" w:lineRule="auto"/>
              <w:jc w:val="center"/>
              <w:rPr>
                <w:del w:author="Open-Xml-PowerTools" w:id="29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438C57" w14:textId="77777777">
            <w:pPr>
              <w:spacing w:after="0" w:line="240" w:lineRule="auto"/>
              <w:jc w:val="center"/>
              <w:rPr>
                <w:del w:author="Open-Xml-PowerTools" w:id="29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6BB015" w14:textId="77777777">
            <w:pPr>
              <w:spacing w:after="0" w:line="240" w:lineRule="auto"/>
              <w:jc w:val="center"/>
              <w:rPr>
                <w:del w:author="Open-Xml-PowerTools" w:id="29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5,100.00 </w:delText>
              </w:r>
            </w:del>
          </w:p>
        </w:tc>
      </w:tr>
      <w:tr w14:paraId="2ADAC075" w14:textId="77777777">
        <w:trPr>
          <w:trHeight w:val="282"/>
          <w:del w:author="Open-Xml-PowerTools" w:id="295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703BCB" w14:textId="77777777">
            <w:pPr>
              <w:spacing w:after="0" w:line="240" w:lineRule="auto"/>
              <w:jc w:val="center"/>
              <w:rPr>
                <w:del w:author="Open-Xml-PowerTools" w:id="29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44121506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7B2CF43" w14:textId="77777777">
            <w:pPr>
              <w:spacing w:after="0" w:line="240" w:lineRule="auto"/>
              <w:jc w:val="center"/>
              <w:rPr>
                <w:del w:author="Open-Xml-PowerTools" w:id="29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Sobres estándar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1C6021F" w14:textId="77777777">
            <w:pPr>
              <w:spacing w:after="0" w:line="240" w:lineRule="auto"/>
              <w:rPr>
                <w:del w:author="Open-Xml-PowerTools" w:id="29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4C55B9" w14:textId="77777777">
            <w:pPr>
              <w:spacing w:after="0" w:line="240" w:lineRule="auto"/>
              <w:jc w:val="center"/>
              <w:rPr>
                <w:del w:author="Open-Xml-PowerTools" w:id="29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817ACB" w14:textId="77777777">
            <w:pPr>
              <w:spacing w:after="0" w:line="240" w:lineRule="auto"/>
              <w:jc w:val="center"/>
              <w:rPr>
                <w:del w:author="Open-Xml-PowerTools" w:id="29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507664" w14:textId="77777777">
            <w:pPr>
              <w:spacing w:after="0" w:line="240" w:lineRule="auto"/>
              <w:jc w:val="center"/>
              <w:rPr>
                <w:del w:author="Open-Xml-PowerTools" w:id="29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1,460.00 </w:delText>
              </w:r>
            </w:del>
          </w:p>
        </w:tc>
      </w:tr>
      <w:tr w14:paraId="6519CD03" w14:textId="77777777">
        <w:trPr>
          <w:trHeight w:val="282"/>
          <w:del w:author="Open-Xml-PowerTools" w:id="296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161229" w14:textId="77777777">
            <w:pPr>
              <w:spacing w:after="0" w:line="240" w:lineRule="auto"/>
              <w:jc w:val="center"/>
              <w:rPr>
                <w:del w:author="Open-Xml-PowerTools" w:id="29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AC37793" w14:textId="77777777">
            <w:pPr>
              <w:spacing w:after="0" w:line="240" w:lineRule="auto"/>
              <w:jc w:val="center"/>
              <w:rPr>
                <w:del w:author="Open-Xml-PowerTools" w:id="29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Bolígrafos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CF2396" w14:textId="77777777">
            <w:pPr>
              <w:spacing w:after="0" w:line="240" w:lineRule="auto"/>
              <w:rPr>
                <w:del w:author="Open-Xml-PowerTools" w:id="29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94FB87" w14:textId="77777777">
            <w:pPr>
              <w:spacing w:after="0" w:line="240" w:lineRule="auto"/>
              <w:jc w:val="center"/>
              <w:rPr>
                <w:del w:author="Open-Xml-PowerTools" w:id="29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8208D6" w14:textId="77777777">
            <w:pPr>
              <w:spacing w:after="0" w:line="240" w:lineRule="auto"/>
              <w:jc w:val="center"/>
              <w:rPr>
                <w:del w:author="Open-Xml-PowerTools" w:id="29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   7.00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99ECB0" w14:textId="77777777">
            <w:pPr>
              <w:spacing w:after="0" w:line="240" w:lineRule="auto"/>
              <w:jc w:val="center"/>
              <w:rPr>
                <w:del w:author="Open-Xml-PowerTools" w:id="29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700.00 </w:delText>
              </w:r>
            </w:del>
          </w:p>
        </w:tc>
      </w:tr>
      <w:tr w14:paraId="5760B374" w14:textId="77777777">
        <w:trPr>
          <w:trHeight w:val="282"/>
          <w:del w:author="Open-Xml-PowerTools" w:id="298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9DAEB52" w14:textId="77777777">
            <w:pPr>
              <w:spacing w:after="0" w:line="240" w:lineRule="auto"/>
              <w:jc w:val="center"/>
              <w:rPr>
                <w:del w:author="Open-Xml-PowerTools" w:id="29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E826C99" w14:textId="77777777">
            <w:pPr>
              <w:spacing w:after="0" w:line="240" w:lineRule="auto"/>
              <w:jc w:val="center"/>
              <w:rPr>
                <w:del w:author="Open-Xml-PowerTools" w:id="29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Lápices de madera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8D122E" w14:textId="77777777">
            <w:pPr>
              <w:spacing w:after="0" w:line="240" w:lineRule="auto"/>
              <w:rPr>
                <w:del w:author="Open-Xml-PowerTools" w:id="29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FF5E6E" w14:textId="77777777">
            <w:pPr>
              <w:spacing w:after="0" w:line="240" w:lineRule="auto"/>
              <w:jc w:val="center"/>
              <w:rPr>
                <w:del w:author="Open-Xml-PowerTools" w:id="29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1D67535" w14:textId="77777777">
            <w:pPr>
              <w:spacing w:after="0" w:line="240" w:lineRule="auto"/>
              <w:jc w:val="center"/>
              <w:rPr>
                <w:del w:author="Open-Xml-PowerTools" w:id="29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142.00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5B4486" w14:textId="77777777">
            <w:pPr>
              <w:spacing w:after="0" w:line="240" w:lineRule="auto"/>
              <w:jc w:val="center"/>
              <w:rPr>
                <w:del w:author="Open-Xml-PowerTools" w:id="29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1,136.00 </w:delText>
              </w:r>
            </w:del>
          </w:p>
        </w:tc>
      </w:tr>
      <w:tr w14:paraId="30F3D658" w14:textId="77777777">
        <w:trPr>
          <w:trHeight w:val="282"/>
          <w:del w:author="Open-Xml-PowerTools" w:id="299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D13CC3" w14:textId="77777777">
            <w:pPr>
              <w:spacing w:after="0" w:line="240" w:lineRule="auto"/>
              <w:jc w:val="center"/>
              <w:rPr>
                <w:del w:author="Open-Xml-PowerTools" w:id="29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44122005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D14D396" w14:textId="77777777">
            <w:pPr>
              <w:spacing w:after="0" w:line="240" w:lineRule="auto"/>
              <w:jc w:val="center"/>
              <w:rPr>
                <w:del w:author="Open-Xml-PowerTools" w:id="29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Cubiertas para revistas o libros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061E06" w14:textId="77777777">
            <w:pPr>
              <w:spacing w:after="0" w:line="240" w:lineRule="auto"/>
              <w:rPr>
                <w:del w:author="Open-Xml-PowerTools" w:id="29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29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BAA1D3" w14:textId="77777777">
            <w:pPr>
              <w:spacing w:after="0" w:line="240" w:lineRule="auto"/>
              <w:jc w:val="center"/>
              <w:rPr>
                <w:del w:author="Open-Xml-PowerTools" w:id="30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DEE6BB" w14:textId="77777777">
            <w:pPr>
              <w:spacing w:after="0" w:line="240" w:lineRule="auto"/>
              <w:jc w:val="center"/>
              <w:rPr>
                <w:del w:author="Open-Xml-PowerTools" w:id="30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466DED" w14:textId="77777777">
            <w:pPr>
              <w:spacing w:after="0" w:line="240" w:lineRule="auto"/>
              <w:jc w:val="center"/>
              <w:rPr>
                <w:del w:author="Open-Xml-PowerTools" w:id="30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3,920.00 </w:delText>
              </w:r>
            </w:del>
          </w:p>
        </w:tc>
      </w:tr>
      <w:tr w14:paraId="06D0F9C0" w14:textId="77777777">
        <w:trPr>
          <w:trHeight w:val="282"/>
          <w:del w:author="Open-Xml-PowerTools" w:id="300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72BF1E" w14:textId="77777777">
            <w:pPr>
              <w:spacing w:after="0" w:line="240" w:lineRule="auto"/>
              <w:jc w:val="center"/>
              <w:rPr>
                <w:del w:author="Open-Xml-PowerTools" w:id="30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E1AB0DF" w14:textId="77777777">
            <w:pPr>
              <w:spacing w:after="0" w:line="240" w:lineRule="auto"/>
              <w:jc w:val="center"/>
              <w:rPr>
                <w:del w:author="Open-Xml-PowerTools" w:id="30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Resaltadores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004616" w14:textId="77777777">
            <w:pPr>
              <w:spacing w:after="0" w:line="240" w:lineRule="auto"/>
              <w:rPr>
                <w:del w:author="Open-Xml-PowerTools" w:id="30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8D8332" w14:textId="77777777">
            <w:pPr>
              <w:spacing w:after="0" w:line="240" w:lineRule="auto"/>
              <w:jc w:val="center"/>
              <w:rPr>
                <w:del w:author="Open-Xml-PowerTools" w:id="30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EF00C4" w14:textId="77777777">
            <w:pPr>
              <w:spacing w:after="0" w:line="240" w:lineRule="auto"/>
              <w:jc w:val="center"/>
              <w:rPr>
                <w:del w:author="Open-Xml-PowerTools" w:id="30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FD0C64" w14:textId="1F65B226">
            <w:pPr>
              <w:spacing w:after="0" w:line="240" w:lineRule="auto"/>
              <w:jc w:val="center"/>
              <w:rPr>
                <w:del w:author="Open-Xml-PowerTools" w:id="30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1,140.00 </w:delText>
              </w:r>
            </w:del>
          </w:p>
        </w:tc>
      </w:tr>
      <w:tr w14:paraId="104B7AEA" w14:textId="77777777">
        <w:trPr>
          <w:trHeight w:val="282"/>
          <w:del w:author="Open-Xml-PowerTools" w:id="301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09EEAE" w14:textId="77777777">
            <w:pPr>
              <w:spacing w:after="0" w:line="240" w:lineRule="auto"/>
              <w:jc w:val="center"/>
              <w:rPr>
                <w:del w:author="Open-Xml-PowerTools" w:id="30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44121804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A164379" w14:textId="77777777">
            <w:pPr>
              <w:spacing w:after="0" w:line="240" w:lineRule="auto"/>
              <w:jc w:val="center"/>
              <w:rPr>
                <w:del w:author="Open-Xml-PowerTools" w:id="30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Borradores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2721E9" w14:textId="77777777">
            <w:pPr>
              <w:spacing w:after="0" w:line="240" w:lineRule="auto"/>
              <w:rPr>
                <w:del w:author="Open-Xml-PowerTools" w:id="30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4C922A" w14:textId="77777777">
            <w:pPr>
              <w:spacing w:after="0" w:line="240" w:lineRule="auto"/>
              <w:jc w:val="center"/>
              <w:rPr>
                <w:del w:author="Open-Xml-PowerTools" w:id="30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904564" w14:textId="77777777">
            <w:pPr>
              <w:spacing w:after="0" w:line="240" w:lineRule="auto"/>
              <w:jc w:val="center"/>
              <w:rPr>
                <w:del w:author="Open-Xml-PowerTools" w:id="30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17.60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4C2CD52" w14:textId="77777777">
            <w:pPr>
              <w:spacing w:after="0" w:line="240" w:lineRule="auto"/>
              <w:jc w:val="center"/>
              <w:rPr>
                <w:del w:author="Open-Xml-PowerTools" w:id="30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176.00 </w:delText>
              </w:r>
            </w:del>
          </w:p>
        </w:tc>
      </w:tr>
      <w:tr w14:paraId="2D6BBE38" w14:textId="77777777">
        <w:trPr>
          <w:trHeight w:val="282"/>
          <w:del w:author="Open-Xml-PowerTools" w:id="303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B7185B" w14:textId="77777777">
            <w:pPr>
              <w:spacing w:after="0" w:line="240" w:lineRule="auto"/>
              <w:jc w:val="center"/>
              <w:rPr>
                <w:del w:author="Open-Xml-PowerTools" w:id="30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3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43202101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D2E417D" w14:textId="77777777">
            <w:pPr>
              <w:spacing w:after="0" w:line="240" w:lineRule="auto"/>
              <w:jc w:val="center"/>
              <w:rPr>
                <w:del w:author="Open-Xml-PowerTools" w:id="30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Estuches para discos compactos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2931781" w14:textId="77777777">
            <w:pPr>
              <w:spacing w:after="0" w:line="240" w:lineRule="auto"/>
              <w:rPr>
                <w:del w:author="Open-Xml-PowerTools" w:id="30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F96118" w14:textId="77777777">
            <w:pPr>
              <w:spacing w:after="0" w:line="240" w:lineRule="auto"/>
              <w:jc w:val="center"/>
              <w:rPr>
                <w:del w:author="Open-Xml-PowerTools" w:id="30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0E9629" w14:textId="77777777">
            <w:pPr>
              <w:spacing w:after="0" w:line="240" w:lineRule="auto"/>
              <w:jc w:val="center"/>
              <w:rPr>
                <w:del w:author="Open-Xml-PowerTools" w:id="30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347.00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A35E77" w14:textId="77777777">
            <w:pPr>
              <w:spacing w:after="0" w:line="240" w:lineRule="auto"/>
              <w:jc w:val="center"/>
              <w:rPr>
                <w:del w:author="Open-Xml-PowerTools" w:id="30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694.00 </w:delText>
              </w:r>
            </w:del>
          </w:p>
        </w:tc>
      </w:tr>
      <w:tr w14:paraId="3469041E" w14:textId="77777777">
        <w:trPr>
          <w:trHeight w:val="282"/>
          <w:del w:author="Open-Xml-PowerTools" w:id="304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6D2CA8" w14:textId="77777777">
            <w:pPr>
              <w:spacing w:after="0" w:line="240" w:lineRule="auto"/>
              <w:jc w:val="center"/>
              <w:rPr>
                <w:del w:author="Open-Xml-PowerTools" w:id="30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43202001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56F95C" w14:textId="77777777">
            <w:pPr>
              <w:spacing w:after="0" w:line="240" w:lineRule="auto"/>
              <w:jc w:val="center"/>
              <w:rPr>
                <w:del w:author="Open-Xml-PowerTools" w:id="30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Discos compactos cd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A8E71B" w14:textId="77777777">
            <w:pPr>
              <w:spacing w:after="0" w:line="240" w:lineRule="auto"/>
              <w:rPr>
                <w:del w:author="Open-Xml-PowerTools" w:id="30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B6E8DA" w14:textId="77777777">
            <w:pPr>
              <w:spacing w:after="0" w:line="240" w:lineRule="auto"/>
              <w:jc w:val="center"/>
              <w:rPr>
                <w:del w:author="Open-Xml-PowerTools" w:id="30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0FB85B" w14:textId="77777777">
            <w:pPr>
              <w:spacing w:after="0" w:line="240" w:lineRule="auto"/>
              <w:jc w:val="center"/>
              <w:rPr>
                <w:del w:author="Open-Xml-PowerTools" w:id="30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2047A3" w14:textId="77777777">
            <w:pPr>
              <w:spacing w:after="0" w:line="240" w:lineRule="auto"/>
              <w:jc w:val="center"/>
              <w:rPr>
                <w:del w:author="Open-Xml-PowerTools" w:id="30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1,770.00 </w:delText>
              </w:r>
            </w:del>
          </w:p>
        </w:tc>
      </w:tr>
      <w:tr w14:paraId="4EBD56DB" w14:textId="77777777">
        <w:trPr>
          <w:trHeight w:val="282"/>
          <w:del w:author="Open-Xml-PowerTools" w:id="305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CFCCD0" w14:textId="77777777">
            <w:pPr>
              <w:spacing w:after="0" w:line="240" w:lineRule="auto"/>
              <w:jc w:val="center"/>
              <w:rPr>
                <w:del w:author="Open-Xml-PowerTools" w:id="30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44101801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DF12034" w14:textId="77777777">
            <w:pPr>
              <w:spacing w:after="0" w:line="240" w:lineRule="auto"/>
              <w:jc w:val="center"/>
              <w:rPr>
                <w:del w:author="Open-Xml-PowerTools" w:id="30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Calculadoras o accesorios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6D4029" w14:textId="77777777">
            <w:pPr>
              <w:spacing w:after="0" w:line="240" w:lineRule="auto"/>
              <w:rPr>
                <w:del w:author="Open-Xml-PowerTools" w:id="30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43337E" w14:textId="77777777">
            <w:pPr>
              <w:spacing w:after="0" w:line="240" w:lineRule="auto"/>
              <w:jc w:val="center"/>
              <w:rPr>
                <w:del w:author="Open-Xml-PowerTools" w:id="30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51B575E" w14:textId="77777777">
            <w:pPr>
              <w:spacing w:after="0" w:line="240" w:lineRule="auto"/>
              <w:jc w:val="center"/>
              <w:rPr>
                <w:del w:author="Open-Xml-PowerTools" w:id="30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6,395.00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F38EE2" w14:textId="77777777">
            <w:pPr>
              <w:spacing w:after="0" w:line="240" w:lineRule="auto"/>
              <w:jc w:val="center"/>
              <w:rPr>
                <w:del w:author="Open-Xml-PowerTools" w:id="30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6,395.00 </w:delText>
              </w:r>
            </w:del>
          </w:p>
        </w:tc>
      </w:tr>
      <w:tr w14:paraId="305132E6" w14:textId="77777777">
        <w:trPr>
          <w:trHeight w:val="282"/>
          <w:del w:author="Open-Xml-PowerTools" w:id="307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B9F8D5" w14:textId="77777777">
            <w:pPr>
              <w:spacing w:after="0" w:line="240" w:lineRule="auto"/>
              <w:jc w:val="center"/>
              <w:rPr>
                <w:del w:author="Open-Xml-PowerTools" w:id="30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44121615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98BE517" w14:textId="77777777">
            <w:pPr>
              <w:spacing w:after="0" w:line="240" w:lineRule="auto"/>
              <w:jc w:val="center"/>
              <w:rPr>
                <w:del w:author="Open-Xml-PowerTools" w:id="30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Grapadoras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E0516F" w14:textId="77777777">
            <w:pPr>
              <w:spacing w:after="0" w:line="240" w:lineRule="auto"/>
              <w:rPr>
                <w:del w:author="Open-Xml-PowerTools" w:id="30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A1045C" w14:textId="77777777">
            <w:pPr>
              <w:spacing w:after="0" w:line="240" w:lineRule="auto"/>
              <w:jc w:val="center"/>
              <w:rPr>
                <w:del w:author="Open-Xml-PowerTools" w:id="30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3132FD" w14:textId="77777777">
            <w:pPr>
              <w:spacing w:after="0" w:line="240" w:lineRule="auto"/>
              <w:jc w:val="center"/>
              <w:rPr>
                <w:del w:author="Open-Xml-PowerTools" w:id="30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7DC73C" w14:textId="77777777">
            <w:pPr>
              <w:spacing w:after="0" w:line="240" w:lineRule="auto"/>
              <w:jc w:val="center"/>
              <w:rPr>
                <w:del w:author="Open-Xml-PowerTools" w:id="30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1,950.00 </w:delText>
              </w:r>
            </w:del>
          </w:p>
        </w:tc>
      </w:tr>
      <w:tr w14:paraId="6711E63D" w14:textId="77777777">
        <w:trPr>
          <w:trHeight w:val="282"/>
          <w:del w:author="Open-Xml-PowerTools" w:id="308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61A5CD3" w14:textId="77777777">
            <w:pPr>
              <w:spacing w:after="0" w:line="240" w:lineRule="auto"/>
              <w:jc w:val="center"/>
              <w:rPr>
                <w:del w:author="Open-Xml-PowerTools" w:id="30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44111503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C67D821" w14:textId="77777777">
            <w:pPr>
              <w:spacing w:after="0" w:line="240" w:lineRule="auto"/>
              <w:jc w:val="center"/>
              <w:rPr>
                <w:del w:author="Open-Xml-PowerTools" w:id="30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Organizadores o bandejas para el escritorio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DB3CC9" w14:textId="77777777">
            <w:pPr>
              <w:spacing w:after="0" w:line="240" w:lineRule="auto"/>
              <w:rPr>
                <w:del w:author="Open-Xml-PowerTools" w:id="30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B7B9D8" w14:textId="77777777">
            <w:pPr>
              <w:spacing w:after="0" w:line="240" w:lineRule="auto"/>
              <w:jc w:val="center"/>
              <w:rPr>
                <w:del w:author="Open-Xml-PowerTools" w:id="30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A61709A" w14:textId="77777777">
            <w:pPr>
              <w:spacing w:after="0" w:line="240" w:lineRule="auto"/>
              <w:jc w:val="center"/>
              <w:rPr>
                <w:del w:author="Open-Xml-PowerTools" w:id="30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151.00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29BBAF" w14:textId="77777777">
            <w:pPr>
              <w:spacing w:after="0" w:line="240" w:lineRule="auto"/>
              <w:jc w:val="center"/>
              <w:rPr>
                <w:del w:author="Open-Xml-PowerTools" w:id="30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755.00 </w:delText>
              </w:r>
            </w:del>
          </w:p>
        </w:tc>
      </w:tr>
      <w:tr w14:paraId="4D231B04" w14:textId="77777777">
        <w:trPr>
          <w:trHeight w:val="282"/>
          <w:del w:author="Open-Xml-PowerTools" w:id="309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BA9ECF" w14:textId="77777777">
            <w:pPr>
              <w:spacing w:after="0" w:line="240" w:lineRule="auto"/>
              <w:jc w:val="center"/>
              <w:rPr>
                <w:del w:author="Open-Xml-PowerTools" w:id="30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0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44121618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66B2D35" w14:textId="77777777">
            <w:pPr>
              <w:spacing w:after="0" w:line="240" w:lineRule="auto"/>
              <w:jc w:val="center"/>
              <w:rPr>
                <w:del w:author="Open-Xml-PowerTools" w:id="31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Tijeras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B24B6F" w14:textId="77777777">
            <w:pPr>
              <w:spacing w:after="0" w:line="240" w:lineRule="auto"/>
              <w:rPr>
                <w:del w:author="Open-Xml-PowerTools" w:id="31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049A7F" w14:textId="77777777">
            <w:pPr>
              <w:spacing w:after="0" w:line="240" w:lineRule="auto"/>
              <w:jc w:val="center"/>
              <w:rPr>
                <w:del w:author="Open-Xml-PowerTools" w:id="31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AA7C451" w14:textId="77777777">
            <w:pPr>
              <w:spacing w:after="0" w:line="240" w:lineRule="auto"/>
              <w:jc w:val="center"/>
              <w:rPr>
                <w:del w:author="Open-Xml-PowerTools" w:id="31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232A85" w14:textId="77777777">
            <w:pPr>
              <w:spacing w:after="0" w:line="240" w:lineRule="auto"/>
              <w:jc w:val="center"/>
              <w:rPr>
                <w:del w:author="Open-Xml-PowerTools" w:id="31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350.00 </w:delText>
              </w:r>
            </w:del>
          </w:p>
        </w:tc>
      </w:tr>
      <w:tr w14:paraId="72B95662" w14:textId="77777777">
        <w:trPr>
          <w:trHeight w:val="282"/>
          <w:del w:author="Open-Xml-PowerTools" w:id="311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D0351B" w14:textId="77777777">
            <w:pPr>
              <w:spacing w:after="0" w:line="240" w:lineRule="auto"/>
              <w:jc w:val="center"/>
              <w:rPr>
                <w:del w:author="Open-Xml-PowerTools" w:id="31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45101803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921FAF" w14:textId="77777777">
            <w:pPr>
              <w:spacing w:after="0" w:line="240" w:lineRule="auto"/>
              <w:jc w:val="center"/>
              <w:rPr>
                <w:del w:author="Open-Xml-PowerTools" w:id="31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Máquinas perforadoras de libros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D62C01" w14:textId="77777777">
            <w:pPr>
              <w:spacing w:after="0" w:line="240" w:lineRule="auto"/>
              <w:rPr>
                <w:del w:author="Open-Xml-PowerTools" w:id="31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F62FB61" w14:textId="77777777">
            <w:pPr>
              <w:spacing w:after="0" w:line="240" w:lineRule="auto"/>
              <w:jc w:val="center"/>
              <w:rPr>
                <w:del w:author="Open-Xml-PowerTools" w:id="31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5289FC" w14:textId="77777777">
            <w:pPr>
              <w:spacing w:after="0" w:line="240" w:lineRule="auto"/>
              <w:jc w:val="center"/>
              <w:rPr>
                <w:del w:author="Open-Xml-PowerTools" w:id="31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8468E9" w14:textId="77777777">
            <w:pPr>
              <w:spacing w:after="0" w:line="240" w:lineRule="auto"/>
              <w:jc w:val="center"/>
              <w:rPr>
                <w:del w:author="Open-Xml-PowerTools" w:id="31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900.00 </w:delText>
              </w:r>
            </w:del>
          </w:p>
        </w:tc>
      </w:tr>
      <w:tr w14:paraId="7AD184B0" w14:textId="77777777">
        <w:trPr>
          <w:trHeight w:val="282"/>
          <w:del w:author="Open-Xml-PowerTools" w:id="312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B33E018" w14:textId="77777777">
            <w:pPr>
              <w:spacing w:after="0" w:line="240" w:lineRule="auto"/>
              <w:jc w:val="center"/>
              <w:rPr>
                <w:del w:author="Open-Xml-PowerTools" w:id="31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14111802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028CCB7" w14:textId="77777777">
            <w:pPr>
              <w:spacing w:after="0" w:line="240" w:lineRule="auto"/>
              <w:jc w:val="center"/>
              <w:rPr>
                <w:del w:author="Open-Xml-PowerTools" w:id="31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Recibos o libros de recibos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84253B5" w14:textId="77777777">
            <w:pPr>
              <w:spacing w:after="0" w:line="240" w:lineRule="auto"/>
              <w:rPr>
                <w:del w:author="Open-Xml-PowerTools" w:id="31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922EAF" w14:textId="77777777">
            <w:pPr>
              <w:spacing w:after="0" w:line="240" w:lineRule="auto"/>
              <w:jc w:val="center"/>
              <w:rPr>
                <w:del w:author="Open-Xml-PowerTools" w:id="31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15A094" w14:textId="77777777">
            <w:pPr>
              <w:spacing w:after="0" w:line="240" w:lineRule="auto"/>
              <w:jc w:val="center"/>
              <w:rPr>
                <w:del w:author="Open-Xml-PowerTools" w:id="31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950.00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BE1FA9" w14:textId="77777777">
            <w:pPr>
              <w:spacing w:after="0" w:line="240" w:lineRule="auto"/>
              <w:jc w:val="center"/>
              <w:rPr>
                <w:del w:author="Open-Xml-PowerTools" w:id="31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2,850.00 </w:delText>
              </w:r>
            </w:del>
          </w:p>
        </w:tc>
      </w:tr>
      <w:tr w14:paraId="1CDE913E" w14:textId="77777777">
        <w:trPr>
          <w:trHeight w:val="282"/>
          <w:del w:author="Open-Xml-PowerTools" w:id="313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DC3C29" w14:textId="77777777">
            <w:pPr>
              <w:spacing w:after="0" w:line="240" w:lineRule="auto"/>
              <w:jc w:val="center"/>
              <w:rPr>
                <w:del w:author="Open-Xml-PowerTools" w:id="31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5FCE435" w14:textId="77777777">
            <w:pPr>
              <w:spacing w:after="0" w:line="240" w:lineRule="auto"/>
              <w:jc w:val="center"/>
              <w:rPr>
                <w:del w:author="Open-Xml-PowerTools" w:id="31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Resaltadores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1CBB400" w14:textId="77777777">
            <w:pPr>
              <w:spacing w:after="0" w:line="240" w:lineRule="auto"/>
              <w:rPr>
                <w:del w:author="Open-Xml-PowerTools" w:id="31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C5294E" w14:textId="77777777">
            <w:pPr>
              <w:spacing w:after="0" w:line="240" w:lineRule="auto"/>
              <w:jc w:val="center"/>
              <w:rPr>
                <w:del w:author="Open-Xml-PowerTools" w:id="31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CE9637" w14:textId="77777777">
            <w:pPr>
              <w:spacing w:after="0" w:line="240" w:lineRule="auto"/>
              <w:jc w:val="center"/>
              <w:rPr>
                <w:del w:author="Open-Xml-PowerTools" w:id="31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657FA4" w14:textId="77777777">
            <w:pPr>
              <w:spacing w:after="0" w:line="240" w:lineRule="auto"/>
              <w:jc w:val="center"/>
              <w:rPr>
                <w:del w:author="Open-Xml-PowerTools" w:id="31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360.00 </w:delText>
              </w:r>
            </w:del>
          </w:p>
        </w:tc>
      </w:tr>
      <w:tr w14:paraId="557C4D44" w14:textId="77777777">
        <w:trPr>
          <w:trHeight w:val="282"/>
          <w:del w:author="Open-Xml-PowerTools" w:id="314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76C91F" w14:textId="77777777">
            <w:pPr>
              <w:spacing w:after="0" w:line="240" w:lineRule="auto"/>
              <w:jc w:val="center"/>
              <w:rPr>
                <w:del w:author="Open-Xml-PowerTools" w:id="31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44121708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50E7CAE" w14:textId="77777777">
            <w:pPr>
              <w:spacing w:after="0" w:line="240" w:lineRule="auto"/>
              <w:jc w:val="center"/>
              <w:rPr>
                <w:del w:author="Open-Xml-PowerTools" w:id="31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Marcadores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D217EB" w14:textId="77777777">
            <w:pPr>
              <w:spacing w:after="0" w:line="240" w:lineRule="auto"/>
              <w:rPr>
                <w:del w:author="Open-Xml-PowerTools" w:id="31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EC841D" w14:textId="77777777">
            <w:pPr>
              <w:spacing w:after="0" w:line="240" w:lineRule="auto"/>
              <w:jc w:val="center"/>
              <w:rPr>
                <w:del w:author="Open-Xml-PowerTools" w:id="31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951C2E" w14:textId="77777777">
            <w:pPr>
              <w:spacing w:after="0" w:line="240" w:lineRule="auto"/>
              <w:jc w:val="center"/>
              <w:rPr>
                <w:del w:author="Open-Xml-PowerTools" w:id="31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8671422" w14:textId="77777777">
            <w:pPr>
              <w:spacing w:after="0" w:line="240" w:lineRule="auto"/>
              <w:jc w:val="center"/>
              <w:rPr>
                <w:del w:author="Open-Xml-PowerTools" w:id="31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2,625.00 </w:delText>
              </w:r>
            </w:del>
          </w:p>
        </w:tc>
      </w:tr>
      <w:tr w14:paraId="607C34A1" w14:textId="77777777">
        <w:trPr>
          <w:trHeight w:val="282"/>
          <w:del w:author="Open-Xml-PowerTools" w:id="316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AD1FA5" w14:textId="77777777">
            <w:pPr>
              <w:spacing w:after="0" w:line="240" w:lineRule="auto"/>
              <w:jc w:val="center"/>
              <w:rPr>
                <w:del w:author="Open-Xml-PowerTools" w:id="31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44102801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8A3ACAC" w14:textId="77777777">
            <w:pPr>
              <w:spacing w:after="0" w:line="240" w:lineRule="auto"/>
              <w:jc w:val="center"/>
              <w:rPr>
                <w:del w:author="Open-Xml-PowerTools" w:id="31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Laminadoras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A241102" w14:textId="77777777">
            <w:pPr>
              <w:spacing w:after="0" w:line="240" w:lineRule="auto"/>
              <w:rPr>
                <w:del w:author="Open-Xml-PowerTools" w:id="31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AD615A" w14:textId="77777777">
            <w:pPr>
              <w:spacing w:after="0" w:line="240" w:lineRule="auto"/>
              <w:jc w:val="center"/>
              <w:rPr>
                <w:del w:author="Open-Xml-PowerTools" w:id="31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7C9BA1" w14:textId="77777777">
            <w:pPr>
              <w:spacing w:after="0" w:line="240" w:lineRule="auto"/>
              <w:jc w:val="center"/>
              <w:rPr>
                <w:del w:author="Open-Xml-PowerTools" w:id="31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96B327A" w14:textId="77777777">
            <w:pPr>
              <w:spacing w:after="0" w:line="240" w:lineRule="auto"/>
              <w:jc w:val="center"/>
              <w:rPr>
                <w:del w:author="Open-Xml-PowerTools" w:id="31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1,050.00 </w:delText>
              </w:r>
            </w:del>
          </w:p>
        </w:tc>
      </w:tr>
      <w:tr w14:paraId="222F63CF" w14:textId="77777777">
        <w:trPr>
          <w:trHeight w:val="282"/>
          <w:del w:author="Open-Xml-PowerTools" w:id="317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FBFB2D" w14:textId="77777777">
            <w:pPr>
              <w:spacing w:after="0" w:line="240" w:lineRule="auto"/>
              <w:jc w:val="center"/>
              <w:rPr>
                <w:del w:author="Open-Xml-PowerTools" w:id="31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11101502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8DFBC66" w14:textId="77777777">
            <w:pPr>
              <w:spacing w:after="0" w:line="240" w:lineRule="auto"/>
              <w:jc w:val="center"/>
              <w:rPr>
                <w:del w:author="Open-Xml-PowerTools" w:id="31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Lija o esmeril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A4B60BB" w14:textId="77777777">
            <w:pPr>
              <w:spacing w:after="0" w:line="240" w:lineRule="auto"/>
              <w:rPr>
                <w:del w:author="Open-Xml-PowerTools" w:id="31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CAD14E" w14:textId="77777777">
            <w:pPr>
              <w:spacing w:after="0" w:line="240" w:lineRule="auto"/>
              <w:jc w:val="center"/>
              <w:rPr>
                <w:del w:author="Open-Xml-PowerTools" w:id="31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CC826A" w14:textId="77777777">
            <w:pPr>
              <w:spacing w:after="0" w:line="240" w:lineRule="auto"/>
              <w:jc w:val="center"/>
              <w:rPr>
                <w:del w:author="Open-Xml-PowerTools" w:id="31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22.51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B3F79F" w14:textId="77777777">
            <w:pPr>
              <w:spacing w:after="0" w:line="240" w:lineRule="auto"/>
              <w:jc w:val="center"/>
              <w:rPr>
                <w:del w:author="Open-Xml-PowerTools" w:id="31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45.02 </w:delText>
              </w:r>
            </w:del>
          </w:p>
        </w:tc>
      </w:tr>
      <w:tr w14:paraId="7C300D08" w14:textId="77777777">
        <w:trPr>
          <w:trHeight w:val="282"/>
          <w:del w:author="Open-Xml-PowerTools" w:id="318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14B5E6" w14:textId="77777777">
            <w:pPr>
              <w:spacing w:after="0" w:line="240" w:lineRule="auto"/>
              <w:jc w:val="center"/>
              <w:rPr>
                <w:del w:author="Open-Xml-PowerTools" w:id="31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41104210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892E6CA" w14:textId="77777777">
            <w:pPr>
              <w:spacing w:after="0" w:line="240" w:lineRule="auto"/>
              <w:jc w:val="center"/>
              <w:rPr>
                <w:del w:author="Open-Xml-PowerTools" w:id="31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Disolventes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AC89A2" w14:textId="77777777">
            <w:pPr>
              <w:spacing w:after="0" w:line="240" w:lineRule="auto"/>
              <w:rPr>
                <w:del w:author="Open-Xml-PowerTools" w:id="31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28D2CF" w14:textId="77777777">
            <w:pPr>
              <w:spacing w:after="0" w:line="240" w:lineRule="auto"/>
              <w:jc w:val="center"/>
              <w:rPr>
                <w:del w:author="Open-Xml-PowerTools" w:id="31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D2C298F" w14:textId="77777777">
            <w:pPr>
              <w:spacing w:after="0" w:line="240" w:lineRule="auto"/>
              <w:jc w:val="center"/>
              <w:rPr>
                <w:del w:author="Open-Xml-PowerTools" w:id="31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336.20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2435566" w14:textId="77777777">
            <w:pPr>
              <w:spacing w:after="0" w:line="240" w:lineRule="auto"/>
              <w:jc w:val="center"/>
              <w:rPr>
                <w:del w:author="Open-Xml-PowerTools" w:id="32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1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336.20 </w:delText>
              </w:r>
            </w:del>
          </w:p>
        </w:tc>
      </w:tr>
      <w:tr w14:paraId="400C92CF" w14:textId="77777777">
        <w:trPr>
          <w:trHeight w:val="282"/>
          <w:del w:author="Open-Xml-PowerTools" w:id="320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A70EA16" w14:textId="77777777">
            <w:pPr>
              <w:spacing w:after="0" w:line="240" w:lineRule="auto"/>
              <w:jc w:val="center"/>
              <w:rPr>
                <w:del w:author="Open-Xml-PowerTools" w:id="32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31211603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8D12356" w14:textId="77777777">
            <w:pPr>
              <w:spacing w:after="0" w:line="240" w:lineRule="auto"/>
              <w:jc w:val="center"/>
              <w:rPr>
                <w:del w:author="Open-Xml-PowerTools" w:id="32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Secantes de 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456FCF" w14:textId="77777777">
            <w:pPr>
              <w:spacing w:after="0" w:line="240" w:lineRule="auto"/>
              <w:rPr>
                <w:del w:author="Open-Xml-PowerTools" w:id="32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DF42AC" w14:textId="77777777">
            <w:pPr>
              <w:spacing w:after="0" w:line="240" w:lineRule="auto"/>
              <w:jc w:val="center"/>
              <w:rPr>
                <w:del w:author="Open-Xml-PowerTools" w:id="32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0D9E98" w14:textId="77777777">
            <w:pPr>
              <w:spacing w:after="0" w:line="240" w:lineRule="auto"/>
              <w:jc w:val="center"/>
              <w:rPr>
                <w:del w:author="Open-Xml-PowerTools" w:id="32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690.67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8A0C73" w14:textId="77777777">
            <w:pPr>
              <w:spacing w:after="0" w:line="240" w:lineRule="auto"/>
              <w:jc w:val="center"/>
              <w:rPr>
                <w:del w:author="Open-Xml-PowerTools" w:id="32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2,072.01 </w:delText>
              </w:r>
            </w:del>
          </w:p>
        </w:tc>
      </w:tr>
      <w:tr w14:paraId="5AE1B8B4" w14:textId="77777777">
        <w:trPr>
          <w:trHeight w:val="282"/>
          <w:del w:author="Open-Xml-PowerTools" w:id="321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68F2EE" w14:textId="77777777">
            <w:pPr>
              <w:spacing w:after="0" w:line="240" w:lineRule="auto"/>
              <w:jc w:val="center"/>
              <w:rPr>
                <w:del w:author="Open-Xml-PowerTools" w:id="32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86131502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E3C653B" w14:textId="77777777">
            <w:pPr>
              <w:spacing w:after="0" w:line="240" w:lineRule="auto"/>
              <w:jc w:val="center"/>
              <w:rPr>
                <w:del w:author="Open-Xml-PowerTools" w:id="32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04814A" w14:textId="77777777">
            <w:pPr>
              <w:spacing w:after="0" w:line="240" w:lineRule="auto"/>
              <w:rPr>
                <w:del w:author="Open-Xml-PowerTools" w:id="32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E0F3A3" w14:textId="77777777">
            <w:pPr>
              <w:spacing w:after="0" w:line="240" w:lineRule="auto"/>
              <w:jc w:val="center"/>
              <w:rPr>
                <w:del w:author="Open-Xml-PowerTools" w:id="32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EF8283" w14:textId="77777777">
            <w:pPr>
              <w:spacing w:after="0" w:line="240" w:lineRule="auto"/>
              <w:jc w:val="center"/>
              <w:rPr>
                <w:del w:author="Open-Xml-PowerTools" w:id="32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224.38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6ED4AC" w14:textId="77777777">
            <w:pPr>
              <w:spacing w:after="0" w:line="240" w:lineRule="auto"/>
              <w:jc w:val="center"/>
              <w:rPr>
                <w:del w:author="Open-Xml-PowerTools" w:id="32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673.14 </w:delText>
              </w:r>
            </w:del>
          </w:p>
        </w:tc>
      </w:tr>
      <w:tr w14:paraId="2064C09B" w14:textId="77777777">
        <w:trPr>
          <w:trHeight w:val="282"/>
          <w:del w:author="Open-Xml-PowerTools" w:id="322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77B2BA" w14:textId="77777777">
            <w:pPr>
              <w:spacing w:after="0" w:line="240" w:lineRule="auto"/>
              <w:jc w:val="center"/>
              <w:rPr>
                <w:del w:author="Open-Xml-PowerTools" w:id="32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86131502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B103B2D" w14:textId="77777777">
            <w:pPr>
              <w:spacing w:after="0" w:line="240" w:lineRule="auto"/>
              <w:jc w:val="center"/>
              <w:rPr>
                <w:del w:author="Open-Xml-PowerTools" w:id="32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Pintura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BAEA44" w14:textId="77777777">
            <w:pPr>
              <w:spacing w:after="0" w:line="240" w:lineRule="auto"/>
              <w:rPr>
                <w:del w:author="Open-Xml-PowerTools" w:id="32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5BA0008" w14:textId="77777777">
            <w:pPr>
              <w:spacing w:after="0" w:line="240" w:lineRule="auto"/>
              <w:jc w:val="center"/>
              <w:rPr>
                <w:del w:author="Open-Xml-PowerTools" w:id="32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9FF7C3" w14:textId="77777777">
            <w:pPr>
              <w:spacing w:after="0" w:line="240" w:lineRule="auto"/>
              <w:jc w:val="center"/>
              <w:rPr>
                <w:del w:author="Open-Xml-PowerTools" w:id="32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212.35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F0F144" w14:textId="77777777">
            <w:pPr>
              <w:spacing w:after="0" w:line="240" w:lineRule="auto"/>
              <w:jc w:val="center"/>
              <w:rPr>
                <w:del w:author="Open-Xml-PowerTools" w:id="32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637.05 </w:delText>
              </w:r>
            </w:del>
          </w:p>
        </w:tc>
      </w:tr>
      <w:tr w14:paraId="3E1A4AB2" w14:textId="77777777">
        <w:trPr>
          <w:trHeight w:val="282"/>
          <w:del w:author="Open-Xml-PowerTools" w:id="324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3DBA5F" w14:textId="77777777">
            <w:pPr>
              <w:spacing w:after="0" w:line="240" w:lineRule="auto"/>
              <w:jc w:val="center"/>
              <w:rPr>
                <w:del w:author="Open-Xml-PowerTools" w:id="32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11162116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F23B3F7" w14:textId="77777777">
            <w:pPr>
              <w:spacing w:after="0" w:line="240" w:lineRule="auto"/>
              <w:jc w:val="center"/>
              <w:rPr>
                <w:del w:author="Open-Xml-PowerTools" w:id="32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Tela de fique o estopa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BBE252" w14:textId="77777777">
            <w:pPr>
              <w:spacing w:after="0" w:line="240" w:lineRule="auto"/>
              <w:rPr>
                <w:del w:author="Open-Xml-PowerTools" w:id="32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E64A96" w14:textId="77777777">
            <w:pPr>
              <w:spacing w:after="0" w:line="240" w:lineRule="auto"/>
              <w:jc w:val="center"/>
              <w:rPr>
                <w:del w:author="Open-Xml-PowerTools" w:id="32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6C864CA" w14:textId="77777777">
            <w:pPr>
              <w:spacing w:after="0" w:line="240" w:lineRule="auto"/>
              <w:jc w:val="center"/>
              <w:rPr>
                <w:del w:author="Open-Xml-PowerTools" w:id="32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67.79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CF5C71" w14:textId="77777777">
            <w:pPr>
              <w:spacing w:after="0" w:line="240" w:lineRule="auto"/>
              <w:jc w:val="center"/>
              <w:rPr>
                <w:del w:author="Open-Xml-PowerTools" w:id="32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135.58 </w:delText>
              </w:r>
            </w:del>
          </w:p>
        </w:tc>
      </w:tr>
      <w:tr w14:paraId="513A70BB" w14:textId="77777777">
        <w:trPr>
          <w:trHeight w:val="282"/>
          <w:del w:author="Open-Xml-PowerTools" w:id="325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B05ADF" w14:textId="77777777">
            <w:pPr>
              <w:spacing w:after="0" w:line="240" w:lineRule="auto"/>
              <w:jc w:val="center"/>
              <w:rPr>
                <w:del w:author="Open-Xml-PowerTools" w:id="32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43201803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59AC613" w14:textId="77777777">
            <w:pPr>
              <w:spacing w:after="0" w:line="240" w:lineRule="auto"/>
              <w:jc w:val="center"/>
              <w:rPr>
                <w:del w:author="Open-Xml-PowerTools" w:id="32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Unidades de disco duro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AD8F10" w14:textId="77777777">
            <w:pPr>
              <w:spacing w:after="0" w:line="240" w:lineRule="auto"/>
              <w:rPr>
                <w:del w:author="Open-Xml-PowerTools" w:id="32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560937" w14:textId="77777777">
            <w:pPr>
              <w:spacing w:after="0" w:line="240" w:lineRule="auto"/>
              <w:jc w:val="center"/>
              <w:rPr>
                <w:del w:author="Open-Xml-PowerTools" w:id="32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AC69DC" w14:textId="77777777">
            <w:pPr>
              <w:spacing w:after="0" w:line="240" w:lineRule="auto"/>
              <w:jc w:val="center"/>
              <w:rPr>
                <w:del w:author="Open-Xml-PowerTools" w:id="32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6,395.00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65DF76" w14:textId="77777777">
            <w:pPr>
              <w:spacing w:after="0" w:line="240" w:lineRule="auto"/>
              <w:jc w:val="center"/>
              <w:rPr>
                <w:del w:author="Open-Xml-PowerTools" w:id="32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12,790.00 </w:delText>
              </w:r>
            </w:del>
          </w:p>
        </w:tc>
      </w:tr>
      <w:tr w14:paraId="5E5511AD" w14:textId="77777777">
        <w:trPr>
          <w:trHeight w:val="282"/>
          <w:del w:author="Open-Xml-PowerTools" w:id="326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039EFC" w14:textId="77777777">
            <w:pPr>
              <w:spacing w:after="0" w:line="240" w:lineRule="auto"/>
              <w:jc w:val="center"/>
              <w:rPr>
                <w:del w:author="Open-Xml-PowerTools" w:id="32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43212110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7F6F65A" w14:textId="77777777">
            <w:pPr>
              <w:spacing w:after="0" w:line="240" w:lineRule="auto"/>
              <w:jc w:val="center"/>
              <w:rPr>
                <w:del w:author="Open-Xml-PowerTools" w:id="32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Impresoras de múltiples funciones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559524" w14:textId="77777777">
            <w:pPr>
              <w:spacing w:after="0" w:line="240" w:lineRule="auto"/>
              <w:rPr>
                <w:del w:author="Open-Xml-PowerTools" w:id="32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4753A0" w14:textId="77777777">
            <w:pPr>
              <w:spacing w:after="0" w:line="240" w:lineRule="auto"/>
              <w:jc w:val="center"/>
              <w:rPr>
                <w:del w:author="Open-Xml-PowerTools" w:id="32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9602141" w14:textId="77777777">
            <w:pPr>
              <w:spacing w:after="0" w:line="240" w:lineRule="auto"/>
              <w:jc w:val="center"/>
              <w:rPr>
                <w:del w:author="Open-Xml-PowerTools" w:id="32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30,650.00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E88577" w14:textId="77777777">
            <w:pPr>
              <w:spacing w:after="0" w:line="240" w:lineRule="auto"/>
              <w:jc w:val="center"/>
              <w:rPr>
                <w:del w:author="Open-Xml-PowerTools" w:id="32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30,650.00 </w:delText>
              </w:r>
            </w:del>
          </w:p>
        </w:tc>
      </w:tr>
      <w:tr w14:paraId="1CEE68D6" w14:textId="77777777">
        <w:trPr>
          <w:trHeight w:val="282"/>
          <w:del w:author="Open-Xml-PowerTools" w:id="327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9405D3" w14:textId="77777777">
            <w:pPr>
              <w:spacing w:after="0" w:line="240" w:lineRule="auto"/>
              <w:jc w:val="center"/>
              <w:rPr>
                <w:del w:author="Open-Xml-PowerTools" w:id="32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32101603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9B01950" w14:textId="77777777">
            <w:pPr>
              <w:spacing w:after="0" w:line="240" w:lineRule="auto"/>
              <w:jc w:val="center"/>
              <w:rPr>
                <w:del w:author="Open-Xml-PowerTools" w:id="32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Memoria R</w:delText>
              </w:r>
            </w:del>
            <w:del w:author="Open-Xml-PowerTools" w:id="32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am estática (</w:delText>
              </w:r>
            </w:del>
            <w:del w:author="Open-Xml-PowerTools" w:id="32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SR</w:delText>
              </w:r>
            </w:del>
            <w:del w:author="Open-Xml-PowerTools" w:id="32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am)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3C7EB9B" w14:textId="77777777">
            <w:pPr>
              <w:spacing w:after="0" w:line="240" w:lineRule="auto"/>
              <w:rPr>
                <w:del w:author="Open-Xml-PowerTools" w:id="32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7A65A93" w14:textId="77777777">
            <w:pPr>
              <w:spacing w:after="0" w:line="240" w:lineRule="auto"/>
              <w:jc w:val="center"/>
              <w:rPr>
                <w:del w:author="Open-Xml-PowerTools" w:id="32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ED74E5" w14:textId="77777777">
            <w:pPr>
              <w:spacing w:after="0" w:line="240" w:lineRule="auto"/>
              <w:jc w:val="center"/>
              <w:rPr>
                <w:del w:author="Open-Xml-PowerTools" w:id="32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1,187.10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7AA5793" w14:textId="77777777">
            <w:pPr>
              <w:spacing w:after="0" w:line="240" w:lineRule="auto"/>
              <w:jc w:val="center"/>
              <w:rPr>
                <w:del w:author="Open-Xml-PowerTools" w:id="32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1,187.10 </w:delText>
              </w:r>
            </w:del>
          </w:p>
        </w:tc>
      </w:tr>
      <w:tr w14:paraId="6D35DC93" w14:textId="77777777">
        <w:trPr>
          <w:trHeight w:val="282"/>
          <w:del w:author="Open-Xml-PowerTools" w:id="329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38A9B2" w14:textId="77777777">
            <w:pPr>
              <w:spacing w:after="0" w:line="240" w:lineRule="auto"/>
              <w:jc w:val="center"/>
              <w:rPr>
                <w:del w:author="Open-Xml-PowerTools" w:id="32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26111702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5D2BDDE" w14:textId="77777777">
            <w:pPr>
              <w:spacing w:after="0" w:line="240" w:lineRule="auto"/>
              <w:jc w:val="center"/>
              <w:rPr>
                <w:del w:author="Open-Xml-PowerTools" w:id="329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29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Pilas alcalinas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0CAF44C" w14:textId="77777777">
            <w:pPr>
              <w:spacing w:after="0" w:line="240" w:lineRule="auto"/>
              <w:rPr>
                <w:del w:author="Open-Xml-PowerTools" w:id="33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0AD65B" w14:textId="77777777">
            <w:pPr>
              <w:spacing w:after="0" w:line="240" w:lineRule="auto"/>
              <w:jc w:val="center"/>
              <w:rPr>
                <w:del w:author="Open-Xml-PowerTools" w:id="33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CE5D97" w14:textId="77777777">
            <w:pPr>
              <w:spacing w:after="0" w:line="240" w:lineRule="auto"/>
              <w:jc w:val="center"/>
              <w:rPr>
                <w:del w:author="Open-Xml-PowerTools" w:id="33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1,364.00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E93F7F" w14:textId="2434F9F3">
            <w:pPr>
              <w:spacing w:after="0" w:line="240" w:lineRule="auto"/>
              <w:jc w:val="center"/>
              <w:rPr>
                <w:del w:author="Open-Xml-PowerTools" w:id="33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4,092.00 </w:delText>
              </w:r>
            </w:del>
          </w:p>
        </w:tc>
      </w:tr>
      <w:tr w14:paraId="77426FCB" w14:textId="77777777">
        <w:trPr>
          <w:trHeight w:val="282"/>
          <w:del w:author="Open-Xml-PowerTools" w:id="330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5BF3E8" w14:textId="77777777">
            <w:pPr>
              <w:spacing w:after="0" w:line="240" w:lineRule="auto"/>
              <w:jc w:val="center"/>
              <w:rPr>
                <w:del w:author="Open-Xml-PowerTools" w:id="33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44101805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0A8D28A" w14:textId="77777777">
            <w:pPr>
              <w:spacing w:after="0" w:line="240" w:lineRule="auto"/>
              <w:jc w:val="center"/>
              <w:rPr>
                <w:del w:author="Open-Xml-PowerTools" w:id="331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Cintas para calculadoras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A1C801" w14:textId="77777777">
            <w:pPr>
              <w:spacing w:after="0" w:line="240" w:lineRule="auto"/>
              <w:rPr>
                <w:del w:author="Open-Xml-PowerTools" w:id="33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482C055" w14:textId="77777777">
            <w:pPr>
              <w:spacing w:after="0" w:line="240" w:lineRule="auto"/>
              <w:jc w:val="center"/>
              <w:rPr>
                <w:del w:author="Open-Xml-PowerTools" w:id="33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193AFE" w14:textId="77777777">
            <w:pPr>
              <w:spacing w:after="0" w:line="240" w:lineRule="auto"/>
              <w:jc w:val="center"/>
              <w:rPr>
                <w:del w:author="Open-Xml-PowerTools" w:id="33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55.82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F9125E" w14:textId="77777777">
            <w:pPr>
              <w:spacing w:after="0" w:line="240" w:lineRule="auto"/>
              <w:jc w:val="center"/>
              <w:rPr>
                <w:del w:author="Open-Xml-PowerTools" w:id="33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55.82 </w:delText>
              </w:r>
            </w:del>
          </w:p>
        </w:tc>
      </w:tr>
      <w:tr w14:paraId="609A8AD6" w14:textId="77777777">
        <w:trPr>
          <w:trHeight w:val="282"/>
          <w:del w:author="Open-Xml-PowerTools" w:id="332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C7C22C" w14:textId="77777777">
            <w:pPr>
              <w:spacing w:after="0" w:line="240" w:lineRule="auto"/>
              <w:jc w:val="center"/>
              <w:rPr>
                <w:del w:author="Open-Xml-PowerTools" w:id="33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31201610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C70DC89" w14:textId="77777777">
            <w:pPr>
              <w:spacing w:after="0" w:line="240" w:lineRule="auto"/>
              <w:jc w:val="center"/>
              <w:rPr>
                <w:del w:author="Open-Xml-PowerTools" w:id="33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2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Pegamentos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0C969B5" w14:textId="77777777">
            <w:pPr>
              <w:spacing w:after="0" w:line="240" w:lineRule="auto"/>
              <w:rPr>
                <w:del w:author="Open-Xml-PowerTools" w:id="33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E91B00" w14:textId="77777777">
            <w:pPr>
              <w:spacing w:after="0" w:line="240" w:lineRule="auto"/>
              <w:jc w:val="center"/>
              <w:rPr>
                <w:del w:author="Open-Xml-PowerTools" w:id="33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EBD8519" w14:textId="77777777">
            <w:pPr>
              <w:spacing w:after="0" w:line="240" w:lineRule="auto"/>
              <w:jc w:val="center"/>
              <w:rPr>
                <w:del w:author="Open-Xml-PowerTools" w:id="33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A7EF77" w14:textId="77777777">
            <w:pPr>
              <w:spacing w:after="0" w:line="240" w:lineRule="auto"/>
              <w:jc w:val="center"/>
              <w:rPr>
                <w:del w:author="Open-Xml-PowerTools" w:id="33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150.00 </w:delText>
              </w:r>
            </w:del>
          </w:p>
        </w:tc>
      </w:tr>
      <w:tr w14:paraId="2DEA6EE3" w14:textId="77777777">
        <w:trPr>
          <w:trHeight w:val="282"/>
          <w:del w:author="Open-Xml-PowerTools" w:id="333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CD0F15" w14:textId="77777777">
            <w:pPr>
              <w:spacing w:after="0" w:line="240" w:lineRule="auto"/>
              <w:jc w:val="center"/>
              <w:rPr>
                <w:del w:author="Open-Xml-PowerTools" w:id="333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31201610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CC85C38" w14:textId="77777777">
            <w:pPr>
              <w:spacing w:after="0" w:line="240" w:lineRule="auto"/>
              <w:jc w:val="center"/>
              <w:rPr>
                <w:del w:author="Open-Xml-PowerTools" w:id="333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Pegamentos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867DAC" w14:textId="77777777">
            <w:pPr>
              <w:spacing w:after="0" w:line="240" w:lineRule="auto"/>
              <w:rPr>
                <w:del w:author="Open-Xml-PowerTools" w:id="33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902B91" w14:textId="77777777">
            <w:pPr>
              <w:spacing w:after="0" w:line="240" w:lineRule="auto"/>
              <w:jc w:val="center"/>
              <w:rPr>
                <w:del w:author="Open-Xml-PowerTools" w:id="33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E42BB9" w14:textId="77777777">
            <w:pPr>
              <w:spacing w:after="0" w:line="240" w:lineRule="auto"/>
              <w:jc w:val="center"/>
              <w:rPr>
                <w:del w:author="Open-Xml-PowerTools" w:id="33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254.00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6E2E13" w14:textId="77777777">
            <w:pPr>
              <w:spacing w:after="0" w:line="240" w:lineRule="auto"/>
              <w:jc w:val="center"/>
              <w:rPr>
                <w:del w:author="Open-Xml-PowerTools" w:id="33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762.00 </w:delText>
              </w:r>
            </w:del>
          </w:p>
        </w:tc>
      </w:tr>
      <w:tr w14:paraId="4C82CAB0" w14:textId="77777777">
        <w:trPr>
          <w:trHeight w:val="282"/>
          <w:del w:author="Open-Xml-PowerTools" w:id="334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ACC818" w14:textId="77777777">
            <w:pPr>
              <w:spacing w:after="0" w:line="240" w:lineRule="auto"/>
              <w:jc w:val="center"/>
              <w:rPr>
                <w:del w:author="Open-Xml-PowerTools" w:id="33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084FB17" w14:textId="77777777">
            <w:pPr>
              <w:spacing w:after="0" w:line="240" w:lineRule="auto"/>
              <w:jc w:val="center"/>
              <w:rPr>
                <w:del w:author="Open-Xml-PowerTools" w:id="33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doble faz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A167F1" w14:textId="77777777">
            <w:pPr>
              <w:spacing w:after="0" w:line="240" w:lineRule="auto"/>
              <w:rPr>
                <w:del w:author="Open-Xml-PowerTools" w:id="33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1D4012" w14:textId="77777777">
            <w:pPr>
              <w:spacing w:after="0" w:line="240" w:lineRule="auto"/>
              <w:jc w:val="center"/>
              <w:rPr>
                <w:del w:author="Open-Xml-PowerTools" w:id="33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2FE33C" w14:textId="77777777">
            <w:pPr>
              <w:spacing w:after="0" w:line="240" w:lineRule="auto"/>
              <w:jc w:val="center"/>
              <w:rPr>
                <w:del w:author="Open-Xml-PowerTools" w:id="33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2,298.02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2D2F77" w14:textId="77777777">
            <w:pPr>
              <w:spacing w:after="0" w:line="240" w:lineRule="auto"/>
              <w:jc w:val="center"/>
              <w:rPr>
                <w:del w:author="Open-Xml-PowerTools" w:id="33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2,298.02 </w:delText>
              </w:r>
            </w:del>
          </w:p>
        </w:tc>
      </w:tr>
      <w:tr w14:paraId="1D98550B" w14:textId="77777777">
        <w:trPr>
          <w:trHeight w:val="282"/>
          <w:del w:author="Open-Xml-PowerTools" w:id="336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A68F56" w14:textId="77777777">
            <w:pPr>
              <w:spacing w:after="0" w:line="240" w:lineRule="auto"/>
              <w:jc w:val="center"/>
              <w:rPr>
                <w:del w:author="Open-Xml-PowerTools" w:id="33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6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31201512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0D5C86F" w14:textId="77777777">
            <w:pPr>
              <w:spacing w:after="0" w:line="240" w:lineRule="auto"/>
              <w:jc w:val="center"/>
              <w:rPr>
                <w:del w:author="Open-Xml-PowerTools" w:id="336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6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transparente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771D45" w14:textId="77777777">
            <w:pPr>
              <w:spacing w:after="0" w:line="240" w:lineRule="auto"/>
              <w:rPr>
                <w:del w:author="Open-Xml-PowerTools" w:id="33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AABCD4" w14:textId="77777777">
            <w:pPr>
              <w:spacing w:after="0" w:line="240" w:lineRule="auto"/>
              <w:jc w:val="center"/>
              <w:rPr>
                <w:del w:author="Open-Xml-PowerTools" w:id="33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91AE5E9" w14:textId="77777777">
            <w:pPr>
              <w:spacing w:after="0" w:line="240" w:lineRule="auto"/>
              <w:jc w:val="center"/>
              <w:rPr>
                <w:del w:author="Open-Xml-PowerTools" w:id="33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F2EDC4" w14:textId="77777777">
            <w:pPr>
              <w:spacing w:after="0" w:line="240" w:lineRule="auto"/>
              <w:jc w:val="center"/>
              <w:rPr>
                <w:del w:author="Open-Xml-PowerTools" w:id="33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625.00 </w:delText>
              </w:r>
            </w:del>
          </w:p>
        </w:tc>
      </w:tr>
      <w:tr w14:paraId="525429C0" w14:textId="77777777">
        <w:trPr>
          <w:trHeight w:val="282"/>
          <w:del w:author="Open-Xml-PowerTools" w:id="337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8033C7E" w14:textId="77777777">
            <w:pPr>
              <w:spacing w:after="0" w:line="240" w:lineRule="auto"/>
              <w:jc w:val="center"/>
              <w:rPr>
                <w:del w:author="Open-Xml-PowerTools" w:id="337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31201512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F34A223" w14:textId="77777777">
            <w:pPr>
              <w:spacing w:after="0" w:line="240" w:lineRule="auto"/>
              <w:jc w:val="center"/>
              <w:rPr>
                <w:del w:author="Open-Xml-PowerTools" w:id="33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Cinta transparente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3CF601" w14:textId="77777777">
            <w:pPr>
              <w:spacing w:after="0" w:line="240" w:lineRule="auto"/>
              <w:rPr>
                <w:del w:author="Open-Xml-PowerTools" w:id="33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B63D4E" w14:textId="77777777">
            <w:pPr>
              <w:spacing w:after="0" w:line="240" w:lineRule="auto"/>
              <w:jc w:val="center"/>
              <w:rPr>
                <w:del w:author="Open-Xml-PowerTools" w:id="33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5ADB56" w14:textId="77777777">
            <w:pPr>
              <w:spacing w:after="0" w:line="240" w:lineRule="auto"/>
              <w:jc w:val="center"/>
              <w:rPr>
                <w:del w:author="Open-Xml-PowerTools" w:id="33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55.45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9D51B3" w14:textId="77777777">
            <w:pPr>
              <w:spacing w:after="0" w:line="240" w:lineRule="auto"/>
              <w:jc w:val="center"/>
              <w:rPr>
                <w:del w:author="Open-Xml-PowerTools" w:id="33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1,386.25 </w:delText>
              </w:r>
            </w:del>
          </w:p>
        </w:tc>
      </w:tr>
      <w:tr w14:paraId="53FCC2AD" w14:textId="77777777">
        <w:trPr>
          <w:trHeight w:val="282"/>
          <w:del w:author="Open-Xml-PowerTools" w:id="338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D28FFB" w14:textId="77777777">
            <w:pPr>
              <w:spacing w:after="0" w:line="240" w:lineRule="auto"/>
              <w:jc w:val="center"/>
              <w:rPr>
                <w:del w:author="Open-Xml-PowerTools" w:id="33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41111501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5EA52E0" w14:textId="77777777">
            <w:pPr>
              <w:spacing w:after="0" w:line="240" w:lineRule="auto"/>
              <w:jc w:val="center"/>
              <w:rPr>
                <w:del w:author="Open-Xml-PowerTools" w:id="339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Balanzas de carga superior electrónicos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7A01D2" w14:textId="77777777">
            <w:pPr>
              <w:spacing w:after="0" w:line="240" w:lineRule="auto"/>
              <w:rPr>
                <w:del w:author="Open-Xml-PowerTools" w:id="33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A4805D" w14:textId="77777777">
            <w:pPr>
              <w:spacing w:after="0" w:line="240" w:lineRule="auto"/>
              <w:jc w:val="center"/>
              <w:rPr>
                <w:del w:author="Open-Xml-PowerTools" w:id="33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DD4B60" w14:textId="77777777">
            <w:pPr>
              <w:spacing w:after="0" w:line="240" w:lineRule="auto"/>
              <w:jc w:val="center"/>
              <w:rPr>
                <w:del w:author="Open-Xml-PowerTools" w:id="33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38.00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A181C8" w14:textId="77777777">
            <w:pPr>
              <w:spacing w:after="0" w:line="240" w:lineRule="auto"/>
              <w:jc w:val="center"/>
              <w:rPr>
                <w:del w:author="Open-Xml-PowerTools" w:id="33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3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38.00 </w:delText>
              </w:r>
            </w:del>
          </w:p>
        </w:tc>
      </w:tr>
      <w:tr w14:paraId="5DFFB023" w14:textId="77777777">
        <w:trPr>
          <w:trHeight w:val="282"/>
          <w:del w:author="Open-Xml-PowerTools" w:id="339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2C54BB4" w14:textId="77777777">
            <w:pPr>
              <w:spacing w:after="0" w:line="240" w:lineRule="auto"/>
              <w:jc w:val="center"/>
              <w:rPr>
                <w:del w:author="Open-Xml-PowerTools" w:id="340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5F5FE9A" w14:textId="77777777">
            <w:pPr>
              <w:spacing w:after="0" w:line="240" w:lineRule="auto"/>
              <w:jc w:val="center"/>
              <w:rPr>
                <w:del w:author="Open-Xml-PowerTools" w:id="34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3514FD" w14:textId="77777777">
            <w:pPr>
              <w:spacing w:after="0" w:line="240" w:lineRule="auto"/>
              <w:rPr>
                <w:del w:author="Open-Xml-PowerTools" w:id="34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4730CD9" w14:textId="77777777">
            <w:pPr>
              <w:spacing w:after="0" w:line="240" w:lineRule="auto"/>
              <w:jc w:val="center"/>
              <w:rPr>
                <w:del w:author="Open-Xml-PowerTools" w:id="34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C099A1" w14:textId="77777777">
            <w:pPr>
              <w:spacing w:after="0" w:line="240" w:lineRule="auto"/>
              <w:jc w:val="center"/>
              <w:rPr>
                <w:del w:author="Open-Xml-PowerTools" w:id="34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4,484.00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D28331" w14:textId="77777777">
            <w:pPr>
              <w:spacing w:after="0" w:line="240" w:lineRule="auto"/>
              <w:jc w:val="center"/>
              <w:rPr>
                <w:del w:author="Open-Xml-PowerTools" w:id="34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13,452.00 </w:delText>
              </w:r>
            </w:del>
          </w:p>
        </w:tc>
      </w:tr>
      <w:tr w14:paraId="33D05D01" w14:textId="77777777">
        <w:trPr>
          <w:trHeight w:val="282"/>
          <w:del w:author="Open-Xml-PowerTools" w:id="341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15178A" w14:textId="77777777">
            <w:pPr>
              <w:spacing w:after="0" w:line="240" w:lineRule="auto"/>
              <w:jc w:val="center"/>
              <w:rPr>
                <w:del w:author="Open-Xml-PowerTools" w:id="341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1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534E766" w14:textId="77777777">
            <w:pPr>
              <w:spacing w:after="0" w:line="240" w:lineRule="auto"/>
              <w:jc w:val="center"/>
              <w:rPr>
                <w:del w:author="Open-Xml-PowerTools" w:id="341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1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9DD47F" w14:textId="77777777">
            <w:pPr>
              <w:spacing w:after="0" w:line="240" w:lineRule="auto"/>
              <w:rPr>
                <w:del w:author="Open-Xml-PowerTools" w:id="341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1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EDFEEE" w14:textId="77777777">
            <w:pPr>
              <w:spacing w:after="0" w:line="240" w:lineRule="auto"/>
              <w:jc w:val="center"/>
              <w:rPr>
                <w:del w:author="Open-Xml-PowerTools" w:id="34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59AE6D" w14:textId="77777777">
            <w:pPr>
              <w:spacing w:after="0" w:line="240" w:lineRule="auto"/>
              <w:jc w:val="center"/>
              <w:rPr>
                <w:del w:author="Open-Xml-PowerTools" w:id="34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3,840.00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856DC0" w14:textId="77777777">
            <w:pPr>
              <w:spacing w:after="0" w:line="240" w:lineRule="auto"/>
              <w:jc w:val="center"/>
              <w:rPr>
                <w:del w:author="Open-Xml-PowerTools" w:id="34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15,360.00 </w:delText>
              </w:r>
            </w:del>
          </w:p>
        </w:tc>
      </w:tr>
      <w:tr w14:paraId="57757FA2" w14:textId="77777777">
        <w:trPr>
          <w:trHeight w:val="282"/>
          <w:del w:author="Open-Xml-PowerTools" w:id="342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B8CCBAC" w14:textId="77777777">
            <w:pPr>
              <w:spacing w:after="0" w:line="240" w:lineRule="auto"/>
              <w:jc w:val="center"/>
              <w:rPr>
                <w:del w:author="Open-Xml-PowerTools" w:id="342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2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36E7D4B" w14:textId="77777777">
            <w:pPr>
              <w:spacing w:after="0" w:line="240" w:lineRule="auto"/>
              <w:jc w:val="center"/>
              <w:rPr>
                <w:del w:author="Open-Xml-PowerTools" w:id="34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C99119" w14:textId="77777777">
            <w:pPr>
              <w:spacing w:after="0" w:line="240" w:lineRule="auto"/>
              <w:rPr>
                <w:del w:author="Open-Xml-PowerTools" w:id="34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FD0204E" w14:textId="77777777">
            <w:pPr>
              <w:spacing w:after="0" w:line="240" w:lineRule="auto"/>
              <w:jc w:val="center"/>
              <w:rPr>
                <w:del w:author="Open-Xml-PowerTools" w:id="34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E744153" w14:textId="77777777">
            <w:pPr>
              <w:spacing w:after="0" w:line="240" w:lineRule="auto"/>
              <w:jc w:val="center"/>
              <w:rPr>
                <w:del w:author="Open-Xml-PowerTools" w:id="34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3,780.00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CFB1585" w14:textId="77777777">
            <w:pPr>
              <w:spacing w:after="0" w:line="240" w:lineRule="auto"/>
              <w:jc w:val="center"/>
              <w:rPr>
                <w:del w:author="Open-Xml-PowerTools" w:id="34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113,400.00 </w:delText>
              </w:r>
            </w:del>
          </w:p>
        </w:tc>
      </w:tr>
      <w:tr w14:paraId="3463E19D" w14:textId="77777777">
        <w:trPr>
          <w:trHeight w:val="282"/>
          <w:del w:author="Open-Xml-PowerTools" w:id="343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AE4E68" w14:textId="77777777">
            <w:pPr>
              <w:spacing w:after="0" w:line="240" w:lineRule="auto"/>
              <w:jc w:val="center"/>
              <w:rPr>
                <w:del w:author="Open-Xml-PowerTools" w:id="344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3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702BC7B" w14:textId="77777777">
            <w:pPr>
              <w:spacing w:after="0" w:line="240" w:lineRule="auto"/>
              <w:jc w:val="center"/>
              <w:rPr>
                <w:del w:author="Open-Xml-PowerTools" w:id="34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058636" w14:textId="77777777">
            <w:pPr>
              <w:spacing w:after="0" w:line="240" w:lineRule="auto"/>
              <w:rPr>
                <w:del w:author="Open-Xml-PowerTools" w:id="34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FAA30F" w14:textId="77777777">
            <w:pPr>
              <w:spacing w:after="0" w:line="240" w:lineRule="auto"/>
              <w:jc w:val="center"/>
              <w:rPr>
                <w:del w:author="Open-Xml-PowerTools" w:id="34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74E16F9" w14:textId="77777777">
            <w:pPr>
              <w:spacing w:after="0" w:line="240" w:lineRule="auto"/>
              <w:jc w:val="center"/>
              <w:rPr>
                <w:del w:author="Open-Xml-PowerTools" w:id="34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D3FB7D" w14:textId="77777777">
            <w:pPr>
              <w:spacing w:after="0" w:line="240" w:lineRule="auto"/>
              <w:jc w:val="center"/>
              <w:rPr>
                <w:del w:author="Open-Xml-PowerTools" w:id="34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23,800.00 </w:delText>
              </w:r>
            </w:del>
          </w:p>
        </w:tc>
      </w:tr>
      <w:tr w14:paraId="5EC6EA35" w14:textId="77777777">
        <w:trPr>
          <w:trHeight w:val="282"/>
          <w:del w:author="Open-Xml-PowerTools" w:id="345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D30E36" w14:textId="77777777">
            <w:pPr>
              <w:spacing w:after="0" w:line="240" w:lineRule="auto"/>
              <w:jc w:val="center"/>
              <w:rPr>
                <w:del w:author="Open-Xml-PowerTools" w:id="34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5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9D52714" w14:textId="77777777">
            <w:pPr>
              <w:spacing w:after="0" w:line="240" w:lineRule="auto"/>
              <w:jc w:val="center"/>
              <w:rPr>
                <w:del w:author="Open-Xml-PowerTools" w:id="34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48EEAD" w14:textId="77777777">
            <w:pPr>
              <w:spacing w:after="0" w:line="240" w:lineRule="auto"/>
              <w:rPr>
                <w:del w:author="Open-Xml-PowerTools" w:id="34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5F93679" w14:textId="77777777">
            <w:pPr>
              <w:spacing w:after="0" w:line="240" w:lineRule="auto"/>
              <w:jc w:val="center"/>
              <w:rPr>
                <w:del w:author="Open-Xml-PowerTools" w:id="34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AB6858" w14:textId="77777777">
            <w:pPr>
              <w:spacing w:after="0" w:line="240" w:lineRule="auto"/>
              <w:jc w:val="center"/>
              <w:rPr>
                <w:del w:author="Open-Xml-PowerTools" w:id="34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5,300.00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ECECE22" w14:textId="77777777">
            <w:pPr>
              <w:spacing w:after="0" w:line="240" w:lineRule="auto"/>
              <w:jc w:val="center"/>
              <w:rPr>
                <w:del w:author="Open-Xml-PowerTools" w:id="34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31,800.00 </w:delText>
              </w:r>
            </w:del>
          </w:p>
        </w:tc>
      </w:tr>
      <w:tr w14:paraId="026A038B" w14:textId="77777777">
        <w:trPr>
          <w:trHeight w:val="282"/>
          <w:del w:author="Open-Xml-PowerTools" w:id="346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13D6D6" w14:textId="77777777">
            <w:pPr>
              <w:spacing w:after="0" w:line="240" w:lineRule="auto"/>
              <w:jc w:val="center"/>
              <w:rPr>
                <w:del w:author="Open-Xml-PowerTools" w:id="346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6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4259294" w14:textId="77777777">
            <w:pPr>
              <w:spacing w:after="0" w:line="240" w:lineRule="auto"/>
              <w:jc w:val="center"/>
              <w:rPr>
                <w:del w:author="Open-Xml-PowerTools" w:id="34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Cartuchos de tinta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0751282" w14:textId="77777777">
            <w:pPr>
              <w:spacing w:after="0" w:line="240" w:lineRule="auto"/>
              <w:rPr>
                <w:del w:author="Open-Xml-PowerTools" w:id="34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653B76D" w14:textId="77777777">
            <w:pPr>
              <w:spacing w:after="0" w:line="240" w:lineRule="auto"/>
              <w:jc w:val="center"/>
              <w:rPr>
                <w:del w:author="Open-Xml-PowerTools" w:id="34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B0C544" w14:textId="77777777">
            <w:pPr>
              <w:spacing w:after="0" w:line="240" w:lineRule="auto"/>
              <w:jc w:val="center"/>
              <w:rPr>
                <w:del w:author="Open-Xml-PowerTools" w:id="34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1,570.00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C8C6E24" w14:textId="77777777">
            <w:pPr>
              <w:spacing w:after="0" w:line="240" w:lineRule="auto"/>
              <w:jc w:val="center"/>
              <w:rPr>
                <w:del w:author="Open-Xml-PowerTools" w:id="34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1,570.00 </w:delText>
              </w:r>
            </w:del>
          </w:p>
        </w:tc>
      </w:tr>
      <w:tr w14:paraId="13499589" w14:textId="77777777">
        <w:trPr>
          <w:trHeight w:val="282"/>
          <w:del w:author="Open-Xml-PowerTools" w:id="347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16A245" w14:textId="77777777">
            <w:pPr>
              <w:spacing w:after="0" w:line="240" w:lineRule="auto"/>
              <w:jc w:val="center"/>
              <w:rPr>
                <w:del w:author="Open-Xml-PowerTools" w:id="347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7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75C0271" w14:textId="77777777">
            <w:pPr>
              <w:spacing w:after="0" w:line="240" w:lineRule="auto"/>
              <w:jc w:val="center"/>
              <w:rPr>
                <w:del w:author="Open-Xml-PowerTools" w:id="34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Cartuchos de tinta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D67D91" w14:textId="77777777">
            <w:pPr>
              <w:spacing w:after="0" w:line="240" w:lineRule="auto"/>
              <w:rPr>
                <w:del w:author="Open-Xml-PowerTools" w:id="34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9C1FAE" w14:textId="77777777">
            <w:pPr>
              <w:spacing w:after="0" w:line="240" w:lineRule="auto"/>
              <w:jc w:val="center"/>
              <w:rPr>
                <w:del w:author="Open-Xml-PowerTools" w:id="34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A7847BB" w14:textId="77777777">
            <w:pPr>
              <w:spacing w:after="0" w:line="240" w:lineRule="auto"/>
              <w:jc w:val="center"/>
              <w:rPr>
                <w:del w:author="Open-Xml-PowerTools" w:id="34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1,840.00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3648B88" w14:textId="77777777">
            <w:pPr>
              <w:spacing w:after="0" w:line="240" w:lineRule="auto"/>
              <w:jc w:val="center"/>
              <w:rPr>
                <w:del w:author="Open-Xml-PowerTools" w:id="34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1,840.00 </w:delText>
              </w:r>
            </w:del>
          </w:p>
        </w:tc>
      </w:tr>
      <w:tr w14:paraId="283B5325" w14:textId="77777777">
        <w:trPr>
          <w:trHeight w:val="282"/>
          <w:del w:author="Open-Xml-PowerTools" w:id="349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FA53EF" w14:textId="77777777">
            <w:pPr>
              <w:spacing w:after="0" w:line="240" w:lineRule="auto"/>
              <w:jc w:val="center"/>
              <w:rPr>
                <w:del w:author="Open-Xml-PowerTools" w:id="34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6729CEB" w14:textId="77777777">
            <w:pPr>
              <w:spacing w:after="0" w:line="240" w:lineRule="auto"/>
              <w:jc w:val="center"/>
              <w:rPr>
                <w:del w:author="Open-Xml-PowerTools" w:id="34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FA9379" w14:textId="77777777">
            <w:pPr>
              <w:spacing w:after="0" w:line="240" w:lineRule="auto"/>
              <w:rPr>
                <w:del w:author="Open-Xml-PowerTools" w:id="34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F87A53" w14:textId="77777777">
            <w:pPr>
              <w:spacing w:after="0" w:line="240" w:lineRule="auto"/>
              <w:jc w:val="center"/>
              <w:rPr>
                <w:del w:author="Open-Xml-PowerTools" w:id="34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F79953F" w14:textId="77777777">
            <w:pPr>
              <w:spacing w:after="0" w:line="240" w:lineRule="auto"/>
              <w:jc w:val="center"/>
              <w:rPr>
                <w:del w:author="Open-Xml-PowerTools" w:id="35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4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2,380.00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65F7C95" w14:textId="77777777">
            <w:pPr>
              <w:spacing w:after="0" w:line="240" w:lineRule="auto"/>
              <w:jc w:val="center"/>
              <w:rPr>
                <w:del w:author="Open-Xml-PowerTools" w:id="35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19,040.00 </w:delText>
              </w:r>
            </w:del>
          </w:p>
        </w:tc>
      </w:tr>
      <w:tr w14:paraId="26482CBB" w14:textId="77777777">
        <w:trPr>
          <w:trHeight w:val="282"/>
          <w:del w:author="Open-Xml-PowerTools" w:id="350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6F18551" w14:textId="77777777">
            <w:pPr>
              <w:spacing w:after="0" w:line="240" w:lineRule="auto"/>
              <w:jc w:val="center"/>
              <w:rPr>
                <w:del w:author="Open-Xml-PowerTools" w:id="350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0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44103103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A9423DA" w14:textId="77777777">
            <w:pPr>
              <w:spacing w:after="0" w:line="240" w:lineRule="auto"/>
              <w:jc w:val="center"/>
              <w:rPr>
                <w:del w:author="Open-Xml-PowerTools" w:id="35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Tóner para impresoras o fax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306193" w14:textId="77777777">
            <w:pPr>
              <w:spacing w:after="0" w:line="240" w:lineRule="auto"/>
              <w:rPr>
                <w:del w:author="Open-Xml-PowerTools" w:id="35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B1C1625" w14:textId="77777777">
            <w:pPr>
              <w:spacing w:after="0" w:line="240" w:lineRule="auto"/>
              <w:jc w:val="center"/>
              <w:rPr>
                <w:del w:author="Open-Xml-PowerTools" w:id="35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8A9029" w14:textId="77777777">
            <w:pPr>
              <w:spacing w:after="0" w:line="240" w:lineRule="auto"/>
              <w:jc w:val="center"/>
              <w:rPr>
                <w:del w:author="Open-Xml-PowerTools" w:id="35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12,475.00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C96584" w14:textId="77777777">
            <w:pPr>
              <w:spacing w:after="0" w:line="240" w:lineRule="auto"/>
              <w:jc w:val="center"/>
              <w:rPr>
                <w:del w:author="Open-Xml-PowerTools" w:id="35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12,475.00 </w:delText>
              </w:r>
            </w:del>
          </w:p>
        </w:tc>
      </w:tr>
      <w:tr w14:paraId="1772B467" w14:textId="77777777">
        <w:trPr>
          <w:trHeight w:val="282"/>
          <w:del w:author="Open-Xml-PowerTools" w:id="3516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8C91E" w14:textId="77777777">
            <w:pPr>
              <w:spacing w:after="0" w:line="240" w:lineRule="auto"/>
              <w:jc w:val="center"/>
              <w:rPr>
                <w:del w:author="Open-Xml-PowerTools" w:id="35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863CF" w14:textId="77777777">
            <w:pPr>
              <w:spacing w:after="0" w:line="240" w:lineRule="auto"/>
              <w:rPr>
                <w:del w:author="Open-Xml-PowerTools" w:id="351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9C2DB" w14:textId="77777777">
            <w:pPr>
              <w:spacing w:after="0" w:line="240" w:lineRule="auto"/>
              <w:rPr>
                <w:del w:author="Open-Xml-PowerTools" w:id="351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53069" w14:textId="77777777">
            <w:pPr>
              <w:spacing w:after="0" w:line="240" w:lineRule="auto"/>
              <w:rPr>
                <w:del w:author="Open-Xml-PowerTools" w:id="352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05AF18B8" w14:textId="77777777">
            <w:pPr>
              <w:spacing w:after="0" w:line="240" w:lineRule="auto"/>
              <w:jc w:val="center"/>
              <w:rPr>
                <w:del w:author="Open-Xml-PowerTools" w:id="35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95405E4" w14:textId="77777777">
            <w:pPr>
              <w:spacing w:after="0" w:line="240" w:lineRule="auto"/>
              <w:jc w:val="center"/>
              <w:rPr>
                <w:del w:author="Open-Xml-PowerTools" w:id="35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5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329,551.19 </w:delText>
              </w:r>
            </w:del>
          </w:p>
        </w:tc>
      </w:tr>
      <w:tr w14:paraId="3F9B8FA7" w14:textId="77777777">
        <w:trPr>
          <w:trHeight w:val="282"/>
          <w:del w:author="Open-Xml-PowerTools" w:id="3525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F8C37" w14:textId="77777777">
            <w:pPr>
              <w:spacing w:after="0" w:line="240" w:lineRule="auto"/>
              <w:jc w:val="center"/>
              <w:rPr>
                <w:del w:author="Open-Xml-PowerTools" w:id="35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2E7AF" w14:textId="77777777">
            <w:pPr>
              <w:spacing w:after="0" w:line="240" w:lineRule="auto"/>
              <w:rPr>
                <w:del w:author="Open-Xml-PowerTools" w:id="352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EE5E9" w14:textId="77777777">
            <w:pPr>
              <w:spacing w:after="0" w:line="240" w:lineRule="auto"/>
              <w:rPr>
                <w:del w:author="Open-Xml-PowerTools" w:id="352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70479" w14:textId="77777777">
            <w:pPr>
              <w:spacing w:after="0" w:line="240" w:lineRule="auto"/>
              <w:rPr>
                <w:del w:author="Open-Xml-PowerTools" w:id="352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34DDA" w14:textId="77777777">
            <w:pPr>
              <w:spacing w:after="0" w:line="240" w:lineRule="auto"/>
              <w:rPr>
                <w:del w:author="Open-Xml-PowerTools" w:id="353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E915E" w14:textId="77777777">
            <w:pPr>
              <w:spacing w:after="0" w:line="240" w:lineRule="auto"/>
              <w:rPr>
                <w:del w:author="Open-Xml-PowerTools" w:id="353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9BFE4D8" w14:textId="77777777">
        <w:trPr>
          <w:trHeight w:val="679"/>
          <w:del w:author="Open-Xml-PowerTools" w:id="3532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DE2BE9A" w14:textId="77777777">
            <w:pPr>
              <w:spacing w:after="0" w:line="240" w:lineRule="auto"/>
              <w:jc w:val="center"/>
              <w:rPr>
                <w:del w:author="Open-Xml-PowerTools" w:id="35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EB6F7FC" w14:textId="77777777">
            <w:pPr>
              <w:spacing w:after="0" w:line="240" w:lineRule="auto"/>
              <w:jc w:val="center"/>
              <w:rPr>
                <w:del w:author="Open-Xml-PowerTools" w:id="353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C543074" w14:textId="77777777">
            <w:pPr>
              <w:spacing w:after="0" w:line="240" w:lineRule="auto"/>
              <w:jc w:val="center"/>
              <w:rPr>
                <w:del w:author="Open-Xml-PowerTools" w:id="353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3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4D38491" w14:textId="77777777">
            <w:pPr>
              <w:spacing w:after="0" w:line="240" w:lineRule="auto"/>
              <w:jc w:val="center"/>
              <w:rPr>
                <w:del w:author="Open-Xml-PowerTools" w:id="354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3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19191E2" w14:textId="77777777">
            <w:pPr>
              <w:spacing w:after="0" w:line="240" w:lineRule="auto"/>
              <w:jc w:val="center"/>
              <w:rPr>
                <w:del w:author="Open-Xml-PowerTools" w:id="35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8965175" w14:textId="77777777">
            <w:pPr>
              <w:spacing w:after="0" w:line="240" w:lineRule="auto"/>
              <w:jc w:val="center"/>
              <w:rPr>
                <w:del w:author="Open-Xml-PowerTools" w:id="35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0B41DAF7" w14:textId="77777777">
        <w:trPr>
          <w:trHeight w:val="282"/>
          <w:del w:author="Open-Xml-PowerTools" w:id="3545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B2F87" w14:textId="77777777">
            <w:pPr>
              <w:spacing w:after="0" w:line="240" w:lineRule="auto"/>
              <w:jc w:val="center"/>
              <w:rPr>
                <w:del w:author="Open-Xml-PowerTools" w:id="354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4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Materiales de limpieza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B0798" w14:textId="77777777">
            <w:pPr>
              <w:spacing w:after="0" w:line="240" w:lineRule="auto"/>
              <w:jc w:val="center"/>
              <w:rPr>
                <w:del w:author="Open-Xml-PowerTools" w:id="354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4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EF283" w14:textId="77777777">
            <w:pPr>
              <w:spacing w:after="0" w:line="240" w:lineRule="auto"/>
              <w:jc w:val="center"/>
              <w:rPr>
                <w:del w:author="Open-Xml-PowerTools" w:id="355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5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A876F" w14:textId="77777777">
            <w:pPr>
              <w:spacing w:after="0" w:line="240" w:lineRule="auto"/>
              <w:jc w:val="center"/>
              <w:rPr>
                <w:del w:author="Open-Xml-PowerTools" w:id="355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5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AA7FC" w14:textId="77777777">
            <w:pPr>
              <w:spacing w:after="0" w:line="240" w:lineRule="auto"/>
              <w:jc w:val="center"/>
              <w:rPr>
                <w:del w:author="Open-Xml-PowerTools" w:id="355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MIPYME Mujeres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B2F49" w14:textId="77777777">
            <w:pPr>
              <w:spacing w:after="0" w:line="240" w:lineRule="auto"/>
              <w:jc w:val="center"/>
              <w:rPr>
                <w:del w:author="Open-Xml-PowerTools" w:id="35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B9E43FD" w14:textId="77777777">
        <w:trPr>
          <w:trHeight w:val="282"/>
          <w:del w:author="Open-Xml-PowerTools" w:id="3558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879E83B" w14:textId="77777777">
            <w:pPr>
              <w:spacing w:after="0" w:line="240" w:lineRule="auto"/>
              <w:jc w:val="center"/>
              <w:rPr>
                <w:del w:author="Open-Xml-PowerTools" w:id="35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35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7CF099B" w14:textId="77777777">
            <w:pPr>
              <w:spacing w:after="0" w:line="240" w:lineRule="auto"/>
              <w:jc w:val="center"/>
              <w:rPr>
                <w:del w:author="Open-Xml-PowerTools" w:id="35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B067FB" w14:textId="7EC1336F">
            <w:pPr>
              <w:spacing w:after="0" w:line="240" w:lineRule="auto"/>
              <w:jc w:val="center"/>
              <w:rPr>
                <w:del w:author="Open-Xml-PowerTools" w:id="35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12-11-202</w:delText>
              </w:r>
            </w:del>
            <w:del w:author="Open-Xml-PowerTools" w:id="35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7691FEF1" w14:textId="77777777">
            <w:pPr>
              <w:spacing w:after="0" w:line="240" w:lineRule="auto"/>
              <w:jc w:val="center"/>
              <w:rPr>
                <w:del w:author="Open-Xml-PowerTools" w:id="35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9EE5FEE" w14:textId="77777777">
            <w:pPr>
              <w:spacing w:after="0" w:line="240" w:lineRule="auto"/>
              <w:jc w:val="center"/>
              <w:rPr>
                <w:del w:author="Open-Xml-PowerTools" w:id="35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31B62" w14:textId="77777777">
            <w:pPr>
              <w:spacing w:after="0" w:line="240" w:lineRule="auto"/>
              <w:rPr>
                <w:del w:author="Open-Xml-PowerTools" w:id="35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100E5AC" w14:textId="77777777">
        <w:trPr>
          <w:trHeight w:val="282"/>
          <w:del w:author="Open-Xml-PowerTools" w:id="357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2FC07" w14:textId="77777777">
            <w:pPr>
              <w:spacing w:after="0" w:line="240" w:lineRule="auto"/>
              <w:rPr>
                <w:del w:author="Open-Xml-PowerTools" w:id="357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4AB7E73" w14:textId="77777777">
            <w:pPr>
              <w:spacing w:after="0" w:line="240" w:lineRule="auto"/>
              <w:jc w:val="center"/>
              <w:rPr>
                <w:del w:author="Open-Xml-PowerTools" w:id="357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7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EB674" w14:textId="77777777">
            <w:pPr>
              <w:spacing w:after="0" w:line="240" w:lineRule="auto"/>
              <w:jc w:val="center"/>
              <w:rPr>
                <w:del w:author="Open-Xml-PowerTools" w:id="35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A4E37" w14:textId="77777777">
            <w:pPr>
              <w:spacing w:after="0" w:line="240" w:lineRule="auto"/>
              <w:rPr>
                <w:del w:author="Open-Xml-PowerTools" w:id="357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0A77829" w14:textId="77777777">
            <w:pPr>
              <w:spacing w:after="0" w:line="240" w:lineRule="auto"/>
              <w:jc w:val="center"/>
              <w:rPr>
                <w:del w:author="Open-Xml-PowerTools" w:id="358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8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9911D" w14:textId="77777777">
            <w:pPr>
              <w:spacing w:after="0" w:line="240" w:lineRule="auto"/>
              <w:rPr>
                <w:del w:author="Open-Xml-PowerTools" w:id="35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515DDD3" w14:textId="77777777">
        <w:trPr>
          <w:trHeight w:val="282"/>
          <w:del w:author="Open-Xml-PowerTools" w:id="3584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77ACAE" w14:textId="77777777">
            <w:pPr>
              <w:spacing w:after="0" w:line="240" w:lineRule="auto"/>
              <w:rPr>
                <w:del w:author="Open-Xml-PowerTools" w:id="35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C288E11" w14:textId="77777777">
            <w:pPr>
              <w:spacing w:after="0" w:line="240" w:lineRule="auto"/>
              <w:jc w:val="center"/>
              <w:rPr>
                <w:del w:author="Open-Xml-PowerTools" w:id="35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EE983" w14:textId="10D00BCA">
            <w:pPr>
              <w:spacing w:after="0" w:line="240" w:lineRule="auto"/>
              <w:jc w:val="center"/>
              <w:rPr>
                <w:del w:author="Open-Xml-PowerTools" w:id="35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13-12-202</w:delText>
              </w:r>
            </w:del>
            <w:del w:author="Open-Xml-PowerTools" w:id="35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0F712" w14:textId="77777777">
            <w:pPr>
              <w:spacing w:after="0" w:line="240" w:lineRule="auto"/>
              <w:rPr>
                <w:del w:author="Open-Xml-PowerTools" w:id="35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4033506" w14:textId="77777777">
            <w:pPr>
              <w:spacing w:after="0" w:line="240" w:lineRule="auto"/>
              <w:jc w:val="center"/>
              <w:rPr>
                <w:del w:author="Open-Xml-PowerTools" w:id="35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5E597" w14:textId="6659F5BB">
            <w:pPr>
              <w:spacing w:after="0" w:line="240" w:lineRule="auto"/>
              <w:rPr>
                <w:del w:author="Open-Xml-PowerTools" w:id="359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9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67AA220F" w14:textId="77777777">
        <w:trPr>
          <w:trHeight w:val="282"/>
          <w:del w:author="Open-Xml-PowerTools" w:id="3596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EBA6D2" w14:textId="77777777">
            <w:pPr>
              <w:spacing w:after="0" w:line="240" w:lineRule="auto"/>
              <w:rPr>
                <w:del w:author="Open-Xml-PowerTools" w:id="35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56B7E7C" w14:textId="77777777">
            <w:pPr>
              <w:spacing w:after="0" w:line="240" w:lineRule="auto"/>
              <w:jc w:val="center"/>
              <w:rPr>
                <w:del w:author="Open-Xml-PowerTools" w:id="35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5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03DBA" w14:textId="77777777">
            <w:pPr>
              <w:spacing w:after="0" w:line="240" w:lineRule="auto"/>
              <w:jc w:val="center"/>
              <w:rPr>
                <w:del w:author="Open-Xml-PowerTools" w:id="360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CEAE1" w14:textId="77777777">
            <w:pPr>
              <w:spacing w:after="0" w:line="240" w:lineRule="auto"/>
              <w:rPr>
                <w:del w:author="Open-Xml-PowerTools" w:id="36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4BB7935" w14:textId="77777777">
            <w:pPr>
              <w:spacing w:after="0" w:line="240" w:lineRule="auto"/>
              <w:jc w:val="center"/>
              <w:rPr>
                <w:del w:author="Open-Xml-PowerTools" w:id="36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593F7" w14:textId="77777777">
            <w:pPr>
              <w:spacing w:after="0" w:line="240" w:lineRule="auto"/>
              <w:rPr>
                <w:del w:author="Open-Xml-PowerTools" w:id="36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3664C00" w14:textId="77777777">
        <w:trPr>
          <w:trHeight w:val="282"/>
          <w:del w:author="Open-Xml-PowerTools" w:id="3607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98443" w14:textId="77777777">
            <w:pPr>
              <w:spacing w:after="0" w:line="240" w:lineRule="auto"/>
              <w:rPr>
                <w:del w:author="Open-Xml-PowerTools" w:id="36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3C23A" w14:textId="77777777">
            <w:pPr>
              <w:spacing w:after="0" w:line="240" w:lineRule="auto"/>
              <w:rPr>
                <w:del w:author="Open-Xml-PowerTools" w:id="360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EF447" w14:textId="77777777">
            <w:pPr>
              <w:spacing w:after="0" w:line="240" w:lineRule="auto"/>
              <w:rPr>
                <w:del w:author="Open-Xml-PowerTools" w:id="361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E0D07" w14:textId="77777777">
            <w:pPr>
              <w:spacing w:after="0" w:line="240" w:lineRule="auto"/>
              <w:rPr>
                <w:del w:author="Open-Xml-PowerTools" w:id="361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69917" w14:textId="77777777">
            <w:pPr>
              <w:spacing w:after="0" w:line="240" w:lineRule="auto"/>
              <w:rPr>
                <w:del w:author="Open-Xml-PowerTools" w:id="361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BCF24" w14:textId="77777777">
            <w:pPr>
              <w:spacing w:after="0" w:line="240" w:lineRule="auto"/>
              <w:rPr>
                <w:del w:author="Open-Xml-PowerTools" w:id="361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A033FAB" w14:textId="77777777">
        <w:trPr>
          <w:trHeight w:val="282"/>
          <w:del w:author="Open-Xml-PowerTools" w:id="3614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67E977C" w14:textId="77777777">
            <w:pPr>
              <w:spacing w:after="0" w:line="240" w:lineRule="auto"/>
              <w:jc w:val="center"/>
              <w:rPr>
                <w:del w:author="Open-Xml-PowerTools" w:id="36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18630B6" w14:textId="77777777">
            <w:pPr>
              <w:spacing w:after="0" w:line="240" w:lineRule="auto"/>
              <w:jc w:val="center"/>
              <w:rPr>
                <w:del w:author="Open-Xml-PowerTools" w:id="36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4078698" w14:textId="77777777">
            <w:pPr>
              <w:spacing w:after="0" w:line="240" w:lineRule="auto"/>
              <w:jc w:val="center"/>
              <w:rPr>
                <w:del w:author="Open-Xml-PowerTools" w:id="36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FC32BD8" w14:textId="77777777">
            <w:pPr>
              <w:spacing w:after="0" w:line="240" w:lineRule="auto"/>
              <w:jc w:val="center"/>
              <w:rPr>
                <w:del w:author="Open-Xml-PowerTools" w:id="36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D75C0E7" w14:textId="77777777">
            <w:pPr>
              <w:spacing w:after="0" w:line="240" w:lineRule="auto"/>
              <w:jc w:val="center"/>
              <w:rPr>
                <w:del w:author="Open-Xml-PowerTools" w:id="36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59764A0A" w14:textId="77777777">
            <w:pPr>
              <w:spacing w:after="0" w:line="240" w:lineRule="auto"/>
              <w:jc w:val="center"/>
              <w:rPr>
                <w:del w:author="Open-Xml-PowerTools" w:id="36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6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547C3906" w14:textId="77777777">
        <w:trPr>
          <w:trHeight w:val="282"/>
          <w:del w:author="Open-Xml-PowerTools" w:id="3627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AE5B63" w14:textId="77777777">
            <w:pPr>
              <w:spacing w:after="0" w:line="240" w:lineRule="auto"/>
              <w:jc w:val="center"/>
              <w:rPr>
                <w:del w:author="Open-Xml-PowerTools" w:id="362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2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47131604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0F4BDC2" w14:textId="77777777">
            <w:pPr>
              <w:spacing w:after="0" w:line="240" w:lineRule="auto"/>
              <w:jc w:val="center"/>
              <w:rPr>
                <w:del w:author="Open-Xml-PowerTools" w:id="363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3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Escobas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207852" w14:textId="77777777">
            <w:pPr>
              <w:spacing w:after="0" w:line="240" w:lineRule="auto"/>
              <w:rPr>
                <w:del w:author="Open-Xml-PowerTools" w:id="36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0B4A826" w14:textId="77777777">
            <w:pPr>
              <w:spacing w:after="0" w:line="240" w:lineRule="auto"/>
              <w:jc w:val="center"/>
              <w:rPr>
                <w:del w:author="Open-Xml-PowerTools" w:id="36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DA382CA" w14:textId="77777777">
            <w:pPr>
              <w:spacing w:after="0" w:line="240" w:lineRule="auto"/>
              <w:jc w:val="center"/>
              <w:rPr>
                <w:del w:author="Open-Xml-PowerTools" w:id="36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169.50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DD2FB7" w14:textId="77777777">
            <w:pPr>
              <w:spacing w:after="0" w:line="240" w:lineRule="auto"/>
              <w:jc w:val="center"/>
              <w:rPr>
                <w:del w:author="Open-Xml-PowerTools" w:id="36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508.50 </w:delText>
              </w:r>
            </w:del>
          </w:p>
        </w:tc>
      </w:tr>
      <w:tr w14:paraId="13528D26" w14:textId="77777777">
        <w:trPr>
          <w:trHeight w:val="282"/>
          <w:del w:author="Open-Xml-PowerTools" w:id="364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A48833" w14:textId="77777777">
            <w:pPr>
              <w:spacing w:after="0" w:line="240" w:lineRule="auto"/>
              <w:jc w:val="center"/>
              <w:rPr>
                <w:del w:author="Open-Xml-PowerTools" w:id="364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4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F09F162" w14:textId="77777777">
            <w:pPr>
              <w:spacing w:after="0" w:line="240" w:lineRule="auto"/>
              <w:jc w:val="center"/>
              <w:rPr>
                <w:del w:author="Open-Xml-PowerTools" w:id="364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4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Desinfectantes para uso doméstico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B7E02D0" w14:textId="77777777">
            <w:pPr>
              <w:spacing w:after="0" w:line="240" w:lineRule="auto"/>
              <w:rPr>
                <w:del w:author="Open-Xml-PowerTools" w:id="36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3EA09A" w14:textId="77777777">
            <w:pPr>
              <w:spacing w:after="0" w:line="240" w:lineRule="auto"/>
              <w:jc w:val="center"/>
              <w:rPr>
                <w:del w:author="Open-Xml-PowerTools" w:id="36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A4393F" w14:textId="77777777">
            <w:pPr>
              <w:spacing w:after="0" w:line="240" w:lineRule="auto"/>
              <w:jc w:val="center"/>
              <w:rPr>
                <w:del w:author="Open-Xml-PowerTools" w:id="36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90.00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34DEC1" w14:textId="77777777">
            <w:pPr>
              <w:spacing w:after="0" w:line="240" w:lineRule="auto"/>
              <w:jc w:val="center"/>
              <w:rPr>
                <w:del w:author="Open-Xml-PowerTools" w:id="36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6,750.00 </w:delText>
              </w:r>
            </w:del>
          </w:p>
        </w:tc>
      </w:tr>
      <w:tr w14:paraId="4A9961F1" w14:textId="77777777">
        <w:trPr>
          <w:trHeight w:val="282"/>
          <w:del w:author="Open-Xml-PowerTools" w:id="365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0FDA82B" w14:textId="77777777">
            <w:pPr>
              <w:spacing w:after="0" w:line="240" w:lineRule="auto"/>
              <w:jc w:val="center"/>
              <w:rPr>
                <w:del w:author="Open-Xml-PowerTools" w:id="365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5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41121813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E2970C1" w14:textId="77777777">
            <w:pPr>
              <w:spacing w:after="0" w:line="240" w:lineRule="auto"/>
              <w:jc w:val="center"/>
              <w:rPr>
                <w:del w:author="Open-Xml-PowerTools" w:id="365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5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Cubetas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D794FA" w14:textId="77777777">
            <w:pPr>
              <w:spacing w:after="0" w:line="240" w:lineRule="auto"/>
              <w:rPr>
                <w:del w:author="Open-Xml-PowerTools" w:id="36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7AEDD8" w14:textId="77777777">
            <w:pPr>
              <w:spacing w:after="0" w:line="240" w:lineRule="auto"/>
              <w:jc w:val="center"/>
              <w:rPr>
                <w:del w:author="Open-Xml-PowerTools" w:id="36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036C0E" w14:textId="77777777">
            <w:pPr>
              <w:spacing w:after="0" w:line="240" w:lineRule="auto"/>
              <w:jc w:val="center"/>
              <w:rPr>
                <w:del w:author="Open-Xml-PowerTools" w:id="36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555.65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8554735" w14:textId="77777777">
            <w:pPr>
              <w:spacing w:after="0" w:line="240" w:lineRule="auto"/>
              <w:jc w:val="center"/>
              <w:rPr>
                <w:del w:author="Open-Xml-PowerTools" w:id="36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555.65 </w:delText>
              </w:r>
            </w:del>
          </w:p>
        </w:tc>
      </w:tr>
      <w:tr w14:paraId="3929EA8B" w14:textId="77777777">
        <w:trPr>
          <w:trHeight w:val="282"/>
          <w:del w:author="Open-Xml-PowerTools" w:id="366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4F4266" w14:textId="77777777">
            <w:pPr>
              <w:spacing w:after="0" w:line="240" w:lineRule="auto"/>
              <w:jc w:val="center"/>
              <w:rPr>
                <w:del w:author="Open-Xml-PowerTools" w:id="366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6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12141901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0B339D0" w14:textId="77777777">
            <w:pPr>
              <w:spacing w:after="0" w:line="240" w:lineRule="auto"/>
              <w:jc w:val="center"/>
              <w:rPr>
                <w:del w:author="Open-Xml-PowerTools" w:id="367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6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Cloro cl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BDDD05" w14:textId="77777777">
            <w:pPr>
              <w:spacing w:after="0" w:line="240" w:lineRule="auto"/>
              <w:rPr>
                <w:del w:author="Open-Xml-PowerTools" w:id="36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CD4D76A" w14:textId="77777777">
            <w:pPr>
              <w:spacing w:after="0" w:line="240" w:lineRule="auto"/>
              <w:jc w:val="center"/>
              <w:rPr>
                <w:del w:author="Open-Xml-PowerTools" w:id="36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58EC19" w14:textId="77777777">
            <w:pPr>
              <w:spacing w:after="0" w:line="240" w:lineRule="auto"/>
              <w:jc w:val="center"/>
              <w:rPr>
                <w:del w:author="Open-Xml-PowerTools" w:id="36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170.00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A667F2F" w14:textId="77777777">
            <w:pPr>
              <w:spacing w:after="0" w:line="240" w:lineRule="auto"/>
              <w:jc w:val="center"/>
              <w:rPr>
                <w:del w:author="Open-Xml-PowerTools" w:id="36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12,750.00 </w:delText>
              </w:r>
            </w:del>
          </w:p>
        </w:tc>
      </w:tr>
      <w:tr w14:paraId="01D8FF7D" w14:textId="77777777">
        <w:trPr>
          <w:trHeight w:val="282"/>
          <w:del w:author="Open-Xml-PowerTools" w:id="367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17A061" w14:textId="77777777">
            <w:pPr>
              <w:spacing w:after="0" w:line="240" w:lineRule="auto"/>
              <w:jc w:val="center"/>
              <w:rPr>
                <w:del w:author="Open-Xml-PowerTools" w:id="368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8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53131608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D706075" w14:textId="77777777">
            <w:pPr>
              <w:spacing w:after="0" w:line="240" w:lineRule="auto"/>
              <w:jc w:val="center"/>
              <w:rPr>
                <w:del w:author="Open-Xml-PowerTools" w:id="368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8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Jabones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3163B0" w14:textId="77777777">
            <w:pPr>
              <w:spacing w:after="0" w:line="240" w:lineRule="auto"/>
              <w:rPr>
                <w:del w:author="Open-Xml-PowerTools" w:id="368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8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CA2217" w14:textId="77777777">
            <w:pPr>
              <w:spacing w:after="0" w:line="240" w:lineRule="auto"/>
              <w:jc w:val="center"/>
              <w:rPr>
                <w:del w:author="Open-Xml-PowerTools" w:id="36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8AAD51" w14:textId="77777777">
            <w:pPr>
              <w:spacing w:after="0" w:line="240" w:lineRule="auto"/>
              <w:jc w:val="center"/>
              <w:rPr>
                <w:del w:author="Open-Xml-PowerTools" w:id="36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192.00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27B1B4" w14:textId="77777777">
            <w:pPr>
              <w:spacing w:after="0" w:line="240" w:lineRule="auto"/>
              <w:jc w:val="center"/>
              <w:rPr>
                <w:del w:author="Open-Xml-PowerTools" w:id="36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14,400.00 </w:delText>
              </w:r>
            </w:del>
          </w:p>
        </w:tc>
      </w:tr>
      <w:tr w14:paraId="69F2F580" w14:textId="77777777">
        <w:trPr>
          <w:trHeight w:val="282"/>
          <w:del w:author="Open-Xml-PowerTools" w:id="369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CCE219E" w14:textId="77777777">
            <w:pPr>
              <w:spacing w:after="0" w:line="240" w:lineRule="auto"/>
              <w:jc w:val="center"/>
              <w:rPr>
                <w:del w:author="Open-Xml-PowerTools" w:id="36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9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47131803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0AECA7FC" w14:textId="77777777">
            <w:pPr>
              <w:spacing w:after="0" w:line="240" w:lineRule="auto"/>
              <w:jc w:val="center"/>
              <w:rPr>
                <w:del w:author="Open-Xml-PowerTools" w:id="36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Desinfectantes para uso doméstico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3F52339" w14:textId="77777777">
            <w:pPr>
              <w:spacing w:after="0" w:line="240" w:lineRule="auto"/>
              <w:rPr>
                <w:del w:author="Open-Xml-PowerTools" w:id="36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Galón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550FC8" w14:textId="77777777">
            <w:pPr>
              <w:spacing w:after="0" w:line="240" w:lineRule="auto"/>
              <w:jc w:val="center"/>
              <w:rPr>
                <w:del w:author="Open-Xml-PowerTools" w:id="37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6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04B4FD7" w14:textId="77777777">
            <w:pPr>
              <w:spacing w:after="0" w:line="240" w:lineRule="auto"/>
              <w:jc w:val="center"/>
              <w:rPr>
                <w:del w:author="Open-Xml-PowerTools" w:id="37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319.00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44298F6" w14:textId="77777777">
            <w:pPr>
              <w:spacing w:after="0" w:line="240" w:lineRule="auto"/>
              <w:jc w:val="center"/>
              <w:rPr>
                <w:del w:author="Open-Xml-PowerTools" w:id="37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23,925.00 </w:delText>
              </w:r>
            </w:del>
          </w:p>
        </w:tc>
      </w:tr>
      <w:tr w14:paraId="0AE9C2B2" w14:textId="77777777">
        <w:trPr>
          <w:trHeight w:val="282"/>
          <w:del w:author="Open-Xml-PowerTools" w:id="370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8C11973" w14:textId="77777777">
            <w:pPr>
              <w:spacing w:after="0" w:line="240" w:lineRule="auto"/>
              <w:jc w:val="center"/>
              <w:rPr>
                <w:del w:author="Open-Xml-PowerTools" w:id="370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0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2FA247A" w14:textId="77777777">
            <w:pPr>
              <w:spacing w:after="0" w:line="240" w:lineRule="auto"/>
              <w:jc w:val="center"/>
              <w:rPr>
                <w:del w:author="Open-Xml-PowerTools" w:id="37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Bolsas de basura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1560BAD" w14:textId="77777777">
            <w:pPr>
              <w:spacing w:after="0" w:line="240" w:lineRule="auto"/>
              <w:rPr>
                <w:del w:author="Open-Xml-PowerTools" w:id="37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D0ABDE4" w14:textId="77777777">
            <w:pPr>
              <w:spacing w:after="0" w:line="240" w:lineRule="auto"/>
              <w:jc w:val="center"/>
              <w:rPr>
                <w:del w:author="Open-Xml-PowerTools" w:id="37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023D010" w14:textId="77777777">
            <w:pPr>
              <w:spacing w:after="0" w:line="240" w:lineRule="auto"/>
              <w:jc w:val="center"/>
              <w:rPr>
                <w:del w:author="Open-Xml-PowerTools" w:id="37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1,750.00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F1AF96" w14:textId="77777777">
            <w:pPr>
              <w:spacing w:after="0" w:line="240" w:lineRule="auto"/>
              <w:jc w:val="center"/>
              <w:rPr>
                <w:del w:author="Open-Xml-PowerTools" w:id="37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14,000.00 </w:delText>
              </w:r>
            </w:del>
          </w:p>
        </w:tc>
      </w:tr>
      <w:tr w14:paraId="541212FB" w14:textId="77777777">
        <w:trPr>
          <w:trHeight w:val="282"/>
          <w:del w:author="Open-Xml-PowerTools" w:id="371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DED8CB" w14:textId="77777777">
            <w:pPr>
              <w:spacing w:after="0" w:line="240" w:lineRule="auto"/>
              <w:jc w:val="center"/>
              <w:rPr>
                <w:del w:author="Open-Xml-PowerTools" w:id="372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1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47121701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42FAB14" w14:textId="77777777">
            <w:pPr>
              <w:spacing w:after="0" w:line="240" w:lineRule="auto"/>
              <w:jc w:val="center"/>
              <w:rPr>
                <w:del w:author="Open-Xml-PowerTools" w:id="37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Bolsas de basura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C2F51C" w14:textId="77777777">
            <w:pPr>
              <w:spacing w:after="0" w:line="240" w:lineRule="auto"/>
              <w:rPr>
                <w:del w:author="Open-Xml-PowerTools" w:id="37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941FAA8" w14:textId="77777777">
            <w:pPr>
              <w:spacing w:after="0" w:line="240" w:lineRule="auto"/>
              <w:jc w:val="center"/>
              <w:rPr>
                <w:del w:author="Open-Xml-PowerTools" w:id="37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339BD72" w14:textId="77777777">
            <w:pPr>
              <w:spacing w:after="0" w:line="240" w:lineRule="auto"/>
              <w:jc w:val="center"/>
              <w:rPr>
                <w:del w:author="Open-Xml-PowerTools" w:id="37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442.00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25A405" w14:textId="77777777">
            <w:pPr>
              <w:spacing w:after="0" w:line="240" w:lineRule="auto"/>
              <w:jc w:val="center"/>
              <w:rPr>
                <w:del w:author="Open-Xml-PowerTools" w:id="37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3,536.00 </w:delText>
              </w:r>
            </w:del>
          </w:p>
        </w:tc>
      </w:tr>
      <w:tr w14:paraId="35B84B90" w14:textId="77777777">
        <w:trPr>
          <w:trHeight w:val="282"/>
          <w:del w:author="Open-Xml-PowerTools" w:id="373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46F05BE" w14:textId="77777777">
            <w:pPr>
              <w:spacing w:after="0" w:line="240" w:lineRule="auto"/>
              <w:jc w:val="center"/>
              <w:rPr>
                <w:del w:author="Open-Xml-PowerTools" w:id="373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3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23C2CB4" w14:textId="77777777">
            <w:pPr>
              <w:spacing w:after="0" w:line="240" w:lineRule="auto"/>
              <w:jc w:val="center"/>
              <w:rPr>
                <w:del w:author="Open-Xml-PowerTools" w:id="37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Limpiadores de pisos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98BD7B3" w14:textId="77777777">
            <w:pPr>
              <w:spacing w:after="0" w:line="240" w:lineRule="auto"/>
              <w:rPr>
                <w:del w:author="Open-Xml-PowerTools" w:id="37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4DEAD7E" w14:textId="77777777">
            <w:pPr>
              <w:spacing w:after="0" w:line="240" w:lineRule="auto"/>
              <w:jc w:val="center"/>
              <w:rPr>
                <w:del w:author="Open-Xml-PowerTools" w:id="37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75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B28ED9" w14:textId="77777777">
            <w:pPr>
              <w:spacing w:after="0" w:line="240" w:lineRule="auto"/>
              <w:jc w:val="center"/>
              <w:rPr>
                <w:del w:author="Open-Xml-PowerTools" w:id="37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169.00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61EC6AB" w14:textId="77777777">
            <w:pPr>
              <w:spacing w:after="0" w:line="240" w:lineRule="auto"/>
              <w:jc w:val="center"/>
              <w:rPr>
                <w:del w:author="Open-Xml-PowerTools" w:id="37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12,675.00 </w:delText>
              </w:r>
            </w:del>
          </w:p>
        </w:tc>
      </w:tr>
      <w:tr w14:paraId="78324B77" w14:textId="77777777">
        <w:trPr>
          <w:trHeight w:val="282"/>
          <w:del w:author="Open-Xml-PowerTools" w:id="3744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A37AB0D" w14:textId="77777777">
            <w:pPr>
              <w:spacing w:after="0" w:line="240" w:lineRule="auto"/>
              <w:jc w:val="center"/>
              <w:rPr>
                <w:del w:author="Open-Xml-PowerTools" w:id="374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4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46181504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4AA0676" w14:textId="77777777">
            <w:pPr>
              <w:spacing w:after="0" w:line="240" w:lineRule="auto"/>
              <w:jc w:val="center"/>
              <w:rPr>
                <w:del w:author="Open-Xml-PowerTools" w:id="37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Guantes de protección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9C6B6B5" w14:textId="77777777">
            <w:pPr>
              <w:spacing w:after="0" w:line="240" w:lineRule="auto"/>
              <w:rPr>
                <w:del w:author="Open-Xml-PowerTools" w:id="37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75C0F6C" w14:textId="77777777">
            <w:pPr>
              <w:spacing w:after="0" w:line="240" w:lineRule="auto"/>
              <w:jc w:val="center"/>
              <w:rPr>
                <w:del w:author="Open-Xml-PowerTools" w:id="37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C8A1FD" w14:textId="77777777">
            <w:pPr>
              <w:spacing w:after="0" w:line="240" w:lineRule="auto"/>
              <w:jc w:val="center"/>
              <w:rPr>
                <w:del w:author="Open-Xml-PowerTools" w:id="37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116.00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8FB3523" w14:textId="77777777">
            <w:pPr>
              <w:spacing w:after="0" w:line="240" w:lineRule="auto"/>
              <w:jc w:val="center"/>
              <w:rPr>
                <w:del w:author="Open-Xml-PowerTools" w:id="37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580.00 </w:delText>
              </w:r>
            </w:del>
          </w:p>
        </w:tc>
      </w:tr>
      <w:tr w14:paraId="3C9680BB" w14:textId="77777777">
        <w:trPr>
          <w:trHeight w:val="282"/>
          <w:del w:author="Open-Xml-PowerTools" w:id="375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C860692" w14:textId="77777777">
            <w:pPr>
              <w:spacing w:after="0" w:line="240" w:lineRule="auto"/>
              <w:jc w:val="center"/>
              <w:rPr>
                <w:del w:author="Open-Xml-PowerTools" w:id="375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5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47131808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CB6F011" w14:textId="77777777">
            <w:pPr>
              <w:spacing w:after="0" w:line="240" w:lineRule="auto"/>
              <w:jc w:val="center"/>
              <w:rPr>
                <w:del w:author="Open-Xml-PowerTools" w:id="37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Germicida seco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124C4FF" w14:textId="77777777">
            <w:pPr>
              <w:spacing w:after="0" w:line="240" w:lineRule="auto"/>
              <w:rPr>
                <w:del w:author="Open-Xml-PowerTools" w:id="37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AA63830" w14:textId="77777777">
            <w:pPr>
              <w:spacing w:after="0" w:line="240" w:lineRule="auto"/>
              <w:jc w:val="center"/>
              <w:rPr>
                <w:del w:author="Open-Xml-PowerTools" w:id="37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5C66333" w14:textId="77777777">
            <w:pPr>
              <w:spacing w:after="0" w:line="240" w:lineRule="auto"/>
              <w:jc w:val="center"/>
              <w:rPr>
                <w:del w:author="Open-Xml-PowerTools" w:id="37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255.00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6D88C99" w14:textId="77777777">
            <w:pPr>
              <w:spacing w:after="0" w:line="240" w:lineRule="auto"/>
              <w:jc w:val="center"/>
              <w:rPr>
                <w:del w:author="Open-Xml-PowerTools" w:id="37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1,275.00 </w:delText>
              </w:r>
            </w:del>
          </w:p>
        </w:tc>
      </w:tr>
      <w:tr w14:paraId="79318C55" w14:textId="77777777">
        <w:trPr>
          <w:trHeight w:val="282"/>
          <w:del w:author="Open-Xml-PowerTools" w:id="377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D553C8" w14:textId="77777777">
            <w:pPr>
              <w:spacing w:after="0" w:line="240" w:lineRule="auto"/>
              <w:jc w:val="center"/>
              <w:rPr>
                <w:del w:author="Open-Xml-PowerTools" w:id="377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7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60121134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36FC154B" w14:textId="77777777">
            <w:pPr>
              <w:spacing w:after="0" w:line="240" w:lineRule="auto"/>
              <w:jc w:val="center"/>
              <w:rPr>
                <w:del w:author="Open-Xml-PowerTools" w:id="37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Papel metálico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C9BEFA" w14:textId="77777777">
            <w:pPr>
              <w:spacing w:after="0" w:line="240" w:lineRule="auto"/>
              <w:rPr>
                <w:del w:author="Open-Xml-PowerTools" w:id="37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B069C3" w14:textId="77777777">
            <w:pPr>
              <w:spacing w:after="0" w:line="240" w:lineRule="auto"/>
              <w:jc w:val="center"/>
              <w:rPr>
                <w:del w:author="Open-Xml-PowerTools" w:id="37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D6623C" w14:textId="77777777">
            <w:pPr>
              <w:spacing w:after="0" w:line="240" w:lineRule="auto"/>
              <w:jc w:val="center"/>
              <w:rPr>
                <w:del w:author="Open-Xml-PowerTools" w:id="37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325.00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839680" w14:textId="77777777">
            <w:pPr>
              <w:spacing w:after="0" w:line="240" w:lineRule="auto"/>
              <w:jc w:val="center"/>
              <w:rPr>
                <w:del w:author="Open-Xml-PowerTools" w:id="37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1,625.00 </w:delText>
              </w:r>
            </w:del>
          </w:p>
        </w:tc>
      </w:tr>
      <w:tr w14:paraId="3D94C2C7" w14:textId="77777777">
        <w:trPr>
          <w:trHeight w:val="282"/>
          <w:del w:author="Open-Xml-PowerTools" w:id="378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17EEE" w14:textId="77777777">
            <w:pPr>
              <w:spacing w:after="0" w:line="240" w:lineRule="auto"/>
              <w:jc w:val="center"/>
              <w:rPr>
                <w:del w:author="Open-Xml-PowerTools" w:id="37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F5995" w14:textId="77777777">
            <w:pPr>
              <w:spacing w:after="0" w:line="240" w:lineRule="auto"/>
              <w:rPr>
                <w:del w:author="Open-Xml-PowerTools" w:id="378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CA356" w14:textId="77777777">
            <w:pPr>
              <w:spacing w:after="0" w:line="240" w:lineRule="auto"/>
              <w:rPr>
                <w:del w:author="Open-Xml-PowerTools" w:id="378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2FDFA" w14:textId="77777777">
            <w:pPr>
              <w:spacing w:after="0" w:line="240" w:lineRule="auto"/>
              <w:rPr>
                <w:del w:author="Open-Xml-PowerTools" w:id="378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69D60A3A" w14:textId="77777777">
            <w:pPr>
              <w:spacing w:after="0" w:line="240" w:lineRule="auto"/>
              <w:jc w:val="center"/>
              <w:rPr>
                <w:del w:author="Open-Xml-PowerTools" w:id="37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7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3534BEE" w14:textId="77777777">
            <w:pPr>
              <w:spacing w:after="0" w:line="240" w:lineRule="auto"/>
              <w:jc w:val="center"/>
              <w:rPr>
                <w:del w:author="Open-Xml-PowerTools" w:id="37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7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92,580.15 </w:delText>
              </w:r>
            </w:del>
          </w:p>
        </w:tc>
      </w:tr>
      <w:tr w14:paraId="3D7B3B69" w14:textId="77777777">
        <w:trPr>
          <w:trHeight w:val="282"/>
          <w:del w:author="Open-Xml-PowerTools" w:id="379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1138E" w14:textId="77777777">
            <w:pPr>
              <w:spacing w:after="0" w:line="240" w:lineRule="auto"/>
              <w:jc w:val="center"/>
              <w:rPr>
                <w:del w:author="Open-Xml-PowerTools" w:id="37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7D819" w14:textId="77777777">
            <w:pPr>
              <w:spacing w:after="0" w:line="240" w:lineRule="auto"/>
              <w:rPr>
                <w:del w:author="Open-Xml-PowerTools" w:id="379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A02AF" w14:textId="77777777">
            <w:pPr>
              <w:spacing w:after="0" w:line="240" w:lineRule="auto"/>
              <w:rPr>
                <w:del w:author="Open-Xml-PowerTools" w:id="379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5D7FA" w14:textId="77777777">
            <w:pPr>
              <w:spacing w:after="0" w:line="240" w:lineRule="auto"/>
              <w:rPr>
                <w:del w:author="Open-Xml-PowerTools" w:id="379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B7AF1" w14:textId="77777777">
            <w:pPr>
              <w:spacing w:after="0" w:line="240" w:lineRule="auto"/>
              <w:rPr>
                <w:del w:author="Open-Xml-PowerTools" w:id="379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869B0" w14:textId="77777777">
            <w:pPr>
              <w:spacing w:after="0" w:line="240" w:lineRule="auto"/>
              <w:rPr>
                <w:del w:author="Open-Xml-PowerTools" w:id="379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54E78906" w14:textId="77777777">
        <w:trPr>
          <w:trHeight w:val="679"/>
          <w:del w:author="Open-Xml-PowerTools" w:id="3799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BA30702" w14:textId="77777777">
            <w:pPr>
              <w:spacing w:after="0" w:line="240" w:lineRule="auto"/>
              <w:jc w:val="center"/>
              <w:rPr>
                <w:del w:author="Open-Xml-PowerTools" w:id="380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850A5B9" w14:textId="77777777">
            <w:pPr>
              <w:spacing w:after="0" w:line="240" w:lineRule="auto"/>
              <w:jc w:val="center"/>
              <w:rPr>
                <w:del w:author="Open-Xml-PowerTools" w:id="380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8F2ADC8" w14:textId="77777777">
            <w:pPr>
              <w:spacing w:after="0" w:line="240" w:lineRule="auto"/>
              <w:jc w:val="center"/>
              <w:rPr>
                <w:del w:author="Open-Xml-PowerTools" w:id="380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101AA00" w14:textId="77777777">
            <w:pPr>
              <w:spacing w:after="0" w:line="240" w:lineRule="auto"/>
              <w:jc w:val="center"/>
              <w:rPr>
                <w:del w:author="Open-Xml-PowerTools" w:id="38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7E37B65" w14:textId="77777777">
            <w:pPr>
              <w:spacing w:after="0" w:line="240" w:lineRule="auto"/>
              <w:jc w:val="center"/>
              <w:rPr>
                <w:del w:author="Open-Xml-PowerTools" w:id="380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0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D01B0C6" w14:textId="77777777">
            <w:pPr>
              <w:spacing w:after="0" w:line="240" w:lineRule="auto"/>
              <w:jc w:val="center"/>
              <w:rPr>
                <w:del w:author="Open-Xml-PowerTools" w:id="38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1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08813ACF" w14:textId="77777777">
        <w:trPr>
          <w:trHeight w:val="282"/>
          <w:del w:author="Open-Xml-PowerTools" w:id="3812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09700" w14:textId="77777777">
            <w:pPr>
              <w:spacing w:after="0" w:line="240" w:lineRule="auto"/>
              <w:jc w:val="center"/>
              <w:rPr>
                <w:del w:author="Open-Xml-PowerTools" w:id="38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Alimentos y Bebidas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DC373" w14:textId="77777777">
            <w:pPr>
              <w:spacing w:after="0" w:line="240" w:lineRule="auto"/>
              <w:jc w:val="center"/>
              <w:rPr>
                <w:del w:author="Open-Xml-PowerTools" w:id="38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FF48E" w14:textId="77777777">
            <w:pPr>
              <w:spacing w:after="0" w:line="240" w:lineRule="auto"/>
              <w:jc w:val="center"/>
              <w:rPr>
                <w:del w:author="Open-Xml-PowerTools" w:id="38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45ED5C" w14:textId="77777777">
            <w:pPr>
              <w:spacing w:after="0" w:line="240" w:lineRule="auto"/>
              <w:jc w:val="center"/>
              <w:rPr>
                <w:del w:author="Open-Xml-PowerTools" w:id="38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1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AFD357" w14:textId="77777777">
            <w:pPr>
              <w:spacing w:after="0" w:line="240" w:lineRule="auto"/>
              <w:jc w:val="center"/>
              <w:rPr>
                <w:del w:author="Open-Xml-PowerTools" w:id="382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2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B802E" w14:textId="77777777">
            <w:pPr>
              <w:spacing w:after="0" w:line="240" w:lineRule="auto"/>
              <w:jc w:val="center"/>
              <w:rPr>
                <w:del w:author="Open-Xml-PowerTools" w:id="382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2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0F8E75B6" w14:textId="77777777">
        <w:trPr>
          <w:trHeight w:val="282"/>
          <w:del w:author="Open-Xml-PowerTools" w:id="3825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60B9BF5C" w14:textId="77777777">
            <w:pPr>
              <w:spacing w:after="0" w:line="240" w:lineRule="auto"/>
              <w:jc w:val="center"/>
              <w:rPr>
                <w:del w:author="Open-Xml-PowerTools" w:id="38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2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38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0EF140C" w14:textId="77777777">
            <w:pPr>
              <w:spacing w:after="0" w:line="240" w:lineRule="auto"/>
              <w:jc w:val="center"/>
              <w:rPr>
                <w:del w:author="Open-Xml-PowerTools" w:id="38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0F236" w14:textId="5CCF108C">
            <w:pPr>
              <w:spacing w:after="0" w:line="240" w:lineRule="auto"/>
              <w:jc w:val="center"/>
              <w:rPr>
                <w:del w:author="Open-Xml-PowerTools" w:id="38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20-11-202</w:delText>
              </w:r>
            </w:del>
            <w:del w:author="Open-Xml-PowerTools" w:id="383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16B90A5D" w14:textId="77777777">
            <w:pPr>
              <w:spacing w:after="0" w:line="240" w:lineRule="auto"/>
              <w:jc w:val="center"/>
              <w:rPr>
                <w:del w:author="Open-Xml-PowerTools" w:id="38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3CF584B" w14:textId="77777777">
            <w:pPr>
              <w:spacing w:after="0" w:line="240" w:lineRule="auto"/>
              <w:jc w:val="center"/>
              <w:rPr>
                <w:del w:author="Open-Xml-PowerTools" w:id="38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B0C29" w14:textId="77777777">
            <w:pPr>
              <w:spacing w:after="0" w:line="240" w:lineRule="auto"/>
              <w:rPr>
                <w:del w:author="Open-Xml-PowerTools" w:id="383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3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6A8CF26" w14:textId="77777777">
        <w:trPr>
          <w:trHeight w:val="282"/>
          <w:del w:author="Open-Xml-PowerTools" w:id="3840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468169" w14:textId="77777777">
            <w:pPr>
              <w:spacing w:after="0" w:line="240" w:lineRule="auto"/>
              <w:rPr>
                <w:del w:author="Open-Xml-PowerTools" w:id="384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6DF7F20" w14:textId="77777777">
            <w:pPr>
              <w:spacing w:after="0" w:line="240" w:lineRule="auto"/>
              <w:jc w:val="center"/>
              <w:rPr>
                <w:del w:author="Open-Xml-PowerTools" w:id="384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4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1CAA45" w14:textId="77777777">
            <w:pPr>
              <w:spacing w:after="0" w:line="240" w:lineRule="auto"/>
              <w:jc w:val="center"/>
              <w:rPr>
                <w:del w:author="Open-Xml-PowerTools" w:id="384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4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BCE305" w14:textId="77777777">
            <w:pPr>
              <w:spacing w:after="0" w:line="240" w:lineRule="auto"/>
              <w:rPr>
                <w:del w:author="Open-Xml-PowerTools" w:id="38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65E1B60" w14:textId="77777777">
            <w:pPr>
              <w:spacing w:after="0" w:line="240" w:lineRule="auto"/>
              <w:jc w:val="center"/>
              <w:rPr>
                <w:del w:author="Open-Xml-PowerTools" w:id="38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CDC35" w14:textId="77777777">
            <w:pPr>
              <w:spacing w:after="0" w:line="240" w:lineRule="auto"/>
              <w:rPr>
                <w:del w:author="Open-Xml-PowerTools" w:id="38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8EF7A31" w14:textId="77777777">
        <w:trPr>
          <w:trHeight w:val="282"/>
          <w:del w:author="Open-Xml-PowerTools" w:id="3851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1F9BE0" w14:textId="77777777">
            <w:pPr>
              <w:spacing w:after="0" w:line="240" w:lineRule="auto"/>
              <w:rPr>
                <w:del w:author="Open-Xml-PowerTools" w:id="38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8ABCDA0" w14:textId="77777777">
            <w:pPr>
              <w:spacing w:after="0" w:line="240" w:lineRule="auto"/>
              <w:jc w:val="center"/>
              <w:rPr>
                <w:del w:author="Open-Xml-PowerTools" w:id="38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C2028" w14:textId="2B3E8254">
            <w:pPr>
              <w:spacing w:after="0" w:line="240" w:lineRule="auto"/>
              <w:jc w:val="center"/>
              <w:rPr>
                <w:del w:author="Open-Xml-PowerTools" w:id="385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21-12-202</w:delText>
              </w:r>
            </w:del>
            <w:del w:author="Open-Xml-PowerTools" w:id="38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A7EBE" w14:textId="77777777">
            <w:pPr>
              <w:spacing w:after="0" w:line="240" w:lineRule="auto"/>
              <w:rPr>
                <w:del w:author="Open-Xml-PowerTools" w:id="38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08CFB32" w14:textId="77777777">
            <w:pPr>
              <w:spacing w:after="0" w:line="240" w:lineRule="auto"/>
              <w:jc w:val="center"/>
              <w:rPr>
                <w:del w:author="Open-Xml-PowerTools" w:id="38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D5B2D" w14:textId="6AD772BF">
            <w:pPr>
              <w:spacing w:after="0" w:line="240" w:lineRule="auto"/>
              <w:rPr>
                <w:del w:author="Open-Xml-PowerTools" w:id="38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BB87292" w14:textId="77777777">
        <w:trPr>
          <w:trHeight w:val="282"/>
          <w:del w:author="Open-Xml-PowerTools" w:id="3863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2F8BC5" w14:textId="77777777">
            <w:pPr>
              <w:spacing w:after="0" w:line="240" w:lineRule="auto"/>
              <w:rPr>
                <w:del w:author="Open-Xml-PowerTools" w:id="386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911DE2F" w14:textId="77777777">
            <w:pPr>
              <w:spacing w:after="0" w:line="240" w:lineRule="auto"/>
              <w:jc w:val="center"/>
              <w:rPr>
                <w:del w:author="Open-Xml-PowerTools" w:id="386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6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856DD8" w14:textId="77777777">
            <w:pPr>
              <w:spacing w:after="0" w:line="240" w:lineRule="auto"/>
              <w:jc w:val="center"/>
              <w:rPr>
                <w:del w:author="Open-Xml-PowerTools" w:id="386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6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3B6DB" w14:textId="77777777">
            <w:pPr>
              <w:spacing w:after="0" w:line="240" w:lineRule="auto"/>
              <w:rPr>
                <w:del w:author="Open-Xml-PowerTools" w:id="38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F1AE307" w14:textId="77777777">
            <w:pPr>
              <w:spacing w:after="0" w:line="240" w:lineRule="auto"/>
              <w:jc w:val="center"/>
              <w:rPr>
                <w:del w:author="Open-Xml-PowerTools" w:id="387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7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4337F" w14:textId="77777777">
            <w:pPr>
              <w:spacing w:after="0" w:line="240" w:lineRule="auto"/>
              <w:rPr>
                <w:del w:author="Open-Xml-PowerTools" w:id="38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174C6626" w14:textId="77777777">
        <w:trPr>
          <w:trHeight w:val="282"/>
          <w:del w:author="Open-Xml-PowerTools" w:id="3874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FFFF1" w14:textId="77777777">
            <w:pPr>
              <w:spacing w:after="0" w:line="240" w:lineRule="auto"/>
              <w:rPr>
                <w:del w:author="Open-Xml-PowerTools" w:id="38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A7D2C" w14:textId="77777777">
            <w:pPr>
              <w:spacing w:after="0" w:line="240" w:lineRule="auto"/>
              <w:rPr>
                <w:del w:author="Open-Xml-PowerTools" w:id="387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0B270" w14:textId="77777777">
            <w:pPr>
              <w:spacing w:after="0" w:line="240" w:lineRule="auto"/>
              <w:rPr>
                <w:del w:author="Open-Xml-PowerTools" w:id="387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A4808" w14:textId="77777777">
            <w:pPr>
              <w:spacing w:after="0" w:line="240" w:lineRule="auto"/>
              <w:rPr>
                <w:del w:author="Open-Xml-PowerTools" w:id="387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A3079" w14:textId="77777777">
            <w:pPr>
              <w:spacing w:after="0" w:line="240" w:lineRule="auto"/>
              <w:rPr>
                <w:del w:author="Open-Xml-PowerTools" w:id="387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27C6F" w14:textId="77777777">
            <w:pPr>
              <w:spacing w:after="0" w:line="240" w:lineRule="auto"/>
              <w:rPr>
                <w:del w:author="Open-Xml-PowerTools" w:id="3880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56A77A01" w14:textId="77777777">
        <w:trPr>
          <w:trHeight w:val="282"/>
          <w:del w:author="Open-Xml-PowerTools" w:id="3881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8F77FA5" w14:textId="77777777">
            <w:pPr>
              <w:spacing w:after="0" w:line="240" w:lineRule="auto"/>
              <w:jc w:val="center"/>
              <w:rPr>
                <w:del w:author="Open-Xml-PowerTools" w:id="38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9E8C47D" w14:textId="77777777">
            <w:pPr>
              <w:spacing w:after="0" w:line="240" w:lineRule="auto"/>
              <w:jc w:val="center"/>
              <w:rPr>
                <w:del w:author="Open-Xml-PowerTools" w:id="38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1C6F0A9" w14:textId="77777777">
            <w:pPr>
              <w:spacing w:after="0" w:line="240" w:lineRule="auto"/>
              <w:jc w:val="center"/>
              <w:rPr>
                <w:del w:author="Open-Xml-PowerTools" w:id="38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80B69F8" w14:textId="77777777">
            <w:pPr>
              <w:spacing w:after="0" w:line="240" w:lineRule="auto"/>
              <w:jc w:val="center"/>
              <w:rPr>
                <w:del w:author="Open-Xml-PowerTools" w:id="38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8ED428E" w14:textId="77777777">
            <w:pPr>
              <w:spacing w:after="0" w:line="240" w:lineRule="auto"/>
              <w:jc w:val="center"/>
              <w:rPr>
                <w:del w:author="Open-Xml-PowerTools" w:id="38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11F3E57" w14:textId="77777777">
            <w:pPr>
              <w:spacing w:after="0" w:line="240" w:lineRule="auto"/>
              <w:jc w:val="center"/>
              <w:rPr>
                <w:del w:author="Open-Xml-PowerTools" w:id="38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38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508CCC49" w14:textId="77777777">
        <w:trPr>
          <w:trHeight w:val="282"/>
          <w:del w:author="Open-Xml-PowerTools" w:id="3894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2004F81" w14:textId="77777777">
            <w:pPr>
              <w:spacing w:after="0" w:line="240" w:lineRule="auto"/>
              <w:jc w:val="center"/>
              <w:rPr>
                <w:del w:author="Open-Xml-PowerTools" w:id="389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89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0F6EB39" w14:textId="77777777">
            <w:pPr>
              <w:spacing w:after="0" w:line="240" w:lineRule="auto"/>
              <w:jc w:val="center"/>
              <w:rPr>
                <w:del w:author="Open-Xml-PowerTools" w:id="389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89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AA97C9" w14:textId="77777777">
            <w:pPr>
              <w:spacing w:after="0" w:line="240" w:lineRule="auto"/>
              <w:rPr>
                <w:del w:author="Open-Xml-PowerTools" w:id="39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8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8DEF10" w14:textId="77777777">
            <w:pPr>
              <w:spacing w:after="0" w:line="240" w:lineRule="auto"/>
              <w:jc w:val="center"/>
              <w:rPr>
                <w:del w:author="Open-Xml-PowerTools" w:id="39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8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218E1CD" w14:textId="77777777">
            <w:pPr>
              <w:spacing w:after="0" w:line="240" w:lineRule="auto"/>
              <w:jc w:val="center"/>
              <w:rPr>
                <w:del w:author="Open-Xml-PowerTools" w:id="39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9B36AA" w14:textId="77777777">
            <w:pPr>
              <w:spacing w:after="0" w:line="240" w:lineRule="auto"/>
              <w:jc w:val="center"/>
              <w:rPr>
                <w:del w:author="Open-Xml-PowerTools" w:id="39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1,680.00 </w:delText>
              </w:r>
            </w:del>
          </w:p>
        </w:tc>
      </w:tr>
      <w:tr w14:paraId="56F5218A" w14:textId="77777777">
        <w:trPr>
          <w:trHeight w:val="282"/>
          <w:del w:author="Open-Xml-PowerTools" w:id="3907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85E3A9" w14:textId="77777777">
            <w:pPr>
              <w:spacing w:after="0" w:line="240" w:lineRule="auto"/>
              <w:jc w:val="center"/>
              <w:rPr>
                <w:del w:author="Open-Xml-PowerTools" w:id="390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0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F7BADBF" w14:textId="77777777">
            <w:pPr>
              <w:spacing w:after="0" w:line="240" w:lineRule="auto"/>
              <w:jc w:val="center"/>
              <w:rPr>
                <w:del w:author="Open-Xml-PowerTools" w:id="391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1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6C5730C" w14:textId="77777777">
            <w:pPr>
              <w:spacing w:after="0" w:line="240" w:lineRule="auto"/>
              <w:rPr>
                <w:del w:author="Open-Xml-PowerTools" w:id="39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FDB5418" w14:textId="77777777">
            <w:pPr>
              <w:spacing w:after="0" w:line="240" w:lineRule="auto"/>
              <w:jc w:val="center"/>
              <w:rPr>
                <w:del w:author="Open-Xml-PowerTools" w:id="39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C361A87" w14:textId="77777777">
            <w:pPr>
              <w:spacing w:after="0" w:line="240" w:lineRule="auto"/>
              <w:jc w:val="center"/>
              <w:rPr>
                <w:del w:author="Open-Xml-PowerTools" w:id="39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A45F9E" w14:textId="77777777">
            <w:pPr>
              <w:spacing w:after="0" w:line="240" w:lineRule="auto"/>
              <w:jc w:val="center"/>
              <w:rPr>
                <w:del w:author="Open-Xml-PowerTools" w:id="39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4,200.00 </w:delText>
              </w:r>
            </w:del>
          </w:p>
        </w:tc>
      </w:tr>
      <w:tr w14:paraId="2DBDEA7F" w14:textId="77777777">
        <w:trPr>
          <w:trHeight w:val="282"/>
          <w:del w:author="Open-Xml-PowerTools" w:id="3920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5148F9D" w14:textId="77777777">
            <w:pPr>
              <w:spacing w:after="0" w:line="240" w:lineRule="auto"/>
              <w:jc w:val="center"/>
              <w:rPr>
                <w:del w:author="Open-Xml-PowerTools" w:id="392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2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50201706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0D643C4" w14:textId="77777777">
            <w:pPr>
              <w:spacing w:after="0" w:line="240" w:lineRule="auto"/>
              <w:jc w:val="center"/>
              <w:rPr>
                <w:del w:author="Open-Xml-PowerTools" w:id="392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2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Café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6F285DA" w14:textId="77777777">
            <w:pPr>
              <w:spacing w:after="0" w:line="240" w:lineRule="auto"/>
              <w:rPr>
                <w:del w:author="Open-Xml-PowerTools" w:id="392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2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105D941" w14:textId="77777777">
            <w:pPr>
              <w:spacing w:after="0" w:line="240" w:lineRule="auto"/>
              <w:jc w:val="center"/>
              <w:rPr>
                <w:del w:author="Open-Xml-PowerTools" w:id="392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2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86C8362" w14:textId="77777777">
            <w:pPr>
              <w:spacing w:after="0" w:line="240" w:lineRule="auto"/>
              <w:jc w:val="center"/>
              <w:rPr>
                <w:del w:author="Open-Xml-PowerTools" w:id="393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2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305.00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F9083D" w14:textId="77777777">
            <w:pPr>
              <w:spacing w:after="0" w:line="240" w:lineRule="auto"/>
              <w:jc w:val="center"/>
              <w:rPr>
                <w:del w:author="Open-Xml-PowerTools" w:id="39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30,500.00 </w:delText>
              </w:r>
            </w:del>
          </w:p>
        </w:tc>
      </w:tr>
      <w:tr w14:paraId="3A70FCD5" w14:textId="77777777">
        <w:trPr>
          <w:trHeight w:val="282"/>
          <w:del w:author="Open-Xml-PowerTools" w:id="3933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9D9D7E9" w14:textId="77777777">
            <w:pPr>
              <w:spacing w:after="0" w:line="240" w:lineRule="auto"/>
              <w:jc w:val="center"/>
              <w:rPr>
                <w:del w:author="Open-Xml-PowerTools" w:id="393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3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50201714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653CF450" w14:textId="77777777">
            <w:pPr>
              <w:spacing w:after="0" w:line="240" w:lineRule="auto"/>
              <w:jc w:val="center"/>
              <w:rPr>
                <w:del w:author="Open-Xml-PowerTools" w:id="393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3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Cremas no lácteas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E7585C3" w14:textId="77777777">
            <w:pPr>
              <w:spacing w:after="0" w:line="240" w:lineRule="auto"/>
              <w:rPr>
                <w:del w:author="Open-Xml-PowerTools" w:id="393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3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D998ED7" w14:textId="77777777">
            <w:pPr>
              <w:spacing w:after="0" w:line="240" w:lineRule="auto"/>
              <w:jc w:val="center"/>
              <w:rPr>
                <w:del w:author="Open-Xml-PowerTools" w:id="39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099177" w14:textId="77777777">
            <w:pPr>
              <w:spacing w:after="0" w:line="240" w:lineRule="auto"/>
              <w:jc w:val="center"/>
              <w:rPr>
                <w:del w:author="Open-Xml-PowerTools" w:id="39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485.00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51E6762" w14:textId="77777777">
            <w:pPr>
              <w:spacing w:after="0" w:line="240" w:lineRule="auto"/>
              <w:jc w:val="center"/>
              <w:rPr>
                <w:del w:author="Open-Xml-PowerTools" w:id="39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12,125.00 </w:delText>
              </w:r>
            </w:del>
          </w:p>
        </w:tc>
      </w:tr>
      <w:tr w14:paraId="17452B1B" w14:textId="77777777">
        <w:trPr>
          <w:trHeight w:val="282"/>
          <w:del w:author="Open-Xml-PowerTools" w:id="3946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BA0563E" w14:textId="77777777">
            <w:pPr>
              <w:spacing w:after="0" w:line="240" w:lineRule="auto"/>
              <w:jc w:val="center"/>
              <w:rPr>
                <w:del w:author="Open-Xml-PowerTools" w:id="394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4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50131701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1193A59" w14:textId="77777777">
            <w:pPr>
              <w:spacing w:after="0" w:line="240" w:lineRule="auto"/>
              <w:jc w:val="center"/>
              <w:rPr>
                <w:del w:author="Open-Xml-PowerTools" w:id="395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4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Productos de leche o mantequilla frescos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E06084" w14:textId="77777777">
            <w:pPr>
              <w:spacing w:after="0" w:line="240" w:lineRule="auto"/>
              <w:rPr>
                <w:del w:author="Open-Xml-PowerTools" w:id="395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5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DE38F48" w14:textId="77777777">
            <w:pPr>
              <w:spacing w:after="0" w:line="240" w:lineRule="auto"/>
              <w:jc w:val="center"/>
              <w:rPr>
                <w:del w:author="Open-Xml-PowerTools" w:id="395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5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6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DFC8336" w14:textId="77777777">
            <w:pPr>
              <w:spacing w:after="0" w:line="240" w:lineRule="auto"/>
              <w:jc w:val="center"/>
              <w:rPr>
                <w:del w:author="Open-Xml-PowerTools" w:id="395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5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1,040.00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B42A874" w14:textId="77777777">
            <w:pPr>
              <w:spacing w:after="0" w:line="240" w:lineRule="auto"/>
              <w:jc w:val="center"/>
              <w:rPr>
                <w:del w:author="Open-Xml-PowerTools" w:id="395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5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6,240.00 </w:delText>
              </w:r>
            </w:del>
          </w:p>
        </w:tc>
      </w:tr>
      <w:tr w14:paraId="690B5D6A" w14:textId="77777777">
        <w:trPr>
          <w:trHeight w:val="282"/>
          <w:del w:author="Open-Xml-PowerTools" w:id="3959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39370CA" w14:textId="77777777">
            <w:pPr>
              <w:spacing w:after="0" w:line="240" w:lineRule="auto"/>
              <w:jc w:val="center"/>
              <w:rPr>
                <w:del w:author="Open-Xml-PowerTools" w:id="396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6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lastRenderedPageBreak/>
                <w:delText>50201711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A5AE83F" w14:textId="77777777">
            <w:pPr>
              <w:spacing w:after="0" w:line="240" w:lineRule="auto"/>
              <w:jc w:val="center"/>
              <w:rPr>
                <w:del w:author="Open-Xml-PowerTools" w:id="396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6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Té instantáneo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C8CA42E" w14:textId="77777777">
            <w:pPr>
              <w:spacing w:after="0" w:line="240" w:lineRule="auto"/>
              <w:rPr>
                <w:del w:author="Open-Xml-PowerTools" w:id="39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A837D1B" w14:textId="77777777">
            <w:pPr>
              <w:spacing w:after="0" w:line="240" w:lineRule="auto"/>
              <w:jc w:val="center"/>
              <w:rPr>
                <w:del w:author="Open-Xml-PowerTools" w:id="39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100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637383" w14:textId="77777777">
            <w:pPr>
              <w:spacing w:after="0" w:line="240" w:lineRule="auto"/>
              <w:jc w:val="center"/>
              <w:rPr>
                <w:del w:author="Open-Xml-PowerTools" w:id="39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82.50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534858" w14:textId="77777777">
            <w:pPr>
              <w:spacing w:after="0" w:line="240" w:lineRule="auto"/>
              <w:jc w:val="center"/>
              <w:rPr>
                <w:del w:author="Open-Xml-PowerTools" w:id="39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8,250.00 </w:delText>
              </w:r>
            </w:del>
          </w:p>
        </w:tc>
      </w:tr>
      <w:tr w14:paraId="1EBE6CFF" w14:textId="77777777">
        <w:trPr>
          <w:trHeight w:val="282"/>
          <w:del w:author="Open-Xml-PowerTools" w:id="3972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0B98AD" w14:textId="77777777">
            <w:pPr>
              <w:spacing w:after="0" w:line="240" w:lineRule="auto"/>
              <w:jc w:val="center"/>
              <w:rPr>
                <w:del w:author="Open-Xml-PowerTools" w:id="397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7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50161815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BED17A2" w14:textId="77777777">
            <w:pPr>
              <w:spacing w:after="0" w:line="240" w:lineRule="auto"/>
              <w:jc w:val="center"/>
              <w:rPr>
                <w:del w:author="Open-Xml-PowerTools" w:id="397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Goma de mascar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B0AC8B" w14:textId="77777777">
            <w:pPr>
              <w:spacing w:after="0" w:line="240" w:lineRule="auto"/>
              <w:rPr>
                <w:del w:author="Open-Xml-PowerTools" w:id="397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7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1D832BB" w14:textId="77777777">
            <w:pPr>
              <w:spacing w:after="0" w:line="240" w:lineRule="auto"/>
              <w:jc w:val="center"/>
              <w:rPr>
                <w:del w:author="Open-Xml-PowerTools" w:id="39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3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1EE86E" w14:textId="77777777">
            <w:pPr>
              <w:spacing w:after="0" w:line="240" w:lineRule="auto"/>
              <w:jc w:val="center"/>
              <w:rPr>
                <w:del w:author="Open-Xml-PowerTools" w:id="39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260.00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2C79C27" w14:textId="77777777">
            <w:pPr>
              <w:spacing w:after="0" w:line="240" w:lineRule="auto"/>
              <w:jc w:val="center"/>
              <w:rPr>
                <w:del w:author="Open-Xml-PowerTools" w:id="39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780.00 </w:delText>
              </w:r>
            </w:del>
          </w:p>
        </w:tc>
      </w:tr>
      <w:tr w14:paraId="15D559EF" w14:textId="77777777">
        <w:trPr>
          <w:trHeight w:val="282"/>
          <w:del w:author="Open-Xml-PowerTools" w:id="3985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682A89" w14:textId="77777777">
            <w:pPr>
              <w:spacing w:after="0" w:line="240" w:lineRule="auto"/>
              <w:jc w:val="center"/>
              <w:rPr>
                <w:del w:author="Open-Xml-PowerTools" w:id="398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8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50202306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9349093" w14:textId="77777777">
            <w:pPr>
              <w:spacing w:after="0" w:line="240" w:lineRule="auto"/>
              <w:jc w:val="center"/>
              <w:rPr>
                <w:del w:author="Open-Xml-PowerTools" w:id="398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8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Refrescos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09B4A31" w14:textId="77777777">
            <w:pPr>
              <w:spacing w:after="0" w:line="240" w:lineRule="auto"/>
              <w:rPr>
                <w:del w:author="Open-Xml-PowerTools" w:id="399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7A1E21" w14:textId="77777777">
            <w:pPr>
              <w:spacing w:after="0" w:line="240" w:lineRule="auto"/>
              <w:jc w:val="center"/>
              <w:rPr>
                <w:del w:author="Open-Xml-PowerTools" w:id="399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9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E2BA26" w14:textId="77777777">
            <w:pPr>
              <w:spacing w:after="0" w:line="240" w:lineRule="auto"/>
              <w:jc w:val="center"/>
              <w:rPr>
                <w:del w:author="Open-Xml-PowerTools" w:id="399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9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   84.50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00BF57B" w14:textId="77777777">
            <w:pPr>
              <w:spacing w:after="0" w:line="240" w:lineRule="auto"/>
              <w:jc w:val="center"/>
              <w:rPr>
                <w:del w:author="Open-Xml-PowerTools" w:id="399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9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2,112.50 </w:delText>
              </w:r>
            </w:del>
          </w:p>
        </w:tc>
      </w:tr>
      <w:tr w14:paraId="5BB4DDBC" w14:textId="77777777">
        <w:trPr>
          <w:trHeight w:val="282"/>
          <w:del w:author="Open-Xml-PowerTools" w:id="399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4E7EF2E" w14:textId="77777777">
            <w:pPr>
              <w:spacing w:after="0" w:line="240" w:lineRule="auto"/>
              <w:jc w:val="center"/>
              <w:rPr>
                <w:del w:author="Open-Xml-PowerTools" w:id="400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399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50202301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40CF8AE2" w14:textId="77777777">
            <w:pPr>
              <w:spacing w:after="0" w:line="240" w:lineRule="auto"/>
              <w:jc w:val="center"/>
              <w:rPr>
                <w:del w:author="Open-Xml-PowerTools" w:id="400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Agua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50FCB67" w14:textId="77777777">
            <w:pPr>
              <w:spacing w:after="0" w:line="240" w:lineRule="auto"/>
              <w:rPr>
                <w:del w:author="Open-Xml-PowerTools" w:id="400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0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Paquete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9FB1D4F" w14:textId="77777777">
            <w:pPr>
              <w:spacing w:after="0" w:line="240" w:lineRule="auto"/>
              <w:jc w:val="center"/>
              <w:rPr>
                <w:del w:author="Open-Xml-PowerTools" w:id="400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0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1A0594F" w14:textId="77777777">
            <w:pPr>
              <w:spacing w:after="0" w:line="240" w:lineRule="auto"/>
              <w:jc w:val="center"/>
              <w:rPr>
                <w:del w:author="Open-Xml-PowerTools" w:id="400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0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210.00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F8EFE0B" w14:textId="77777777">
            <w:pPr>
              <w:spacing w:after="0" w:line="240" w:lineRule="auto"/>
              <w:jc w:val="center"/>
              <w:rPr>
                <w:del w:author="Open-Xml-PowerTools" w:id="401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0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1,050.00 </w:delText>
              </w:r>
            </w:del>
          </w:p>
        </w:tc>
      </w:tr>
      <w:tr w14:paraId="4A1626D5" w14:textId="77777777">
        <w:trPr>
          <w:trHeight w:val="282"/>
          <w:del w:author="Open-Xml-PowerTools" w:id="4011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4AB6B4F" w14:textId="77777777">
            <w:pPr>
              <w:spacing w:after="0" w:line="240" w:lineRule="auto"/>
              <w:jc w:val="center"/>
              <w:rPr>
                <w:del w:author="Open-Xml-PowerTools" w:id="401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1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50161509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7F4092C2" w14:textId="77777777">
            <w:pPr>
              <w:spacing w:after="0" w:line="240" w:lineRule="auto"/>
              <w:jc w:val="center"/>
              <w:rPr>
                <w:del w:author="Open-Xml-PowerTools" w:id="401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1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Azucares naturales o productos endulzantes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4B0D3E" w14:textId="77777777">
            <w:pPr>
              <w:spacing w:after="0" w:line="240" w:lineRule="auto"/>
              <w:rPr>
                <w:del w:author="Open-Xml-PowerTools" w:id="401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1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Caja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947EB99" w14:textId="77777777">
            <w:pPr>
              <w:spacing w:after="0" w:line="240" w:lineRule="auto"/>
              <w:jc w:val="center"/>
              <w:rPr>
                <w:del w:author="Open-Xml-PowerTools" w:id="401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1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172631F6" w14:textId="77777777">
            <w:pPr>
              <w:spacing w:after="0" w:line="240" w:lineRule="auto"/>
              <w:jc w:val="center"/>
              <w:rPr>
                <w:del w:author="Open-Xml-PowerTools" w:id="402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2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585.00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577AFE" w14:textId="77777777">
            <w:pPr>
              <w:spacing w:after="0" w:line="240" w:lineRule="auto"/>
              <w:jc w:val="center"/>
              <w:rPr>
                <w:del w:author="Open-Xml-PowerTools" w:id="402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2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585.00 </w:delText>
              </w:r>
            </w:del>
          </w:p>
        </w:tc>
      </w:tr>
      <w:tr w14:paraId="6D41635F" w14:textId="77777777">
        <w:trPr>
          <w:trHeight w:val="282"/>
          <w:del w:author="Open-Xml-PowerTools" w:id="4024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C9AEF" w14:textId="77777777">
            <w:pPr>
              <w:spacing w:after="0" w:line="240" w:lineRule="auto"/>
              <w:jc w:val="center"/>
              <w:rPr>
                <w:del w:author="Open-Xml-PowerTools" w:id="402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0AFB3" w14:textId="77777777">
            <w:pPr>
              <w:spacing w:after="0" w:line="240" w:lineRule="auto"/>
              <w:rPr>
                <w:del w:author="Open-Xml-PowerTools" w:id="402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11694" w14:textId="77777777">
            <w:pPr>
              <w:spacing w:after="0" w:line="240" w:lineRule="auto"/>
              <w:rPr>
                <w:del w:author="Open-Xml-PowerTools" w:id="402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C2094" w14:textId="77777777">
            <w:pPr>
              <w:spacing w:after="0" w:line="240" w:lineRule="auto"/>
              <w:rPr>
                <w:del w:author="Open-Xml-PowerTools" w:id="402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F5ABCD0" w14:textId="77777777">
            <w:pPr>
              <w:spacing w:after="0" w:line="240" w:lineRule="auto"/>
              <w:jc w:val="center"/>
              <w:rPr>
                <w:del w:author="Open-Xml-PowerTools" w:id="40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470A3288" w14:textId="77777777">
            <w:pPr>
              <w:spacing w:after="0" w:line="240" w:lineRule="auto"/>
              <w:jc w:val="center"/>
              <w:rPr>
                <w:del w:author="Open-Xml-PowerTools" w:id="403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03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67,522.50 </w:delText>
              </w:r>
            </w:del>
          </w:p>
        </w:tc>
      </w:tr>
      <w:tr w14:paraId="21863B6E" w14:textId="77777777">
        <w:trPr>
          <w:trHeight w:val="282"/>
          <w:del w:author="Open-Xml-PowerTools" w:id="403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E16CC" w14:textId="77777777">
            <w:pPr>
              <w:spacing w:after="0" w:line="240" w:lineRule="auto"/>
              <w:jc w:val="center"/>
              <w:rPr>
                <w:del w:author="Open-Xml-PowerTools" w:id="403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D3725" w14:textId="77777777">
            <w:pPr>
              <w:spacing w:after="0" w:line="240" w:lineRule="auto"/>
              <w:rPr>
                <w:del w:author="Open-Xml-PowerTools" w:id="403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978A3" w14:textId="77777777">
            <w:pPr>
              <w:spacing w:after="0" w:line="240" w:lineRule="auto"/>
              <w:rPr>
                <w:del w:author="Open-Xml-PowerTools" w:id="403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5BD44" w14:textId="77777777">
            <w:pPr>
              <w:spacing w:after="0" w:line="240" w:lineRule="auto"/>
              <w:rPr>
                <w:del w:author="Open-Xml-PowerTools" w:id="403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A8815" w14:textId="77777777">
            <w:pPr>
              <w:spacing w:after="0" w:line="240" w:lineRule="auto"/>
              <w:rPr>
                <w:del w:author="Open-Xml-PowerTools" w:id="403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3782E" w14:textId="77777777">
            <w:pPr>
              <w:spacing w:after="0" w:line="240" w:lineRule="auto"/>
              <w:rPr>
                <w:del w:author="Open-Xml-PowerTools" w:id="403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460043CF" w14:textId="77777777">
        <w:trPr>
          <w:trHeight w:val="679"/>
          <w:del w:author="Open-Xml-PowerTools" w:id="4040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5A29FB6" w14:textId="77777777">
            <w:pPr>
              <w:spacing w:after="0" w:line="240" w:lineRule="auto"/>
              <w:jc w:val="center"/>
              <w:rPr>
                <w:del w:author="Open-Xml-PowerTools" w:id="40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AD5DE29" w14:textId="77777777">
            <w:pPr>
              <w:spacing w:after="0" w:line="240" w:lineRule="auto"/>
              <w:jc w:val="center"/>
              <w:rPr>
                <w:del w:author="Open-Xml-PowerTools" w:id="40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4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9B8AAF4" w14:textId="77777777">
            <w:pPr>
              <w:spacing w:after="0" w:line="240" w:lineRule="auto"/>
              <w:jc w:val="center"/>
              <w:rPr>
                <w:del w:author="Open-Xml-PowerTools" w:id="404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4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7C83273B" w14:textId="77777777">
            <w:pPr>
              <w:spacing w:after="0" w:line="240" w:lineRule="auto"/>
              <w:jc w:val="center"/>
              <w:rPr>
                <w:del w:author="Open-Xml-PowerTools" w:id="404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4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E850568" w14:textId="77777777">
            <w:pPr>
              <w:spacing w:after="0" w:line="240" w:lineRule="auto"/>
              <w:jc w:val="center"/>
              <w:rPr>
                <w:del w:author="Open-Xml-PowerTools" w:id="405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4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02D541A" w14:textId="77777777">
            <w:pPr>
              <w:spacing w:after="0" w:line="240" w:lineRule="auto"/>
              <w:jc w:val="center"/>
              <w:rPr>
                <w:del w:author="Open-Xml-PowerTools" w:id="40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0FA9D3BB" w14:textId="77777777">
        <w:trPr>
          <w:trHeight w:val="282"/>
          <w:del w:author="Open-Xml-PowerTools" w:id="4053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6384A" w14:textId="77777777">
            <w:pPr>
              <w:spacing w:after="0" w:line="240" w:lineRule="auto"/>
              <w:jc w:val="center"/>
              <w:rPr>
                <w:del w:author="Open-Xml-PowerTools" w:id="405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5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ADQUISICIÓN</w:delText>
              </w:r>
            </w:del>
            <w:del w:author="Open-Xml-PowerTools" w:id="40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</w:delText>
              </w:r>
            </w:del>
            <w:del w:author="Open-Xml-PowerTools" w:id="405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DE </w:delText>
              </w:r>
            </w:del>
            <w:del w:author="Open-Xml-PowerTools" w:id="40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NEUMÁTICOS</w:delText>
              </w:r>
            </w:del>
            <w:del w:author="Open-Xml-PowerTools" w:id="405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 265/70 R16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1A2B6D" w14:textId="77777777">
            <w:pPr>
              <w:spacing w:after="0" w:line="240" w:lineRule="auto"/>
              <w:jc w:val="center"/>
              <w:rPr>
                <w:del w:author="Open-Xml-PowerTools" w:id="406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el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0C572" w14:textId="77777777">
            <w:pPr>
              <w:spacing w:after="0" w:line="240" w:lineRule="auto"/>
              <w:jc w:val="center"/>
              <w:rPr>
                <w:del w:author="Open-Xml-PowerTools" w:id="406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37FE0" w14:textId="77777777">
            <w:pPr>
              <w:spacing w:after="0" w:line="240" w:lineRule="auto"/>
              <w:jc w:val="center"/>
              <w:rPr>
                <w:del w:author="Open-Xml-PowerTools" w:id="406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por debajo del Umbral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DAFEF" w14:textId="77777777">
            <w:pPr>
              <w:spacing w:after="0" w:line="240" w:lineRule="auto"/>
              <w:jc w:val="center"/>
              <w:rPr>
                <w:del w:author="Open-Xml-PowerTools" w:id="406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32B88" w14:textId="77777777">
            <w:pPr>
              <w:spacing w:after="0" w:line="240" w:lineRule="auto"/>
              <w:jc w:val="center"/>
              <w:rPr>
                <w:del w:author="Open-Xml-PowerTools" w:id="406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6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A84852" w14:textId="77777777">
        <w:trPr>
          <w:trHeight w:val="282"/>
          <w:del w:author="Open-Xml-PowerTools" w:id="4070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012C5FD0" w14:textId="77777777">
            <w:pPr>
              <w:spacing w:after="0" w:line="240" w:lineRule="auto"/>
              <w:jc w:val="center"/>
              <w:rPr>
                <w:del w:author="Open-Xml-PowerTools" w:id="407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407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E646EDA" w14:textId="77777777">
            <w:pPr>
              <w:spacing w:after="0" w:line="240" w:lineRule="auto"/>
              <w:jc w:val="center"/>
              <w:rPr>
                <w:del w:author="Open-Xml-PowerTools" w:id="407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7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D7532" w14:textId="4E997E2D">
            <w:pPr>
              <w:spacing w:after="0" w:line="240" w:lineRule="auto"/>
              <w:jc w:val="center"/>
              <w:rPr>
                <w:del w:author="Open-Xml-PowerTools" w:id="40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7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06-05-202</w:delText>
              </w:r>
            </w:del>
            <w:del w:author="Open-Xml-PowerTools" w:id="40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4F85AF88" w14:textId="77777777">
            <w:pPr>
              <w:spacing w:after="0" w:line="240" w:lineRule="auto"/>
              <w:jc w:val="center"/>
              <w:rPr>
                <w:del w:author="Open-Xml-PowerTools" w:id="40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6ABC49E" w14:textId="77777777">
            <w:pPr>
              <w:spacing w:after="0" w:line="240" w:lineRule="auto"/>
              <w:jc w:val="center"/>
              <w:rPr>
                <w:del w:author="Open-Xml-PowerTools" w:id="408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8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2B938" w14:textId="77777777">
            <w:pPr>
              <w:spacing w:after="0" w:line="240" w:lineRule="auto"/>
              <w:rPr>
                <w:del w:author="Open-Xml-PowerTools" w:id="408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8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6717754E" w14:textId="77777777">
        <w:trPr>
          <w:trHeight w:val="282"/>
          <w:del w:author="Open-Xml-PowerTools" w:id="4085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EB6DB9" w14:textId="77777777">
            <w:pPr>
              <w:spacing w:after="0" w:line="240" w:lineRule="auto"/>
              <w:rPr>
                <w:del w:author="Open-Xml-PowerTools" w:id="408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FDD1678" w14:textId="77777777">
            <w:pPr>
              <w:spacing w:after="0" w:line="240" w:lineRule="auto"/>
              <w:jc w:val="center"/>
              <w:rPr>
                <w:del w:author="Open-Xml-PowerTools" w:id="408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8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3BF48" w14:textId="77777777">
            <w:pPr>
              <w:spacing w:after="0" w:line="240" w:lineRule="auto"/>
              <w:jc w:val="center"/>
              <w:rPr>
                <w:del w:author="Open-Xml-PowerTools" w:id="409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8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BDF4CA" w14:textId="77777777">
            <w:pPr>
              <w:spacing w:after="0" w:line="240" w:lineRule="auto"/>
              <w:rPr>
                <w:del w:author="Open-Xml-PowerTools" w:id="40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B64B5BD" w14:textId="77777777">
            <w:pPr>
              <w:spacing w:after="0" w:line="240" w:lineRule="auto"/>
              <w:jc w:val="center"/>
              <w:rPr>
                <w:del w:author="Open-Xml-PowerTools" w:id="40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CCAA9" w14:textId="77777777">
            <w:pPr>
              <w:spacing w:after="0" w:line="240" w:lineRule="auto"/>
              <w:rPr>
                <w:del w:author="Open-Xml-PowerTools" w:id="409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9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AE2B9EF" w14:textId="77777777">
        <w:trPr>
          <w:trHeight w:val="282"/>
          <w:del w:author="Open-Xml-PowerTools" w:id="4096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C2F38" w14:textId="77777777">
            <w:pPr>
              <w:spacing w:after="0" w:line="240" w:lineRule="auto"/>
              <w:rPr>
                <w:del w:author="Open-Xml-PowerTools" w:id="40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AC30D1" w14:textId="77777777">
            <w:pPr>
              <w:spacing w:after="0" w:line="240" w:lineRule="auto"/>
              <w:jc w:val="center"/>
              <w:rPr>
                <w:del w:author="Open-Xml-PowerTools" w:id="40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0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9819E" w14:textId="62DF1988">
            <w:pPr>
              <w:spacing w:after="0" w:line="240" w:lineRule="auto"/>
              <w:jc w:val="center"/>
              <w:rPr>
                <w:del w:author="Open-Xml-PowerTools" w:id="41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07-05-202</w:delText>
              </w:r>
            </w:del>
            <w:del w:author="Open-Xml-PowerTools" w:id="41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4E4D02" w14:textId="77777777">
            <w:pPr>
              <w:spacing w:after="0" w:line="240" w:lineRule="auto"/>
              <w:rPr>
                <w:del w:author="Open-Xml-PowerTools" w:id="410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7ED31EC" w14:textId="77777777">
            <w:pPr>
              <w:spacing w:after="0" w:line="240" w:lineRule="auto"/>
              <w:jc w:val="center"/>
              <w:rPr>
                <w:del w:author="Open-Xml-PowerTools" w:id="410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0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A10FAA" w14:textId="77777777">
            <w:pPr>
              <w:spacing w:after="0" w:line="240" w:lineRule="auto"/>
              <w:rPr>
                <w:del w:author="Open-Xml-PowerTools" w:id="410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0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7B8D410B" w14:textId="77777777">
        <w:trPr>
          <w:trHeight w:val="282"/>
          <w:del w:author="Open-Xml-PowerTools" w:id="4108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3E31C" w14:textId="77777777">
            <w:pPr>
              <w:spacing w:after="0" w:line="240" w:lineRule="auto"/>
              <w:rPr>
                <w:del w:author="Open-Xml-PowerTools" w:id="410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B2C887A" w14:textId="77777777">
            <w:pPr>
              <w:spacing w:after="0" w:line="240" w:lineRule="auto"/>
              <w:jc w:val="center"/>
              <w:rPr>
                <w:del w:author="Open-Xml-PowerTools" w:id="411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1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CB251" w14:textId="77777777">
            <w:pPr>
              <w:spacing w:after="0" w:line="240" w:lineRule="auto"/>
              <w:jc w:val="center"/>
              <w:rPr>
                <w:del w:author="Open-Xml-PowerTools" w:id="411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1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1D353" w14:textId="77777777">
            <w:pPr>
              <w:spacing w:after="0" w:line="240" w:lineRule="auto"/>
              <w:rPr>
                <w:del w:author="Open-Xml-PowerTools" w:id="41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4A4E169" w14:textId="77777777">
            <w:pPr>
              <w:spacing w:after="0" w:line="240" w:lineRule="auto"/>
              <w:jc w:val="center"/>
              <w:rPr>
                <w:del w:author="Open-Xml-PowerTools" w:id="411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1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682CD9" w14:textId="77777777">
            <w:pPr>
              <w:spacing w:after="0" w:line="240" w:lineRule="auto"/>
              <w:rPr>
                <w:del w:author="Open-Xml-PowerTools" w:id="411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1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3D33852F" w14:textId="77777777">
        <w:trPr>
          <w:trHeight w:val="282"/>
          <w:del w:author="Open-Xml-PowerTools" w:id="4119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53662" w14:textId="77777777">
            <w:pPr>
              <w:spacing w:after="0" w:line="240" w:lineRule="auto"/>
              <w:rPr>
                <w:del w:author="Open-Xml-PowerTools" w:id="412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44350" w14:textId="77777777">
            <w:pPr>
              <w:spacing w:after="0" w:line="240" w:lineRule="auto"/>
              <w:rPr>
                <w:del w:author="Open-Xml-PowerTools" w:id="4121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73BB1" w14:textId="77777777">
            <w:pPr>
              <w:spacing w:after="0" w:line="240" w:lineRule="auto"/>
              <w:rPr>
                <w:del w:author="Open-Xml-PowerTools" w:id="4122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9B0CB" w14:textId="77777777">
            <w:pPr>
              <w:spacing w:after="0" w:line="240" w:lineRule="auto"/>
              <w:rPr>
                <w:del w:author="Open-Xml-PowerTools" w:id="412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03E21" w14:textId="77777777">
            <w:pPr>
              <w:spacing w:after="0" w:line="240" w:lineRule="auto"/>
              <w:rPr>
                <w:del w:author="Open-Xml-PowerTools" w:id="412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C3E6B" w14:textId="77777777">
            <w:pPr>
              <w:spacing w:after="0" w:line="240" w:lineRule="auto"/>
              <w:rPr>
                <w:del w:author="Open-Xml-PowerTools" w:id="412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2F5D747C" w14:textId="77777777">
        <w:trPr>
          <w:trHeight w:val="282"/>
          <w:del w:author="Open-Xml-PowerTools" w:id="4126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C892EA4" w14:textId="77777777">
            <w:pPr>
              <w:spacing w:after="0" w:line="240" w:lineRule="auto"/>
              <w:jc w:val="center"/>
              <w:rPr>
                <w:del w:author="Open-Xml-PowerTools" w:id="412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2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5CF503A" w14:textId="77777777">
            <w:pPr>
              <w:spacing w:after="0" w:line="240" w:lineRule="auto"/>
              <w:jc w:val="center"/>
              <w:rPr>
                <w:del w:author="Open-Xml-PowerTools" w:id="413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2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D458447" w14:textId="77777777">
            <w:pPr>
              <w:spacing w:after="0" w:line="240" w:lineRule="auto"/>
              <w:jc w:val="center"/>
              <w:rPr>
                <w:del w:author="Open-Xml-PowerTools" w:id="413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3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1EF09560" w14:textId="77777777">
            <w:pPr>
              <w:spacing w:after="0" w:line="240" w:lineRule="auto"/>
              <w:jc w:val="center"/>
              <w:rPr>
                <w:del w:author="Open-Xml-PowerTools" w:id="413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3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E9F47D7" w14:textId="77777777">
            <w:pPr>
              <w:spacing w:after="0" w:line="240" w:lineRule="auto"/>
              <w:jc w:val="center"/>
              <w:rPr>
                <w:del w:author="Open-Xml-PowerTools" w:id="413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3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0F93ACEB" w14:textId="451FAA5C">
            <w:pPr>
              <w:spacing w:after="0" w:line="240" w:lineRule="auto"/>
              <w:jc w:val="center"/>
              <w:rPr>
                <w:del w:author="Open-Xml-PowerTools" w:id="413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3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19FB8437" w14:textId="77777777">
        <w:trPr>
          <w:trHeight w:val="282"/>
          <w:del w:author="Open-Xml-PowerTools" w:id="4139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F4A8CF8" w14:textId="77777777">
            <w:pPr>
              <w:spacing w:after="0" w:line="240" w:lineRule="auto"/>
              <w:jc w:val="center"/>
              <w:rPr>
                <w:del w:author="Open-Xml-PowerTools" w:id="414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4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25172502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5A0ECA5A" w14:textId="77777777">
            <w:pPr>
              <w:spacing w:after="0" w:line="240" w:lineRule="auto"/>
              <w:jc w:val="center"/>
              <w:rPr>
                <w:del w:author="Open-Xml-PowerTools" w:id="414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4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Neumático para llantas de automóviles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475CABF" w14:textId="77777777">
            <w:pPr>
              <w:spacing w:after="0" w:line="240" w:lineRule="auto"/>
              <w:rPr>
                <w:del w:author="Open-Xml-PowerTools" w:id="414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4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5EFB204" w14:textId="77777777">
            <w:pPr>
              <w:spacing w:after="0" w:line="240" w:lineRule="auto"/>
              <w:jc w:val="center"/>
              <w:rPr>
                <w:del w:author="Open-Xml-PowerTools" w:id="414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4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4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78D18DF" w14:textId="77777777">
            <w:pPr>
              <w:spacing w:after="0" w:line="240" w:lineRule="auto"/>
              <w:jc w:val="center"/>
              <w:rPr>
                <w:del w:author="Open-Xml-PowerTools" w:id="414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4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9,150.00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AFFFF8D" w14:textId="77777777">
            <w:pPr>
              <w:spacing w:after="0" w:line="240" w:lineRule="auto"/>
              <w:jc w:val="center"/>
              <w:rPr>
                <w:del w:author="Open-Xml-PowerTools" w:id="415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5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36,600.00 </w:delText>
              </w:r>
            </w:del>
          </w:p>
        </w:tc>
      </w:tr>
      <w:tr w14:paraId="12F89635" w14:textId="77777777">
        <w:trPr>
          <w:trHeight w:val="282"/>
          <w:del w:author="Open-Xml-PowerTools" w:id="4152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BEA1A" w14:textId="77777777">
            <w:pPr>
              <w:spacing w:after="0" w:line="240" w:lineRule="auto"/>
              <w:jc w:val="center"/>
              <w:rPr>
                <w:del w:author="Open-Xml-PowerTools" w:id="415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0C329" w14:textId="77777777">
            <w:pPr>
              <w:spacing w:after="0" w:line="240" w:lineRule="auto"/>
              <w:rPr>
                <w:del w:author="Open-Xml-PowerTools" w:id="415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BBBF6" w14:textId="77777777">
            <w:pPr>
              <w:spacing w:after="0" w:line="240" w:lineRule="auto"/>
              <w:rPr>
                <w:del w:author="Open-Xml-PowerTools" w:id="415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68B74" w14:textId="77777777">
            <w:pPr>
              <w:spacing w:after="0" w:line="240" w:lineRule="auto"/>
              <w:rPr>
                <w:del w:author="Open-Xml-PowerTools" w:id="415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070DF19" w14:textId="77777777">
            <w:pPr>
              <w:spacing w:after="0" w:line="240" w:lineRule="auto"/>
              <w:jc w:val="center"/>
              <w:rPr>
                <w:del w:author="Open-Xml-PowerTools" w:id="41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252B8E23" w14:textId="77777777">
            <w:pPr>
              <w:spacing w:after="0" w:line="240" w:lineRule="auto"/>
              <w:jc w:val="center"/>
              <w:rPr>
                <w:del w:author="Open-Xml-PowerTools" w:id="416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15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36,600.00 </w:delText>
              </w:r>
            </w:del>
          </w:p>
        </w:tc>
      </w:tr>
      <w:tr w14:paraId="604DC90B" w14:textId="77777777">
        <w:trPr>
          <w:trHeight w:val="282"/>
          <w:del w:author="Open-Xml-PowerTools" w:id="4161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71949" w14:textId="77777777">
            <w:pPr>
              <w:spacing w:after="0" w:line="240" w:lineRule="auto"/>
              <w:jc w:val="center"/>
              <w:rPr>
                <w:del w:author="Open-Xml-PowerTools" w:id="416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201E6" w14:textId="77777777">
            <w:pPr>
              <w:spacing w:after="0" w:line="240" w:lineRule="auto"/>
              <w:rPr>
                <w:del w:author="Open-Xml-PowerTools" w:id="4163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FC279" w14:textId="77777777">
            <w:pPr>
              <w:spacing w:after="0" w:line="240" w:lineRule="auto"/>
              <w:rPr>
                <w:del w:author="Open-Xml-PowerTools" w:id="4164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487B5" w14:textId="77777777">
            <w:pPr>
              <w:spacing w:after="0" w:line="240" w:lineRule="auto"/>
              <w:rPr>
                <w:del w:author="Open-Xml-PowerTools" w:id="416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6E5DF" w14:textId="77777777">
            <w:pPr>
              <w:spacing w:after="0" w:line="240" w:lineRule="auto"/>
              <w:rPr>
                <w:del w:author="Open-Xml-PowerTools" w:id="416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D81EA" w14:textId="77777777">
            <w:pPr>
              <w:spacing w:after="0" w:line="240" w:lineRule="auto"/>
              <w:rPr>
                <w:del w:author="Open-Xml-PowerTools" w:id="416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1F7857FB" w14:textId="77777777">
        <w:trPr>
          <w:trHeight w:val="675"/>
          <w:del w:author="Open-Xml-PowerTools" w:id="4168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3269F70" w14:textId="77777777">
            <w:pPr>
              <w:spacing w:after="0" w:line="240" w:lineRule="auto"/>
              <w:jc w:val="center"/>
              <w:rPr>
                <w:del w:author="Open-Xml-PowerTools" w:id="417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6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NOMBRE O REFERENCIA DE CONTRATACIÓN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BBF4982" w14:textId="77777777">
            <w:pPr>
              <w:spacing w:after="0" w:line="240" w:lineRule="auto"/>
              <w:jc w:val="center"/>
              <w:rPr>
                <w:del w:author="Open-Xml-PowerTools" w:id="417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7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FINALIDAD DE LA CONTRATACIÓN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473AE16" w14:textId="77777777">
            <w:pPr>
              <w:spacing w:after="0" w:line="240" w:lineRule="auto"/>
              <w:jc w:val="center"/>
              <w:rPr>
                <w:del w:author="Open-Xml-PowerTools" w:id="417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7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OBJETO DE CONTRATACIÓN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4EA3BC3" w14:textId="77777777">
            <w:pPr>
              <w:spacing w:after="0" w:line="240" w:lineRule="auto"/>
              <w:jc w:val="center"/>
              <w:rPr>
                <w:del w:author="Open-Xml-PowerTools" w:id="417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7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PROCEDIMIENTO DE SELECCIÓN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19038368" w14:textId="77777777">
            <w:pPr>
              <w:spacing w:after="0" w:line="240" w:lineRule="auto"/>
              <w:jc w:val="center"/>
              <w:rPr>
                <w:del w:author="Open-Xml-PowerTools" w:id="417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7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DESTINADO A MIPYMES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36D4DEE9" w14:textId="77777777">
            <w:pPr>
              <w:spacing w:after="0" w:line="240" w:lineRule="auto"/>
              <w:jc w:val="center"/>
              <w:rPr>
                <w:del w:author="Open-Xml-PowerTools" w:id="418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7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SNIP</w:delText>
              </w:r>
            </w:del>
          </w:p>
        </w:tc>
      </w:tr>
      <w:tr w14:paraId="458D55B9" w14:textId="77777777">
        <w:trPr>
          <w:trHeight w:val="270"/>
          <w:del w:author="Open-Xml-PowerTools" w:id="4181" w:date="2000-01-01T00:00:00Z"/>
        </w:trPr>
        <w:tc>
          <w:tcPr>
            <w:tcW w:w="24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3E8A9" w14:textId="77777777">
            <w:pPr>
              <w:spacing w:after="0" w:line="240" w:lineRule="auto"/>
              <w:jc w:val="center"/>
              <w:rPr>
                <w:del w:author="Open-Xml-PowerTools" w:id="418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8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 de combustible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1893D" w14:textId="77777777">
            <w:pPr>
              <w:spacing w:after="0" w:line="240" w:lineRule="auto"/>
              <w:jc w:val="center"/>
              <w:rPr>
                <w:del w:author="Open-Xml-PowerTools" w:id="418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8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Para uso del año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ACDF0" w14:textId="77777777">
            <w:pPr>
              <w:spacing w:after="0" w:line="240" w:lineRule="auto"/>
              <w:jc w:val="center"/>
              <w:rPr>
                <w:del w:author="Open-Xml-PowerTools" w:id="418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8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Bienes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CB55CB" w14:textId="77777777">
            <w:pPr>
              <w:spacing w:after="0" w:line="240" w:lineRule="auto"/>
              <w:jc w:val="center"/>
              <w:rPr>
                <w:del w:author="Open-Xml-PowerTools" w:id="418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8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Compras Menores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70BE8" w14:textId="77777777">
            <w:pPr>
              <w:spacing w:after="0" w:line="240" w:lineRule="auto"/>
              <w:jc w:val="center"/>
              <w:rPr>
                <w:del w:author="Open-Xml-PowerTools" w:id="419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9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80C833" w14:textId="77777777">
            <w:pPr>
              <w:spacing w:after="0" w:line="240" w:lineRule="auto"/>
              <w:jc w:val="center"/>
              <w:rPr>
                <w:del w:author="Open-Xml-PowerTools" w:id="419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9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2422FCAD" w14:textId="77777777">
        <w:trPr>
          <w:trHeight w:val="282"/>
          <w:del w:author="Open-Xml-PowerTools" w:id="4194" w:date="2000-01-01T00:00:00Z"/>
        </w:trPr>
        <w:tc>
          <w:tcPr>
            <w:tcW w:w="243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5A1E6429" w14:textId="77777777">
            <w:pPr>
              <w:spacing w:after="0" w:line="240" w:lineRule="auto"/>
              <w:jc w:val="center"/>
              <w:rPr>
                <w:del w:author="Open-Xml-PowerTools" w:id="419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9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 xml:space="preserve">FECHA DE </w:delText>
              </w:r>
            </w:del>
            <w:del w:author="Open-Xml-PowerTools" w:id="419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NECESIDAD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AF55D72" w14:textId="77777777">
            <w:pPr>
              <w:spacing w:after="0" w:line="240" w:lineRule="auto"/>
              <w:jc w:val="center"/>
              <w:rPr>
                <w:del w:author="Open-Xml-PowerTools" w:id="41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1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INICIO PROCESO DE COMPRA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ED57A" w14:textId="662DA8A8">
            <w:pPr>
              <w:spacing w:after="0" w:line="240" w:lineRule="auto"/>
              <w:jc w:val="center"/>
              <w:rPr>
                <w:del w:author="Open-Xml-PowerTools" w:id="420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0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1/4/202</w:delText>
              </w:r>
            </w:del>
            <w:del w:author="Open-Xml-PowerTools" w:id="420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textDirection w:val="btLr"/>
            <w:vAlign w:val="center"/>
            <w:hideMark/>
          </w:tcPr>
          <w:p w14:paraId="5E2074D9" w14:textId="77777777">
            <w:pPr>
              <w:spacing w:after="0" w:line="240" w:lineRule="auto"/>
              <w:jc w:val="center"/>
              <w:rPr>
                <w:del w:author="Open-Xml-PowerTools" w:id="420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0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LUGAR DE EJECUCIÓN / ENTREGA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E2F8645" w14:textId="77777777">
            <w:pPr>
              <w:spacing w:after="0" w:line="240" w:lineRule="auto"/>
              <w:jc w:val="center"/>
              <w:rPr>
                <w:del w:author="Open-Xml-PowerTools" w:id="420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0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Región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ECBF3" w14:textId="77777777">
            <w:pPr>
              <w:spacing w:after="0" w:line="240" w:lineRule="auto"/>
              <w:jc w:val="center"/>
              <w:rPr>
                <w:del w:author="Open-Xml-PowerTools" w:id="420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0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E6EC10D" w14:textId="77777777">
        <w:trPr>
          <w:trHeight w:val="282"/>
          <w:del w:author="Open-Xml-PowerTools" w:id="4209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4432B1" w14:textId="77777777">
            <w:pPr>
              <w:spacing w:after="0" w:line="240" w:lineRule="auto"/>
              <w:rPr>
                <w:del w:author="Open-Xml-PowerTools" w:id="421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C5992D4" w14:textId="77777777">
            <w:pPr>
              <w:spacing w:after="0" w:line="240" w:lineRule="auto"/>
              <w:jc w:val="center"/>
              <w:rPr>
                <w:del w:author="Open-Xml-PowerTools" w:id="421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1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2C9D3" w14:textId="77777777">
            <w:pPr>
              <w:spacing w:after="0" w:line="240" w:lineRule="auto"/>
              <w:jc w:val="center"/>
              <w:rPr>
                <w:del w:author="Open-Xml-PowerTools" w:id="421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1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E57267" w14:textId="77777777">
            <w:pPr>
              <w:spacing w:after="0" w:line="240" w:lineRule="auto"/>
              <w:rPr>
                <w:del w:author="Open-Xml-PowerTools" w:id="421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062AF95" w14:textId="77777777">
            <w:pPr>
              <w:spacing w:after="0" w:line="240" w:lineRule="auto"/>
              <w:jc w:val="center"/>
              <w:rPr>
                <w:del w:author="Open-Xml-PowerTools" w:id="421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1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Provincia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6E2FC" w14:textId="77777777">
            <w:pPr>
              <w:spacing w:after="0" w:line="240" w:lineRule="auto"/>
              <w:jc w:val="center"/>
              <w:rPr>
                <w:del w:author="Open-Xml-PowerTools" w:id="421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1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64F38CF" w14:textId="77777777">
        <w:trPr>
          <w:trHeight w:val="282"/>
          <w:del w:author="Open-Xml-PowerTools" w:id="4220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0F1F5" w14:textId="77777777">
            <w:pPr>
              <w:spacing w:after="0" w:line="240" w:lineRule="auto"/>
              <w:rPr>
                <w:del w:author="Open-Xml-PowerTools" w:id="422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B7EFC7F" w14:textId="77777777">
            <w:pPr>
              <w:spacing w:after="0" w:line="240" w:lineRule="auto"/>
              <w:jc w:val="center"/>
              <w:rPr>
                <w:del w:author="Open-Xml-PowerTools" w:id="422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22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FECHA PREVISTA ADJUDICACIÓN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992B1" w14:textId="64D18686">
            <w:pPr>
              <w:spacing w:after="0" w:line="240" w:lineRule="auto"/>
              <w:jc w:val="center"/>
              <w:rPr>
                <w:del w:author="Open-Xml-PowerTools" w:id="422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2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1/6/202</w:delText>
              </w:r>
            </w:del>
            <w:del w:author="Open-Xml-PowerTools" w:id="422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2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D6232" w14:textId="77777777">
            <w:pPr>
              <w:spacing w:after="0" w:line="240" w:lineRule="auto"/>
              <w:rPr>
                <w:del w:author="Open-Xml-PowerTools" w:id="422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C5D0676" w14:textId="77777777">
            <w:pPr>
              <w:spacing w:after="0" w:line="240" w:lineRule="auto"/>
              <w:jc w:val="center"/>
              <w:rPr>
                <w:del w:author="Open-Xml-PowerTools" w:id="422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2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Municipio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D9EBA" w14:textId="77777777">
            <w:pPr>
              <w:spacing w:after="0" w:line="240" w:lineRule="auto"/>
              <w:jc w:val="center"/>
              <w:rPr>
                <w:del w:author="Open-Xml-PowerTools" w:id="4231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30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446124F4" w14:textId="77777777">
        <w:trPr>
          <w:trHeight w:val="282"/>
          <w:del w:author="Open-Xml-PowerTools" w:id="4232" w:date="2000-01-01T00:00:00Z"/>
        </w:trPr>
        <w:tc>
          <w:tcPr>
            <w:tcW w:w="243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4344FA" w14:textId="77777777">
            <w:pPr>
              <w:spacing w:after="0" w:line="240" w:lineRule="auto"/>
              <w:rPr>
                <w:del w:author="Open-Xml-PowerTools" w:id="4233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7B9F441" w14:textId="77777777">
            <w:pPr>
              <w:spacing w:after="0" w:line="240" w:lineRule="auto"/>
              <w:jc w:val="center"/>
              <w:rPr>
                <w:del w:author="Open-Xml-PowerTools" w:id="4235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34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TRIMESTRE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DC1565" w14:textId="77777777">
            <w:pPr>
              <w:spacing w:after="0" w:line="240" w:lineRule="auto"/>
              <w:jc w:val="center"/>
              <w:rPr>
                <w:del w:author="Open-Xml-PowerTools" w:id="4237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36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1</w:delText>
              </w:r>
            </w:del>
          </w:p>
        </w:tc>
        <w:tc>
          <w:tcPr>
            <w:tcW w:w="187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D6483" w14:textId="77777777">
            <w:pPr>
              <w:spacing w:after="0" w:line="240" w:lineRule="auto"/>
              <w:rPr>
                <w:del w:author="Open-Xml-PowerTools" w:id="423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175BE7F" w14:textId="77777777">
            <w:pPr>
              <w:spacing w:after="0" w:line="240" w:lineRule="auto"/>
              <w:jc w:val="center"/>
              <w:rPr>
                <w:del w:author="Open-Xml-PowerTools" w:id="424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3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Distrito Municipal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9DDDC" w14:textId="77777777">
            <w:pPr>
              <w:spacing w:after="0" w:line="240" w:lineRule="auto"/>
              <w:jc w:val="center"/>
              <w:rPr>
                <w:del w:author="Open-Xml-PowerTools" w:id="424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4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 </w:delText>
              </w:r>
            </w:del>
          </w:p>
        </w:tc>
      </w:tr>
      <w:tr w14:paraId="5843D3D5" w14:textId="77777777">
        <w:trPr>
          <w:trHeight w:val="282"/>
          <w:del w:author="Open-Xml-PowerTools" w:id="424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6AEC" w14:textId="77777777">
            <w:pPr>
              <w:spacing w:after="0" w:line="240" w:lineRule="auto"/>
              <w:jc w:val="center"/>
              <w:rPr>
                <w:del w:author="Open-Xml-PowerTools" w:id="424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9C81D" w14:textId="77777777">
            <w:pPr>
              <w:spacing w:after="0" w:line="240" w:lineRule="auto"/>
              <w:rPr>
                <w:del w:author="Open-Xml-PowerTools" w:id="424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B4FB" w14:textId="77777777">
            <w:pPr>
              <w:spacing w:after="0" w:line="240" w:lineRule="auto"/>
              <w:rPr>
                <w:del w:author="Open-Xml-PowerTools" w:id="424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20715" w14:textId="77777777">
            <w:pPr>
              <w:spacing w:after="0" w:line="240" w:lineRule="auto"/>
              <w:rPr>
                <w:del w:author="Open-Xml-PowerTools" w:id="424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67AE3" w14:textId="77777777">
            <w:pPr>
              <w:spacing w:after="0" w:line="240" w:lineRule="auto"/>
              <w:rPr>
                <w:del w:author="Open-Xml-PowerTools" w:id="4248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50A2A" w14:textId="77777777">
            <w:pPr>
              <w:spacing w:after="0" w:line="240" w:lineRule="auto"/>
              <w:rPr>
                <w:del w:author="Open-Xml-PowerTools" w:id="4249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</w:tr>
      <w:tr w14:paraId="663A1EBD" w14:textId="77777777">
        <w:trPr>
          <w:trHeight w:val="282"/>
          <w:del w:author="Open-Xml-PowerTools" w:id="4250" w:date="2000-01-01T00:00:00Z"/>
        </w:trPr>
        <w:tc>
          <w:tcPr>
            <w:tcW w:w="2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3D2285D8" w14:textId="77777777">
            <w:pPr>
              <w:spacing w:after="0" w:line="240" w:lineRule="auto"/>
              <w:jc w:val="center"/>
              <w:rPr>
                <w:del w:author="Open-Xml-PowerTools" w:id="425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5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CÓDIGO CATÁLOGO</w:delText>
              </w:r>
            </w:del>
          </w:p>
        </w:tc>
        <w:tc>
          <w:tcPr>
            <w:tcW w:w="3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707585C9" w14:textId="77777777">
            <w:pPr>
              <w:spacing w:after="0" w:line="240" w:lineRule="auto"/>
              <w:jc w:val="center"/>
              <w:rPr>
                <w:del w:author="Open-Xml-PowerTools" w:id="4254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53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ARTÍCULO</w:delText>
              </w:r>
            </w:del>
          </w:p>
        </w:tc>
        <w:tc>
          <w:tcPr>
            <w:tcW w:w="1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679A5373" w14:textId="77777777">
            <w:pPr>
              <w:spacing w:after="0" w:line="240" w:lineRule="auto"/>
              <w:jc w:val="center"/>
              <w:rPr>
                <w:del w:author="Open-Xml-PowerTools" w:id="4256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55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UNIDAD DE MEDIDA</w:delText>
              </w:r>
            </w:del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6803E1E" w14:textId="77777777">
            <w:pPr>
              <w:spacing w:after="0" w:line="240" w:lineRule="auto"/>
              <w:jc w:val="center"/>
              <w:rPr>
                <w:del w:author="Open-Xml-PowerTools" w:id="4258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57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CANTIDAD TOTAL ESTIMADA</w:delText>
              </w:r>
            </w:del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0DBC87C" w14:textId="77777777">
            <w:pPr>
              <w:spacing w:after="0" w:line="240" w:lineRule="auto"/>
              <w:jc w:val="center"/>
              <w:rPr>
                <w:del w:author="Open-Xml-PowerTools" w:id="4260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59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PRECIO UNITARIO ESTIMADO</w:delText>
              </w:r>
            </w:del>
          </w:p>
        </w:tc>
        <w:tc>
          <w:tcPr>
            <w:tcW w:w="2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9C9C9"/>
            <w:noWrap/>
            <w:vAlign w:val="center"/>
            <w:hideMark/>
          </w:tcPr>
          <w:p w14:paraId="2AA710BE" w14:textId="77777777">
            <w:pPr>
              <w:spacing w:after="0" w:line="240" w:lineRule="auto"/>
              <w:jc w:val="center"/>
              <w:rPr>
                <w:del w:author="Open-Xml-PowerTools" w:id="4262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61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MONTO TOTAL ESTIMADO</w:delText>
              </w:r>
            </w:del>
          </w:p>
        </w:tc>
      </w:tr>
      <w:tr w14:paraId="609915EA" w14:textId="77777777">
        <w:trPr>
          <w:trHeight w:val="270"/>
          <w:del w:author="Open-Xml-PowerTools" w:id="4263" w:date="2000-01-01T00:00:00Z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EBA3112" w14:textId="77777777">
            <w:pPr>
              <w:spacing w:after="0" w:line="240" w:lineRule="auto"/>
              <w:jc w:val="center"/>
              <w:rPr>
                <w:del w:author="Open-Xml-PowerTools" w:id="4265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6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15101506</w:delText>
              </w:r>
            </w:del>
          </w:p>
        </w:tc>
        <w:tc>
          <w:tcPr>
            <w:tcW w:w="3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27F95569" w14:textId="77777777">
            <w:pPr>
              <w:spacing w:after="0" w:line="240" w:lineRule="auto"/>
              <w:jc w:val="center"/>
              <w:rPr>
                <w:del w:author="Open-Xml-PowerTools" w:id="426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6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Gasolina</w:delText>
              </w:r>
            </w:del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34E56C4" w14:textId="77777777">
            <w:pPr>
              <w:spacing w:after="0" w:line="240" w:lineRule="auto"/>
              <w:jc w:val="center"/>
              <w:rPr>
                <w:del w:author="Open-Xml-PowerTools" w:id="4269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68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0F636AD5" w14:textId="435BF17D">
            <w:pPr>
              <w:spacing w:after="0" w:line="240" w:lineRule="auto"/>
              <w:jc w:val="center"/>
              <w:rPr>
                <w:del w:author="Open-Xml-PowerTools" w:id="4271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7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1100</w:delText>
              </w:r>
            </w:del>
          </w:p>
        </w:tc>
        <w:tc>
          <w:tcPr>
            <w:tcW w:w="2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40627BF" w14:textId="77777777">
            <w:pPr>
              <w:spacing w:after="0" w:line="240" w:lineRule="auto"/>
              <w:jc w:val="center"/>
              <w:rPr>
                <w:del w:author="Open-Xml-PowerTools" w:id="427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7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1,000.00 </w:delText>
              </w:r>
            </w:del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2FB756" w14:textId="65B4C329">
            <w:pPr>
              <w:spacing w:after="0" w:line="240" w:lineRule="auto"/>
              <w:jc w:val="center"/>
              <w:rPr>
                <w:del w:author="Open-Xml-PowerTools" w:id="4277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74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</w:delText>
              </w:r>
            </w:del>
            <w:del w:author="Open-Xml-PowerTools" w:id="427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1,1</w:delText>
              </w:r>
            </w:del>
            <w:del w:author="Open-Xml-PowerTools" w:id="4276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00,000.00 </w:delText>
              </w:r>
            </w:del>
          </w:p>
        </w:tc>
      </w:tr>
      <w:tr w14:paraId="49051490" w14:textId="77777777">
        <w:trPr>
          <w:trHeight w:val="270"/>
          <w:del w:author="Open-Xml-PowerTools" w:id="4278" w:date="2000-01-01T00:00:00Z"/>
        </w:trPr>
        <w:tc>
          <w:tcPr>
            <w:tcW w:w="24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6BEA8A45" w14:textId="77777777">
            <w:pPr>
              <w:spacing w:after="0" w:line="240" w:lineRule="auto"/>
              <w:jc w:val="center"/>
              <w:rPr>
                <w:del w:author="Open-Xml-PowerTools" w:id="4280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7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15101506</w:delText>
              </w:r>
            </w:del>
          </w:p>
        </w:tc>
        <w:tc>
          <w:tcPr>
            <w:tcW w:w="3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  <w:hideMark/>
          </w:tcPr>
          <w:p w14:paraId="1FC77839" w14:textId="77777777">
            <w:pPr>
              <w:spacing w:after="0" w:line="240" w:lineRule="auto"/>
              <w:jc w:val="center"/>
              <w:rPr>
                <w:del w:author="Open-Xml-PowerTools" w:id="428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8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Gasolina</w:delText>
              </w:r>
            </w:del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425BDFA0" w14:textId="77777777">
            <w:pPr>
              <w:spacing w:after="0" w:line="240" w:lineRule="auto"/>
              <w:jc w:val="center"/>
              <w:rPr>
                <w:del w:author="Open-Xml-PowerTools" w:id="428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83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Unidad</w:delText>
              </w:r>
            </w:del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99ECA73" w14:textId="1C345242">
            <w:pPr>
              <w:spacing w:after="0" w:line="240" w:lineRule="auto"/>
              <w:jc w:val="center"/>
              <w:rPr>
                <w:del w:author="Open-Xml-PowerTools" w:id="4286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85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1160</w:delText>
              </w:r>
            </w:del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BC98900" w14:textId="77777777">
            <w:pPr>
              <w:spacing w:after="0" w:line="240" w:lineRule="auto"/>
              <w:jc w:val="center"/>
              <w:rPr>
                <w:del w:author="Open-Xml-PowerTools" w:id="4288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87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          500.00 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3D999C11" w14:textId="240E9EC3">
            <w:pPr>
              <w:spacing w:after="0" w:line="240" w:lineRule="auto"/>
              <w:jc w:val="center"/>
              <w:rPr>
                <w:del w:author="Open-Xml-PowerTools" w:id="4292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289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     </w:delText>
              </w:r>
            </w:del>
            <w:del w:author="Open-Xml-PowerTools" w:id="429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58</w:delText>
              </w:r>
            </w:del>
            <w:del w:author="Open-Xml-PowerTools" w:id="429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0,000.00 </w:delText>
              </w:r>
            </w:del>
          </w:p>
        </w:tc>
      </w:tr>
      <w:tr w14:paraId="05FEDB20" w14:textId="77777777">
        <w:trPr>
          <w:trHeight w:val="282"/>
          <w:del w:author="Open-Xml-PowerTools" w:id="4293" w:date="2000-01-01T00:00:00Z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2B0BA" w14:textId="77777777">
            <w:pPr>
              <w:spacing w:after="0" w:line="240" w:lineRule="auto"/>
              <w:jc w:val="center"/>
              <w:rPr>
                <w:del w:author="Open-Xml-PowerTools" w:id="4294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B64D" w14:textId="77777777">
            <w:pPr>
              <w:spacing w:after="0" w:line="240" w:lineRule="auto"/>
              <w:rPr>
                <w:del w:author="Open-Xml-PowerTools" w:id="4295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5C93" w14:textId="77777777">
            <w:pPr>
              <w:spacing w:after="0" w:line="240" w:lineRule="auto"/>
              <w:rPr>
                <w:del w:author="Open-Xml-PowerTools" w:id="4296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43A82" w14:textId="77777777">
            <w:pPr>
              <w:spacing w:after="0" w:line="240" w:lineRule="auto"/>
              <w:rPr>
                <w:del w:author="Open-Xml-PowerTools" w:id="4297" w:date="2000-01-01T00:00:00Z"/>
                <w:rFonts w:ascii="Times New Roman" w:eastAsia="Times New Roman" w:hAnsi="Times New Roman" w:cs="Times New Roman"/>
                <w:sz w:val="20"/>
                <w:szCs w:val="20"/>
                <w:lang w:val="es-DO"/>
              </w:rPr>
            </w:pPr>
          </w:p>
        </w:tc>
        <w:tc>
          <w:tcPr>
            <w:tcW w:w="2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10957588" w14:textId="77777777">
            <w:pPr>
              <w:spacing w:after="0" w:line="240" w:lineRule="auto"/>
              <w:jc w:val="center"/>
              <w:rPr>
                <w:del w:author="Open-Xml-PowerTools" w:id="4299" w:date="2000-01-01T00:00:00Z"/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s-DO"/>
              </w:rPr>
            </w:pPr>
            <w:del w:author="Open-Xml-PowerTools" w:id="4298" w:date="2000-01-01T00:00:00Z">
              <w:r>
                <w:rPr>
                  <w:rFonts w:ascii="Calibri" w:eastAsia="Times New Roman" w:hAnsi="Calibri" w:cs="Calibri"/>
                  <w:b/>
                  <w:bCs/>
                  <w:color w:val="000000"/>
                  <w:sz w:val="16"/>
                  <w:szCs w:val="16"/>
                  <w:lang w:val="es-DO"/>
                </w:rPr>
                <w:delText>TOTAL COMPRA ESTIMADA</w:delText>
              </w:r>
            </w:del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14:paraId="50CA8FE3" w14:textId="674BDF6D">
            <w:pPr>
              <w:spacing w:after="0" w:line="240" w:lineRule="auto"/>
              <w:jc w:val="center"/>
              <w:rPr>
                <w:del w:author="Open-Xml-PowerTools" w:id="4303" w:date="2000-01-01T00:00:00Z"/>
                <w:rFonts w:ascii="Calibri" w:eastAsia="Times New Roman" w:hAnsi="Calibri" w:cs="Calibri"/>
                <w:color w:val="000000"/>
                <w:sz w:val="16"/>
                <w:szCs w:val="16"/>
                <w:lang w:val="es-DO"/>
              </w:rPr>
            </w:pPr>
            <w:del w:author="Open-Xml-PowerTools" w:id="4300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 RD$                                       1,</w:delText>
              </w:r>
            </w:del>
            <w:del w:author="Open-Xml-PowerTools" w:id="4301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>58</w:delText>
              </w:r>
            </w:del>
            <w:del w:author="Open-Xml-PowerTools" w:id="4302" w:date="2000-01-01T00:00:00Z">
              <w:r>
                <w:rPr>
                  <w:rFonts w:ascii="Calibri" w:eastAsia="Times New Roman" w:hAnsi="Calibri" w:cs="Calibri"/>
                  <w:color w:val="000000"/>
                  <w:sz w:val="16"/>
                  <w:szCs w:val="16"/>
                  <w:lang w:val="es-DO"/>
                </w:rPr>
                <w:delText xml:space="preserve">0,000.00 </w:delText>
              </w:r>
            </w:del>
          </w:p>
        </w:tc>
      </w:tr>
    </w:tbl>
    <w:p>
      <w:pPr>
        <w:pStyle w:val="2"/>
        <w:rPr>
          <w:ins w:author="Open-Xml-PowerTools" w:id="4307" w:date="2000-01-01T00:00:00Z"/>
          <w:sz w:val="24"/>
          <w:szCs w:val="24"/>
        </w:rPr>
      </w:pPr>
      <w:ins w:author="Open-Xml-PowerTools" w:id="4304" w:date="2000-01-01T00:00:00Z">
        <w:r>
          <w:rPr>
            <w:sz w:val="24"/>
            <w:szCs w:val="24"/>
          </w:rPr>
          <w:t>ЗАЯВЛЕНИЕ</w:t>
        </w:r>
      </w:ins>
      <w:ins w:author="Open-Xml-PowerTools" w:id="4305" w:date="2000-01-01T00:00:00Z">
        <w:r>
          <w:rPr>
            <w:rStyle w:val="a6"/>
            <w:sz w:val="24"/>
            <w:szCs w:val="24"/>
          </w:rPr>
          <w:footnoteReference w:customMarkFollows="1" w:id="1"/>
          <w:t>*</w:t>
        </w:r>
      </w:ins>
      <w:ins w:author="Open-Xml-PowerTools" w:id="4306" w:date="2000-01-01T00:00:00Z">
        <w:r>
          <w:rPr>
            <w:sz w:val="24"/>
            <w:szCs w:val="24"/>
          </w:rPr>
          <w:t xml:space="preserve"> </w:t>
        </w:r>
      </w:ins>
    </w:p>
    <w:p>
      <w:pPr>
        <w:pStyle w:val="3"/>
        <w:keepNext w:val="0"/>
        <w:ind w:right="-96"/>
        <w:jc w:val="center"/>
        <w:rPr>
          <w:ins w:author="Open-Xml-PowerTools" w:id="4310" w:date="2000-01-01T00:00:00Z"/>
          <w:b/>
          <w:bCs/>
          <w:i w:val="0"/>
          <w:iCs w:val="0"/>
          <w:sz w:val="22"/>
          <w:szCs w:val="22"/>
        </w:rPr>
      </w:pPr>
      <w:ins w:author="Open-Xml-PowerTools" w:id="4308" w:date="2000-01-01T00:00:00Z">
        <w:r>
          <w:rPr>
            <w:b/>
            <w:bCs/>
            <w:i w:val="0"/>
            <w:iCs w:val="0"/>
            <w:sz w:val="22"/>
            <w:szCs w:val="22"/>
          </w:rPr>
          <w:t>на разовое перечисление денежных средств со счета по вкладу,</w:t>
        </w:r>
      </w:ins>
      <w:ins w:author="Open-Xml-PowerTools" w:id="4309" w:date="2000-01-01T00:00:00Z">
        <w:r>
          <w:rPr>
            <w:b/>
            <w:bCs/>
            <w:i w:val="0"/>
            <w:iCs w:val="0"/>
            <w:sz w:val="22"/>
            <w:szCs w:val="22"/>
          </w:rPr>
          <w:t xml:space="preserve"> </w:t>
        </w:r>
      </w:ins>
    </w:p>
    <w:p>
      <w:pPr>
        <w:pStyle w:val="3"/>
        <w:keepNext w:val="0"/>
        <w:ind w:right="-96"/>
        <w:jc w:val="center"/>
        <w:rPr>
          <w:ins w:author="Open-Xml-PowerTools" w:id="4312" w:date="2000-01-01T00:00:00Z"/>
          <w:i w:val="0"/>
          <w:iCs w:val="0"/>
          <w:sz w:val="22"/>
          <w:szCs w:val="22"/>
        </w:rPr>
      </w:pPr>
      <w:ins w:author="Open-Xml-PowerTools" w:id="4311" w:date="2000-01-01T00:00:00Z">
        <w:r>
          <w:rPr>
            <w:b/>
            <w:bCs/>
            <w:i w:val="0"/>
            <w:iCs w:val="0"/>
            <w:sz w:val="22"/>
            <w:szCs w:val="22"/>
          </w:rPr>
          <w:t>открытого в другом подразделении Банка</w:t>
        </w:r>
      </w:ins>
    </w:p>
    <w:p>
      <w:pPr>
        <w:pStyle w:val="a3"/>
        <w:ind w:firstLine="540"/>
        <w:rPr>
          <w:ins w:author="Open-Xml-PowerTools" w:id="4314" w:date="2000-01-01T00:00:00Z"/>
        </w:rPr>
      </w:pPr>
      <w:ins w:author="Open-Xml-PowerTools" w:id="4313" w:date="2000-01-01T00:00:00Z">
        <w:r>
          <w:t>Прошу перечислить со счета по вкладу № ___________________________________________, открытого на имя _____________________________________________________________________</w:t>
        </w:r>
      </w:ins>
    </w:p>
    <w:p>
      <w:pPr>
        <w:pStyle w:val="a3"/>
        <w:rPr>
          <w:ins w:author="Open-Xml-PowerTools" w:id="4317" w:date="2000-01-01T00:00:00Z"/>
          <w:sz w:val="14"/>
          <w:szCs w:val="14"/>
        </w:rPr>
      </w:pPr>
      <w:ins w:author="Open-Xml-PowerTools" w:id="4315" w:date="2000-01-01T00:00:00Z">
        <w:r>
          <w:t xml:space="preserve">                                                       </w:t>
        </w:r>
      </w:ins>
      <w:ins w:author="Open-Xml-PowerTools" w:id="4316" w:date="2000-01-01T00:00:00Z">
        <w:r>
          <w:rPr>
            <w:sz w:val="14"/>
            <w:szCs w:val="14"/>
          </w:rPr>
          <w:t>(Ф.И.О. вкладчика полностью)</w:t>
        </w:r>
      </w:ins>
    </w:p>
    <w:p>
      <w:pPr>
        <w:pStyle w:val="a3"/>
        <w:rPr>
          <w:ins w:author="Open-Xml-PowerTools" w:id="4321" w:date="2000-01-01T00:00:00Z"/>
          <w:sz w:val="22"/>
          <w:szCs w:val="22"/>
        </w:rPr>
      </w:pPr>
      <w:ins w:author="Open-Xml-PowerTools" w:id="4318" w:date="2000-01-01T00:00:00Z">
        <w:r>
          <w:rPr>
            <w:sz w:val="22"/>
            <w:szCs w:val="22"/>
          </w:rPr>
          <w:t>в _________________________________________</w:t>
        </w:r>
      </w:ins>
      <w:ins w:author="Open-Xml-PowerTools" w:id="4319" w:date="2000-01-01T00:00:00Z">
        <w:r>
          <w:rPr>
            <w:sz w:val="22"/>
            <w:szCs w:val="22"/>
          </w:rPr>
          <w:t xml:space="preserve">_________ региональном филиале </w:t>
        </w:r>
      </w:ins>
      <w:ins w:author="Open-Xml-PowerTools" w:id="4320" w:date="2000-01-01T00:00:00Z">
        <w:r>
          <w:rPr>
            <w:sz w:val="22"/>
            <w:szCs w:val="22"/>
          </w:rPr>
          <w:t>АО «Россельхозбанк»</w:t>
        </w:r>
      </w:ins>
    </w:p>
    <w:p>
      <w:pPr>
        <w:pStyle w:val="a3"/>
        <w:rPr>
          <w:ins w:author="Open-Xml-PowerTools" w:id="4324" w:date="2000-01-01T00:00:00Z"/>
          <w:sz w:val="14"/>
          <w:szCs w:val="14"/>
        </w:rPr>
      </w:pPr>
      <w:ins w:author="Open-Xml-PowerTools" w:id="4322" w:date="2000-01-01T00:00:00Z">
        <w:r>
          <w:rPr>
            <w:sz w:val="22"/>
            <w:szCs w:val="22"/>
          </w:rPr>
          <w:t xml:space="preserve"> </w:t>
        </w:r>
      </w:ins>
      <w:ins w:author="Open-Xml-PowerTools" w:id="4323" w:date="2000-01-01T00:00:00Z">
        <w:r>
          <w:rPr>
            <w:sz w:val="14"/>
            <w:szCs w:val="14"/>
          </w:rPr>
          <w:t>(полное наименование/номер подразделения Банка, где открыт счет, с которого производится перечисление денежных средств)</w:t>
        </w:r>
      </w:ins>
    </w:p>
    <w:p>
      <w:pPr>
        <w:pStyle w:val="a3"/>
        <w:rPr>
          <w:ins w:author="Open-Xml-PowerTools" w:id="4326" w:date="2000-01-01T00:00:00Z"/>
          <w:sz w:val="22"/>
          <w:szCs w:val="22"/>
        </w:rPr>
      </w:pPr>
      <w:ins w:author="Open-Xml-PowerTools" w:id="4325" w:date="2000-01-01T00:00:00Z">
        <w:r>
          <w:rPr>
            <w:sz w:val="22"/>
            <w:szCs w:val="22"/>
          </w:rPr>
          <w:t xml:space="preserve"> № 3349/_________ /__________          </w:t>
        </w:r>
      </w:ins>
    </w:p>
    <w:p>
      <w:pPr>
        <w:rPr>
          <w:ins w:author="Open-Xml-PowerTools" w:id="4328" w:date="2000-01-01T00:00:00Z"/>
          <w:sz w:val="22"/>
          <w:szCs w:val="22"/>
        </w:rPr>
      </w:pPr>
      <w:ins w:author="Open-Xml-PowerTools" w:id="4327" w:date="2000-01-01T00:00:00Z">
        <w:r>
          <w:rPr>
            <w:sz w:val="22"/>
            <w:szCs w:val="22"/>
          </w:rPr>
          <w:t>сумму _____________ /__________________________________________________________/ _____________</w:t>
        </w:r>
      </w:ins>
    </w:p>
    <w:p>
      <w:pPr>
        <w:rPr>
          <w:ins w:author="Open-Xml-PowerTools" w:id="4331" w:date="2000-01-01T00:00:00Z"/>
          <w:sz w:val="14"/>
          <w:szCs w:val="14"/>
        </w:rPr>
      </w:pPr>
      <w:ins w:author="Open-Xml-PowerTools" w:id="4329" w:date="2000-01-01T00:00:00Z">
        <w:r>
          <w:rPr>
            <w:sz w:val="22"/>
            <w:szCs w:val="22"/>
          </w:rPr>
          <w:t xml:space="preserve">                </w:t>
        </w:r>
      </w:ins>
      <w:ins w:author="Open-Xml-PowerTools" w:id="4330" w:date="2000-01-01T00:00:00Z">
        <w:r>
          <w:rPr>
            <w:sz w:val="14"/>
            <w:szCs w:val="14"/>
          </w:rPr>
          <w:t xml:space="preserve">(сумма цифрами)                          (сумма прописью или условия, ее определяющие)                                                                                         (вид валюты)     </w:t>
        </w:r>
      </w:ins>
    </w:p>
    <w:p>
      <w:pPr>
        <w:pStyle w:val="a3"/>
        <w:rPr>
          <w:ins w:author="Open-Xml-PowerTools" w:id="4336" w:date="2000-01-01T00:00:00Z"/>
          <w:sz w:val="22"/>
          <w:szCs w:val="22"/>
        </w:rPr>
      </w:pPr>
      <w:ins w:author="Open-Xml-PowerTools" w:id="4332" w:date="2000-01-01T00:00:00Z">
        <w:r>
          <w:rPr>
            <w:sz w:val="22"/>
            <w:szCs w:val="22"/>
          </w:rPr>
          <w:t>на счет № __________________________________</w:t>
        </w:r>
      </w:ins>
      <w:ins w:author="Open-Xml-PowerTools" w:id="4333" w:date="2000-01-01T00:00:00Z">
        <w:bookmarkStart w:id="0" w:name="_GoBack"/>
      </w:ins>
      <w:ins w:author="Open-Xml-PowerTools" w:id="4334" w:date="2000-01-01T00:00:00Z">
        <w:bookmarkEnd w:id="0"/>
      </w:ins>
      <w:ins w:author="Open-Xml-PowerTools" w:id="4335" w:date="2000-01-01T00:00:00Z">
        <w:r>
          <w:rPr>
            <w:sz w:val="22"/>
            <w:szCs w:val="22"/>
          </w:rPr>
          <w:t>_________________________________________________,</w:t>
        </w:r>
      </w:ins>
    </w:p>
    <w:p>
      <w:pPr>
        <w:pStyle w:val="a3"/>
        <w:rPr>
          <w:ins w:author="Open-Xml-PowerTools" w:id="4338" w:date="2000-01-01T00:00:00Z"/>
          <w:sz w:val="22"/>
          <w:szCs w:val="22"/>
        </w:rPr>
      </w:pPr>
      <w:ins w:author="Open-Xml-PowerTools" w:id="4337" w:date="2000-01-01T00:00:00Z">
        <w:r>
          <w:rPr>
            <w:sz w:val="22"/>
            <w:szCs w:val="22"/>
          </w:rPr>
          <w:t xml:space="preserve">открытый  на имя _____________________________________________________________________________ </w:t>
        </w:r>
      </w:ins>
    </w:p>
    <w:p>
      <w:pPr>
        <w:rPr>
          <w:ins w:author="Open-Xml-PowerTools" w:id="4340" w:date="2000-01-01T00:00:00Z"/>
          <w:sz w:val="14"/>
          <w:szCs w:val="14"/>
        </w:rPr>
      </w:pPr>
      <w:ins w:author="Open-Xml-PowerTools" w:id="4339" w:date="2000-01-01T00:00:00Z">
        <w:r>
          <w:rPr>
            <w:sz w:val="14"/>
            <w:szCs w:val="14"/>
          </w:rPr>
          <w:t xml:space="preserve">                                                                               (Ф.И.О. вкладчика полностью)</w:t>
        </w:r>
      </w:ins>
    </w:p>
    <w:p>
      <w:pPr>
        <w:pStyle w:val="a3"/>
        <w:rPr>
          <w:ins w:author="Open-Xml-PowerTools" w:id="4344" w:date="2000-01-01T00:00:00Z"/>
          <w:sz w:val="14"/>
          <w:szCs w:val="14"/>
        </w:rPr>
      </w:pPr>
      <w:ins w:author="Open-Xml-PowerTools" w:id="4341" w:date="2000-01-01T00:00:00Z">
        <w:r>
          <w:rPr>
            <w:sz w:val="22"/>
            <w:szCs w:val="22"/>
          </w:rPr>
          <w:t xml:space="preserve">в __________________________________________________ региональный филиал АО «Россельхозбанк» </w:t>
        </w:r>
      </w:ins>
      <w:ins w:author="Open-Xml-PowerTools" w:id="4342" w:date="2000-01-01T00:00:00Z">
        <w:r>
          <w:t xml:space="preserve">        </w:t>
        </w:r>
      </w:ins>
      <w:ins w:author="Open-Xml-PowerTools" w:id="4343" w:date="2000-01-01T00:00:00Z">
        <w:r>
          <w:rPr>
            <w:sz w:val="14"/>
            <w:szCs w:val="14"/>
          </w:rPr>
          <w:t>(полное наименование/номер подразделения Банка, где открыт счет, на который производится зачисление денежных средств)</w:t>
        </w:r>
      </w:ins>
    </w:p>
    <w:p>
      <w:pPr>
        <w:pStyle w:val="a3"/>
        <w:rPr>
          <w:ins w:author="Open-Xml-PowerTools" w:id="4346" w:date="2000-01-01T00:00:00Z"/>
          <w:sz w:val="14"/>
          <w:szCs w:val="14"/>
        </w:rPr>
      </w:pPr>
      <w:ins w:author="Open-Xml-PowerTools" w:id="4345" w:date="2000-01-01T00:00:00Z">
        <w:r>
          <w:rPr>
            <w:sz w:val="22"/>
            <w:szCs w:val="22"/>
          </w:rPr>
          <w:t xml:space="preserve">№ 3349/_________ /__________ .         </w:t>
        </w:r>
      </w:ins>
    </w:p>
    <w:p>
      <w:pPr>
        <w:pStyle w:val="a3"/>
        <w:ind w:firstLine="539"/>
        <w:rPr>
          <w:ins w:author="Open-Xml-PowerTools" w:id="4348" w:date="2000-01-01T00:00:00Z"/>
          <w:i/>
          <w:sz w:val="22"/>
          <w:szCs w:val="22"/>
        </w:rPr>
      </w:pPr>
      <w:ins w:author="Open-Xml-PowerTools" w:id="4347" w:date="2000-01-01T00:00:00Z">
        <w:r>
          <w:rPr>
            <w:i/>
            <w:sz w:val="22"/>
            <w:szCs w:val="22"/>
          </w:rPr>
          <w:t>Порядок и условия взимания платы мне известны. Комиссию за перевод денежных средств в соответствии с тарифами Банка удержите с моего счета по вкладу №_______________________________________________________________________________, открытого</w:t>
        </w:r>
      </w:ins>
    </w:p>
    <w:p>
      <w:pPr>
        <w:pStyle w:val="a3"/>
        <w:rPr>
          <w:ins w:author="Open-Xml-PowerTools" w:id="4350" w:date="2000-01-01T00:00:00Z"/>
          <w:i/>
          <w:sz w:val="22"/>
          <w:szCs w:val="22"/>
        </w:rPr>
      </w:pPr>
      <w:ins w:author="Open-Xml-PowerTools" w:id="4349" w:date="2000-01-01T00:00:00Z">
        <w:r>
          <w:rPr>
            <w:i/>
            <w:sz w:val="22"/>
            <w:szCs w:val="22"/>
          </w:rPr>
          <w:t>в __________________________________________________ региональном филиале АО «Россельхозбанк»</w:t>
        </w:r>
      </w:ins>
    </w:p>
    <w:p>
      <w:pPr>
        <w:rPr>
          <w:ins w:author="Open-Xml-PowerTools" w:id="4352" w:date="2000-01-01T00:00:00Z"/>
          <w:i/>
          <w:sz w:val="14"/>
          <w:szCs w:val="14"/>
        </w:rPr>
      </w:pPr>
      <w:ins w:author="Open-Xml-PowerTools" w:id="4351" w:date="2000-01-01T00:00:00Z">
        <w:r>
          <w:rPr>
            <w:i/>
            <w:sz w:val="14"/>
            <w:szCs w:val="14"/>
          </w:rPr>
          <w:t>(полное наименование/номер подразделения Банка, где открыт счет, с которого производится списание денежных средств)</w:t>
        </w:r>
      </w:ins>
    </w:p>
    <w:p>
      <w:pPr>
        <w:rPr>
          <w:ins w:author="Open-Xml-PowerTools" w:id="4354" w:date="2000-01-01T00:00:00Z"/>
          <w:i/>
          <w:sz w:val="22"/>
          <w:szCs w:val="22"/>
        </w:rPr>
      </w:pPr>
      <w:ins w:author="Open-Xml-PowerTools" w:id="4353" w:date="2000-01-01T00:00:00Z">
        <w:r>
          <w:rPr>
            <w:i/>
            <w:sz w:val="22"/>
            <w:szCs w:val="22"/>
          </w:rPr>
          <w:t xml:space="preserve">№ 3349/_________ /__________ .         </w:t>
        </w:r>
      </w:ins>
    </w:p>
    <w:p>
      <w:pPr>
        <w:rPr>
          <w:ins w:author="Open-Xml-PowerTools" w:id="4356" w:date="2000-01-01T00:00:00Z"/>
          <w:sz w:val="22"/>
          <w:szCs w:val="22"/>
          <w:lang w:val="en-US"/>
        </w:rPr>
      </w:pPr>
      <w:ins w:author="Open-Xml-PowerTools" w:id="4355" w:date="2000-01-01T00:00:00Z">
        <w:r>
          <w:rPr>
            <w:sz w:val="22"/>
            <w:szCs w:val="22"/>
          </w:rPr>
          <w:t>Дополнительная информация: __________________________________________________________________</w:t>
        </w:r>
      </w:ins>
    </w:p>
    <w:p>
      <w:pPr>
        <w:rPr>
          <w:ins w:author="Open-Xml-PowerTools" w:id="4358" w:date="2000-01-01T00:00:00Z"/>
          <w:sz w:val="22"/>
          <w:szCs w:val="22"/>
        </w:rPr>
      </w:pPr>
      <w:ins w:author="Open-Xml-PowerTools" w:id="4357" w:date="2000-01-01T00:00:00Z">
        <w:r>
          <w:rPr>
            <w:b/>
            <w:iCs/>
            <w:sz w:val="17"/>
            <w:szCs w:val="17"/>
          </w:rPr>
          <w:t>Подтверждаю, что данное перечисление денежных средств не связано с осуществлением мною предпринимательской деятельности.</w:t>
        </w:r>
      </w:ins>
    </w:p>
    <w:p>
      <w:pPr>
        <w:rPr>
          <w:ins w:author="Open-Xml-PowerTools" w:id="4360" w:date="2000-01-01T00:00:00Z"/>
          <w:sz w:val="22"/>
          <w:szCs w:val="22"/>
        </w:rPr>
      </w:pPr>
      <w:ins w:author="Open-Xml-PowerTools" w:id="4359" w:date="2000-01-01T00:00:00Z">
        <w:r>
          <w:rPr>
            <w:sz w:val="22"/>
            <w:szCs w:val="22"/>
          </w:rPr>
          <w:t>______________________________   ____________________________   _______________________________</w:t>
        </w:r>
      </w:ins>
    </w:p>
    <w:p>
      <w:pPr>
        <w:rPr>
          <w:ins w:author="Open-Xml-PowerTools" w:id="4362" w:date="2000-01-01T00:00:00Z"/>
          <w:sz w:val="14"/>
          <w:szCs w:val="14"/>
        </w:rPr>
      </w:pPr>
      <w:ins w:author="Open-Xml-PowerTools" w:id="4361" w:date="2000-01-01T00:00:00Z">
        <w:r>
          <w:rPr>
            <w:sz w:val="14"/>
            <w:szCs w:val="14"/>
          </w:rPr>
          <w:t xml:space="preserve">         (дата заполнения заявления)                                               (подпись вкладчика/представителя)                                       (Ф.И.О. вкладчика/представителя)</w:t>
        </w:r>
      </w:ins>
    </w:p>
    <w:p>
      <w:pPr>
        <w:pStyle w:val="3"/>
        <w:rPr>
          <w:ins w:author="Open-Xml-PowerTools" w:id="4364" w:date="2000-01-01T00:00:00Z"/>
          <w:sz w:val="20"/>
          <w:szCs w:val="20"/>
        </w:rPr>
      </w:pPr>
      <w:ins w:author="Open-Xml-PowerTools" w:id="4363" w:date="2000-01-01T00:00:00Z">
        <w:r>
          <w:rPr>
            <w:noProof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62230</wp:posOffset>
                  </wp:positionV>
                  <wp:extent cx="6286500" cy="0"/>
                  <wp:effectExtent l="19050" t="14605" r="19050" b="23495"/>
                  <wp:wrapNone/>
                  <wp:docPr id="1" name="Lin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2865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4.9pt" to="7in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" strokeweight="2.25pt"/>
              </w:pict>
            </mc:Fallback>
          </mc:AlternateContent>
        </w:r>
      </w:ins>
    </w:p>
    <w:p>
      <w:pPr>
        <w:pStyle w:val="3"/>
        <w:rPr>
          <w:ins w:author="Open-Xml-PowerTools" w:id="4366" w:date="2000-01-01T00:00:00Z"/>
          <w:sz w:val="22"/>
          <w:szCs w:val="22"/>
        </w:rPr>
      </w:pPr>
      <w:ins w:author="Open-Xml-PowerTools" w:id="4365" w:date="2000-01-01T00:00:00Z">
        <w:r>
          <w:rPr>
            <w:sz w:val="22"/>
            <w:szCs w:val="22"/>
          </w:rPr>
          <w:t>Заявление проверено и принято к исполнению  «___» ___________ 20___ г.  Время:_______ час._____ мин.</w:t>
        </w:r>
      </w:ins>
    </w:p>
    <w:p>
      <w:pPr>
        <w:rPr>
          <w:ins w:author="Open-Xml-PowerTools" w:id="4369" w:date="2000-01-01T00:00:00Z"/>
          <w:i/>
          <w:iCs/>
          <w:sz w:val="22"/>
          <w:szCs w:val="22"/>
        </w:rPr>
      </w:pPr>
      <w:ins w:author="Open-Xml-PowerTools" w:id="4367" w:date="2000-01-01T00:00:00Z">
        <w:r>
          <w:rPr>
            <w:i/>
            <w:iCs/>
            <w:sz w:val="22"/>
            <w:szCs w:val="22"/>
          </w:rPr>
          <w:t>Операционный работник</w:t>
        </w:r>
      </w:ins>
      <w:ins w:author="Open-Xml-PowerTools" w:id="4368" w:date="2000-01-01T00:00:00Z">
        <w:r>
          <w:rPr>
            <w:i/>
            <w:iCs/>
            <w:sz w:val="22"/>
            <w:szCs w:val="22"/>
          </w:rPr>
          <w:t xml:space="preserve"> Банка,</w:t>
        </w:r>
      </w:ins>
    </w:p>
    <w:p>
      <w:pPr>
        <w:rPr>
          <w:ins w:author="Open-Xml-PowerTools" w:id="4375" w:date="2000-01-01T00:00:00Z"/>
          <w:i/>
          <w:iCs/>
          <w:sz w:val="22"/>
          <w:szCs w:val="22"/>
        </w:rPr>
      </w:pPr>
      <w:ins w:author="Open-Xml-PowerTools" w:id="4370" w:date="2000-01-01T00:00:00Z">
        <w:r>
          <w:rPr>
            <w:i/>
            <w:iCs/>
            <w:sz w:val="22"/>
            <w:szCs w:val="22"/>
          </w:rPr>
          <w:t>принявш</w:t>
        </w:r>
      </w:ins>
      <w:ins w:author="Open-Xml-PowerTools" w:id="4371" w:date="2000-01-01T00:00:00Z">
        <w:r>
          <w:rPr>
            <w:i/>
            <w:iCs/>
            <w:sz w:val="22"/>
            <w:szCs w:val="22"/>
          </w:rPr>
          <w:t>и</w:t>
        </w:r>
      </w:ins>
      <w:ins w:author="Open-Xml-PowerTools" w:id="4372" w:date="2000-01-01T00:00:00Z">
        <w:r>
          <w:rPr>
            <w:i/>
            <w:iCs/>
            <w:sz w:val="22"/>
            <w:szCs w:val="22"/>
          </w:rPr>
          <w:t>й</w:t>
        </w:r>
      </w:ins>
      <w:ins w:author="Open-Xml-PowerTools" w:id="4373" w:date="2000-01-01T00:00:00Z">
        <w:r>
          <w:rPr>
            <w:i/>
            <w:iCs/>
            <w:sz w:val="22"/>
            <w:szCs w:val="22"/>
          </w:rPr>
          <w:t xml:space="preserve"> </w:t>
        </w:r>
      </w:ins>
      <w:ins w:author="Open-Xml-PowerTools" w:id="4374" w:date="2000-01-01T00:00:00Z">
        <w:r>
          <w:rPr>
            <w:i/>
            <w:iCs/>
            <w:sz w:val="22"/>
            <w:szCs w:val="22"/>
          </w:rPr>
          <w:t>заявление от вкладчика _______________________   _____________________________________</w:t>
        </w:r>
      </w:ins>
    </w:p>
    <w:p>
      <w:pPr>
        <w:rPr>
          <w:ins w:author="Open-Xml-PowerTools" w:id="4377" w:date="2000-01-01T00:00:00Z"/>
          <w:i/>
          <w:iCs/>
          <w:sz w:val="14"/>
          <w:szCs w:val="14"/>
        </w:rPr>
      </w:pPr>
      <w:ins w:author="Open-Xml-PowerTools" w:id="4376" w:date="2000-01-01T00:00:00Z">
        <w:r>
          <w:rPr>
            <w:sz w:val="14"/>
            <w:szCs w:val="14"/>
          </w:rPr>
          <w:t xml:space="preserve">                                                                                                            (подпись)                                                                            (расшифровка подписи)   </w:t>
        </w:r>
      </w:ins>
    </w:p>
    <w:p>
      <w:pPr>
        <w:rPr>
          <w:ins w:author="Open-Xml-PowerTools" w:id="4379" w:date="2000-01-01T00:00:00Z"/>
          <w:i/>
          <w:iCs/>
          <w:sz w:val="22"/>
          <w:szCs w:val="22"/>
        </w:rPr>
      </w:pPr>
      <w:ins w:author="Open-Xml-PowerTools" w:id="4378" w:date="2000-01-01T00:00:00Z">
        <w:r>
          <w:rPr>
            <w:i/>
            <w:iCs/>
            <w:sz w:val="22"/>
            <w:szCs w:val="22"/>
          </w:rPr>
          <w:t>Контролирующий работник             _______________________   ____________________________________</w:t>
        </w:r>
      </w:ins>
    </w:p>
    <w:p>
      <w:pPr>
        <w:rPr>
          <w:ins w:author="Open-Xml-PowerTools" w:id="4385" w:date="2000-01-01T00:00:00Z"/>
          <w:i/>
          <w:iCs/>
          <w:sz w:val="14"/>
          <w:szCs w:val="14"/>
        </w:rPr>
      </w:pPr>
      <w:ins w:author="Open-Xml-PowerTools" w:id="4380" w:date="2000-01-01T00:00:00Z">
        <w:r>
          <w:rPr>
            <w:b/>
            <w:bCs/>
            <w:sz w:val="16"/>
            <w:szCs w:val="16"/>
          </w:rPr>
          <w:t>М.П.</w:t>
        </w:r>
      </w:ins>
      <w:ins w:author="Open-Xml-PowerTools" w:id="4381" w:date="2000-01-01T00:00:00Z">
        <w:r>
          <w:rPr>
            <w:sz w:val="16"/>
            <w:szCs w:val="16"/>
          </w:rPr>
          <w:t xml:space="preserve">                                               </w:t>
        </w:r>
      </w:ins>
      <w:ins w:author="Open-Xml-PowerTools" w:id="4382" w:date="2000-01-01T00:00:00Z">
        <w:r>
          <w:rPr>
            <w:sz w:val="14"/>
            <w:szCs w:val="14"/>
          </w:rPr>
          <w:t xml:space="preserve">                </w:t>
        </w:r>
      </w:ins>
      <w:ins w:author="Open-Xml-PowerTools" w:id="4383" w:date="2000-01-01T00:00:00Z">
        <w:r>
          <w:rPr>
            <w:sz w:val="14"/>
            <w:szCs w:val="14"/>
          </w:rPr>
          <w:t xml:space="preserve">                            </w:t>
        </w:r>
      </w:ins>
      <w:ins w:author="Open-Xml-PowerTools" w:id="4384" w:date="2000-01-01T00:00:00Z">
        <w:r>
          <w:rPr>
            <w:sz w:val="14"/>
            <w:szCs w:val="14"/>
          </w:rPr>
          <w:t xml:space="preserve">(подпись)                                                                            (расшифровка подписи)   </w:t>
        </w:r>
      </w:ins>
    </w:p>
    <w:p>
      <w:pPr>
        <w:pStyle w:val="3"/>
        <w:spacing w:before="40"/>
        <w:rPr>
          <w:ins w:author="Open-Xml-PowerTools" w:id="4387" w:date="2000-01-01T00:00:00Z"/>
          <w:sz w:val="22"/>
          <w:szCs w:val="22"/>
        </w:rPr>
      </w:pPr>
      <w:ins w:author="Open-Xml-PowerTools" w:id="4386" w:date="2000-01-01T00:00:00Z">
        <w:r>
          <w:rPr>
            <w:sz w:val="22"/>
            <w:szCs w:val="22"/>
          </w:rPr>
          <w:t>Подлинность проверена                 «___» ______________ 20___ г.  Время:________ час.________ мин.</w:t>
        </w:r>
      </w:ins>
    </w:p>
    <w:p>
      <w:pPr>
        <w:rPr>
          <w:ins w:author="Open-Xml-PowerTools" w:id="4389" w:date="2000-01-01T00:00:00Z"/>
          <w:i/>
          <w:iCs/>
          <w:sz w:val="22"/>
          <w:szCs w:val="22"/>
        </w:rPr>
      </w:pPr>
      <w:ins w:author="Open-Xml-PowerTools" w:id="4388" w:date="2000-01-01T00:00:00Z">
        <w:r>
          <w:rPr>
            <w:i/>
            <w:iCs/>
            <w:sz w:val="22"/>
            <w:szCs w:val="22"/>
          </w:rPr>
          <w:t>Составлен платежный документ №_________________________________ от «__» ___________ 20____ г.</w:t>
        </w:r>
      </w:ins>
    </w:p>
    <w:p>
      <w:pPr>
        <w:rPr>
          <w:ins w:author="Open-Xml-PowerTools" w:id="4392" w:date="2000-01-01T00:00:00Z"/>
          <w:i/>
          <w:iCs/>
          <w:sz w:val="22"/>
          <w:szCs w:val="22"/>
        </w:rPr>
      </w:pPr>
      <w:ins w:author="Open-Xml-PowerTools" w:id="4390" w:date="2000-01-01T00:00:00Z">
        <w:r>
          <w:rPr>
            <w:i/>
            <w:iCs/>
            <w:sz w:val="22"/>
            <w:szCs w:val="22"/>
          </w:rPr>
          <w:t>Операционный работник</w:t>
        </w:r>
      </w:ins>
      <w:ins w:author="Open-Xml-PowerTools" w:id="4391" w:date="2000-01-01T00:00:00Z">
        <w:r>
          <w:rPr>
            <w:i/>
            <w:iCs/>
            <w:sz w:val="22"/>
            <w:szCs w:val="22"/>
          </w:rPr>
          <w:t xml:space="preserve"> Банка, </w:t>
        </w:r>
      </w:ins>
    </w:p>
    <w:p>
      <w:pPr>
        <w:rPr>
          <w:ins w:author="Open-Xml-PowerTools" w:id="4399" w:date="2000-01-01T00:00:00Z"/>
          <w:sz w:val="22"/>
          <w:szCs w:val="22"/>
        </w:rPr>
      </w:pPr>
      <w:ins w:author="Open-Xml-PowerTools" w:id="4393" w:date="2000-01-01T00:00:00Z">
        <w:r>
          <w:rPr>
            <w:i/>
            <w:iCs/>
            <w:sz w:val="22"/>
            <w:szCs w:val="22"/>
          </w:rPr>
          <w:t>принявш</w:t>
        </w:r>
      </w:ins>
      <w:ins w:author="Open-Xml-PowerTools" w:id="4394" w:date="2000-01-01T00:00:00Z">
        <w:r>
          <w:rPr>
            <w:i/>
            <w:iCs/>
            <w:sz w:val="22"/>
            <w:szCs w:val="22"/>
          </w:rPr>
          <w:t>и</w:t>
        </w:r>
      </w:ins>
      <w:ins w:author="Open-Xml-PowerTools" w:id="4395" w:date="2000-01-01T00:00:00Z">
        <w:r>
          <w:rPr>
            <w:i/>
            <w:iCs/>
            <w:sz w:val="22"/>
            <w:szCs w:val="22"/>
          </w:rPr>
          <w:t>й</w:t>
        </w:r>
      </w:ins>
      <w:ins w:author="Open-Xml-PowerTools" w:id="4396" w:date="2000-01-01T00:00:00Z">
        <w:r>
          <w:rPr>
            <w:i/>
            <w:iCs/>
            <w:sz w:val="22"/>
            <w:szCs w:val="22"/>
          </w:rPr>
          <w:t xml:space="preserve"> </w:t>
        </w:r>
      </w:ins>
      <w:ins w:author="Open-Xml-PowerTools" w:id="4397" w:date="2000-01-01T00:00:00Z">
        <w:r>
          <w:rPr>
            <w:i/>
            <w:iCs/>
            <w:sz w:val="22"/>
            <w:szCs w:val="22"/>
          </w:rPr>
          <w:t xml:space="preserve">электронную копию заявления </w:t>
        </w:r>
      </w:ins>
      <w:ins w:author="Open-Xml-PowerTools" w:id="4398" w:date="2000-01-01T00:00:00Z">
        <w:r>
          <w:rPr>
            <w:sz w:val="22"/>
            <w:szCs w:val="22"/>
          </w:rPr>
          <w:t>____________________   __________________________________</w:t>
        </w:r>
      </w:ins>
    </w:p>
    <w:p>
      <w:pPr>
        <w:rPr>
          <w:del w:author="Open-Xml-PowerTools" w:id="4403" w:date="2000-01-01T00:00:00Z"/>
        </w:rPr>
      </w:pPr>
      <w:ins w:author="Open-Xml-PowerTools" w:id="4400" w:date="2000-01-01T00:00:00Z">
        <w:r>
          <w:rPr>
            <w:sz w:val="14"/>
            <w:szCs w:val="14"/>
          </w:rPr>
          <w:t xml:space="preserve">                                                                                                                           (подпись)                                                                </w:t>
        </w:r>
      </w:ins>
      <w:ins w:author="Open-Xml-PowerTools" w:id="4401" w:date="2000-01-01T00:00:00Z">
        <w:r>
          <w:rPr>
            <w:sz w:val="14"/>
            <w:szCs w:val="14"/>
          </w:rPr>
          <w:t xml:space="preserve">(расшифровка подписи) </w:t>
        </w:r>
      </w:ins>
    </w:p>
    <w:p w14:paraId="685231BD" w14:textId="77777777">
      <w:pPr>
        <w:rPr>
          <w:del w:author="Open-Xml-PowerTools" w:id="4404" w:date="2000-01-01T00:00:00Z"/>
          <w:lang w:val="es-DO"/>
        </w:rPr>
      </w:pPr>
    </w:p>
    <w:p w14:paraId="48A7A8CB" w14:textId="5220E1BA">
      <w:pPr>
        <w:rPr>
          <w:del w:author="Open-Xml-PowerTools" w:id="4407" w:date="2000-01-01T00:00:00Z"/>
          <w:lang w:val="es-DO"/>
        </w:rPr>
      </w:pPr>
      <w:del w:author="Open-Xml-PowerTools" w:id="4405" w:date="2000-01-01T00:00:00Z">
        <w:r>
          <w:rPr>
            <w:lang w:val="es-DO"/>
          </w:rPr>
          <w:delText>Preparado por: Ing. Sandra Jose Clases, Depto. Planificación y Desarrollo ________________________</w:delText>
        </w:r>
      </w:del>
      <w:del w:author="Open-Xml-PowerTools" w:id="4406" w:date="2000-01-01T00:00:00Z">
        <w:r>
          <w:rPr>
            <w:lang w:val="es-DO"/>
          </w:rPr>
          <w:delText>_______</w:delText>
        </w:r>
      </w:del>
    </w:p>
    <w:p w14:paraId="45982073" w14:textId="7821AFC5">
      <w:pPr>
        <w:rPr>
          <w:del w:author="Open-Xml-PowerTools" w:id="4408" w:date="2000-01-01T00:00:00Z"/>
          <w:lang w:val="es-DO"/>
        </w:rPr>
      </w:pPr>
    </w:p>
    <w:p w14:paraId="3F610A28" w14:textId="491F7B6A">
      <w:pPr>
        <w:rPr>
          <w:del w:author="Open-Xml-PowerTools" w:id="4412" w:date="2000-01-01T00:00:00Z"/>
          <w:lang w:val="es-DO"/>
        </w:rPr>
      </w:pPr>
      <w:del w:author="Open-Xml-PowerTools" w:id="4409" w:date="2000-01-01T00:00:00Z">
        <w:r>
          <w:rPr>
            <w:lang w:val="es-DO"/>
          </w:rPr>
          <w:delText>Revisado por: Lic. Fernando González</w:delText>
        </w:r>
      </w:del>
      <w:del w:author="Open-Xml-PowerTools" w:id="4410" w:date="2000-01-01T00:00:00Z">
        <w:r>
          <w:rPr>
            <w:lang w:val="es-DO"/>
          </w:rPr>
          <w:delText xml:space="preserve"> Sánchez</w:delText>
        </w:r>
      </w:del>
      <w:del w:author="Open-Xml-PowerTools" w:id="4411" w:date="2000-01-01T00:00:00Z">
        <w:r>
          <w:rPr>
            <w:lang w:val="es-DO"/>
          </w:rPr>
          <w:delText>, Depto. Administrativo y Financiero________________________</w:delText>
        </w:r>
      </w:del>
    </w:p>
    <w:p w14:paraId="2CDB3093" w14:textId="6FE34B2B">
      <w:pPr>
        <w:rPr>
          <w:del w:author="Open-Xml-PowerTools" w:id="4413" w:date="2000-01-01T00:00:00Z"/>
          <w:lang w:val="es-DO"/>
        </w:rPr>
      </w:pPr>
    </w:p>
    <w:p w14:paraId="0CABF339" w14:textId="18425E12">
      <w:pPr>
        <w:rPr>
          <w:del w:author="Open-Xml-PowerTools" w:id="4418" w:date="2000-01-01T00:00:00Z"/>
          <w:lang w:val="es-DO"/>
        </w:rPr>
      </w:pPr>
      <w:del w:author="Open-Xml-PowerTools" w:id="4414" w:date="2000-01-01T00:00:00Z">
        <w:r>
          <w:rPr>
            <w:lang w:val="es-DO"/>
          </w:rPr>
          <w:delText xml:space="preserve">Aprobado por: Ing. Edwin Rafael </w:delText>
        </w:r>
      </w:del>
      <w:del w:author="Open-Xml-PowerTools" w:id="4415" w:date="2000-01-01T00:00:00Z">
        <w:r>
          <w:rPr>
            <w:lang w:val="es-DO"/>
          </w:rPr>
          <w:delText>García</w:delText>
        </w:r>
      </w:del>
      <w:del w:author="Open-Xml-PowerTools" w:id="4416" w:date="2000-01-01T00:00:00Z">
        <w:r>
          <w:rPr>
            <w:lang w:val="es-DO"/>
          </w:rPr>
          <w:delText xml:space="preserve"> Cocco</w:delText>
        </w:r>
      </w:del>
      <w:del w:author="Open-Xml-PowerTools" w:id="4417" w:date="2000-01-01T00:00:00Z">
        <w:r>
          <w:rPr>
            <w:lang w:val="es-DO"/>
          </w:rPr>
          <w:delText>, Director Ejecutivo______________________________________</w:delText>
        </w:r>
      </w:del>
    </w:p>
    <w:p w14:paraId="63034CAF" w14:textId="35DDE11B">
      <w:pPr>
        <w:rPr>
          <w:del w:author="Open-Xml-PowerTools" w:id="4419" w:date="2000-01-01T00:00:00Z"/>
          <w:lang w:val="es-DO"/>
        </w:rPr>
      </w:pPr>
    </w:p>
    <w:p w14:paraId="10A1C6B8" w14:textId="77777777">
      <w:pPr>
        <w:rPr>
          <w:del w:author="Open-Xml-PowerTools" w:id="4420" w:date="2000-01-01T00:00:00Z"/>
          <w:lang w:val="es-DO"/>
        </w:rPr>
      </w:pPr>
    </w:p>
    <w:p w14:paraId="29513EF6" w14:textId="77777777">
      <w:pPr>
        <w:pStyle w:val="30"/>
        <w:jc w:val="both"/>
        <w:rPr>
          <w:sz w:val="16"/>
          <w:szCs w:val="16"/>
          <w:vertAlign w:val="superscript"/>
        </w:rPr>
        <w:pPrChange w:author="Open-Xml-PowerTools" w:id="4422" w:date="2000-01-01T00:00:00Z">
          <w:pPr/>
        </w:pPrChange>
      </w:pPr>
    </w:p>
    <w:sectPr>
      <w:headerReference w:type="default" r:id="rIdHeader"/>
      <w:pgSz w:w="11906" w:h="16838" w:code="9"/>
      <w:pgMar w:top="284" w:right="567" w:bottom="284" w:left="1134" w:header="283" w:footer="284" w:gutter="0"/>
      <w:cols w:space="708"/>
      <w:docGrid w:linePitch="360"/>
      <w:sectPrChange w:author="Open-Xml-PowerTools" w:id="4423" w:date="2000-01-01T00:00:00Z"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sectPrChange>
    </w:sectPr>
  </w:body>
</w:document>
</file>

<file path=word/P92526b0c42f33227af159806ec5ca039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BFF"/>
    <w:rsid w:val="000C6EB4"/>
    <w:rsid w:val="000D43C2"/>
    <w:rsid w:val="001875C0"/>
    <w:rsid w:val="001F27B3"/>
    <w:rsid w:val="00205919"/>
    <w:rsid w:val="00260805"/>
    <w:rsid w:val="00302C58"/>
    <w:rsid w:val="00305F3D"/>
    <w:rsid w:val="00335BCC"/>
    <w:rsid w:val="00470BFF"/>
    <w:rsid w:val="00504393"/>
    <w:rsid w:val="00510D3E"/>
    <w:rsid w:val="0053737E"/>
    <w:rsid w:val="006B07F6"/>
    <w:rsid w:val="00726691"/>
    <w:rsid w:val="008206DA"/>
    <w:rsid w:val="00952CCB"/>
    <w:rsid w:val="009555DC"/>
    <w:rsid w:val="00955CB6"/>
    <w:rsid w:val="009B40F6"/>
    <w:rsid w:val="00B02F46"/>
    <w:rsid w:val="00DA634F"/>
    <w:rsid w:val="00DD7DD1"/>
    <w:rsid w:val="00F649E1"/>
    <w:rsid w:val="00F9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Pc7c2de41678e36674fedad605b69b9ae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13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a5"/>
        <w:jc w:val="both"/>
        <w:rPr>
          <w:ins w:author="Open-Xml-PowerTools" w:id="4426" w:date="2000-01-01T00:00:00Z"/>
        </w:rPr>
      </w:pPr>
      <w:ins w:author="Open-Xml-PowerTools" w:id="4424" w:date="2000-01-01T00:00:00Z">
        <w:r>
          <w:rPr>
            <w:rStyle w:val="a6"/>
            <w:sz w:val="14"/>
            <w:szCs w:val="14"/>
          </w:rPr>
          <w:t>*</w:t>
        </w:r>
      </w:ins>
      <w:ins w:author="Open-Xml-PowerTools" w:id="4425" w:date="2000-01-01T00:00:00Z">
        <w:r>
          <w:rPr>
            <w:sz w:val="14"/>
            <w:szCs w:val="14"/>
          </w:rPr>
          <w:t xml:space="preserve"> Заявление заполняется и представляется в Банк в двух экземплярах, один из которых с отметкой Банка подлежит возврату вкладчику в качестве подтверждения в получении заявления.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a4"/>
      <w:tabs>
        <w:tab w:val="clear" w:pos="4677"/>
        <w:tab w:val="clear" w:pos="9355"/>
      </w:tabs>
      <w:ind w:left="3969" w:right="-285"/>
      <w:rPr>
        <w:ins w:author="Open-Xml-PowerTools" w:id="4428" w:date="2000-01-01T00:00:00Z"/>
        <w:iCs/>
        <w:sz w:val="16"/>
        <w:szCs w:val="16"/>
      </w:rPr>
    </w:pPr>
    <w:ins w:author="Open-Xml-PowerTools" w:id="4427" w:date="2000-01-01T00:00:00Z">
      <w:r>
        <w:rPr>
          <w:iCs/>
          <w:sz w:val="16"/>
          <w:szCs w:val="16"/>
        </w:rPr>
        <w:t>Приложение 14</w:t>
      </w:r>
    </w:ins>
  </w:p>
  <w:p>
    <w:pPr>
      <w:tabs>
        <w:tab w:val="left" w:pos="360"/>
      </w:tabs>
      <w:ind w:left="3969" w:right="-285"/>
      <w:rPr>
        <w:ins w:author="Open-Xml-PowerTools" w:id="4430" w:date="2000-01-01T00:00:00Z"/>
        <w:iCs/>
        <w:sz w:val="16"/>
        <w:szCs w:val="16"/>
      </w:rPr>
    </w:pPr>
    <w:ins w:author="Open-Xml-PowerTools" w:id="4429" w:date="2000-01-01T00:00:00Z">
      <w:r>
        <w:rPr>
          <w:iCs/>
          <w:sz w:val="16"/>
          <w:szCs w:val="16"/>
        </w:rPr>
        <w:t xml:space="preserve">к Правилам совершения в АО «Россельхозбанк» операций </w:t>
      </w:r>
    </w:ins>
  </w:p>
  <w:p>
    <w:pPr>
      <w:tabs>
        <w:tab w:val="left" w:pos="360"/>
      </w:tabs>
      <w:ind w:left="3969" w:right="-285"/>
      <w:rPr>
        <w:ins w:author="Open-Xml-PowerTools" w:id="4432" w:date="2000-01-01T00:00:00Z"/>
        <w:iCs/>
        <w:sz w:val="16"/>
        <w:szCs w:val="16"/>
      </w:rPr>
    </w:pPr>
    <w:ins w:author="Open-Xml-PowerTools" w:id="4431" w:date="2000-01-01T00:00:00Z">
      <w:r>
        <w:rPr>
          <w:iCs/>
          <w:sz w:val="16"/>
          <w:szCs w:val="16"/>
        </w:rPr>
        <w:t xml:space="preserve">по вкладам физических лиц № 173-П, </w:t>
      </w:r>
    </w:ins>
  </w:p>
  <w:p>
    <w:pPr>
      <w:tabs>
        <w:tab w:val="left" w:pos="360"/>
      </w:tabs>
      <w:ind w:left="3969" w:right="-285"/>
      <w:rPr>
        <w:ins w:author="Open-Xml-PowerTools" w:id="4434" w:date="2000-01-01T00:00:00Z"/>
        <w:iCs/>
        <w:sz w:val="16"/>
        <w:szCs w:val="16"/>
      </w:rPr>
    </w:pPr>
    <w:ins w:author="Open-Xml-PowerTools" w:id="4433" w:date="2000-01-01T00:00:00Z">
      <w:r>
        <w:rPr>
          <w:iCs/>
          <w:sz w:val="16"/>
          <w:szCs w:val="16"/>
        </w:rPr>
        <w:t>(приказ АО «Россельхозбанк» от 16.02.2010 № 46-ОД)</w:t>
      </w:r>
    </w:ins>
  </w:p>
  <w:p>
    <w:pPr>
      <w:tabs>
        <w:tab w:val="left" w:pos="360"/>
      </w:tabs>
      <w:ind w:left="3969" w:right="-285"/>
      <w:rPr>
        <w:ins w:author="Open-Xml-PowerTools" w:id="4442" w:date="2000-01-01T00:00:00Z"/>
        <w:i/>
        <w:iCs/>
        <w:sz w:val="16"/>
        <w:szCs w:val="16"/>
      </w:rPr>
    </w:pPr>
    <w:ins w:author="Open-Xml-PowerTools" w:id="4435" w:date="2000-01-01T00:00:00Z">
      <w:r>
        <w:rPr>
          <w:i/>
          <w:iCs/>
          <w:sz w:val="16"/>
          <w:szCs w:val="16"/>
        </w:rPr>
        <w:t>(в редакции приказов</w:t>
      </w:r>
    </w:ins>
    <w:ins w:author="Open-Xml-PowerTools" w:id="4436" w:date="2000-01-01T00:00:00Z">
      <w:r>
        <w:rPr>
          <w:i/>
          <w:iCs/>
          <w:sz w:val="16"/>
          <w:szCs w:val="16"/>
        </w:rPr>
        <w:t xml:space="preserve"> </w:t>
      </w:r>
    </w:ins>
    <w:ins w:author="Open-Xml-PowerTools" w:id="4437" w:date="2000-01-01T00:00:00Z">
      <w:r>
        <w:rPr>
          <w:i/>
          <w:iCs/>
          <w:sz w:val="16"/>
          <w:szCs w:val="16"/>
        </w:rPr>
        <w:t>АО «Россельхозбанк» от 31.05.2010 № 190-ОД</w:t>
      </w:r>
    </w:ins>
    <w:ins w:author="Open-Xml-PowerTools" w:id="4438" w:date="2000-01-01T00:00:00Z">
      <w:r>
        <w:rPr>
          <w:i/>
          <w:iCs/>
          <w:sz w:val="16"/>
          <w:szCs w:val="16"/>
        </w:rPr>
        <w:t>,</w:t>
      </w:r>
    </w:ins>
    <w:ins w:author="Open-Xml-PowerTools" w:id="4439" w:date="2000-01-01T00:00:00Z">
      <w:r>
        <w:rPr>
          <w:i/>
          <w:iCs/>
          <w:sz w:val="16"/>
          <w:szCs w:val="16"/>
        </w:rPr>
        <w:t xml:space="preserve"> </w:t>
      </w:r>
    </w:ins>
    <w:ins w:author="Open-Xml-PowerTools" w:id="4440" w:date="2000-01-01T00:00:00Z">
      <w:r>
        <w:rPr>
          <w:iCs/>
          <w:sz w:val="16"/>
          <w:szCs w:val="16"/>
        </w:rPr>
        <w:t>от 17.08.2015 № 708-ОД</w:t>
      </w:r>
    </w:ins>
    <w:ins w:author="Open-Xml-PowerTools" w:id="4441" w:date="2000-01-01T00:00:00Z">
      <w:r>
        <w:rPr>
          <w:iCs/>
          <w:sz w:val="16"/>
          <w:szCs w:val="16"/>
        </w:rPr>
        <w:t>)</w:t>
      </w:r>
    </w:ins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nsid w:val="1FFB16C9"/>
    <w:multiLevelType w:val="hybridMultilevel"/>
    <w:tmpl w:val="CD2E067C"/>
    <w:lvl w:ilvl="0" w:tplc="35B8392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7768265C"/>
    <w:multiLevelType w:val="hybridMultilevel"/>
    <w:tmpl w:val="543E33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0">
    <w:nsid w:val="FFFFFFFB"/>
    <w:multiLevelType w:val="multilevel"/>
    <w:tmpl w:val="FFFFFFFF"/>
    <w:lvl w:ilvl="0">
      <w:start w:val="9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69D"/>
    <w:rsid w:val="000E1EDB"/>
    <w:rsid w:val="001D505B"/>
    <w:rsid w:val="001F1EA4"/>
    <w:rsid w:val="00243903"/>
    <w:rsid w:val="0035169D"/>
    <w:rsid w:val="00352DB9"/>
    <w:rsid w:val="00381C7D"/>
    <w:rsid w:val="00407B0D"/>
    <w:rsid w:val="004124A7"/>
    <w:rsid w:val="00437ABA"/>
    <w:rsid w:val="00487536"/>
    <w:rsid w:val="005C7C7B"/>
    <w:rsid w:val="005F3FF7"/>
    <w:rsid w:val="005F41A2"/>
    <w:rsid w:val="00745558"/>
    <w:rsid w:val="0080268A"/>
    <w:rsid w:val="008951B5"/>
    <w:rsid w:val="008B073D"/>
    <w:rsid w:val="00914FAB"/>
    <w:rsid w:val="00A95A89"/>
    <w:rsid w:val="00AB27FC"/>
    <w:rsid w:val="00B068C8"/>
    <w:rsid w:val="00B225A3"/>
    <w:rsid w:val="00B77006"/>
    <w:rsid w:val="00BC3691"/>
    <w:rsid w:val="00C57BA9"/>
    <w:rsid w:val="00CB1728"/>
    <w:rsid w:val="00F0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CE0C8"/>
  <w15:chartTrackingRefBased/>
  <w15:docId w15:val="{0B5ECA05-13D2-4ACF-81DC-DEAF4306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-RU" w:eastAsia="ru-RU" w:bidi="ar-SA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 w:eastAsia="ru-RU" w:bidi="ar-SA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Times New Roman" w:eastAsia="Times New Roman" w:hAnsi="Times New Roman" w:cs="Times New Roman"/>
      <w:i/>
      <w:iCs/>
      <w:sz w:val="24"/>
      <w:szCs w:val="24"/>
      <w:lang w:val="ru-RU" w:eastAsia="ru-RU" w:bidi="ar-SA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spacing w:before="240" w:after="60"/>
      <w:jc w:val="both"/>
      <w:outlineLvl w:val="3"/>
    </w:pPr>
    <w:rPr>
      <w:rFonts w:ascii="Arial" w:eastAsia="Times New Roman" w:hAnsi="Arial" w:cs="Arial"/>
      <w:b/>
      <w:bCs/>
      <w:sz w:val="24"/>
      <w:szCs w:val="24"/>
      <w:lang w:val="ru-RU" w:eastAsia="ru-RU" w:bidi="ar-SA"/>
    </w:rPr>
  </w:style>
  <w:style w:type="paragraph" w:styleId="5">
    <w:name w:val="heading 5"/>
    <w:basedOn w:val="a"/>
    <w:next w:val="a"/>
    <w:qFormat/>
    <w:pPr>
      <w:widowControl w:val="0"/>
      <w:autoSpaceDE w:val="0"/>
      <w:autoSpaceDN w:val="0"/>
      <w:spacing w:before="240" w:after="60"/>
      <w:jc w:val="both"/>
      <w:outlineLvl w:val="4"/>
    </w:pPr>
    <w:rPr>
      <w:rFonts w:ascii="Times New Roman" w:eastAsia="Times New Roman" w:hAnsi="Times New Roman" w:cs="Times New Roman"/>
      <w:sz w:val="22"/>
      <w:szCs w:val="22"/>
      <w:lang w:val="ru-RU" w:eastAsia="ru-RU" w:bidi="ar-SA"/>
    </w:rPr>
  </w:style>
  <w:style w:type="paragraph" w:styleId="6">
    <w:name w:val="heading 6"/>
    <w:basedOn w:val="a"/>
    <w:next w:val="a"/>
    <w:qFormat/>
    <w:pPr>
      <w:widowControl w:val="0"/>
      <w:autoSpaceDE w:val="0"/>
      <w:autoSpaceDN w:val="0"/>
      <w:spacing w:before="240" w:after="60"/>
      <w:jc w:val="both"/>
      <w:outlineLvl w:val="5"/>
    </w:pPr>
    <w:rPr>
      <w:rFonts w:ascii="Times New Roman" w:eastAsia="Times New Roman" w:hAnsi="Times New Roman" w:cs="Times New Roman"/>
      <w:i/>
      <w:iCs/>
      <w:sz w:val="22"/>
      <w:szCs w:val="22"/>
      <w:lang w:val="ru-RU" w:eastAsia="ru-RU" w:bidi="ar-SA"/>
    </w:rPr>
  </w:style>
  <w:style w:type="paragraph" w:styleId="7">
    <w:name w:val="heading 7"/>
    <w:basedOn w:val="a"/>
    <w:next w:val="a"/>
    <w:qFormat/>
    <w:pPr>
      <w:widowControl w:val="0"/>
      <w:autoSpaceDE w:val="0"/>
      <w:autoSpaceDN w:val="0"/>
      <w:spacing w:before="240" w:after="60"/>
      <w:jc w:val="both"/>
      <w:outlineLvl w:val="6"/>
    </w:pPr>
    <w:rPr>
      <w:rFonts w:ascii="Arial" w:eastAsia="Times New Roman" w:hAnsi="Arial" w:cs="Arial"/>
      <w:sz w:val="24"/>
      <w:szCs w:val="24"/>
      <w:lang w:val="ru-RU" w:eastAsia="ru-RU" w:bidi="ar-SA"/>
    </w:rPr>
  </w:style>
  <w:style w:type="paragraph" w:styleId="8">
    <w:name w:val="heading 8"/>
    <w:basedOn w:val="a"/>
    <w:next w:val="a"/>
    <w:qFormat/>
    <w:pPr>
      <w:widowControl w:val="0"/>
      <w:autoSpaceDE w:val="0"/>
      <w:autoSpaceDN w:val="0"/>
      <w:spacing w:before="240" w:after="60"/>
      <w:jc w:val="both"/>
      <w:outlineLvl w:val="7"/>
    </w:pPr>
    <w:rPr>
      <w:rFonts w:ascii="Arial" w:eastAsia="Times New Roman" w:hAnsi="Arial" w:cs="Arial"/>
      <w:i/>
      <w:iCs/>
      <w:sz w:val="24"/>
      <w:szCs w:val="24"/>
      <w:lang w:val="ru-RU" w:eastAsia="ru-RU" w:bidi="ar-SA"/>
    </w:rPr>
  </w:style>
  <w:style w:type="paragraph" w:styleId="9">
    <w:name w:val="heading 9"/>
    <w:basedOn w:val="a"/>
    <w:next w:val="a"/>
    <w:qFormat/>
    <w:pPr>
      <w:widowControl w:val="0"/>
      <w:autoSpaceDE w:val="0"/>
      <w:autoSpaceDN w:val="0"/>
      <w:spacing w:before="240" w:after="60"/>
      <w:jc w:val="both"/>
      <w:outlineLvl w:val="8"/>
    </w:pPr>
    <w:rPr>
      <w:rFonts w:ascii="Arial" w:eastAsia="Times New Roman" w:hAnsi="Arial" w:cs="Arial"/>
      <w:b/>
      <w:bCs/>
      <w:i/>
      <w:iCs/>
      <w:sz w:val="18"/>
      <w:szCs w:val="18"/>
      <w:lang w:val="ru-RU" w:eastAsia="ru-RU" w:bidi="ar-SA"/>
    </w:rPr>
  </w:style>
  <w:style w:type="character" w:styleId="a0">
    <w:name w:val="Default Paragraph Font"/>
    <w:semiHidden/>
  </w:style>
  <w:style w:type="table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>
    <w:name w:val="No List"/>
    <w:semiHidden/>
  </w:style>
  <w:style w:type="paragraph" w:styleId="a3">
    <w:name w:val="Body Text"/>
    <w:basedOn w:val="a"/>
    <w:pPr>
      <w:jc w:val="both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4">
    <w:name w:val="header"/>
    <w:basedOn w:val="a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5">
    <w:name w:val="footnote text"/>
    <w:basedOn w:val="a"/>
    <w:semiHidden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character" w:styleId="a6">
    <w:name w:val="footnote reference"/>
    <w:semiHidden/>
    <w:rPr>
      <w:vertAlign w:val="superscript"/>
    </w:rPr>
  </w:style>
  <w:style w:type="paragraph" w:styleId="30">
    <w:name w:val="Body Text 3"/>
    <w:basedOn w:val="a"/>
    <w:pPr>
      <w:jc w:val="center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20">
    <w:name w:val="Body Text 2"/>
    <w:basedOn w:val="a"/>
    <w:pPr>
      <w:jc w:val="center"/>
    </w:pPr>
    <w:rPr>
      <w:rFonts w:ascii="Times New Roman" w:eastAsia="Times New Roman" w:hAnsi="Times New Roman" w:cs="Times New Roman"/>
      <w:sz w:val="22"/>
      <w:szCs w:val="22"/>
      <w:lang w:val="ru-RU" w:eastAsia="ru-RU" w:bidi="ar-SA"/>
    </w:rPr>
  </w:style>
  <w:style w:type="paragraph" w:styleId="a7">
    <w:name w:val="footer"/>
    <w:basedOn w:val="a"/>
    <w:pPr>
      <w:tabs>
        <w:tab w:val="center" w:pos="4844"/>
        <w:tab w:val="right" w:pos="9689"/>
      </w:tabs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a8">
    <w:name w:val="Balloon Text"/>
    <w:basedOn w:val="a"/>
    <w:semiHidden/>
    <w:rPr>
      <w:rFonts w:ascii="Tahoma" w:eastAsia="Times New Roman" w:hAnsi="Tahoma" w:cs="Tahoma"/>
      <w:sz w:val="16"/>
      <w:szCs w:val="16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0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emf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footnotes" Target="/word/footnotes.xml" Id="rIdFootnotes" /><Relationship Type="http://schemas.openxmlformats.org/officeDocument/2006/relationships/endnotes" Target="/word/endnotes.xml" Id="rIdEndnotes" /><Relationship Type="http://schemas.openxmlformats.org/officeDocument/2006/relationships/header" Target="/word/header1.xml" Id="rIdHeader" /><Relationship Type="http://schemas.openxmlformats.org/officeDocument/2006/relationships/numbering" Target="/word/numbering.xml" Id="rIdNumberi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6412</Words>
  <Characters>35266</Characters>
  <Application>Microsoft Office Word</Application>
  <DocSecurity>0</DocSecurity>
  <Lines>293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SANDRA-SGN</dc:creator>
  <cp:keywords/>
  <dc:description/>
  <cp:lastModifiedBy>SANDRA-SGN</cp:lastModifiedBy>
  <cp:revision>3</cp:revision>
  <dcterms:created xsi:type="dcterms:W3CDTF">2022-01-07T16:35:00Z</dcterms:created>
  <dcterms:modified xsi:type="dcterms:W3CDTF">2022-01-07T16:59:00Z</dcterms:modified>
</cp:coreProperties>
</file>
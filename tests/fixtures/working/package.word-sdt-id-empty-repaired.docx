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sl="http://schemas.openxmlformats.org/schemaLibrary/2006/main" mc:Ignorable="w14 w15 w16se w16cid w16 w16cex w16sdtdh w16sdtfl w16du wp14">
  <w:body>
    <w:p w:rsidRDefault="00000000" w14:paraId="00000001"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before="0" w:lineRule="auto"/>
        <w:rPr>
          <w:rFonts w:ascii="Nunito" w:hAnsi="Nunito" w:eastAsia="Nunito" w:cs="Nunito"/>
          <w:color w:val="6d64e8"/>
          <w:sz w:val="40"/>
          <w:szCs w:val="40"/>
        </w:rPr>
      </w:pPr>
      <w:r w:rsidR="00000000" w:rsidRPr="00000000" w:rsidDel="00000000">
        <w:rPr>
          <w:rFonts w:ascii="Nunito" w:hAnsi="Nunito" w:eastAsia="Nunito" w:cs="Nunito"/>
          <w:color w:val="6d64e8"/>
          <w:sz w:val="40"/>
          <w:szCs w:val="40"/>
        </w:rPr>
        <w:drawing>
          <wp:inline distB="114300" distT="114300" distL="114300" distR="114300">
            <wp:extent cx="895350" cy="952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94687" cy="947738"/>
                    </a:xfrm>
                    <a:prstGeom prst="rect"/>
                    <a:ln/>
                  </pic:spPr>
                </pic:pic>
              </a:graphicData>
            </a:graphic>
            <wp:cNvGraphicFramePr>
              <a:graphicFrameLocks xmlns:a="http://schemas.openxmlformats.org/drawingml/2006/main" noChangeAspect="1"/>
            </wp:cNvGraphicFramePr>
          </wp:inline>
        </w:drawing>
      </w:r>
      <w:r w:rsidR="00000000" w:rsidRPr="00000000" w:rsidDel="00000000">
        <w:tab/>
      </w:r>
      <w:r w:rsidR="00000000" w:rsidRPr="00000000" w:rsidDel="00000000">
        <w:tab/>
      </w:r>
      <w:del w:id="96d9ca50-3c72-4f84-a5f6-be6aef1f3680" w:author="Live Bench" w:authorEmail="ai@example.com" w:date="2026-10-12T08:10:00.000Z" w:rsidR="00000000" w:rsidRPr="00000000" w:rsidDel="00000000">
        <w:r>
          <w:rPr>
            <w:color w:val="6D64E8"/>
            <w:rFonts w:ascii="Nunito" w:hAnsi="Nunito" w:eastAsia="Nunito" w:cs="Nunito"/>
            <w:sz w:val="40"/>
          </w:rPr>
          <w:delText>(logo unidd/orgão/centro&amp;núcleo)</w:delText>
        </w:r>
      </w:del>
      <w:ins w:id="96d9ca50-3c72-4f84-a5f6-be6aef1f3680" w:author="Live Bench" w:authorEmail="ai@example.com" w:date="2026-10-12T08:10:00.000Z" w:rsidR="00000000" w:rsidRPr="00000000" w:rsidDel="00000000">
        <w:r>
          <w:rPr>
            <w:color w:val="6D64E8"/>
            <w:rFonts w:ascii="Nunito" w:hAnsi="Nunito" w:eastAsia="Nunito" w:cs="Nunito"/>
            <w:sz w:val="40"/>
          </w:rPr>
          <w:t>TỈNH ỦY BÌNH PHƯỚCBAN TUYÊN GIÁOĐẢNG CỘNG SẢN VIỆT NAMBình Phước, ngày 12 tháng 8 năm 2022</w:t>
        </w:r>
      </w:ins>
    </w:p>
    <w:p w:rsidRDefault="00000000" w14:paraId="00000002"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before="0" w:lineRule="auto"/>
        <w:rPr>
          <w:rFonts w:ascii="Nunito" w:hAnsi="Nunito" w:eastAsia="Nunito" w:cs="Nunito"/>
          <w:color w:val="6d64e8"/>
          <w:sz w:val="40"/>
          <w:szCs w:val="40"/>
        </w:rPr>
      </w:pPr>
      <w:r w:rsidR="00000000" w:rsidRPr="00000000" w:rsidDel="00000000">
        <w:rPr>
          <w:rtl w:val="0"/>
        </w:rPr>
      </w:r>
    </w:p>
    <w:p w:rsidRDefault="00000000" w14:paraId="00000003"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before="0" w:lineRule="auto"/>
        <w:rPr>
          <w:rFonts w:ascii="Nunito" w:hAnsi="Nunito" w:eastAsia="Nunito" w:cs="Nunito"/>
          <w:color w:val="a61c00"/>
        </w:rPr>
      </w:pPr>
      <w:r w:rsidR="00000000" w:rsidRPr="00000000" w:rsidDel="00000000">
        <w:rPr>
          <w:rtl w:val="0"/>
        </w:rPr>
      </w:r>
    </w:p>
    <w:p w:rsidRDefault="00000000" w14:paraId="00000004" w:rsidR="00000000" w:rsidP="00000000" w:rsidRPr="00000000" w:rsidDel="00000000">
      <w:pPr>
        <w:pageBreakBefore w:val="0"/>
        <w:pBdr>
          <w:top w:val="nil" w:sz="0" w:space="0"/>
          <w:left w:val="nil" w:sz="0" w:space="0"/>
          <w:bottom w:val="nil" w:sz="0" w:space="0"/>
          <w:right w:val="nil" w:sz="0" w:space="0"/>
          <w:between w:val="nil" w:sz="0" w:space="0"/>
        </w:pBdr>
        <w:shd w:fill="auto" w:val="clear"/>
        <w:ind w:firstLine="0" w:left="0"/>
        <w:jc w:val="right"/>
        <w:rPr>
          <w:rFonts w:ascii="Nunito" w:hAnsi="Nunito" w:eastAsia="Nunito" w:cs="Nunito"/>
          <w:color w:val="000000"/>
        </w:rPr>
      </w:pPr>
      <w:r w:rsidR="00000000" w:rsidRPr="00000000" w:rsidDel="00000000">
        <w:rPr>
          <w:rtl w:val="0"/>
        </w:rPr>
      </w:r>
    </w:p>
    <w:p w:rsidRDefault="00000000" w14:paraId="00000005" w:rsidR="00000000" w:rsidP="00000000" w:rsidRPr="00000000" w:rsidDel="00000000">
      <w:pPr>
        <w:pageBreakBefore w:val="0"/>
        <w:pBdr>
          <w:top w:val="nil" w:sz="0" w:space="0"/>
          <w:left w:val="nil" w:sz="0" w:space="0"/>
          <w:bottom w:val="nil" w:sz="0" w:space="0"/>
          <w:right w:val="nil" w:sz="0" w:space="0"/>
          <w:between w:val="nil" w:sz="0" w:space="0"/>
        </w:pBdr>
        <w:shd w:fill="auto" w:val="clear"/>
        <w:rPr>
          <w:b/>
          <w:color w:val="FF9900"/>
          <w:rFonts w:ascii="Arial" w:hAnsi="Arial" w:eastAsia="Arial" w:cs="Arial"/>
          <w:sz w:val="146"/>
        </w:rPr>
      </w:pPr>
      <w:del w:id="5bad0bfe-6fed-4295-b86e-234eccf434ac" w:author="Live Bench" w:authorEmail="ai@example.com" w:date="2026-10-12T08:10:00.000Z" w:rsidR="00000000" w:rsidRPr="00000000" w:rsidDel="00000000">
        <w:r>
          <w:rPr>
            <w:b/>
            <w:color w:val="FF9900"/>
            <w:rFonts w:ascii="Arial" w:hAnsi="Arial" w:eastAsia="Arial" w:cs="Arial"/>
            <w:sz w:val="146"/>
          </w:rPr>
          <w:delText>PLANES</w:delText>
        </w:r>
      </w:del>
      <w:ins w:id="5bad0bfe-6fed-4295-b86e-234eccf434ac" w:author="Live Bench" w:authorEmail="ai@example.com" w:date="2026-10-12T08:10:00.000Z" w:rsidR="00000000" w:rsidRPr="00000000" w:rsidDel="00000000">
        <w:r>
          <w:rPr>
            <w:b/>
            <w:color w:val="FF9900"/>
            <w:rFonts w:ascii="Arial" w:hAnsi="Arial" w:eastAsia="Arial" w:cs="Arial"/>
            <w:sz w:val="146"/>
          </w:rPr>
          <w:t>TỈNH ỦY BÌNH PHƯỚCBAN TUYÊN GIÁOĐẢNG CỘNG SẢN VIỆT NAMBình Phước, ngày 12 tháng 8 năm 2022</w:t>
        </w:r>
      </w:ins>
    </w:p>
    <w:p w:rsidRDefault="00000000" w14:paraId="00000006" w:rsidR="00000000" w:rsidP="00000000" w:rsidRPr="00000000" w:rsidDel="00000000">
      <w:pPr>
        <w:pageBreakBefore w:val="0"/>
        <w:pBdr>
          <w:top w:val="nil" w:sz="0" w:space="0"/>
          <w:left w:val="nil" w:sz="0" w:space="0"/>
          <w:bottom w:val="nil" w:sz="0" w:space="0"/>
          <w:right w:val="nil" w:sz="0" w:space="0"/>
          <w:between w:val="nil" w:sz="0" w:space="0"/>
        </w:pBdr>
        <w:shd w:fill="auto" w:val="clear"/>
        <w:rPr>
          <w:b/>
          <w:color w:val="FF9900"/>
          <w:rFonts w:ascii="Arial" w:hAnsi="Arial" w:eastAsia="Arial" w:cs="Arial"/>
          <w:sz w:val="66"/>
        </w:rPr>
      </w:pPr>
      <w:del w:id="fc8e918c-9e88-46f6-8b4a-e7ce9edbf88c" w:author="Live Bench" w:authorEmail="ai@example.com" w:date="2026-10-12T08:10:00.000Z" w:rsidR="00000000" w:rsidRPr="00000000" w:rsidDel="00000000">
        <w:r>
          <w:rPr>
            <w:b/>
            <w:color w:val="FF9900"/>
            <w:rFonts w:ascii="Arial" w:hAnsi="Arial" w:eastAsia="Arial" w:cs="Arial"/>
            <w:sz w:val="66"/>
          </w:rPr>
          <w:delText>Planejamento Estratégico</w:delText>
        </w:r>
      </w:del>
      <w:ins w:id="fc8e918c-9e88-46f6-8b4a-e7ce9edbf88c" w:author="Live Bench" w:authorEmail="ai@example.com" w:date="2026-10-12T08:10:00.000Z" w:rsidR="00000000" w:rsidRPr="00000000" w:rsidDel="00000000">
        <w:r>
          <w:rPr>
            <w:b/>
            <w:color w:val="FF9900"/>
            <w:rFonts w:ascii="Arial" w:hAnsi="Arial" w:eastAsia="Arial" w:cs="Arial"/>
            <w:sz w:val="66"/>
          </w:rPr>
          <w:t>TỈNH ỦY BÌNH PHƯỚCBAN TUYÊN GIÁO</w:t>
        </w:r>
      </w:ins>
    </w:p>
    <w:p w:rsidRDefault="00000000" w14:paraId="00000007" w:rsidR="00000000" w:rsidP="00000000" w:rsidRPr="00000000" w:rsidDel="00000000">
      <w:pPr>
        <w:pageBreakBefore w:val="0"/>
        <w:pBdr>
          <w:top w:val="nil" w:sz="0" w:space="0"/>
          <w:left w:val="nil" w:sz="0" w:space="0"/>
          <w:bottom w:val="nil" w:sz="0" w:space="0"/>
          <w:right w:val="nil" w:sz="0" w:space="0"/>
          <w:between w:val="nil" w:sz="0" w:space="0"/>
        </w:pBdr>
        <w:shd w:fill="auto" w:val="clear"/>
        <w:rPr>
          <w:b/>
          <w:color w:val="FF9900"/>
          <w:rFonts w:ascii="Arial" w:hAnsi="Arial" w:eastAsia="Arial" w:cs="Arial"/>
          <w:sz w:val="44"/>
        </w:rPr>
      </w:pPr>
      <w:del w:id="9a2706cc-4e86-4db2-854c-832899ae5ebc" w:author="Live Bench" w:authorEmail="ai@example.com" w:date="2026-10-12T08:10:00.000Z" w:rsidR="00000000" w:rsidRPr="00000000" w:rsidDel="00000000">
        <w:r>
          <w:rPr>
            <w:b/>
            <w:color w:val="FF9900"/>
            <w:rFonts w:ascii="Arial" w:hAnsi="Arial" w:eastAsia="Arial" w:cs="Arial"/>
            <w:sz w:val="44"/>
          </w:rPr>
          <w:delText>AAAA - AAAA</w:delText>
        </w:r>
      </w:del>
      <w:ins w:id="9a2706cc-4e86-4db2-854c-832899ae5ebc" w:author="Live Bench" w:authorEmail="ai@example.com" w:date="2026-10-12T08:10:00.000Z" w:rsidR="00000000" w:rsidRPr="00000000" w:rsidDel="00000000">
        <w:r>
          <w:rPr>
            <w:b/>
            <w:color w:val="FF9900"/>
            <w:rFonts w:ascii="Arial" w:hAnsi="Arial" w:eastAsia="Arial" w:cs="Arial"/>
            <w:sz w:val="44"/>
          </w:rPr>
          <w:t>TỈNH ỦY BÌNH PHƯỚC</w:t>
        </w:r>
      </w:ins>
    </w:p>
    <w:p w:rsidRDefault="00000000" w14:paraId="00000008"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b/>
          <w:color w:val="a61c00"/>
        </w:rPr>
      </w:pPr>
      <w:r w:rsidR="00000000" w:rsidRPr="00000000" w:rsidDel="00000000">
        <w:rPr>
          <w:rtl w:val="0"/>
        </w:rPr>
      </w:r>
    </w:p>
    <w:p w:rsidRDefault="00000000" w14:paraId="00000009"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b/>
          <w:color w:val="a61c00"/>
        </w:rPr>
      </w:pPr>
      <w:r w:rsidR="00000000" w:rsidRPr="00000000" w:rsidDel="00000000">
        <w:rPr>
          <w:rtl w:val="0"/>
        </w:rPr>
      </w:r>
    </w:p>
    <w:p w:rsidRDefault="00000000" w14:paraId="0000000A"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b/>
          <w:color w:val="a61c00"/>
        </w:rPr>
      </w:pPr>
      <w:r w:rsidR="00000000" w:rsidRPr="00000000" w:rsidDel="00000000">
        <w:rPr>
          <w:rtl w:val="0"/>
        </w:rPr>
      </w:r>
    </w:p>
    <w:p w:rsidRDefault="00000000" w14:paraId="0000000B" w:rsidR="00000000" w:rsidP="00000000" w:rsidRPr="00000000" w:rsidDel="00000000">
      <w:pPr>
        <w:pageBreakBefore w:val="0"/>
        <w:pBdr>
          <w:top w:val="nil" w:sz="0" w:space="0"/>
          <w:left w:val="nil" w:sz="0" w:space="0"/>
          <w:bottom w:val="nil" w:sz="0" w:space="0"/>
          <w:right w:val="nil" w:sz="0" w:space="0"/>
          <w:between w:val="nil" w:sz="0" w:space="0"/>
        </w:pBdr>
        <w:shd w:fill="auto" w:val="clear"/>
        <w:jc w:val="center"/>
        <w:rPr>
          <w:b/>
          <w:color w:val="FF9900"/>
          <w:rFonts w:ascii="Arial" w:hAnsi="Arial" w:eastAsia="Arial" w:cs="Arial"/>
          <w:sz w:val="46"/>
        </w:rPr>
      </w:pPr>
      <w:del w:id="2dcb3972-6140-4352-9302-b5142dab45d5" w:author="Live Bench" w:authorEmail="ai@example.com" w:date="2026-10-12T08:10:00.000Z" w:rsidR="00000000" w:rsidRPr="00000000" w:rsidDel="00000000">
        <w:r>
          <w:rPr>
            <w:b/>
            <w:color w:val="FF9900"/>
            <w:rFonts w:ascii="Arial" w:hAnsi="Arial" w:eastAsia="Arial" w:cs="Arial"/>
            <w:sz w:val="46"/>
          </w:rPr>
          <w:delText>UNIDD/ÓRGÃO/CENTRO&amp;NÚCLEO</w:delText>
        </w:r>
      </w:del>
      <w:ins w:id="2dcb3972-6140-4352-9302-b5142dab45d5" w:author="Live Bench" w:authorEmail="ai@example.com" w:date="2026-10-12T08:10:00.000Z" w:rsidR="00000000" w:rsidRPr="00000000" w:rsidDel="00000000">
        <w:r>
          <w:rPr>
            <w:b/>
            <w:color w:val="FF9900"/>
            <w:rFonts w:ascii="Arial" w:hAnsi="Arial" w:eastAsia="Arial" w:cs="Arial"/>
            <w:sz w:val="46"/>
          </w:rPr>
          <w:t>BAN TUYÊN GIÁO</w:t>
        </w:r>
      </w:ins>
    </w:p>
    <w:p w:rsidRDefault="00000000" w14:paraId="0000000C" w:rsidR="00000000" w:rsidP="00000000" w:rsidRPr="00000000" w:rsidDel="00000000">
      <w:pPr>
        <w:pageBreakBefore w:val="0"/>
        <w:pBdr>
          <w:top w:val="nil" w:sz="0" w:space="0"/>
          <w:left w:val="nil" w:sz="0" w:space="0"/>
          <w:bottom w:val="nil" w:sz="0" w:space="0"/>
          <w:right w:val="nil" w:sz="0" w:space="0"/>
          <w:between w:val="nil" w:sz="0" w:space="0"/>
        </w:pBdr>
        <w:shd w:fill="auto" w:val="clear"/>
        <w:jc w:val="center"/>
        <w:rPr>
          <w:rFonts w:ascii="Nunito" w:hAnsi="Nunito" w:eastAsia="Nunito" w:cs="Nunito"/>
          <w:b/>
          <w:color w:val="a61c00"/>
        </w:rPr>
      </w:pPr>
      <w:r w:rsidR="00000000" w:rsidRPr="00000000" w:rsidDel="00000000">
        <w:rPr>
          <w:rtl w:val="0"/>
        </w:rPr>
      </w:r>
    </w:p>
    <w:p w:rsidRDefault="00000000" w14:paraId="0000000D" w:rsidR="00000000" w:rsidP="00000000" w:rsidRPr="00000000" w:rsidDel="00000000">
      <w:pPr>
        <w:pageBreakBefore w:val="0"/>
        <w:pBdr>
          <w:top w:val="nil" w:sz="0" w:space="0"/>
          <w:left w:val="nil" w:sz="0" w:space="0"/>
          <w:bottom w:val="nil" w:sz="0" w:space="0"/>
          <w:right w:val="nil" w:sz="0" w:space="0"/>
          <w:between w:val="nil" w:sz="0" w:space="0"/>
        </w:pBdr>
        <w:shd w:fill="auto" w:val="clear"/>
        <w:jc w:val="center"/>
        <w:rPr>
          <w:rFonts w:ascii="Nunito" w:hAnsi="Nunito" w:eastAsia="Nunito" w:cs="Nunito"/>
          <w:b/>
          <w:color w:val="a61c00"/>
        </w:rPr>
      </w:pPr>
      <w:r w:rsidR="00000000" w:rsidRPr="00000000" w:rsidDel="00000000">
        <w:rPr>
          <w:rtl w:val="0"/>
        </w:rPr>
      </w:r>
    </w:p>
    <w:p w:rsidRDefault="00000000" w14:paraId="0000000E"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b/>
          <w:color w:val="a61c00"/>
        </w:rPr>
      </w:pPr>
      <w:r w:rsidR="00000000" w:rsidRPr="00000000" w:rsidDel="00000000">
        <w:rPr>
          <w:rtl w:val="0"/>
        </w:rPr>
      </w:r>
    </w:p>
    <w:p w:rsidRDefault="00000000" w14:paraId="0000000F"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line="240" w:lineRule="auto"/>
        <w:rPr>
          <w:rFonts w:ascii="Arial" w:hAnsi="Arial" w:eastAsia="Arial" w:cs="Arial"/>
          <w:b/>
          <w:color w:val="ff9900"/>
        </w:rPr>
      </w:pPr>
      <w:r w:rsidR="00000000" w:rsidRPr="00000000" w:rsidDel="00000000">
        <w:rPr>
          <w:rtl w:val="0"/>
        </w:rPr>
      </w:r>
    </w:p>
    <w:p w:rsidRDefault="00000000" w14:paraId="00000010"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line="240" w:lineRule="auto"/>
        <w:rPr>
          <w:b/>
          <w:color w:val="FF9900"/>
          <w:rFonts w:ascii="Arial" w:hAnsi="Arial" w:eastAsia="Arial" w:cs="Arial"/>
        </w:rPr>
      </w:pPr>
      <w:del w:id="c590e5a4-269a-4b5a-9cae-e4417a5e4a75" w:author="Live Bench" w:authorEmail="ai@example.com" w:date="2026-10-12T08:10:00.000Z" w:rsidR="00000000" w:rsidRPr="00000000" w:rsidDel="00000000">
        <w:r>
          <w:rPr>
            <w:b/>
            <w:color w:val="FF9900"/>
            <w:rFonts w:ascii="Arial" w:hAnsi="Arial" w:eastAsia="Arial" w:cs="Arial"/>
          </w:rPr>
          <w:delText>Aprovado pela Congregação (</w:delText>
        </w:r>
        <w:r>
          <w:rPr>
            <w:b/>
            <w:i/>
            <w:color w:val="FF9900"/>
            <w:rFonts w:ascii="Arial" w:hAnsi="Arial" w:eastAsia="Arial" w:cs="Arial"/>
          </w:rPr>
          <w:delText>ou outro colegiado)</w:delText>
        </w:r>
      </w:del>
      <w:ins w:id="c590e5a4-269a-4b5a-9cae-e4417a5e4a75" w:author="Live Bench" w:authorEmail="ai@example.com" w:date="2026-10-12T08:10:00.000Z" w:rsidR="00000000" w:rsidRPr="00000000" w:rsidDel="00000000">
        <w:r>
          <w:rPr>
            <w:b/>
            <w:color w:val="FF9900"/>
            <w:rFonts w:ascii="Arial" w:hAnsi="Arial" w:eastAsia="Arial" w:cs="Arial"/>
          </w:rPr>
          <w:t>ĐẢNG CỘNG SẢN VIỆT NAMBình Phước, ngày 12 tháng 8 năm 2022</w:t>
        </w:r>
      </w:ins>
    </w:p>
    <w:p w:rsidRDefault="00000000" w14:paraId="00000011" w:rsidR="00000000" w:rsidP="00000000" w:rsidRPr="00000000" w:rsidDel="00000000">
      <w:pPr>
        <w:pageBreakBefore w:val="0"/>
        <w:pBdr>
          <w:top w:val="nil" w:sz="0" w:space="0"/>
          <w:left w:val="nil" w:sz="0" w:space="0"/>
          <w:bottom w:val="nil" w:sz="0" w:space="0"/>
          <w:right w:val="nil" w:sz="0" w:space="0"/>
          <w:between w:val="nil" w:sz="0" w:space="0"/>
        </w:pBdr>
        <w:shd w:fill="auto" w:val="clear"/>
        <w:spacing w:line="240" w:lineRule="auto"/>
        <w:rPr>
          <w:b/>
          <w:color w:val="FF9900"/>
          <w:rFonts w:ascii="Arial" w:hAnsi="Arial" w:eastAsia="Arial" w:cs="Arial"/>
        </w:rPr>
      </w:pPr>
      <w:del w:id="cafbce7f-8edd-40de-8fb3-552572b1d6f7" w:author="Live Bench" w:authorEmail="ai@example.com" w:date="2026-10-12T08:10:00.000Z" w:rsidR="00000000" w:rsidRPr="00000000" w:rsidDel="00000000">
        <w:r>
          <w:rPr>
            <w:b/>
            <w:color w:val="FF9900"/>
            <w:rFonts w:ascii="Arial" w:hAnsi="Arial" w:eastAsia="Arial" w:cs="Arial"/>
          </w:rPr>
          <w:delText>Deliberação xx/aaaa de dd/mm/aaa</w:delText>
        </w:r>
      </w:del>
      <w:ins w:id="cafbce7f-8edd-40de-8fb3-552572b1d6f7" w:author="Live Bench" w:authorEmail="ai@example.com" w:date="2026-10-12T08:10:00.000Z" w:rsidR="00000000" w:rsidRPr="00000000" w:rsidDel="00000000">
        <w:r>
          <w:rPr>
            <w:b/>
            <w:color w:val="FF9900"/>
            <w:rFonts w:ascii="Arial" w:hAnsi="Arial" w:eastAsia="Arial" w:cs="Arial"/>
          </w:rPr>
          <w:t>ĐẢNG CỘNG SẢN VIỆT NAM</w:t>
        </w:r>
      </w:ins>
    </w:p>
    <w:p w:rsidRDefault="00000000" w14:paraId="00000012" w:rsidR="00000000" w:rsidP="00000000" w:rsidRPr="00000000" w:rsidDel="00000000">
      <w:pPr>
        <w:pStyle w:val="Title"/>
        <w:pageBreakBefore w:val="0"/>
        <w:rPr>
          <w:rFonts w:ascii="Arial" w:hAnsi="Arial" w:eastAsia="Arial" w:cs="Arial"/>
        </w:rPr>
      </w:pPr>
      <w:bookmarkStart w:id="0" w:name="_40mpk3hcks8u"/>
      <w:bookmarkEnd w:id="0"/>
      <w:del w:id="f4692eef-2158-4969-8057-8df006af33d5" w:author="Live Bench" w:authorEmail="ai@example.com" w:date="2026-10-12T08:10:00.000Z" w:rsidR="00000000" w:rsidRPr="00000000" w:rsidDel="00000000">
        <w:r>
          <w:rPr>
            <w:color w:val="FF9900"/>
            <w:rFonts w:ascii="Arial" w:hAnsi="Arial" w:eastAsia="Arial" w:cs="Arial"/>
          </w:rPr>
          <w:delText>Sumário</w:delText>
        </w:r>
      </w:del>
      <w:ins w:id="f4692eef-2158-4969-8057-8df006af33d5" w:author="Live Bench" w:authorEmail="ai@example.com" w:date="2026-10-12T08:10:00.000Z" w:rsidR="00000000" w:rsidRPr="00000000" w:rsidDel="00000000">
        <w:r>
          <w:rPr>
            <w:color w:val="FF9900"/>
            <w:rFonts w:ascii="Arial" w:hAnsi="Arial" w:eastAsia="Arial" w:cs="Arial"/>
          </w:rPr>
          <w:t>Bình Phước, ngày 12 tháng 8 năm 2022</w:t>
        </w:r>
      </w:ins>
    </w:p>
    <w:sdt>
      <w:sdtPr>
        <w:id w:val="1"/>
        <w:docPartObj>
          <w:docPartGallery w:val="Table of Contents"/>
          <w:docPartUnique/>
        </w:docPartObj>
      </w:sdtPr>
      <w:sdtContent>
        <w:p w:rsidRDefault="00000000" w14:paraId="00000013" w:rsidR="00000000" w:rsidP="00000000" w:rsidRPr="00000000" w:rsidDel="00000000">
          <w:pPr>
            <w:pageBreakBefore w:val="0"/>
            <w:tabs>
              <w:tab w:val="right" w:pos="9025" w:leader="none"/>
            </w:tabs>
            <w:spacing w:before="80" w:line="240" w:lineRule="auto"/>
            <w:ind w:firstLine="0" w:left="0"/>
            <w:rPr>
              <w:rFonts w:ascii="Arial" w:hAnsi="Arial" w:eastAsia="Arial" w:cs="Arial"/>
              <w:b/>
              <w:i w:val="0"/>
              <w:smallCaps w:val="0"/>
              <w:strike w:val="0"/>
              <w:color w:val="000000"/>
              <w:sz w:val="22"/>
              <w:szCs w:val="22"/>
              <w:u w:val="none"/>
              <w:shd w:fill="auto" w:val="clear"/>
              <w:vertAlign w:val="baseline"/>
            </w:rPr>
          </w:pPr>
          <w:r w:rsidR="00000000" w:rsidRPr="00000000" w:rsidDel="00000000">
            <w:fldChar w:fldCharType="begin"/>
          </w:r>
          <w:r w:rsidR="00000000" w:rsidRPr="00000000" w:rsidDel="00000000">
            <w:instrText xml:space="preserve"> TOC \h \u \z \t "Heading 1,1,Heading 2,2,Heading 3,3,Heading 4,4,Heading 5,5,Heading 6,6,"</w:instrText>
          </w:r>
          <w:r w:rsidR="00000000" w:rsidRPr="00000000" w:rsidDel="00000000">
            <w:fldChar w:fldCharType="separate"/>
          </w:r>
          <w:hyperlink w:anchor="_y6nw3rx5yvm2"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Sumário Executivo</w:delText>
              </w:r>
            </w:del>
          </w:hyperlink>
          <w:r w:rsidR="00000000" w:rsidRPr="00000000" w:rsidDel="00000000">
            <w:tab/>
          </w:r>
          <w:r w:rsidR="00000000" w:rsidRPr="00000000" w:rsidDel="00000000">
            <w:fldChar w:fldCharType="begin"/>
          </w:r>
          <w:r w:rsidR="00000000" w:rsidRPr="00000000" w:rsidDel="00000000">
            <w:instrText xml:space="preserve"> PAGEREF _y6nw3rx5yvm2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3</w:delText>
            </w:r>
          </w:del>
          <w:r w:rsidR="00000000" w:rsidRPr="00000000" w:rsidDel="00000000">
            <w:fldChar w:fldCharType="end"/>
          </w:r>
          <w:r w:rsidR="00000000" w:rsidRPr="00000000" w:rsidDel="00000000"/>
        </w:p>
        <w:p w:rsidRDefault="00000000" w14:paraId="00000014" w:rsidR="00000000" w:rsidP="00000000" w:rsidRPr="00000000" w:rsidDel="00000000">
          <w:pPr>
            <w:pageBreakBefore w:val="0"/>
            <w:tabs>
              <w:tab w:val="right" w:pos="9025" w:leader="none"/>
            </w:tabs>
            <w:spacing w:before="200" w:line="240" w:lineRule="auto"/>
            <w:ind w:firstLine="0" w:left="0"/>
            <w:rPr>
              <w:rStyle w:val="Hyperlink"/>
              <w:b/>
              <w:i w:val="0"/>
              <w:strike w:val="0"/>
              <w:color w:val="000000"/>
              <w:rFonts w:ascii="Arial" w:hAnsi="Arial" w:eastAsia="Arial" w:cs="Arial"/>
              <w:vertAlign w:val="baseline"/>
              <w:u w:val="none"/>
              <w:highlight w:val="none"/>
            </w:rPr>
          </w:pPr>
          <w:hyperlink w:anchor="_utyvhucm065d"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Histórico / Apresentação</w:delText>
              </w:r>
            </w:del>
          </w:hyperlink>
          <w:r w:rsidR="00000000" w:rsidRPr="00000000" w:rsidDel="00000000">
            <w:tab/>
          </w:r>
          <w:r w:rsidR="00000000" w:rsidRPr="00000000" w:rsidDel="00000000">
            <w:fldChar w:fldCharType="begin"/>
          </w:r>
          <w:r w:rsidR="00000000" w:rsidRPr="00000000" w:rsidDel="00000000">
            <w:instrText xml:space="preserve"> PAGEREF _utyvhucm065d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3</w:delText>
            </w:r>
          </w:del>
          <w:r w:rsidR="00000000" w:rsidRPr="00000000" w:rsidDel="00000000">
            <w:fldChar w:fldCharType="end"/>
          </w:r>
          <w:r w:rsidR="00000000" w:rsidRPr="00000000" w:rsidDel="00000000"/>
        </w:p>
        <w:p w:rsidRDefault="00000000" w14:paraId="00000015" w:rsidR="00000000" w:rsidP="00000000" w:rsidRPr="00000000" w:rsidDel="00000000">
          <w:pPr>
            <w:pageBreakBefore w:val="0"/>
            <w:tabs>
              <w:tab w:val="right" w:pos="9025" w:leader="none"/>
            </w:tabs>
            <w:spacing w:before="200" w:line="240" w:lineRule="auto"/>
            <w:ind w:firstLine="0" w:left="0"/>
            <w:rPr>
              <w:rStyle w:val="Hyperlink"/>
              <w:b/>
              <w:i w:val="0"/>
              <w:strike w:val="0"/>
              <w:color w:val="000000"/>
              <w:rFonts w:ascii="Arial" w:hAnsi="Arial" w:eastAsia="Arial" w:cs="Arial"/>
              <w:vertAlign w:val="baseline"/>
              <w:u w:val="none"/>
              <w:highlight w:val="none"/>
            </w:rPr>
          </w:pPr>
          <w:hyperlink w:anchor="_srv0atv0smbe"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Metodologia</w:delText>
              </w:r>
            </w:del>
          </w:hyperlink>
          <w:r w:rsidR="00000000" w:rsidRPr="00000000" w:rsidDel="00000000">
            <w:tab/>
          </w:r>
          <w:r w:rsidR="00000000" w:rsidRPr="00000000" w:rsidDel="00000000">
            <w:fldChar w:fldCharType="begin"/>
          </w:r>
          <w:r w:rsidR="00000000" w:rsidRPr="00000000" w:rsidDel="00000000">
            <w:instrText xml:space="preserve"> PAGEREF _srv0atv0smbe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3</w:delText>
            </w:r>
          </w:del>
          <w:r w:rsidR="00000000" w:rsidRPr="00000000" w:rsidDel="00000000">
            <w:fldChar w:fldCharType="end"/>
          </w:r>
          <w:r w:rsidR="00000000" w:rsidRPr="00000000" w:rsidDel="00000000"/>
        </w:p>
        <w:p w:rsidRDefault="00000000" w14:paraId="00000016" w:rsidR="00000000" w:rsidP="00000000" w:rsidRPr="00000000" w:rsidDel="00000000">
          <w:pPr>
            <w:pageBreakBefore w:val="0"/>
            <w:tabs>
              <w:tab w:val="right" w:pos="9025" w:leader="none"/>
            </w:tabs>
            <w:spacing w:before="200" w:line="240" w:lineRule="auto"/>
            <w:ind w:firstLine="0" w:left="0"/>
            <w:rPr>
              <w:rStyle w:val="Hyperlink"/>
              <w:b/>
              <w:i w:val="0"/>
              <w:strike w:val="0"/>
              <w:color w:val="000000"/>
              <w:rFonts w:ascii="Nunito" w:hAnsi="Nunito" w:eastAsia="Nunito" w:cs="Nunito"/>
              <w:vertAlign w:val="baseline"/>
              <w:u w:val="none"/>
              <w:highlight w:val="none"/>
            </w:rPr>
          </w:pPr>
          <w:hyperlink w:anchor="_qbx4ourfeck3" w:history="1">
            <w:del w:id="2e59dbc6-4255-41f3-a662-4cb898899b61" w:author="Live Bench" w:authorEmail="ai@example.com" w:date="2026-10-12T08:10:00.000Z" w:rsidR="00000000" w:rsidRPr="00000000" w:rsidDel="00000000">
              <w:r>
                <w:rPr>
                  <w:rStyle w:val="Hyperlink"/>
                  <w:b/>
                  <w:i w:val="0"/>
                  <w:strike w:val="0"/>
                  <w:color w:val="000000"/>
                  <w:rFonts w:ascii="Nunito" w:hAnsi="Nunito" w:eastAsia="Nunito" w:cs="Nunito"/>
                  <w:vertAlign w:val="baseline"/>
                  <w:u w:val="none"/>
                  <w:highlight w:val="none"/>
                </w:rPr>
                <w:delText>Planejamento Estratégico</w:delText>
              </w:r>
            </w:del>
          </w:hyperlink>
          <w:r w:rsidR="00000000" w:rsidRPr="00000000" w:rsidDel="00000000">
            <w:tab/>
          </w:r>
          <w:r w:rsidR="00000000" w:rsidRPr="00000000" w:rsidDel="00000000">
            <w:fldChar w:fldCharType="begin"/>
          </w:r>
          <w:r w:rsidR="00000000" w:rsidRPr="00000000" w:rsidDel="00000000">
            <w:instrText xml:space="preserve"> PAGEREF _qbx4ourfeck3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Nunito" w:hAnsi="Nunito" w:eastAsia="Nunito" w:cs="Nunito"/>
                <w:vertAlign w:val="baseline"/>
                <w:u w:val="none"/>
                <w:highlight w:val="none"/>
              </w:rPr>
              <w:delText>4</w:delText>
            </w:r>
          </w:del>
          <w:r w:rsidR="00000000" w:rsidRPr="00000000" w:rsidDel="00000000">
            <w:fldChar w:fldCharType="end"/>
          </w:r>
          <w:r w:rsidR="00000000" w:rsidRPr="00000000" w:rsidDel="00000000">
            <w:rPr>
              <w:rtl w:val="0"/>
            </w:rPr>
          </w:r>
        </w:p>
        <w:p w:rsidRDefault="00000000" w14:paraId="00000017" w:rsidR="00000000" w:rsidP="00000000" w:rsidRPr="00000000" w:rsidDel="00000000">
          <w:pPr>
            <w:pageBreakBefore w:val="0"/>
            <w:tabs>
              <w:tab w:val="right" w:pos="9025" w:leader="none"/>
            </w:tabs>
            <w:spacing w:before="60" w:line="240" w:lineRule="auto"/>
            <w:ind w:firstLine="0" w:left="360"/>
            <w:rPr>
              <w:rStyle w:val="Hyperlink"/>
              <w:b/>
              <w:i w:val="0"/>
              <w:strike w:val="0"/>
              <w:color w:val="000000"/>
              <w:rFonts w:ascii="Arial" w:hAnsi="Arial" w:eastAsia="Arial" w:cs="Arial"/>
              <w:vertAlign w:val="baseline"/>
              <w:u w:val="none"/>
              <w:highlight w:val="none"/>
            </w:rPr>
          </w:pPr>
          <w:hyperlink w:anchor="_4pckcas6xqfv"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Identidade Organizacional</w:delText>
              </w:r>
            </w:del>
          </w:hyperlink>
          <w:r w:rsidR="00000000" w:rsidRPr="00000000" w:rsidDel="00000000">
            <w:tab/>
          </w:r>
          <w:r w:rsidR="00000000" w:rsidRPr="00000000" w:rsidDel="00000000">
            <w:fldChar w:fldCharType="begin"/>
          </w:r>
          <w:r w:rsidR="00000000" w:rsidRPr="00000000" w:rsidDel="00000000">
            <w:instrText xml:space="preserve"> PAGEREF _4pckcas6xqfv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4</w:delText>
            </w:r>
          </w:del>
          <w:r w:rsidR="00000000" w:rsidRPr="00000000" w:rsidDel="00000000">
            <w:fldChar w:fldCharType="end"/>
          </w:r>
          <w:r w:rsidR="00000000" w:rsidRPr="00000000" w:rsidDel="00000000">
            <w:rPr>
              <w:rtl w:val="0"/>
            </w:rPr>
          </w:r>
        </w:p>
        <w:p w:rsidRDefault="00000000" w14:paraId="00000018" w:rsidR="00000000" w:rsidP="00000000" w:rsidRPr="00000000" w:rsidDel="00000000">
          <w:pPr>
            <w:pageBreakBefore w:val="0"/>
            <w:tabs>
              <w:tab w:val="right" w:pos="9025" w:leader="none"/>
            </w:tabs>
            <w:spacing w:before="60" w:line="240" w:lineRule="auto"/>
            <w:ind w:firstLine="0" w:left="720"/>
            <w:rPr>
              <w:rStyle w:val="Hyperlink"/>
              <w:b w:val="0"/>
              <w:i w:val="0"/>
              <w:strike w:val="0"/>
              <w:color w:val="000000"/>
              <w:rFonts w:ascii="Nunito" w:hAnsi="Nunito" w:eastAsia="Nunito" w:cs="Nunito"/>
              <w:vertAlign w:val="baseline"/>
              <w:u w:val="none"/>
              <w:highlight w:val="none"/>
            </w:rPr>
          </w:pPr>
          <w:hyperlink w:anchor="_qmk4j01b60jj" w:history="1">
            <w:del w:id="2e59dbc6-4255-41f3-a662-4cb898899b61" w:author="Live Bench" w:authorEmail="ai@example.com" w:date="2026-10-12T08:10:00.000Z" w:rsidR="00000000" w:rsidRPr="00000000" w:rsidDel="00000000">
              <w:r>
                <w:rPr>
                  <w:rStyle w:val="Hyperlink"/>
                  <w:b w:val="0"/>
                  <w:i w:val="0"/>
                  <w:strike w:val="0"/>
                  <w:color w:val="000000"/>
                  <w:rFonts w:ascii="Nunito" w:hAnsi="Nunito" w:eastAsia="Nunito" w:cs="Nunito"/>
                  <w:vertAlign w:val="baseline"/>
                  <w:u w:val="none"/>
                  <w:highlight w:val="none"/>
                </w:rPr>
                <w:delText>Missão</w:delText>
              </w:r>
            </w:del>
          </w:hyperlink>
          <w:r w:rsidR="00000000" w:rsidRPr="00000000" w:rsidDel="00000000">
            <w:tab/>
          </w:r>
          <w:r w:rsidR="00000000" w:rsidRPr="00000000" w:rsidDel="00000000">
            <w:fldChar w:fldCharType="begin"/>
          </w:r>
          <w:r w:rsidR="00000000" w:rsidRPr="00000000" w:rsidDel="00000000">
            <w:instrText xml:space="preserve"> PAGEREF _qmk4j01b60jj \h </w:instrText>
          </w:r>
          <w:r w:rsidR="00000000" w:rsidRPr="00000000" w:rsidDel="00000000">
            <w:fldChar w:fldCharType="separate"/>
          </w:r>
          <w:del w:id="2e59dbc6-4255-41f3-a662-4cb898899b61" w:author="Live Bench" w:authorEmail="ai@example.com" w:date="2026-10-12T08:10:00.000Z" w:rsidR="00000000" w:rsidRPr="00000000" w:rsidDel="00000000">
            <w:r>
              <w:rPr>
                <w:b w:val="0"/>
                <w:i w:val="0"/>
                <w:strike w:val="0"/>
                <w:color w:val="000000"/>
                <w:rFonts w:ascii="Nunito" w:hAnsi="Nunito" w:eastAsia="Nunito" w:cs="Nunito"/>
                <w:vertAlign w:val="baseline"/>
                <w:u w:val="none"/>
                <w:highlight w:val="none"/>
              </w:rPr>
              <w:delText>4</w:delText>
            </w:r>
          </w:del>
          <w:r w:rsidR="00000000" w:rsidRPr="00000000" w:rsidDel="00000000">
            <w:fldChar w:fldCharType="end"/>
          </w:r>
          <w:r w:rsidR="00000000" w:rsidRPr="00000000" w:rsidDel="00000000">
            <w:rPr>
              <w:rtl w:val="0"/>
            </w:rPr>
          </w:r>
        </w:p>
        <w:p w:rsidRDefault="00000000" w14:paraId="00000019" w:rsidR="00000000" w:rsidP="00000000" w:rsidRPr="00000000" w:rsidDel="00000000">
          <w:pPr>
            <w:pageBreakBefore w:val="0"/>
            <w:tabs>
              <w:tab w:val="right" w:pos="9025" w:leader="none"/>
            </w:tabs>
            <w:spacing w:before="60" w:line="240" w:lineRule="auto"/>
            <w:ind w:firstLine="0" w:left="720"/>
            <w:rPr>
              <w:rStyle w:val="Hyperlink"/>
              <w:b w:val="0"/>
              <w:i w:val="0"/>
              <w:strike w:val="0"/>
              <w:color w:val="000000"/>
              <w:rFonts w:ascii="Nunito" w:hAnsi="Nunito" w:eastAsia="Nunito" w:cs="Nunito"/>
              <w:vertAlign w:val="baseline"/>
              <w:u w:val="none"/>
              <w:highlight w:val="none"/>
            </w:rPr>
          </w:pPr>
          <w:hyperlink w:anchor="_pel7i3t0eyfy" w:history="1">
            <w:del w:id="2e59dbc6-4255-41f3-a662-4cb898899b61" w:author="Live Bench" w:authorEmail="ai@example.com" w:date="2026-10-12T08:10:00.000Z" w:rsidR="00000000" w:rsidRPr="00000000" w:rsidDel="00000000">
              <w:r>
                <w:rPr>
                  <w:rStyle w:val="Hyperlink"/>
                  <w:b w:val="0"/>
                  <w:i w:val="0"/>
                  <w:strike w:val="0"/>
                  <w:color w:val="000000"/>
                  <w:rFonts w:ascii="Nunito" w:hAnsi="Nunito" w:eastAsia="Nunito" w:cs="Nunito"/>
                  <w:vertAlign w:val="baseline"/>
                  <w:u w:val="none"/>
                  <w:highlight w:val="none"/>
                </w:rPr>
                <w:delText>Visão</w:delText>
              </w:r>
            </w:del>
          </w:hyperlink>
          <w:r w:rsidR="00000000" w:rsidRPr="00000000" w:rsidDel="00000000">
            <w:tab/>
          </w:r>
          <w:r w:rsidR="00000000" w:rsidRPr="00000000" w:rsidDel="00000000">
            <w:fldChar w:fldCharType="begin"/>
          </w:r>
          <w:r w:rsidR="00000000" w:rsidRPr="00000000" w:rsidDel="00000000">
            <w:instrText xml:space="preserve"> PAGEREF _pel7i3t0eyfy \h </w:instrText>
          </w:r>
          <w:r w:rsidR="00000000" w:rsidRPr="00000000" w:rsidDel="00000000">
            <w:fldChar w:fldCharType="separate"/>
          </w:r>
          <w:del w:id="2e59dbc6-4255-41f3-a662-4cb898899b61" w:author="Live Bench" w:authorEmail="ai@example.com" w:date="2026-10-12T08:10:00.000Z" w:rsidR="00000000" w:rsidRPr="00000000" w:rsidDel="00000000">
            <w:r>
              <w:rPr>
                <w:b w:val="0"/>
                <w:i w:val="0"/>
                <w:strike w:val="0"/>
                <w:color w:val="000000"/>
                <w:rFonts w:ascii="Nunito" w:hAnsi="Nunito" w:eastAsia="Nunito" w:cs="Nunito"/>
                <w:vertAlign w:val="baseline"/>
                <w:u w:val="none"/>
                <w:highlight w:val="none"/>
              </w:rPr>
              <w:delText>4</w:delText>
            </w:r>
          </w:del>
          <w:r w:rsidR="00000000" w:rsidRPr="00000000" w:rsidDel="00000000">
            <w:fldChar w:fldCharType="end"/>
          </w:r>
          <w:r w:rsidR="00000000" w:rsidRPr="00000000" w:rsidDel="00000000">
            <w:rPr>
              <w:rtl w:val="0"/>
            </w:rPr>
          </w:r>
        </w:p>
        <w:p w:rsidRDefault="00000000" w14:paraId="0000001A" w:rsidR="00000000" w:rsidP="00000000" w:rsidRPr="00000000" w:rsidDel="00000000">
          <w:pPr>
            <w:pageBreakBefore w:val="0"/>
            <w:tabs>
              <w:tab w:val="right" w:pos="9025" w:leader="none"/>
            </w:tabs>
            <w:spacing w:before="60" w:line="240" w:lineRule="auto"/>
            <w:ind w:firstLine="0" w:left="720"/>
            <w:rPr>
              <w:rStyle w:val="Hyperlink"/>
              <w:b w:val="0"/>
              <w:i w:val="0"/>
              <w:strike w:val="0"/>
              <w:color w:val="000000"/>
              <w:rFonts w:ascii="Nunito" w:hAnsi="Nunito" w:eastAsia="Nunito" w:cs="Nunito"/>
              <w:vertAlign w:val="baseline"/>
              <w:u w:val="none"/>
              <w:highlight w:val="none"/>
            </w:rPr>
          </w:pPr>
          <w:hyperlink w:anchor="_yl5vchlxvogh" w:history="1">
            <w:del w:id="2e59dbc6-4255-41f3-a662-4cb898899b61" w:author="Live Bench" w:authorEmail="ai@example.com" w:date="2026-10-12T08:10:00.000Z" w:rsidR="00000000" w:rsidRPr="00000000" w:rsidDel="00000000">
              <w:r>
                <w:rPr>
                  <w:rStyle w:val="Hyperlink"/>
                  <w:b w:val="0"/>
                  <w:i w:val="0"/>
                  <w:strike w:val="0"/>
                  <w:color w:val="000000"/>
                  <w:rFonts w:ascii="Nunito" w:hAnsi="Nunito" w:eastAsia="Nunito" w:cs="Nunito"/>
                  <w:vertAlign w:val="baseline"/>
                  <w:u w:val="none"/>
                  <w:highlight w:val="none"/>
                </w:rPr>
                <w:delText>Princípios e Valores</w:delText>
              </w:r>
            </w:del>
          </w:hyperlink>
          <w:r w:rsidR="00000000" w:rsidRPr="00000000" w:rsidDel="00000000">
            <w:tab/>
          </w:r>
          <w:r w:rsidR="00000000" w:rsidRPr="00000000" w:rsidDel="00000000">
            <w:fldChar w:fldCharType="begin"/>
          </w:r>
          <w:r w:rsidR="00000000" w:rsidRPr="00000000" w:rsidDel="00000000">
            <w:instrText xml:space="preserve"> PAGEREF _yl5vchlxvogh \h </w:instrText>
          </w:r>
          <w:r w:rsidR="00000000" w:rsidRPr="00000000" w:rsidDel="00000000">
            <w:fldChar w:fldCharType="separate"/>
          </w:r>
          <w:del w:id="2e59dbc6-4255-41f3-a662-4cb898899b61" w:author="Live Bench" w:authorEmail="ai@example.com" w:date="2026-10-12T08:10:00.000Z" w:rsidR="00000000" w:rsidRPr="00000000" w:rsidDel="00000000">
            <w:r>
              <w:rPr>
                <w:b w:val="0"/>
                <w:i w:val="0"/>
                <w:strike w:val="0"/>
                <w:color w:val="000000"/>
                <w:rFonts w:ascii="Nunito" w:hAnsi="Nunito" w:eastAsia="Nunito" w:cs="Nunito"/>
                <w:vertAlign w:val="baseline"/>
                <w:u w:val="none"/>
                <w:highlight w:val="none"/>
              </w:rPr>
              <w:delText>4</w:delText>
            </w:r>
          </w:del>
          <w:r w:rsidR="00000000" w:rsidRPr="00000000" w:rsidDel="00000000">
            <w:fldChar w:fldCharType="end"/>
          </w:r>
          <w:r w:rsidR="00000000" w:rsidRPr="00000000" w:rsidDel="00000000">
            <w:rPr>
              <w:rtl w:val="0"/>
            </w:rPr>
          </w:r>
        </w:p>
        <w:p w:rsidRDefault="00000000" w14:paraId="0000001B" w:rsidR="00000000" w:rsidP="00000000" w:rsidRPr="00000000" w:rsidDel="00000000">
          <w:pPr>
            <w:pageBreakBefore w:val="0"/>
            <w:tabs>
              <w:tab w:val="right" w:pos="9025" w:leader="none"/>
            </w:tabs>
            <w:spacing w:before="60" w:line="240" w:lineRule="auto"/>
            <w:ind w:firstLine="0" w:left="360"/>
            <w:rPr>
              <w:rStyle w:val="Hyperlink"/>
              <w:b/>
              <w:i w:val="0"/>
              <w:strike w:val="0"/>
              <w:color w:val="000000"/>
              <w:rFonts w:ascii="Arial" w:hAnsi="Arial" w:eastAsia="Arial" w:cs="Arial"/>
              <w:vertAlign w:val="baseline"/>
              <w:u w:val="none"/>
              <w:highlight w:val="none"/>
            </w:rPr>
          </w:pPr>
          <w:hyperlink w:anchor="_i2sjs14pnlbq"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Mapa Estratégico: Objetivos, linha de ação e indicadores estratégicos</w:delText>
              </w:r>
            </w:del>
          </w:hyperlink>
          <w:r w:rsidR="00000000" w:rsidRPr="00000000" w:rsidDel="00000000">
            <w:tab/>
          </w:r>
          <w:r w:rsidR="00000000" w:rsidRPr="00000000" w:rsidDel="00000000">
            <w:fldChar w:fldCharType="begin"/>
          </w:r>
          <w:r w:rsidR="00000000" w:rsidRPr="00000000" w:rsidDel="00000000">
            <w:instrText xml:space="preserve"> PAGEREF _i2sjs14pnlbq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5</w:delText>
            </w:r>
          </w:del>
          <w:r w:rsidR="00000000" w:rsidRPr="00000000" w:rsidDel="00000000">
            <w:fldChar w:fldCharType="end"/>
          </w:r>
          <w:r w:rsidR="00000000" w:rsidRPr="00000000" w:rsidDel="00000000">
            <w:rPr>
              <w:rtl w:val="0"/>
            </w:rPr>
          </w:r>
        </w:p>
        <w:p w:rsidRDefault="00000000" w14:paraId="0000001C" w:rsidR="00000000" w:rsidP="00000000" w:rsidRPr="00000000" w:rsidDel="00000000">
          <w:pPr>
            <w:pageBreakBefore w:val="0"/>
            <w:tabs>
              <w:tab w:val="right" w:pos="9025" w:leader="none"/>
            </w:tabs>
            <w:spacing w:before="200" w:line="240" w:lineRule="auto"/>
            <w:ind w:firstLine="0" w:left="0"/>
            <w:rPr>
              <w:rStyle w:val="Hyperlink"/>
              <w:b/>
              <w:color w:val="000000"/>
              <w:rFonts w:ascii="Nunito" w:hAnsi="Nunito" w:eastAsia="Nunito" w:cs="Nunito"/>
            </w:rPr>
          </w:pPr>
          <w:hyperlink w:anchor="_z5hvf6b3ttst" w:history="1">
            <w:del w:id="2e59dbc6-4255-41f3-a662-4cb898899b61" w:author="Live Bench" w:authorEmail="ai@example.com" w:date="2026-10-12T08:10:00.000Z" w:rsidR="00000000" w:rsidRPr="00000000" w:rsidDel="00000000">
              <w:r>
                <w:rPr>
                  <w:rStyle w:val="Hyperlink"/>
                  <w:b/>
                  <w:color w:val="000000"/>
                  <w:rFonts w:ascii="Nunito" w:hAnsi="Nunito" w:eastAsia="Nunito" w:cs="Nunito"/>
                </w:rPr>
                <w:delText>Equipe</w:delText>
              </w:r>
            </w:del>
          </w:hyperlink>
          <w:r w:rsidR="00000000" w:rsidRPr="00000000" w:rsidDel="00000000">
            <w:tab/>
          </w:r>
          <w:r w:rsidR="00000000" w:rsidRPr="00000000" w:rsidDel="00000000">
            <w:fldChar w:fldCharType="begin"/>
          </w:r>
          <w:r w:rsidR="00000000" w:rsidRPr="00000000" w:rsidDel="00000000">
            <w:instrText xml:space="preserve"> PAGEREF _z5hvf6b3ttst \h </w:instrText>
          </w:r>
          <w:r w:rsidR="00000000" w:rsidRPr="00000000" w:rsidDel="00000000">
            <w:fldChar w:fldCharType="separate"/>
          </w:r>
          <w:del w:id="2e59dbc6-4255-41f3-a662-4cb898899b61" w:author="Live Bench" w:authorEmail="ai@example.com" w:date="2026-10-12T08:10:00.000Z" w:rsidR="00000000" w:rsidRPr="00000000" w:rsidDel="00000000">
            <w:r>
              <w:rPr>
                <w:b/>
                <w:color w:val="000000"/>
                <w:rFonts w:ascii="Nunito" w:hAnsi="Nunito" w:eastAsia="Nunito" w:cs="Nunito"/>
              </w:rPr>
              <w:delText>8</w:delText>
            </w:r>
          </w:del>
          <w:r w:rsidR="00000000" w:rsidRPr="00000000" w:rsidDel="00000000">
            <w:fldChar w:fldCharType="end"/>
          </w:r>
          <w:r w:rsidR="00000000" w:rsidRPr="00000000" w:rsidDel="00000000">
            <w:rPr>
              <w:rtl w:val="0"/>
            </w:rPr>
          </w:r>
        </w:p>
        <w:p w:rsidRDefault="00000000" w14:paraId="0000001D" w:rsidR="00000000" w:rsidP="00000000" w:rsidRPr="00000000" w:rsidDel="00000000">
          <w:pPr>
            <w:pageBreakBefore w:val="0"/>
            <w:tabs>
              <w:tab w:val="right" w:pos="9025" w:leader="none"/>
            </w:tabs>
            <w:spacing w:after="80" w:before="200" w:line="240" w:lineRule="auto"/>
            <w:ind w:firstLine="0" w:left="0"/>
            <w:rPr>
              <w:rStyle w:val="Hyperlink"/>
              <w:b/>
              <w:i w:val="0"/>
              <w:strike w:val="0"/>
              <w:color w:val="000000"/>
              <w:rFonts w:ascii="Arial" w:hAnsi="Arial" w:eastAsia="Arial" w:cs="Arial"/>
              <w:vertAlign w:val="baseline"/>
              <w:u w:val="none"/>
              <w:highlight w:val="none"/>
            </w:rPr>
          </w:pPr>
          <w:hyperlink w:anchor="_67mcweh9h1vr" w:history="1">
            <w:del w:id="2e59dbc6-4255-41f3-a662-4cb898899b61" w:author="Live Bench" w:authorEmail="ai@example.com" w:date="2026-10-12T08:10:00.000Z" w:rsidR="00000000" w:rsidRPr="00000000" w:rsidDel="00000000">
              <w:r>
                <w:rPr>
                  <w:rStyle w:val="Hyperlink"/>
                  <w:b/>
                  <w:i w:val="0"/>
                  <w:strike w:val="0"/>
                  <w:color w:val="000000"/>
                  <w:rFonts w:ascii="Arial" w:hAnsi="Arial" w:eastAsia="Arial" w:cs="Arial"/>
                  <w:vertAlign w:val="baseline"/>
                  <w:u w:val="none"/>
                  <w:highlight w:val="none"/>
                </w:rPr>
                <w:delText>Histórico do Documento</w:delText>
              </w:r>
            </w:del>
          </w:hyperlink>
          <w:r w:rsidR="00000000" w:rsidRPr="00000000" w:rsidDel="00000000">
            <w:tab/>
          </w:r>
          <w:r w:rsidR="00000000" w:rsidRPr="00000000" w:rsidDel="00000000">
            <w:fldChar w:fldCharType="begin"/>
          </w:r>
          <w:r w:rsidR="00000000" w:rsidRPr="00000000" w:rsidDel="00000000">
            <w:instrText xml:space="preserve"> PAGEREF _67mcweh9h1vr \h </w:instrText>
          </w:r>
          <w:r w:rsidR="00000000" w:rsidRPr="00000000" w:rsidDel="00000000">
            <w:fldChar w:fldCharType="separate"/>
          </w:r>
          <w:del w:id="2e59dbc6-4255-41f3-a662-4cb898899b61" w:author="Live Bench" w:authorEmail="ai@example.com" w:date="2026-10-12T08:10:00.000Z" w:rsidR="00000000" w:rsidRPr="00000000" w:rsidDel="00000000">
            <w:r>
              <w:rPr>
                <w:b/>
                <w:i w:val="0"/>
                <w:strike w:val="0"/>
                <w:color w:val="000000"/>
                <w:rFonts w:ascii="Arial" w:hAnsi="Arial" w:eastAsia="Arial" w:cs="Arial"/>
                <w:vertAlign w:val="baseline"/>
                <w:u w:val="none"/>
                <w:highlight w:val="none"/>
              </w:rPr>
              <w:delText>8</w:delText>
            </w:r>
          </w:del>
          <w:ins w:id="2e59dbc6-4255-41f3-a662-4cb898899b61" w:author="Live Bench" w:authorEmail="ai@example.com" w:date="2026-10-12T08:10:00.000Z">
            <w:r>
              <w:rPr>
                <w:b/>
                <w:i w:val="0"/>
                <w:strike w:val="0"/>
                <w:color w:val="000000"/>
                <w:rFonts w:ascii="Arial" w:hAnsi="Arial" w:eastAsia="Arial" w:cs="Arial"/>
                <w:vertAlign w:val="baseline"/>
                <w:u w:val="none"/>
                <w:highlight w:val="none"/>
              </w:rPr>
              <w:t>LỊCH LÀM VIỆC</w:t>
            </w:r>
          </w:ins>
          <w:r w:rsidR="00000000" w:rsidRPr="00000000" w:rsidDel="00000000">
            <w:fldChar w:fldCharType="end"/>
          </w:r>
          <w:r w:rsidR="00000000" w:rsidRPr="00000000" w:rsidDel="00000000">
            <w:rPr>
              <w:rtl w:val="0"/>
            </w:rPr>
          </w:r>
          <w:r w:rsidR="00000000" w:rsidRPr="00000000" w:rsidDel="00000000">
            <w:fldChar w:fldCharType="end"/>
          </w:r>
        </w:p>
      </w:sdtContent>
    </w:sdt>
    <w:p w:rsidRDefault="00000000" w14:paraId="0000001E" w:rsidR="00000000" w:rsidP="00000000" w:rsidRPr="00000000" w:rsidDel="00000000">
      <w:pPr>
        <w:pageBreakBefore w:val="0"/>
        <w:rPr>
          <w:rFonts w:ascii="Nunito" w:hAnsi="Nunito" w:eastAsia="Nunito" w:cs="Nunito"/>
          <w:color w:val="000000"/>
        </w:rPr>
      </w:pPr>
      <w:r w:rsidR="00000000" w:rsidRPr="00000000" w:rsidDel="00000000">
        <w:rPr>
          <w:rtl w:val="0"/>
        </w:rPr>
      </w:r>
    </w:p>
    <w:p w:rsidRDefault="00000000" w14:paraId="0000001F"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rPr>
      </w:pPr>
      <w:r w:rsidR="00000000" w:rsidRPr="00000000" w:rsidDel="00000000">
        <w:rPr>
          <w:rtl w:val="0"/>
        </w:rPr>
      </w:r>
    </w:p>
    <w:p w:rsidRDefault="00000000" w14:paraId="00000020" w:rsidR="00000000" w:rsidP="00000000" w:rsidRPr="00000000" w:rsidDel="00000000">
      <w:pPr>
        <w:pageBreakBefore w:val="0"/>
        <w:pBdr>
          <w:top w:val="nil" w:sz="0" w:space="0"/>
          <w:left w:val="nil" w:sz="0" w:space="0"/>
          <w:bottom w:val="nil" w:sz="0" w:space="0"/>
          <w:right w:val="nil" w:sz="0" w:space="0"/>
          <w:between w:val="nil" w:sz="0" w:space="0"/>
        </w:pBdr>
        <w:shd w:fill="auto" w:val="clear"/>
        <w:rPr>
          <w:rFonts w:ascii="Nunito" w:hAnsi="Nunito" w:eastAsia="Nunito" w:cs="Nunito"/>
          <w:color w:val="000000"/>
          <w:sz w:val="32"/>
          <w:szCs w:val="32"/>
        </w:rPr>
      </w:pPr>
      <w:r w:rsidR="00000000" w:rsidRPr="00000000" w:rsidDel="00000000">
        <w:br w:type="page"/>
      </w:r>
      <w:r w:rsidR="00000000" w:rsidRPr="00000000" w:rsidDel="00000000">
        <w:rPr>
          <w:rtl w:val="0"/>
        </w:rPr>
      </w:r>
    </w:p>
    <w:p w:rsidRDefault="00000000" w14:paraId="00000021" w:rsidR="00000000" w:rsidP="00000000" w:rsidRPr="00000000" w:rsidDel="00000000">
      <w:pPr>
        <w:pStyle w:val="Heading1"/>
        <w:pageBreakBefore w:val="0"/>
        <w:rPr>
          <w:rFonts w:ascii="Nunito" w:hAnsi="Nunito" w:eastAsia="Nunito" w:cs="Nunito"/>
          <w:b/>
          <w:color w:val="ff9900"/>
        </w:rPr>
      </w:pPr>
      <w:bookmarkStart w:id="1" w:name="_y6nw3rx5yvm2"/>
      <w:bookmarkEnd w:id="1"/>
      <w:del w:id="0b7220b4-1eac-4bd2-a16c-b08e78a597d9" w:author="Live Bench" w:authorEmail="ai@example.com" w:date="2026-10-12T08:10:00.000Z" w:rsidR="00000000" w:rsidRPr="00000000" w:rsidDel="00000000">
        <w:r>
          <w:rPr>
            <w:color w:val="FF9900"/>
            <w:rFonts w:ascii="Nunito" w:hAnsi="Nunito" w:eastAsia="Nunito" w:cs="Nunito"/>
          </w:rPr>
          <w:delText>Sumário Executivo</w:delText>
        </w:r>
      </w:del>
      <w:ins w:id="0b7220b4-1eac-4bd2-a16c-b08e78a597d9" w:author="Live Bench" w:authorEmail="ai@example.com" w:date="2026-10-12T08:10:00.000Z" w:rsidR="00000000" w:rsidRPr="00000000" w:rsidDel="00000000">
        <w:r>
          <w:rPr>
            <w:color w:val="FF9900"/>
            <w:rFonts w:ascii="Nunito" w:hAnsi="Nunito" w:eastAsia="Nunito" w:cs="Nunito"/>
          </w:rPr>
          <w:t xml:space="preserve">1) Đ/c Vũ Tiến Điền (TB), Nguyễn Tiến Cường (PBTT): Làm việc tại cơ quan. </w:t>
        </w:r>
      </w:ins>
    </w:p>
    <w:p w:rsidRDefault="00000000" w14:paraId="00000022" w:rsidR="00000000" w:rsidP="00000000" w:rsidRPr="00000000" w:rsidDel="00000000">
      <w:pPr>
        <w:pageBreakBefore w:val="0"/>
        <w:rPr>
          <w:color w:val="000000"/>
          <w:rFonts w:ascii="Arial" w:hAnsi="Arial" w:eastAsia="Arial" w:cs="Arial"/>
        </w:rPr>
      </w:pPr>
      <w:del w:id="297bf869-789e-4c7c-8158-8c59e9c743da" w:author="Live Bench" w:authorEmail="ai@example.com" w:date="2026-10-12T08:10:00.000Z" w:rsidR="00000000" w:rsidRPr="00000000" w:rsidDel="00000000">
        <w:r>
          <w:rPr>
            <w:color w:val="000000"/>
            <w:rFonts w:ascii="Arial" w:hAnsi="Arial" w:eastAsia="Arial" w:cs="Arial"/>
          </w:rPr>
          <w:delText>Texto - opcional</w:delText>
        </w:r>
      </w:del>
      <w:ins w:id="297bf869-789e-4c7c-8158-8c59e9c743da" w:author="Live Bench" w:authorEmail="ai@example.com" w:date="2026-10-12T08:10:00.000Z" w:rsidR="00000000" w:rsidRPr="00000000" w:rsidDel="00000000">
        <w:r>
          <w:rPr>
            <w:color w:val="000000"/>
            <w:rFonts w:ascii="Arial" w:hAnsi="Arial" w:eastAsia="Arial" w:cs="Arial"/>
          </w:rPr>
          <w:t>2) 8h00: Đ/c Mạc Đình Huấn (PB): Dự lớp Bồi dưỡng, cập nhật kiến thức dành cho chức danh Lãnh đạo Ban Tuyên giáo Tỉnh uỷ. Địa điểm: Tầng 1 - Nhà A15, Học viện Chính trị quốc gia Hồ Chí Minh, số 419 đường Hoàng Quốc Việt, Nghĩa Tân, Cầu Giấy, Hà Nội (thời gian từ ngày 15/8/2022 đến ngày 19/8/2022).</w:t>
        </w:r>
      </w:ins>
    </w:p>
    <w:p w:rsidRDefault="00000000" w14:paraId="00000023" w:rsidR="00000000" w:rsidP="00000000" w:rsidRPr="00000000" w:rsidDel="00000000">
      <w:pPr>
        <w:pStyle w:val="Heading1"/>
        <w:pageBreakBefore w:val="0"/>
        <w:rPr>
          <w:rFonts w:ascii="Nunito" w:hAnsi="Nunito" w:eastAsia="Nunito" w:cs="Nunito"/>
          <w:color w:val="ff9900"/>
        </w:rPr>
      </w:pPr>
      <w:bookmarkStart w:id="2" w:name="_utyvhucm065d"/>
      <w:bookmarkEnd w:id="2"/>
      <w:del w:id="851645f3-88e2-4a62-8939-b876314e2f1e" w:author="Live Bench" w:authorEmail="ai@example.com" w:date="2026-10-12T08:10:00.000Z" w:rsidR="00000000" w:rsidRPr="00000000" w:rsidDel="00000000">
        <w:r>
          <w:rPr>
            <w:color w:val="FF9900"/>
            <w:rFonts w:ascii="Nunito" w:hAnsi="Nunito" w:eastAsia="Nunito" w:cs="Nunito"/>
          </w:rPr>
          <w:delText>Histórico / Apresentação</w:delText>
        </w:r>
      </w:del>
      <w:ins w:id="851645f3-88e2-4a62-8939-b876314e2f1e" w:author="Live Bench" w:authorEmail="ai@example.com" w:date="2026-10-12T08:10:00.000Z" w:rsidR="00000000" w:rsidRPr="00000000" w:rsidDel="00000000">
        <w:r>
          <w:rPr>
            <w:color w:val="FF9900"/>
            <w:rFonts w:ascii="Nunito" w:hAnsi="Nunito" w:eastAsia="Nunito" w:cs="Nunito"/>
          </w:rPr>
          <w:t xml:space="preserve">3) 8h00: Đ/c Khiêm: Giảng bài lớp bồi dưỡng chính trị hè tại huyện Chơn Thành. </w:t>
        </w:r>
      </w:ins>
    </w:p>
    <w:p w:rsidRDefault="00000000" w14:paraId="00000024" w:rsidR="00000000" w:rsidP="00000000" w:rsidRPr="00000000" w:rsidDel="00000000">
      <w:pPr>
        <w:pageBreakBefore w:val="0"/>
        <w:rPr>
          <w:color w:val="000000"/>
          <w:rFonts w:ascii="Arial" w:hAnsi="Arial" w:eastAsia="Arial" w:cs="Arial"/>
        </w:rPr>
      </w:pPr>
      <w:del w:id="100f01d8-788f-4604-be1a-39ff25262cad" w:author="Live Bench" w:authorEmail="ai@example.com" w:date="2026-10-12T08:10:00.000Z" w:rsidR="00000000" w:rsidRPr="00000000" w:rsidDel="00000000">
        <w:r>
          <w:rPr>
            <w:color w:val="000000"/>
            <w:rFonts w:ascii="Arial" w:hAnsi="Arial" w:eastAsia="Arial" w:cs="Arial"/>
          </w:rPr>
          <w:delText>Texto</w:delText>
        </w:r>
      </w:del>
      <w:ins w:id="100f01d8-788f-4604-be1a-39ff25262cad" w:author="Live Bench" w:authorEmail="ai@example.com" w:date="2026-10-12T08:10:00.000Z" w:rsidR="00000000" w:rsidRPr="00000000" w:rsidDel="00000000">
        <w:r>
          <w:rPr>
            <w:color w:val="000000"/>
            <w:rFonts w:ascii="Arial" w:hAnsi="Arial" w:eastAsia="Arial" w:cs="Arial"/>
          </w:rPr>
          <w:t>CHIỀU1) 14h00: Đ/c Vũ Tiến Điền (TB): Dự họp Ban Tổ chức các hoạt động kỷ niệm 50 năm Chiến thắng Chốt chặn Tàu Ô (28/8/1972-28/8/2022).  Địa điểm: Phòng họp A, UBND tỉnh.Cùng dự: Đ/c Quân. 2) 14h45 – 15h00: Đ/c Nguyễn Tiến Cường (PBB): Dự họp Thường trực Tỉnh uỷ phiên thứ 50/2022. Nội dung: Nghe Văn phòng Tỉnh ủy báo cáo nội dung Công văn số 1853-CV/BND ngày 26/7/2022 của Báo Nhân dân và công tác chuẩn bị in đóng tập các kết luận của Ban Thường vụ Tỉnh ủy về thực hiện Chương trình số 17-CTr/TU. Địa điểm: phòng họp C -Tỉnh uỷ (giao đ/c Đức chuẩn bị nội dung). 3) 15h30: Đ/c Vũ Tiến Điền (TB): Chủ trì họp nghe báo cáo các nội dung:- 15h30: Nghe Phòng Tuyên truyền – Tổng hợp báo cáo công tác chuẩn bị tiếp đoàn và làm việc với đoàn khảo sát Ban Tuyên giáo Trung ương. Thành phần: Đ/c Nguyễn Tiến Cường (PBTT), Đức, Hùng, Thành Trung, Giang, Bình. Mời dự: Đại diện Lãnh đạo phòng Tài chính – Quản trị, VPTU cùng dự. - 16h15: Nghe Phòng Tuyên truyền – Tổng hợp phối hợp với phòng LL-VH-LSĐ báo cáo công tác chuẩn bị tổ chức các hoạt động và tọa đàm 50 năm chiến thắng Tàu Ô (28/81972-28/8/2022). Thành phần: Đ/c Nguyễn Tiến Cường (PBTT), Quân, Đức, Hùng, Danh, Quang Trung, Minh An, Thành Trung. 3) 14h00: Đ/c Khiêm: Giảng bài lớp bồi dưỡng chính trị hè tại huyện Chơn Thành.</w:t>
        </w:r>
      </w:ins>
    </w:p>
    <w:p w:rsidRDefault="00000000" w14:paraId="00000025" w:rsidR="00000000" w:rsidP="00000000" w:rsidRPr="00000000" w:rsidDel="00000000">
      <w:pPr>
        <w:pStyle w:val="Heading1"/>
        <w:pageBreakBefore w:val="0"/>
        <w:rPr>
          <w:rFonts w:ascii="Nunito" w:hAnsi="Nunito" w:eastAsia="Nunito" w:cs="Nunito"/>
          <w:color w:val="ff9900"/>
        </w:rPr>
      </w:pPr>
      <w:bookmarkStart w:id="3" w:name="_srv0atv0smbe"/>
      <w:bookmarkEnd w:id="3"/>
      <w:del w:id="37a63e72-12cb-4f2f-a84f-9e9ba0eddccf" w:author="Live Bench" w:authorEmail="ai@example.com" w:date="2026-10-12T08:10:00.000Z" w:rsidR="00000000" w:rsidRPr="00000000" w:rsidDel="00000000">
        <w:r>
          <w:rPr>
            <w:color w:val="FF9900"/>
            <w:rFonts w:ascii="Nunito" w:hAnsi="Nunito" w:eastAsia="Nunito" w:cs="Nunito"/>
          </w:rPr>
          <w:delText>Metodologia</w:delText>
        </w:r>
      </w:del>
      <w:ins w:id="37a63e72-12cb-4f2f-a84f-9e9ba0eddccf" w:author="Live Bench" w:authorEmail="ai@example.com" w:date="2026-10-12T08:10:00.000Z" w:rsidR="00000000" w:rsidRPr="00000000" w:rsidDel="00000000">
        <w:r>
          <w:rPr>
            <w:color w:val="FF9900"/>
            <w:rFonts w:ascii="Nunito" w:hAnsi="Nunito" w:eastAsia="Nunito" w:cs="Nunito"/>
          </w:rPr>
          <w:t>CHIỀU</w:t>
        </w:r>
      </w:ins>
    </w:p>
    <w:p w:rsidRDefault="00000000" w14:paraId="00000026" w:rsidR="00000000" w:rsidP="00000000" w:rsidRPr="00000000" w:rsidDel="00000000">
      <w:pPr>
        <w:pageBreakBefore w:val="0"/>
        <w:rPr>
          <w:color w:val="000000"/>
          <w:rFonts w:ascii="Arial" w:hAnsi="Arial" w:eastAsia="Arial" w:cs="Arial"/>
        </w:rPr>
      </w:pPr>
      <w:del w:id="7f88fe60-f81c-4c3c-8b2e-7c4f2fb06c06" w:author="Live Bench" w:authorEmail="ai@example.com" w:date="2026-10-12T08:10:00.000Z" w:rsidR="00000000" w:rsidRPr="00000000" w:rsidDel="00000000">
        <w:r>
          <w:rPr>
            <w:color w:val="000000"/>
            <w:rFonts w:ascii="Arial" w:hAnsi="Arial" w:eastAsia="Arial" w:cs="Arial"/>
          </w:rPr>
          <w:delText>Incluir texto sobre a execução do planejamento estratégico, etapas, participantes, etc.</w:delText>
        </w:r>
      </w:del>
      <w:ins w:id="7f88fe60-f81c-4c3c-8b2e-7c4f2fb06c06" w:author="Live Bench" w:authorEmail="ai@example.com" w:date="2026-10-12T08:10:00.000Z" w:rsidR="00000000" w:rsidRPr="00000000" w:rsidDel="00000000">
        <w:r>
          <w:rPr>
            <w:color w:val="000000"/>
            <w:rFonts w:ascii="Arial" w:hAnsi="Arial" w:eastAsia="Arial" w:cs="Arial"/>
          </w:rPr>
          <w:t>CHIỀU</w:t>
        </w:r>
      </w:ins>
    </w:p>
    <w:p w:rsidRDefault="00000000" w14:paraId="00000027" w:rsidR="00000000" w:rsidP="00000000" w:rsidRPr="00000000" w:rsidDel="00000000">
      <w:pPr>
        <w:pageBreakBefore w:val="0"/>
        <w:rPr>
          <w:rFonts w:ascii="Arial" w:hAnsi="Arial" w:eastAsia="Arial" w:cs="Arial"/>
          <w:color w:val="000000"/>
        </w:rPr>
      </w:pPr>
      <w:r w:rsidR="00000000" w:rsidRPr="00000000" w:rsidDel="00000000">
        <w:rPr>
          <w:rFonts w:ascii="Arial" w:hAnsi="Arial" w:eastAsia="Arial" w:cs="Arial"/>
          <w:color w:val="000000"/>
        </w:rPr>
        <w:drawing>
          <wp:inline distB="19050" distT="19050" distL="19050" distR="19050">
            <wp:extent cx="5734050" cy="3609975"/>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3606800"/>
                    </a:xfrm>
                    <a:prstGeom prst="rect"/>
                    <a:ln/>
                  </pic:spPr>
                </pic:pic>
              </a:graphicData>
            </a:graphic>
            <wp:cNvGraphicFramePr>
              <a:graphicFrameLocks xmlns:a="http://schemas.openxmlformats.org/drawingml/2006/main" noChangeAspect="1"/>
            </wp:cNvGraphicFramePr>
          </wp:inline>
        </w:drawing>
      </w:r>
      <w:r w:rsidR="00000000" w:rsidRPr="00000000" w:rsidDel="00000000">
        <w:rPr>
          <w:rtl w:val="0"/>
        </w:rPr>
      </w:r>
    </w:p>
    <w:p w:rsidRDefault="00000000" w14:paraId="00000028" w:rsidR="00000000" w:rsidP="00000000" w:rsidRPr="00000000" w:rsidDel="00000000">
      <w:pPr>
        <w:pageBreakBefore w:val="0"/>
        <w:rPr>
          <w:color w:val="000000"/>
          <w:rFonts w:ascii="Arial" w:hAnsi="Arial" w:eastAsia="Arial" w:cs="Arial"/>
        </w:rPr>
      </w:pPr>
      <w:del w:id="dd53fb2f-b1a7-4233-b197-4be6dc527c9a" w:author="Live Bench" w:authorEmail="ai@example.com" w:date="2026-10-12T08:10:00.000Z" w:rsidR="00000000" w:rsidRPr="00000000" w:rsidDel="00000000">
        <w:r>
          <w:rPr>
            <w:color w:val="000000"/>
            <w:rFonts w:ascii="Arial" w:hAnsi="Arial" w:eastAsia="Arial" w:cs="Arial"/>
          </w:rPr>
          <w:delText>Figura 1. Sequência e produtos do Planejamento Estratégico (</w:delText>
        </w:r>
        <w:r>
          <w:rPr>
            <w:i/>
            <w:color w:val="000000"/>
            <w:rFonts w:ascii="Arial" w:hAnsi="Arial" w:eastAsia="Arial" w:cs="Arial"/>
          </w:rPr>
          <w:delText>SUGESTÃO</w:delText>
        </w:r>
        <w:r>
          <w:rPr>
            <w:color w:val="000000"/>
            <w:rFonts w:ascii="Arial" w:hAnsi="Arial" w:eastAsia="Arial" w:cs="Arial"/>
          </w:rPr>
          <w:delText>)</w:delText>
        </w:r>
      </w:del>
      <w:ins w:id="dd53fb2f-b1a7-4233-b197-4be6dc527c9a" w:author="Live Bench" w:authorEmail="ai@example.com" w:date="2026-10-12T08:10:00.000Z" w:rsidR="00000000" w:rsidRPr="00000000" w:rsidDel="00000000">
        <w:r>
          <w:rPr>
            <w:color w:val="000000"/>
            <w:rFonts w:ascii="Arial" w:hAnsi="Arial" w:eastAsia="Arial" w:cs="Arial"/>
          </w:rPr>
          <w:t>1) 14h00: Đ/c Vũ Tiến Điền (TB): Dự họp Ban Tổ chức các hoạt động kỷ niệm 50 năm Chiến thắng Chốt chặn Tàu Ô (28/8/1972-28/8/2022).  Địa điểm: Phòng họp A, UBND tỉnh.Cùng dự: Đ/c Quân. 2) 14h45 – 15h00: Đ/c Nguyễn Tiến Cường (PBB): Dự họp Thường trực Tỉnh uỷ phiên thứ 50/2022. Nội dung: Nghe Văn phòng Tỉnh ủy báo cáo nội dung Công văn số 1853-CV/BND ngày 26/7/2022 của Báo Nhân dân và công tác chuẩn bị in đóng tập các kết luận của Ban Thường vụ Tỉnh ủy về thực hiện Chương trình số 17-CTr/TU. Địa điểm: phòng họp C -Tỉnh uỷ (giao đ/c Đức chuẩn bị nội dung). 3) 15h30: Đ/c Vũ Tiến Điền (TB): Chủ trì họp nghe báo cáo các nội dung:- 15h30: Nghe Phòng Tuyên truyền – Tổng hợp báo cáo công tác chuẩn bị tiếp đoàn và làm việc với đoàn khảo sát Ban Tuyên giáo Trung ương. Thành phần: Đ/c Nguyễn Tiến Cường (PBTT), Đức, Hùng, Thành Trung, Giang, Bình. Mời dự: Đại diện Lãnh đạo phòng Tài chính – Quản trị, VPTU cùng dự. - 16h15: Nghe Phòng Tuyên truyền – Tổng hợp phối hợp với phòng LL-VH-LSĐ báo cáo công tác chuẩn bị tổ chức các hoạt động và tọa đàm 50 năm chiến thắng Tàu Ô (28/81972-28/8/2022). Thành phần: Đ/c Nguyễn Tiến Cường (PBTT), Quân, Đức, Hùng, Danh, Quang Trung, Minh An, Thành Trung. 3) 14h00: Đ/c Khiêm: Giảng bài lớp bồi dưỡng chính trị hè tại huyện Chơn Thành.</w:t>
        </w:r>
      </w:ins>
    </w:p>
    <w:p w:rsidRDefault="00000000" w14:paraId="00000029" w:rsidR="00000000" w:rsidP="00000000" w:rsidRPr="00000000" w:rsidDel="00000000">
      <w:pPr>
        <w:pStyle w:val="Heading1"/>
        <w:pageBreakBefore w:val="0"/>
        <w:rPr>
          <w:rFonts w:ascii="Nunito" w:hAnsi="Nunito" w:eastAsia="Nunito" w:cs="Nunito"/>
          <w:color w:val="ff9900"/>
        </w:rPr>
      </w:pPr>
      <w:bookmarkStart w:id="4" w:name="_cps3jgucmxa"/>
      <w:bookmarkEnd w:id="4"/>
      <w:r w:rsidR="00000000" w:rsidRPr="00000000" w:rsidDel="00000000">
        <w:rPr>
          <w:rtl w:val="0"/>
        </w:rPr>
      </w:r>
    </w:p>
    <w:p w:rsidRDefault="00000000" w14:paraId="0000002A" w:rsidR="00000000" w:rsidP="00000000" w:rsidRPr="00000000" w:rsidDel="00000000">
      <w:pPr>
        <w:pStyle w:val="Heading1"/>
        <w:pageBreakBefore w:val="0"/>
        <w:rPr>
          <w:rFonts w:ascii="Nunito" w:hAnsi="Nunito" w:eastAsia="Nunito" w:cs="Nunito"/>
          <w:color w:val="ff9900"/>
        </w:rPr>
      </w:pPr>
      <w:bookmarkStart w:id="5" w:name="_ut93eb3aeqax"/>
      <w:bookmarkEnd w:id="5"/>
      <w:r w:rsidR="00000000" w:rsidRPr="00000000" w:rsidDel="00000000">
        <w:rPr>
          <w:rtl w:val="0"/>
        </w:rPr>
      </w:r>
    </w:p>
    <w:p w:rsidRDefault="00000000" w14:paraId="0000002B" w:rsidR="00000000" w:rsidP="00000000" w:rsidRPr="00000000" w:rsidDel="00000000">
      <w:pPr>
        <w:pStyle w:val="Heading1"/>
        <w:pageBreakBefore w:val="0"/>
        <w:rPr>
          <w:rFonts w:ascii="Nunito" w:hAnsi="Nunito" w:eastAsia="Nunito" w:cs="Nunito"/>
          <w:color w:val="ff9900"/>
        </w:rPr>
      </w:pPr>
      <w:bookmarkStart w:id="6" w:name="_9kiyq7433qi6"/>
      <w:bookmarkEnd w:id="6"/>
      <w:r w:rsidR="00000000" w:rsidRPr="00000000" w:rsidDel="00000000">
        <w:rPr>
          <w:rtl w:val="0"/>
        </w:rPr>
      </w:r>
    </w:p>
    <w:p w:rsidRDefault="00000000" w14:paraId="0000002C" w:rsidR="00000000" w:rsidP="00000000" w:rsidRPr="00000000" w:rsidDel="00000000">
      <w:pPr>
        <w:pStyle w:val="Heading1"/>
        <w:pageBreakBefore w:val="0"/>
        <w:rPr>
          <w:rFonts w:ascii="Nunito" w:hAnsi="Nunito" w:eastAsia="Nunito" w:cs="Nunito"/>
          <w:color w:val="ff9900"/>
        </w:rPr>
      </w:pPr>
      <w:bookmarkStart w:id="7" w:name="_qbx4ourfeck3"/>
      <w:bookmarkEnd w:id="7"/>
      <w:del w:id="b28c8fdd-6d68-4e28-a8b5-d953562b4c2a" w:author="Live Bench" w:authorEmail="ai@example.com" w:date="2026-10-12T08:10:00.000Z" w:rsidR="00000000" w:rsidRPr="00000000" w:rsidDel="00000000">
        <w:r>
          <w:rPr>
            <w:color w:val="FF9900"/>
            <w:rFonts w:ascii="Nunito" w:hAnsi="Nunito" w:eastAsia="Nunito" w:cs="Nunito"/>
          </w:rPr>
          <w:delText>Planejamento Estratégico</w:delText>
        </w:r>
      </w:del>
      <w:ins w:id="b28c8fdd-6d68-4e28-a8b5-d953562b4c2a" w:author="Live Bench" w:authorEmail="ai@example.com" w:date="2026-10-12T08:10:00.000Z" w:rsidR="00000000" w:rsidRPr="00000000" w:rsidDel="00000000">
        <w:r>
          <w:rPr>
            <w:color w:val="FF9900"/>
            <w:rFonts w:ascii="Nunito" w:hAnsi="Nunito" w:eastAsia="Nunito" w:cs="Nunito"/>
          </w:rPr>
          <w:t>1) 14h00: Đ/c Vũ Tiến Điền (TB): Dự họp Ban Tổ chức các hoạt động kỷ niệm 50 năm Chiến thắng Chốt chặn Tàu Ô (28/8/1972-28/8/2022).  Địa điểm: Phòng họp A, UBND tỉnh.</w:t>
        </w:r>
      </w:ins>
    </w:p>
    <w:p w:rsidRDefault="00000000" w14:paraId="0000002D" w:rsidR="00000000" w:rsidP="00000000" w:rsidRPr="00000000" w:rsidDel="00000000">
      <w:pPr>
        <w:pStyle w:val="Heading2"/>
        <w:pageBreakBefore w:val="0"/>
        <w:rPr>
          <w:rFonts w:ascii="Arial" w:hAnsi="Arial" w:eastAsia="Arial" w:cs="Arial"/>
          <w:color w:val="ff9900"/>
        </w:rPr>
      </w:pPr>
      <w:bookmarkStart w:id="8" w:name="_4pckcas6xqfv"/>
      <w:bookmarkEnd w:id="8"/>
      <w:del w:id="0afb18f1-e6b3-43fe-bea2-dd3d1ec030ff" w:author="Live Bench" w:authorEmail="ai@example.com" w:date="2026-10-12T08:10:00.000Z" w:rsidR="00000000" w:rsidRPr="00000000" w:rsidDel="00000000">
        <w:r>
          <w:rPr>
            <w:color w:val="FF9900"/>
            <w:rFonts w:ascii="Arial" w:hAnsi="Arial" w:eastAsia="Arial" w:cs="Arial"/>
          </w:rPr>
          <w:delText>Identidade Organizacional</w:delText>
        </w:r>
      </w:del>
      <w:ins w:id="0afb18f1-e6b3-43fe-bea2-dd3d1ec030ff" w:author="Live Bench" w:authorEmail="ai@example.com" w:date="2026-10-12T08:10:00.000Z" w:rsidR="00000000" w:rsidRPr="00000000" w:rsidDel="00000000">
        <w:r>
          <w:rPr>
            <w:color w:val="FF9900"/>
            <w:rFonts w:ascii="Arial" w:hAnsi="Arial" w:eastAsia="Arial" w:cs="Arial"/>
          </w:rPr>
          <w:t xml:space="preserve">Cùng dự: Đ/c Quân. </w:t>
        </w:r>
      </w:ins>
    </w:p>
    <w:p w:rsidRDefault="00000000" w14:paraId="0000002E" w:rsidR="00000000" w:rsidP="00000000" w:rsidRPr="00000000" w:rsidDel="00000000">
      <w:pPr>
        <w:pStyle w:val="Heading3"/>
        <w:pageBreakBefore w:val="0"/>
        <w:rPr>
          <w:color w:val="ff9900"/>
        </w:rPr>
      </w:pPr>
      <w:bookmarkStart w:id="9" w:name="_qmk4j01b60jj"/>
      <w:bookmarkEnd w:id="9"/>
      <w:del w:id="972dbbd3-34c4-4d43-bd67-575225f8cf03" w:author="Live Bench" w:authorEmail="ai@example.com" w:date="2026-10-12T08:10:00.000Z" w:rsidR="00000000" w:rsidRPr="00000000" w:rsidDel="00000000">
        <w:r>
          <w:rPr>
            <w:color w:val="FF9900"/>
            <w:rFonts w:ascii="Roboto" w:hAnsi="Roboto" w:eastAsia="Roboto" w:cs="Roboto"/>
          </w:rPr>
          <w:delText>Missão</w:delText>
        </w:r>
      </w:del>
      <w:ins w:id="972dbbd3-34c4-4d43-bd67-575225f8cf03" w:author="Live Bench" w:authorEmail="ai@example.com" w:date="2026-10-12T08:10:00.000Z" w:rsidR="00000000" w:rsidRPr="00000000" w:rsidDel="00000000">
        <w:r>
          <w:rPr>
            <w:color w:val="FF9900"/>
            <w:rFonts w:ascii="Roboto" w:hAnsi="Roboto" w:eastAsia="Roboto" w:cs="Roboto"/>
          </w:rPr>
          <w:t xml:space="preserve">2) 14h45 – 15h00: Đ/c Nguyễn Tiến Cường (PBB): Dự họp Thường trực Tỉnh uỷ phiên thứ 50/2022. Nội dung: Nghe Văn phòng Tỉnh ủy báo cáo nội dung Công văn số 1853-CV/BND ngày 26/7/2022 của Báo Nhân dân và công tác chuẩn bị in đóng tập các kết luận của Ban Thường vụ Tỉnh ủy về thực hiện Chương trình số 17-CTr/TU. Địa điểm: phòng họp C -Tỉnh uỷ (giao đ/c Đức chuẩn bị nội dung). </w:t>
        </w:r>
      </w:ins>
    </w:p>
    <w:tbl>
      <w:tblPr>
        <w:tblStyle w:val="Table1"/>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AUTO"/>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2F"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b/>
                <w:rFonts w:ascii="Roboto" w:hAnsi="Roboto" w:eastAsia="Roboto" w:cs="Roboto"/>
              </w:rPr>
            </w:pPr>
            <w:del w:id="e7f96720-5f4d-4d25-b94d-cfd081c76dbd" w:author="Live Bench" w:authorEmail="ai@example.com" w:date="2026-10-12T08:10:00.000Z" w:rsidR="00000000" w:rsidRPr="00000000" w:rsidDel="00000000">
              <w:r>
                <w:rPr>
                  <w:b/>
                  <w:rFonts w:ascii="Roboto" w:hAnsi="Roboto" w:eastAsia="Roboto" w:cs="Roboto"/>
                </w:rPr>
                <w:delText>MISSÃO:</w:delText>
              </w:r>
            </w:del>
          </w:p>
          <w:p w:rsidRDefault="00000000" w14:paraId="0000003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Roboto" w:hAnsi="Roboto" w:eastAsia="Roboto" w:cs="Roboto"/>
              </w:rPr>
            </w:pPr>
            <w:del w:id="e7f96720-5f4d-4d25-b94d-cfd081c76dbd" w:author="Live Bench" w:authorEmail="ai@example.com" w:date="2026-10-12T08:10:00.000Z" w:rsidR="00000000" w:rsidRPr="00000000" w:rsidDel="00000000">
              <w:r>
                <w:rPr>
                  <w:rFonts w:ascii="Roboto" w:hAnsi="Roboto" w:eastAsia="Roboto" w:cs="Roboto"/>
                </w:rPr>
                <w:delText>TEXTO DA MISSÃO</w:delText>
              </w:r>
            </w:del>
            <w:ins w:id="e7f96720-5f4d-4d25-b94d-cfd081c76dbd" w:author="Live Bench" w:authorEmail="ai@example.com" w:date="2026-10-12T08:10:00.000Z" w:rsidR="00000000" w:rsidRPr="00000000" w:rsidDel="00000000">
              <w:r>
                <w:rPr>
                  <w:rFonts w:ascii="Roboto" w:hAnsi="Roboto" w:eastAsia="Roboto" w:cs="Roboto"/>
                </w:rPr>
                <w:t>3) 15h30: Đ/c Vũ Tiến Điền (TB): Chủ trì</w:t>
              </w:r>
              <w:r>
                <w:rPr>
                  <w:rFonts w:ascii="Roboto" w:hAnsi="Roboto" w:eastAsia="Roboto" w:cs="Roboto"/>
                </w:rPr>
                <w:t xml:space="preserve"> họp nghe báo cáo các nội dung:</w:t>
              </w:r>
            </w:ins>
          </w:p>
          <w:p w:rsidRDefault="00000000" w14:paraId="0000003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p w:rsidRDefault="00000000" w14:paraId="00000032"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p w:rsidRDefault="00000000" w14:paraId="0000003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p w:rsidRDefault="00000000" w14:paraId="0000003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p w:rsidRDefault="00000000" w14:paraId="0000003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p w:rsidRDefault="00000000" w14:paraId="0000003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pPr>
            <w:r w:rsidR="00000000" w:rsidRPr="00000000" w:rsidDel="00000000">
              <w:rPr>
                <w:rtl w:val="0"/>
              </w:rPr>
            </w:r>
          </w:p>
        </w:tc>
      </w:tr>
    </w:tbl>
    <w:p w:rsidRDefault="00000000" w14:paraId="00000037" w:rsidR="00000000" w:rsidP="00000000" w:rsidRPr="00000000" w:rsidDel="00000000">
      <w:pPr>
        <w:pStyle w:val="Subtitle"/>
        <w:pageBreakBefore w:val="0"/>
        <w:rPr>
          <w:rFonts w:ascii="Arial" w:hAnsi="Arial" w:eastAsia="Arial" w:cs="Arial"/>
          <w:color w:val="ff9900"/>
          <w:sz w:val="26"/>
          <w:szCs w:val="26"/>
        </w:rPr>
      </w:pPr>
      <w:bookmarkStart w:id="10" w:name="_b84e2aianagk"/>
      <w:bookmarkEnd w:id="10"/>
      <w:r w:rsidR="00000000" w:rsidRPr="00000000" w:rsidDel="00000000">
        <w:rPr>
          <w:rtl w:val="0"/>
        </w:rPr>
      </w:r>
    </w:p>
    <w:p w:rsidRDefault="00000000" w14:paraId="00000038" w:rsidR="00000000" w:rsidP="00000000" w:rsidRPr="00000000" w:rsidDel="00000000">
      <w:pPr>
        <w:pStyle w:val="Heading3"/>
        <w:pageBreakBefore w:val="0"/>
        <w:rPr>
          <w:color w:val="ff9900"/>
        </w:rPr>
      </w:pPr>
      <w:bookmarkStart w:id="11" w:name="_pel7i3t0eyfy"/>
      <w:bookmarkEnd w:id="11"/>
      <w:del w:id="3396abd9-a1a1-422e-9a77-2a251c609ba7" w:author="Live Bench" w:authorEmail="ai@example.com" w:date="2026-10-12T08:10:00.000Z" w:rsidR="00000000" w:rsidRPr="00000000" w:rsidDel="00000000">
        <w:r>
          <w:rPr>
            <w:color w:val="FF9900"/>
            <w:rFonts w:ascii="Roboto" w:hAnsi="Roboto" w:eastAsia="Roboto" w:cs="Roboto"/>
          </w:rPr>
          <w:delText>Visão</w:delText>
        </w:r>
      </w:del>
      <w:ins w:id="3396abd9-a1a1-422e-9a77-2a251c609ba7" w:author="Live Bench" w:authorEmail="ai@example.com" w:date="2026-10-12T08:10:00.000Z" w:rsidR="00000000" w:rsidRPr="00000000" w:rsidDel="00000000">
        <w:r>
          <w:rPr>
            <w:color w:val="FF9900"/>
            <w:rFonts w:ascii="Roboto" w:hAnsi="Roboto" w:eastAsia="Roboto" w:cs="Roboto"/>
          </w:rPr>
          <w:t xml:space="preserve">Thành phần: Đ/c Nguyễn Tiến Cường (PBTT), Quân, Đức, Hùng, Danh, Quang Trung, Minh An, Thành Trung. </w:t>
        </w:r>
      </w:ins>
    </w:p>
    <w:tbl>
      <w:tblPr>
        <w:tblStyle w:val="Table2"/>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AUTO"/>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39" w:rsidR="00000000" w:rsidP="00000000" w:rsidRPr="00000000" w:rsidDel="00000000">
            <w:pPr>
              <w:pageBreakBefore w:val="0"/>
              <w:widowControl w:val="0"/>
              <w:spacing w:before="0" w:line="240" w:lineRule="auto"/>
              <w:rPr>
                <w:b/>
                <w:rFonts w:ascii="Roboto" w:hAnsi="Roboto" w:eastAsia="Roboto" w:cs="Roboto"/>
              </w:rPr>
            </w:pPr>
            <w:del w:id="73d3825a-c37f-4b79-806e-ff969ca883f4" w:author="Live Bench" w:authorEmail="ai@example.com" w:date="2026-10-12T08:10:00.000Z" w:rsidR="00000000" w:rsidRPr="00000000" w:rsidDel="00000000">
              <w:r>
                <w:rPr>
                  <w:b/>
                  <w:rFonts w:ascii="Roboto" w:hAnsi="Roboto" w:eastAsia="Roboto" w:cs="Roboto"/>
                </w:rPr>
                <w:delText>VISÃO AAAA - AAAA:</w:delText>
              </w:r>
            </w:del>
          </w:p>
          <w:p w:rsidRDefault="00000000" w14:paraId="0000003A" w:rsidR="00000000" w:rsidP="00000000" w:rsidRPr="00000000" w:rsidDel="00000000">
            <w:pPr>
              <w:pageBreakBefore w:val="0"/>
              <w:widowControl w:val="0"/>
              <w:spacing w:before="0" w:line="240" w:lineRule="auto"/>
              <w:rPr>
                <w:rFonts w:ascii="Roboto" w:hAnsi="Roboto" w:eastAsia="Roboto" w:cs="Roboto"/>
              </w:rPr>
            </w:pPr>
            <w:del w:id="73d3825a-c37f-4b79-806e-ff969ca883f4" w:author="Live Bench" w:authorEmail="ai@example.com" w:date="2026-10-12T08:10:00.000Z" w:rsidR="00000000" w:rsidRPr="00000000" w:rsidDel="00000000">
              <w:r>
                <w:rPr>
                  <w:rFonts w:ascii="Roboto" w:hAnsi="Roboto" w:eastAsia="Roboto" w:cs="Roboto"/>
                </w:rPr>
                <w:delText>TEXTO DA VISÃO</w:delText>
              </w:r>
            </w:del>
            <w:ins w:id="73d3825a-c37f-4b79-806e-ff969ca883f4" w:author="Live Bench" w:authorEmail="ai@example.com" w:date="2026-10-12T08:10:00.000Z" w:rsidR="00000000" w:rsidRPr="00000000" w:rsidDel="00000000">
              <w:r>
                <w:rPr>
                  <w:b/>
                  <w:rFonts w:ascii="Roboto" w:hAnsi="Roboto" w:eastAsia="Roboto" w:cs="Roboto"/>
                </w:rPr>
                <w:t>3) 14h00: Đ/c Khiêm: Giảng bài lớp bồi dưỡng chính trị hè tại huyện Chơn Thành.</w:t>
              </w:r>
            </w:ins>
          </w:p>
          <w:p w:rsidRDefault="00000000" w14:paraId="0000003B" w:rsidR="00000000" w:rsidP="00000000" w:rsidRPr="00000000" w:rsidDel="00000000">
            <w:pPr>
              <w:pageBreakBefore w:val="0"/>
              <w:widowControl w:val="0"/>
              <w:spacing w:before="0" w:line="240" w:lineRule="auto"/>
            </w:pPr>
            <w:r w:rsidR="00000000" w:rsidRPr="00000000" w:rsidDel="00000000">
              <w:rPr>
                <w:rtl w:val="0"/>
              </w:rPr>
            </w:r>
          </w:p>
          <w:p w:rsidRDefault="00000000" w14:paraId="0000003C" w:rsidR="00000000" w:rsidP="00000000" w:rsidRPr="00000000" w:rsidDel="00000000">
            <w:pPr>
              <w:pageBreakBefore w:val="0"/>
              <w:widowControl w:val="0"/>
              <w:spacing w:before="0" w:line="240" w:lineRule="auto"/>
            </w:pPr>
            <w:r w:rsidR="00000000" w:rsidRPr="00000000" w:rsidDel="00000000">
              <w:rPr>
                <w:rtl w:val="0"/>
              </w:rPr>
            </w:r>
          </w:p>
          <w:p w:rsidRDefault="00000000" w14:paraId="0000003D" w:rsidR="00000000" w:rsidP="00000000" w:rsidRPr="00000000" w:rsidDel="00000000">
            <w:pPr>
              <w:pageBreakBefore w:val="0"/>
              <w:widowControl w:val="0"/>
              <w:spacing w:before="0" w:line="240" w:lineRule="auto"/>
            </w:pPr>
            <w:r w:rsidR="00000000" w:rsidRPr="00000000" w:rsidDel="00000000">
              <w:rPr>
                <w:rtl w:val="0"/>
              </w:rPr>
            </w:r>
          </w:p>
          <w:p w:rsidRDefault="00000000" w14:paraId="0000003E" w:rsidR="00000000" w:rsidP="00000000" w:rsidRPr="00000000" w:rsidDel="00000000">
            <w:pPr>
              <w:pageBreakBefore w:val="0"/>
              <w:widowControl w:val="0"/>
              <w:spacing w:before="0" w:line="240" w:lineRule="auto"/>
            </w:pPr>
            <w:r w:rsidR="00000000" w:rsidRPr="00000000" w:rsidDel="00000000">
              <w:rPr>
                <w:rtl w:val="0"/>
              </w:rPr>
            </w:r>
          </w:p>
          <w:p w:rsidRDefault="00000000" w14:paraId="0000003F" w:rsidR="00000000" w:rsidP="00000000" w:rsidRPr="00000000" w:rsidDel="00000000">
            <w:pPr>
              <w:pageBreakBefore w:val="0"/>
              <w:widowControl w:val="0"/>
              <w:spacing w:before="0" w:line="240" w:lineRule="auto"/>
            </w:pPr>
            <w:r w:rsidR="00000000" w:rsidRPr="00000000" w:rsidDel="00000000">
              <w:rPr>
                <w:rtl w:val="0"/>
              </w:rPr>
            </w:r>
          </w:p>
          <w:p w:rsidRDefault="00000000" w14:paraId="00000040" w:rsidR="00000000" w:rsidP="00000000" w:rsidRPr="00000000" w:rsidDel="00000000">
            <w:pPr>
              <w:pageBreakBefore w:val="0"/>
              <w:widowControl w:val="0"/>
              <w:spacing w:before="0" w:line="240" w:lineRule="auto"/>
            </w:pPr>
            <w:r w:rsidR="00000000" w:rsidRPr="00000000" w:rsidDel="00000000">
              <w:rPr>
                <w:rtl w:val="0"/>
              </w:rPr>
            </w:r>
          </w:p>
        </w:tc>
      </w:tr>
    </w:tbl>
    <w:p w:rsidRDefault="00000000" w14:paraId="00000041" w:rsidR="00000000" w:rsidP="00000000" w:rsidRPr="00000000" w:rsidDel="00000000">
      <w:pPr>
        <w:pStyle w:val="Subtitle"/>
        <w:pageBreakBefore w:val="0"/>
      </w:pPr>
      <w:bookmarkStart w:id="12" w:name="_h1akrq3rmejy"/>
      <w:bookmarkEnd w:id="12"/>
      <w:r w:rsidR="00000000" w:rsidRPr="00000000" w:rsidDel="00000000">
        <w:rPr>
          <w:rtl w:val="0"/>
        </w:rPr>
      </w:r>
    </w:p>
    <w:p w:rsidRDefault="00000000" w14:paraId="00000042" w:rsidR="00000000" w:rsidP="00000000" w:rsidRPr="00000000" w:rsidDel="00000000">
      <w:pPr>
        <w:pStyle w:val="Heading3"/>
        <w:pageBreakBefore w:val="0"/>
        <w:rPr>
          <w:color w:val="ff9900"/>
        </w:rPr>
      </w:pPr>
      <w:bookmarkStart w:id="13" w:name="_yl5vchlxvogh"/>
      <w:bookmarkEnd w:id="13"/>
      <w:del w:id="bf374873-de7a-44f8-a64d-fbac01c9ed2e" w:author="Live Bench" w:authorEmail="ai@example.com" w:date="2026-10-12T08:10:00.000Z" w:rsidR="00000000" w:rsidRPr="00000000" w:rsidDel="00000000">
        <w:r>
          <w:rPr>
            <w:color w:val="FF9900"/>
            <w:rFonts w:ascii="Roboto" w:hAnsi="Roboto" w:eastAsia="Roboto" w:cs="Roboto"/>
          </w:rPr>
          <w:delText>Princípios e Valores</w:delText>
        </w:r>
      </w:del>
      <w:ins w:id="bf374873-de7a-44f8-a64d-fbac01c9ed2e" w:author="Live Bench" w:authorEmail="ai@example.com" w:date="2026-10-12T08:10:00.000Z" w:rsidR="00000000" w:rsidRPr="00000000" w:rsidDel="00000000">
        <w:r>
          <w:rPr>
            <w:color w:val="FF9900"/>
            <w:rFonts w:ascii="Roboto" w:hAnsi="Roboto" w:eastAsia="Roboto" w:cs="Roboto"/>
          </w:rPr>
          <w:t xml:space="preserve">SÁNG  </w:t>
        </w:r>
      </w:ins>
    </w:p>
    <w:p w:rsidRDefault="00000000" w14:paraId="00000043" w:rsidR="00000000" w:rsidP="00000000" w:rsidRPr="00000000" w:rsidDel="00000000">
      <w:pPr>
        <w:pageBreakBefore w:val="0"/>
        <w:jc w:val="both"/>
        <w:rPr>
          <w:rFonts w:ascii="Roboto" w:hAnsi="Roboto" w:eastAsia="Roboto" w:cs="Roboto"/>
        </w:rPr>
      </w:pPr>
      <w:del w:id="a63dbfed-1fd0-4653-b44e-e63e641401eb" w:author="Live Bench" w:authorEmail="ai@example.com" w:date="2026-10-12T08:10:00.000Z" w:rsidR="00000000" w:rsidRPr="00000000" w:rsidDel="00000000">
        <w:r>
          <w:rPr>
            <w:rFonts w:ascii="Roboto" w:hAnsi="Roboto" w:eastAsia="Roboto" w:cs="Roboto"/>
          </w:rPr>
          <w:delText>Os princípios são teleológicos (fundamentos universais e inamovíveis) e expressam características fundamentais (identidade substancial) e/ou identidade forma (Constituição, estatuto, documentos), os valores são deontológicos (normativos), refletem os princípios e são intersubjetivos, inter e intracomunitários</w:delText>
        </w:r>
      </w:del>
      <w:r w:rsidR="00000000" w:rsidRPr="00000000" w:rsidDel="00000000">
        <w:footnoteReference w:id="0"/>
      </w:r>
      <w:del w:id="a63dbfed-1fd0-4653-b44e-e63e641401eb" w:author="Live Bench" w:authorEmail="ai@example.com" w:date="2026-10-12T08:10:00.000Z" w:rsidR="00000000" w:rsidRPr="00000000" w:rsidDel="00000000">
        <w:r>
          <w:rPr>
            <w:rFonts w:ascii="Roboto" w:hAnsi="Roboto" w:eastAsia="Roboto" w:cs="Roboto"/>
          </w:rPr>
          <w:delText xml:space="preserve"> (SIMÕES, 2020). Valores são princípios colocados em movimento, que servem de base para os comportamentos, atitudes e decisões de toda a comunidade universitária na concretização da Missão e na busca pela solução desejada (Visão). É o que a instituição considera como virtude e mérito organizacional e pessoal, a ser incentivada, preservada</w:delText>
        </w:r>
      </w:del>
      <w:r w:rsidR="00000000" w:rsidRPr="00000000" w:rsidDel="00000000">
        <w:footnoteReference w:id="1"/>
      </w:r>
      <w:del w:id="a63dbfed-1fd0-4653-b44e-e63e641401eb" w:author="Live Bench" w:authorEmail="ai@example.com" w:date="2026-10-12T08:10:00.000Z" w:rsidR="00000000" w:rsidRPr="00000000" w:rsidDel="00000000">
        <w:r>
          <w:rPr>
            <w:rFonts w:ascii="Roboto" w:hAnsi="Roboto" w:eastAsia="Roboto" w:cs="Roboto"/>
          </w:rPr>
          <w:delText>.</w:delText>
        </w:r>
      </w:del>
      <w:ins w:id="a63dbfed-1fd0-4653-b44e-e63e641401eb" w:author="Live Bench" w:authorEmail="ai@example.com" w:date="2026-10-12T08:10:00.000Z" w:rsidR="00000000" w:rsidRPr="00000000" w:rsidDel="00000000">
        <w:r>
          <w:rPr>
            <w:rFonts w:ascii="Roboto" w:hAnsi="Roboto" w:eastAsia="Roboto" w:cs="Roboto"/>
          </w:rPr>
          <w:t xml:space="preserve">SÁNG  </w:t>
        </w:r>
      </w:ins>
    </w:p>
    <w:p w:rsidRDefault="00000000" w14:paraId="00000044" w:rsidR="00000000" w:rsidP="00000000" w:rsidRPr="00000000" w:rsidDel="00000000">
      <w:pPr>
        <w:pageBreakBefore w:val="0"/>
        <w:jc w:val="both"/>
      </w:pPr>
    </w:p>
    <w:tbl>
      <w:tblPr>
        <w:tblStyle w:val="Table3"/>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AUTO"/>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45" w:rsidR="00000000" w:rsidP="00000000" w:rsidRPr="00000000" w:rsidDel="00000000">
            <w:pPr>
              <w:pageBreakBefore w:val="0"/>
              <w:widowControl w:val="0"/>
              <w:spacing w:before="0" w:line="240" w:lineRule="auto"/>
              <w:rPr>
                <w:b/>
                <w:rFonts w:ascii="Roboto" w:hAnsi="Roboto" w:eastAsia="Roboto" w:cs="Roboto"/>
              </w:rPr>
            </w:pPr>
            <w:del w:id="c96304b4-21a0-4605-a0c7-dd1972093cd3" w:author="Live Bench" w:authorEmail="ai@example.com" w:date="2026-10-12T08:10:00.000Z" w:rsidR="00000000" w:rsidRPr="00000000" w:rsidDel="00000000">
              <w:r>
                <w:rPr>
                  <w:b/>
                  <w:rFonts w:ascii="Roboto" w:hAnsi="Roboto" w:eastAsia="Roboto" w:cs="Roboto"/>
                </w:rPr>
                <w:delText>PRINCÍPIOS:</w:delText>
              </w:r>
            </w:del>
            <w:ins w:id="c96304b4-21a0-4605-a0c7-dd1972093cd3" w:author="Live Bench" w:authorEmail="ai@example.com" w:date="2026-10-12T08:10:00.000Z" w:rsidR="00000000" w:rsidRPr="00000000" w:rsidDel="00000000">
              <w:r>
                <w:rPr>
                  <w:b/>
                  <w:rFonts w:ascii="Roboto" w:hAnsi="Roboto" w:eastAsia="Roboto" w:cs="Roboto"/>
                </w:rPr>
                <w:t>1) 8h00: Đ/c Vũ Tiến Điền (TB): Dự họp Ban Chỉ đạo 35 cấp tỉnh để thông qua Báo cáo 7 tháng đầu năm 2022 về kết quả thực hiện Nghị quyết số 35-NQ/TW của Bộ Chính trị về tăng cường bảo vệ nền tảng tư tưởng của Đảng; dự thảo Quyết định kiện toàn Ban Chỉ đạo 35 và thông qua Quy chế hoạt động của Ban Chỉ đạo 35 (thay đổi, bổ sung). Địa điểm: Phòng họp B, Tỉnh uỷ (Đ/c Đức chuẩn bị nội dung). Cùng dự: Đ/c Đức, Hùng, Hà.</w:t>
              </w:r>
              <w:r>
                <w:rPr>
                  <w:b/>
                  <w:rFonts w:ascii="Roboto" w:hAnsi="Roboto" w:eastAsia="Roboto" w:cs="Roboto"/>
                </w:rPr>
                <w:t>3) 8h00: Đ/c Nguyễn Tiến Cường (PBTT): Dự Hội thảo khoa học quốc gia “Phát huy sức mạnh toàn dân bảo vệ an ninh quốc gia trong tình hình mới” do Bộ Công an phối hợp với Học viện Chính trị Quốc gia Hồ Chí Minh tổ chức bằng hình thức trực tuyến. Địa điểm: Trung tâm Chỉ huy – Công an tỉnh</w:t>
              </w:r>
            </w:ins>
          </w:p>
          <w:p w:rsidRDefault="00000000" w14:paraId="00000046" w:rsidR="00000000" w:rsidP="00000000" w:rsidRPr="00000000" w:rsidDel="00000000">
            <w:pPr>
              <w:pageBreakBefore w:val="0"/>
              <w:widowControl w:val="0"/>
              <w:spacing w:before="0" w:line="240" w:lineRule="auto"/>
            </w:pPr>
            <w:r w:rsidR="00000000" w:rsidRPr="00000000" w:rsidDel="00000000"/>
          </w:p>
          <w:p w:rsidRDefault="00000000" w14:paraId="00000047" w:rsidR="00000000" w:rsidP="00000000" w:rsidRPr="00000000" w:rsidDel="00000000">
            <w:pPr>
              <w:pageBreakBefore w:val="0"/>
              <w:widowControl w:val="0"/>
              <w:spacing w:before="0" w:line="240" w:lineRule="auto"/>
              <w:rPr>
                <w:rFonts w:ascii="Roboto" w:hAnsi="Roboto" w:eastAsia="Roboto" w:cs="Roboto"/>
              </w:rPr>
            </w:pPr>
            <w:del w:id="3d5d257e-ab4b-4d28-a0bd-61628b890abd" w:author="Live Bench" w:authorEmail="ai@example.com" w:date="2026-10-12T08:10:00.000Z" w:rsidR="00000000" w:rsidRPr="00000000" w:rsidDel="00000000">
              <w:r>
                <w:rPr>
                  <w:rFonts w:ascii="Roboto" w:hAnsi="Roboto" w:eastAsia="Roboto" w:cs="Roboto"/>
                </w:rPr>
                <w:delText>• Respeito à vida em todas as suas manifestações e aos seus direitos fundamentais - arts. 1 a 5 da CF/88.</w:delText>
              </w:r>
            </w:del>
            <w:ins w:id="3d5d257e-ab4b-4d28-a0bd-61628b890abd" w:author="Live Bench" w:authorEmail="ai@example.com" w:date="2026-10-12T08:10:00.000Z" w:rsidR="00000000" w:rsidRPr="00000000" w:rsidDel="00000000">
              <w:r>
                <w:rPr>
                  <w:rFonts w:ascii="Roboto" w:hAnsi="Roboto" w:eastAsia="Roboto" w:cs="Roboto"/>
                </w:rPr>
                <w:t xml:space="preserve">3) 8h00: Đ/c Khiêm: Giảng bài lớp bồi dưỡng An ninh quốc phòng đối tượng 4 tại thành phố Đồng Xoài. </w:t>
              </w:r>
            </w:ins>
          </w:p>
          <w:p w:rsidRDefault="00000000" w14:paraId="00000048" w:rsidR="00000000" w:rsidP="00000000" w:rsidRPr="00000000" w:rsidDel="00000000">
            <w:pPr>
              <w:pageBreakBefore w:val="0"/>
              <w:widowControl w:val="0"/>
              <w:spacing w:before="0" w:line="240" w:lineRule="auto"/>
              <w:rPr>
                <w:rFonts w:ascii="Roboto" w:hAnsi="Roboto" w:eastAsia="Roboto" w:cs="Roboto"/>
              </w:rPr>
            </w:pPr>
            <w:del w:id="cb30d227-f70f-467c-945a-83e39d4a42cc" w:author="Live Bench" w:authorEmail="ai@example.com" w:date="2026-10-12T08:10:00.000Z" w:rsidR="00000000" w:rsidRPr="00000000" w:rsidDel="00000000">
              <w:r>
                <w:rPr>
                  <w:rFonts w:ascii="Roboto" w:hAnsi="Roboto" w:eastAsia="Roboto" w:cs="Roboto"/>
                </w:rPr>
                <w:delText>• Autonomia didático-científica, administrativa e de gestão financeira e patrimonial – art. 207 da CF/88.</w:delText>
              </w:r>
            </w:del>
          </w:p>
          <w:p w:rsidRDefault="00000000" w14:paraId="00000049" w:rsidR="00000000" w:rsidP="00000000" w:rsidRPr="00000000" w:rsidDel="00000000">
            <w:pPr>
              <w:pageBreakBefore w:val="0"/>
              <w:widowControl w:val="0"/>
              <w:spacing w:before="0" w:line="240" w:lineRule="auto"/>
              <w:rPr>
                <w:rFonts w:ascii="Roboto" w:hAnsi="Roboto" w:eastAsia="Roboto" w:cs="Roboto"/>
              </w:rPr>
            </w:pPr>
            <w:del w:id="cb30d227-f70f-467c-945a-83e39d4a42cc" w:author="Live Bench" w:authorEmail="ai@example.com" w:date="2026-10-12T08:10:00.000Z" w:rsidR="00000000" w:rsidRPr="00000000" w:rsidDel="00000000">
              <w:r>
                <w:rPr>
                  <w:rFonts w:ascii="Roboto" w:hAnsi="Roboto" w:eastAsia="Roboto" w:cs="Roboto"/>
                </w:rPr>
                <w:delText>• Liberdade e pluralismo de ideias – art 206 da CF/88.</w:delText>
              </w:r>
            </w:del>
          </w:p>
          <w:p w:rsidRDefault="00000000" w14:paraId="0000004A" w:rsidR="00000000" w:rsidP="00000000" w:rsidRPr="00000000" w:rsidDel="00000000">
            <w:pPr>
              <w:pageBreakBefore w:val="0"/>
              <w:widowControl w:val="0"/>
              <w:spacing w:before="0" w:line="240" w:lineRule="auto"/>
              <w:rPr>
                <w:rFonts w:ascii="Roboto" w:hAnsi="Roboto" w:eastAsia="Roboto" w:cs="Roboto"/>
              </w:rPr>
            </w:pPr>
            <w:del w:id="cb30d227-f70f-467c-945a-83e39d4a42cc" w:author="Live Bench" w:authorEmail="ai@example.com" w:date="2026-10-12T08:10:00.000Z" w:rsidR="00000000" w:rsidRPr="00000000" w:rsidDel="00000000">
              <w:r>
                <w:rPr>
                  <w:rFonts w:ascii="Roboto" w:hAnsi="Roboto" w:eastAsia="Roboto" w:cs="Roboto"/>
                </w:rPr>
                <w:delText>• Indissociabilidade entre ensino, pesquisa e extensão – art. 207 da CF/88.</w:delText>
              </w:r>
            </w:del>
          </w:p>
          <w:p w:rsidRDefault="00000000" w14:paraId="0000004B" w:rsidR="00000000" w:rsidP="00000000" w:rsidRPr="00000000" w:rsidDel="00000000">
            <w:pPr>
              <w:pageBreakBefore w:val="0"/>
              <w:widowControl w:val="0"/>
              <w:spacing w:before="0" w:line="240" w:lineRule="auto"/>
              <w:rPr>
                <w:rFonts w:ascii="Roboto" w:hAnsi="Roboto" w:eastAsia="Roboto" w:cs="Roboto"/>
              </w:rPr>
            </w:pPr>
            <w:del w:id="cb30d227-f70f-467c-945a-83e39d4a42cc" w:author="Live Bench" w:authorEmail="ai@example.com" w:date="2026-10-12T08:10:00.000Z" w:rsidR="00000000" w:rsidRPr="00000000" w:rsidDel="00000000">
              <w:r>
                <w:rPr>
                  <w:rFonts w:ascii="Roboto" w:hAnsi="Roboto" w:eastAsia="Roboto" w:cs="Roboto"/>
                </w:rPr>
                <w:delText>• Conduta ética, observando a legalidade, impessoalidade, moralidade, publicidade e eficiência – art 37 da CF/88.</w:delText>
              </w:r>
            </w:del>
          </w:p>
          <w:p w:rsidRDefault="00000000" w14:paraId="0000004C" w:rsidR="00000000" w:rsidP="00000000" w:rsidRPr="00000000" w:rsidDel="00000000">
            <w:pPr>
              <w:pageBreakBefore w:val="0"/>
              <w:widowControl w:val="0"/>
              <w:spacing w:before="0" w:line="240" w:lineRule="auto"/>
              <w:rPr>
                <w:rFonts w:ascii="Roboto" w:hAnsi="Roboto" w:eastAsia="Roboto" w:cs="Roboto"/>
              </w:rPr>
            </w:pPr>
            <w:del w:id="cb30d227-f70f-467c-945a-83e39d4a42cc" w:author="Live Bench" w:authorEmail="ai@example.com" w:date="2026-10-12T08:10:00.000Z" w:rsidR="00000000" w:rsidRPr="00000000" w:rsidDel="00000000">
              <w:r>
                <w:rPr>
                  <w:rFonts w:ascii="Roboto" w:hAnsi="Roboto" w:eastAsia="Roboto" w:cs="Roboto"/>
                </w:rPr>
                <w:delText>• Educação laica e de excelência como um bem público – art 19 da CF/88.</w:delText>
              </w:r>
            </w:del>
          </w:p>
        </w:tc>
      </w:tr>
    </w:tbl>
    <w:p w:rsidRDefault="00000000" w14:paraId="0000004D" w:rsidR="00000000" w:rsidP="00000000" w:rsidRPr="00000000" w:rsidDel="00000000">
      <w:pPr>
        <w:pStyle w:val="Heading3"/>
        <w:pageBreakBefore w:val="0"/>
        <w:rPr>
          <w:color w:val="ff9900"/>
        </w:rPr>
      </w:pPr>
      <w:bookmarkStart w:id="14" w:name="_vmbwmfs263fm"/>
      <w:bookmarkEnd w:id="14"/>
      <w:r w:rsidR="00000000" w:rsidRPr="00000000" w:rsidDel="00000000">
        <w:rPr>
          <w:rtl w:val="0"/>
        </w:rPr>
      </w:r>
    </w:p>
    <w:tbl>
      <w:tblPr>
        <w:tblStyle w:val="Table4"/>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AUTO"/>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4E" w:rsidR="00000000" w:rsidP="00000000" w:rsidRPr="00000000" w:rsidDel="00000000">
            <w:pPr>
              <w:pageBreakBefore w:val="0"/>
              <w:widowControl w:val="0"/>
              <w:spacing w:before="0" w:line="240" w:lineRule="auto"/>
              <w:rPr>
                <w:b/>
                <w:rFonts w:ascii="Roboto" w:hAnsi="Roboto" w:eastAsia="Roboto" w:cs="Roboto"/>
              </w:rPr>
            </w:pPr>
            <w:del w:id="26d4d273-9666-4054-8c13-51aa56d011a4" w:author="Live Bench" w:authorEmail="ai@example.com" w:date="2026-10-12T08:10:00.000Z" w:rsidR="00000000" w:rsidRPr="00000000" w:rsidDel="00000000">
              <w:r>
                <w:rPr>
                  <w:b/>
                  <w:rFonts w:ascii="Roboto" w:hAnsi="Roboto" w:eastAsia="Roboto" w:cs="Roboto"/>
                </w:rPr>
                <w:delText>VALORES:</w:delText>
              </w:r>
            </w:del>
          </w:p>
          <w:p w:rsidRDefault="00000000" w14:paraId="0000004F" w:rsidR="00000000" w:rsidP="00000000" w:rsidRPr="00000000" w:rsidDel="00000000">
            <w:pPr>
              <w:pageBreakBefore w:val="0"/>
              <w:widowControl w:val="0"/>
              <w:spacing w:before="0" w:line="240" w:lineRule="auto"/>
            </w:pPr>
            <w:r w:rsidR="00000000" w:rsidRPr="00000000" w:rsidDel="00000000"/>
          </w:p>
          <w:p w:rsidRDefault="00000000" w14:paraId="00000050" w:rsidR="00000000" w:rsidP="00000000" w:rsidRPr="00000000" w:rsidDel="00000000">
            <w:pPr>
              <w:pageBreakBefore w:val="0"/>
              <w:widowControl w:val="0"/>
              <w:spacing w:before="0" w:line="240" w:lineRule="auto"/>
              <w:rPr>
                <w:rFonts w:ascii="Roboto" w:hAnsi="Roboto" w:eastAsia="Roboto" w:cs="Roboto"/>
              </w:rPr>
            </w:pPr>
            <w:del w:id="26d4d273-9666-4054-8c13-51aa56d011a4" w:author="Live Bench" w:authorEmail="ai@example.com" w:date="2026-10-12T08:10:00.000Z" w:rsidR="00000000" w:rsidRPr="00000000" w:rsidDel="00000000">
              <w:r>
                <w:rPr>
                  <w:rFonts w:ascii="Roboto" w:hAnsi="Roboto" w:eastAsia="Roboto" w:cs="Roboto"/>
                </w:rPr>
                <w:delText>TEXTO COM VALORES</w:delText>
              </w:r>
            </w:del>
            <w:ins w:id="26d4d273-9666-4054-8c13-51aa56d011a4" w:author="Live Bench" w:authorEmail="ai@example.com" w:date="2026-10-12T08:10:00.000Z" w:rsidR="00000000" w:rsidRPr="00000000" w:rsidDel="00000000">
              <w:r>
                <w:rPr>
                  <w:b/>
                  <w:rFonts w:ascii="Roboto" w:hAnsi="Roboto" w:eastAsia="Roboto" w:cs="Roboto"/>
                </w:rPr>
                <w:t xml:space="preserve">Thành phần cơ quan: Đ/c Nguyễn Tiến Cường (PBTT), lãnh đạo các phòng, đ/c Giang, Bình. </w:t>
              </w:r>
            </w:ins>
          </w:p>
        </w:tc>
      </w:tr>
    </w:tbl>
    <w:p w:rsidRDefault="00000000" w14:paraId="00000051" w:rsidR="00000000" w:rsidP="00000000" w:rsidRPr="00000000" w:rsidDel="00000000">
      <w:pPr>
        <w:pStyle w:val="Heading2"/>
        <w:pageBreakBefore w:val="0"/>
        <w:rPr>
          <w:rFonts w:ascii="Arial" w:hAnsi="Arial" w:eastAsia="Arial" w:cs="Arial"/>
          <w:color w:val="ff9900"/>
        </w:rPr>
      </w:pPr>
      <w:bookmarkStart w:id="15" w:name="_i2sjs14pnlbq"/>
      <w:bookmarkEnd w:id="15"/>
      <w:del w:id="811a2105-ecfd-4270-b4ee-fb0fad04f4bd" w:author="Live Bench" w:authorEmail="ai@example.com" w:date="2026-10-12T08:10:00.000Z" w:rsidR="00000000" w:rsidRPr="00000000" w:rsidDel="00000000">
        <w:r>
          <w:rPr>
            <w:color w:val="FF9900"/>
            <w:rFonts w:ascii="Arial" w:hAnsi="Arial" w:eastAsia="Arial" w:cs="Arial"/>
          </w:rPr>
          <w:delText>Mapa Estratégico: Objetivos, linha de ação e indicadores estratégicos</w:delText>
        </w:r>
      </w:del>
      <w:ins w:id="811a2105-ecfd-4270-b4ee-fb0fad04f4bd" w:author="Live Bench" w:authorEmail="ai@example.com" w:date="2026-10-12T08:10:00.000Z" w:rsidR="00000000" w:rsidRPr="00000000" w:rsidDel="00000000">
        <w:r>
          <w:rPr>
            <w:color w:val="FF9900"/>
            <w:rFonts w:ascii="Arial" w:hAnsi="Arial" w:eastAsia="Arial" w:cs="Arial"/>
          </w:rPr>
          <w:t>SÁNG1) 6h15: Đ/c Vũ Tiến Điền (TB), Nguyễn Tiến Cường (PBTT): Tiếp ăn sáng đoàn công tác Ban Tuyên giáo Trung ương. Địa điểm: Trường Chính trị. Thành phần: Đức, Hùng, Giang, Phúc, Hà. 2) Đ/c Vũ Tiến Điền (TB): Làm việc tại cơ quan3) 6h45: Đ/c Nguyễn Tiến Cường (PBTT): Tham gia Đoàn khảo sát của Ban Tuyên giáo Trung ương về tình hình biên giới, giao thương, du lịch, quản lý biên giới trên địa bàn tỉnh Bình Phước. Địa điểm: Huyện Lộc Ninh (có chương trình riêng).Cùng đi: Đ/c Hùng, Phúc, Hà. 4) 8h00: Đ/c Khiêm: Giảng bài lớp bồi dưỡng chính trị hè tại huyện Chơn Thành.</w:t>
        </w:r>
      </w:ins>
    </w:p>
    <w:p w:rsidRDefault="00000000" w14:paraId="00000052" w:rsidR="00000000" w:rsidP="00000000" w:rsidRPr="00000000" w:rsidDel="00000000">
      <w:pPr>
        <w:pageBreakBefore w:val="0"/>
        <w:rPr>
          <w:rFonts w:ascii="Arial" w:hAnsi="Arial" w:eastAsia="Arial" w:cs="Arial"/>
        </w:rPr>
      </w:pPr>
      <w:del w:id="00cb2eab-e594-4329-b28d-b1e51f9de1fb" w:author="Live Bench" w:authorEmail="ai@example.com" w:date="2026-10-12T08:10:00.000Z" w:rsidR="00000000" w:rsidRPr="00000000" w:rsidDel="00000000">
        <w:r>
          <w:rPr>
            <w:rFonts w:ascii="Arial" w:hAnsi="Arial" w:eastAsia="Arial" w:cs="Arial"/>
          </w:rPr>
          <w:delText>Inserir figura do Mapa Estratégico elaborado</w:delText>
        </w:r>
      </w:del>
      <w:ins w:id="00cb2eab-e594-4329-b28d-b1e51f9de1fb" w:author="Live Bench" w:authorEmail="ai@example.com" w:date="2026-10-12T08:10:00.000Z" w:rsidR="00000000" w:rsidRPr="00000000" w:rsidDel="00000000">
        <w:r>
          <w:rPr>
            <w:rFonts w:ascii="Arial" w:hAnsi="Arial" w:eastAsia="Arial" w:cs="Arial"/>
          </w:rPr>
          <w:t>SÁNG</w:t>
        </w:r>
      </w:ins>
    </w:p>
    <w:p w:rsidRDefault="00000000" w14:paraId="00000053" w:rsidR="00000000" w:rsidP="00000000" w:rsidRPr="00000000" w:rsidDel="00000000">
      <w:pPr>
        <w:pageBreakBefore w:val="0"/>
        <w:jc w:val="center"/>
        <w:rPr>
          <w:rFonts w:ascii="Arial" w:hAnsi="Arial" w:eastAsia="Arial" w:cs="Arial"/>
        </w:rPr>
      </w:pPr>
      <w:r w:rsidR="00000000" w:rsidRPr="00000000" w:rsidDel="00000000">
        <w:rPr>
          <w:rFonts w:ascii="Arial" w:hAnsi="Arial" w:eastAsia="Arial" w:cs="Arial"/>
        </w:rPr>
        <w:drawing>
          <wp:inline distB="114300" distT="114300" distL="114300" distR="114300">
            <wp:extent cx="8001000" cy="4810125"/>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rot="16200000">
                      <a:off x="0" y="0"/>
                      <a:ext cx="8001000" cy="4811550"/>
                    </a:xfrm>
                    <a:prstGeom prst="rect"/>
                    <a:ln/>
                  </pic:spPr>
                </pic:pic>
              </a:graphicData>
            </a:graphic>
            <wp:cNvGraphicFramePr>
              <a:graphicFrameLocks xmlns:a="http://schemas.openxmlformats.org/drawingml/2006/main" noChangeAspect="1"/>
            </wp:cNvGraphicFramePr>
          </wp:inline>
        </w:drawing>
      </w:r>
      <w:r w:rsidR="00000000" w:rsidRPr="00000000" w:rsidDel="00000000">
        <w:rPr>
          <w:rtl w:val="0"/>
        </w:rPr>
      </w:r>
    </w:p>
    <w:p w:rsidRDefault="00000000" w14:paraId="00000054" w:rsidR="00000000" w:rsidP="00000000" w:rsidRPr="00000000" w:rsidDel="00000000">
      <w:pPr>
        <w:pageBreakBefore w:val="0"/>
        <w:rPr>
          <w:rFonts w:ascii="Arial" w:hAnsi="Arial" w:eastAsia="Arial" w:cs="Arial"/>
        </w:rPr>
      </w:pPr>
      <w:del w:id="d973a342-544f-480e-a326-19135a7fa1f0" w:author="Live Bench" w:authorEmail="ai@example.com" w:date="2026-10-12T08:10:00.000Z" w:rsidR="00000000" w:rsidRPr="00000000" w:rsidDel="00000000">
        <w:r>
          <w:rPr>
            <w:rFonts w:ascii="Arial" w:hAnsi="Arial" w:eastAsia="Arial" w:cs="Arial"/>
          </w:rPr>
          <w:delText xml:space="preserve">Figura 2. </w:delText>
        </w:r>
        <w:r>
          <w:rPr>
            <w:i/>
            <w:rFonts w:ascii="Arial" w:hAnsi="Arial" w:eastAsia="Arial" w:cs="Arial"/>
          </w:rPr>
          <w:delText>Apenas ilustrativa, incluir a imagem do mapa estratégico elaborado pelo grupo</w:delText>
        </w:r>
      </w:del>
      <w:ins w:id="d973a342-544f-480e-a326-19135a7fa1f0" w:author="Live Bench" w:authorEmail="ai@example.com" w:date="2026-10-12T08:10:00.000Z">
        <w:r>
          <w:rPr>
            <w:rFonts w:ascii="Arial" w:hAnsi="Arial" w:eastAsia="Arial" w:cs="Arial"/>
          </w:rPr>
          <w:t>SÁNG</w:t>
        </w:r>
      </w:ins>
    </w:p>
    <w:p w:rsidRDefault="00000000" w14:paraId="00000055" w:rsidR="00000000" w:rsidP="00000000" w:rsidRPr="00000000" w:rsidDel="00000000">
      <w:pPr>
        <w:pageBreakBefore w:val="0"/>
        <w:jc w:val="both"/>
        <w:rPr>
          <w:rFonts w:ascii="Arial" w:hAnsi="Arial" w:eastAsia="Arial" w:cs="Arial"/>
        </w:rPr>
      </w:pPr>
      <w:del w:id="1a643839-3043-4a6a-9a97-32cd8fb68d46" w:author="Live Bench" w:authorEmail="ai@example.com" w:date="2026-10-12T08:10:00.000Z" w:rsidR="00000000" w:rsidRPr="00000000" w:rsidDel="00000000">
        <w:r>
          <w:rPr>
            <w:rFonts w:ascii="Arial" w:hAnsi="Arial" w:eastAsia="Arial" w:cs="Arial"/>
          </w:rPr>
          <w:delText>A definição de métricas e indicadores por objetivo estratégico facilita o acompanhamento deles e guia a proposição de projetos estratégicos. Essa definição, alinhada ao estabelecimento de metas, nos permite acompanhamento, controle da execução e, claro, o alcance do resultado explicitado na forma do Objetivo Estratégico. Linhas de ação são o detalhamento destes Objetivos Estratégicos conectando-os com seus Indicadores Estratégicos, ou seja, é uma temática sob a qual se constituem em dimensões do objetivo estratégico</w:delText>
        </w:r>
      </w:del>
      <w:ins w:id="1a643839-3043-4a6a-9a97-32cd8fb68d46" w:author="Live Bench" w:authorEmail="ai@example.com" w:date="2026-10-12T08:10:00.000Z" w:rsidR="00000000" w:rsidRPr="00000000" w:rsidDel="00000000">
        <w:r>
          <w:rPr>
            <w:rFonts w:ascii="Arial" w:hAnsi="Arial" w:eastAsia="Arial" w:cs="Arial"/>
          </w:rPr>
          <w:t>1) 6h15: Đ/c Vũ Tiến Điền (TB), Nguyễn Tiến Cường (PBTT): Tiếp ăn sáng đoàn công tác Ban Tuyên giáo Trung ương. Địa điểm: Trường Chính trị. Thành phần: Đức, Hùng, Giang, Phúc, Hà. 2) Đ/c Vũ Tiến Điền (TB): Làm việc tại cơ quan3) 6h45: Đ/c Nguyễn Tiến Cường (PBTT): Tham gia Đoàn khảo sát của Ban Tuyên giáo Trung ương về tình hình biên giới, giao thương, du lịch, quản lý biên giới trên địa bàn tỉnh Bình Phước. Địa điểm: Huyện Lộc Ninh (có chương trình riêng).Cùng đi: Đ/c Hùng, Phúc, Hà. 4) 8h00: Đ/c Khiêm: Giảng bài lớp bồi dưỡng chính trị hè tại huyện Chơn Thành</w:t>
        </w:r>
      </w:ins>
      <w:r w:rsidR="00000000" w:rsidRPr="00000000" w:rsidDel="00000000">
        <w:rPr>
          <w:rFonts w:ascii="Arial" w:hAnsi="Arial" w:eastAsia="Arial" w:cs="Arial"/>
          <w:vertAlign w:val="superscript"/>
        </w:rPr>
        <w:footnoteReference w:id="2"/>
      </w:r>
      <w:r w:rsidR="00000000" w:rsidRPr="00000000" w:rsidDel="00000000">
        <w:rPr>
          <w:rFonts w:ascii="Arial" w:hAnsi="Arial" w:eastAsia="Arial" w:cs="Arial"/>
          <w:rtl w:val="0"/>
        </w:rPr>
        <w:t>.</w:t>
      </w:r>
    </w:p>
    <w:p w:rsidRDefault="00000000" w14:paraId="00000056" w:rsidR="00000000" w:rsidP="00000000" w:rsidRPr="00000000" w:rsidDel="00000000">
      <w:pPr>
        <w:pageBreakBefore w:val="0"/>
        <w:jc w:val="both"/>
        <w:rPr>
          <w:i/>
          <w:rFonts w:ascii="Arial" w:hAnsi="Arial" w:eastAsia="Arial" w:cs="Arial"/>
        </w:rPr>
      </w:pPr>
      <w:del w:id="be64530c-ab0c-4e82-87b6-42361f86dbfa" w:author="Live Bench" w:authorEmail="ai@example.com" w:date="2026-10-12T08:10:00.000Z" w:rsidR="00000000" w:rsidRPr="00000000" w:rsidDel="00000000">
        <w:r>
          <w:rPr>
            <w:i/>
            <w:rFonts w:ascii="Arial" w:hAnsi="Arial" w:eastAsia="Arial" w:cs="Arial"/>
          </w:rPr>
          <w:delText>(Exemplo - substituir pelos objetivos, linhas e indicadores elaborados pelo grupo)</w:delText>
        </w:r>
      </w:del>
      <w:ins w:id="be64530c-ab0c-4e82-87b6-42361f86dbfa" w:author="Live Bench" w:authorEmail="ai@example.com" w:date="2026-10-12T08:10:00.000Z" w:rsidR="00000000" w:rsidRPr="00000000" w:rsidDel="00000000">
        <w:r>
          <w:rPr>
            <w:i/>
            <w:rFonts w:ascii="Arial" w:hAnsi="Arial" w:eastAsia="Arial" w:cs="Arial"/>
          </w:rPr>
          <w:t xml:space="preserve">1) 6h15: Đ/c Vũ Tiến Điền (TB), Nguyễn Tiến Cường (PBTT): Tiếp ăn sáng đoàn công tác Ban Tuyên giáo Trung ương. Địa điểm: Trường Chính trị. </w:t>
        </w:r>
      </w:ins>
    </w:p>
    <w:tbl>
      <w:tblPr>
        <w:tblStyle w:val="Table5"/>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FFF2CC"/>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5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b/>
                <w:rFonts w:ascii="Arial" w:hAnsi="Arial" w:eastAsia="Arial" w:cs="Arial"/>
              </w:rPr>
            </w:pPr>
            <w:del w:id="faeb9eab-f089-4f89-bb0f-8dfdf5dab376" w:author="Live Bench" w:authorEmail="ai@example.com" w:date="2026-10-12T08:10:00.000Z" w:rsidR="00000000" w:rsidRPr="00000000" w:rsidDel="00000000">
              <w:r>
                <w:rPr>
                  <w:b/>
                  <w:rFonts w:ascii="Arial" w:hAnsi="Arial" w:eastAsia="Arial" w:cs="Arial"/>
                </w:rPr>
                <w:delText xml:space="preserve">Objetivo Estratégico 1: </w:delText>
              </w:r>
              <w:r>
                <w:rPr>
                  <w:rFonts w:ascii="Arial" w:hAnsi="Arial" w:eastAsia="Arial" w:cs="Arial"/>
                </w:rPr>
                <w:delText>Ampliar o acesso e a diversidade da comunidade universitária e as políticas de inclusão, permanência e apoio acadêmico</w:delText>
              </w:r>
            </w:del>
            <w:ins w:id="faeb9eab-f089-4f89-bb0f-8dfdf5dab376" w:author="Live Bench" w:authorEmail="ai@example.com" w:date="2026-10-12T08:10:00.000Z">
              <w:r>
                <w:rPr>
                  <w:b/>
                  <w:rFonts w:ascii="Arial" w:hAnsi="Arial" w:eastAsia="Arial" w:cs="Arial"/>
                </w:rPr>
                <w:t xml:space="preserve">Thành phần: Đức, Hùng, Giang, Phúc, Hà. </w:t>
              </w:r>
            </w:ins>
          </w:p>
        </w:tc>
      </w:tr>
    </w:tbl>
    <w:p w:rsidRDefault="00000000" w14:paraId="00000058" w:rsidR="00000000" w:rsidP="00000000" w:rsidRPr="00000000" w:rsidDel="00000000">
      <w:pPr>
        <w:pageBreakBefore w:val="0"/>
        <w:jc w:val="both"/>
        <w:rPr>
          <w:rFonts w:ascii="Arial" w:hAnsi="Arial" w:eastAsia="Arial" w:cs="Arial"/>
        </w:rPr>
      </w:pPr>
      <w:del w:id="b54c4dd0-11cd-41d0-83c3-e2209c89ab80" w:author="Live Bench" w:authorEmail="ai@example.com" w:date="2026-10-12T08:10:00.000Z" w:rsidR="00000000" w:rsidRPr="00000000" w:rsidDel="00000000">
        <w:r>
          <w:rPr>
            <w:rFonts w:ascii="Arial" w:hAnsi="Arial" w:eastAsia="Arial" w:cs="Arial"/>
          </w:rPr>
          <w:delText>Linhas de ação:</w:delText>
        </w:r>
      </w:del>
      <w:ins w:id="b54c4dd0-11cd-41d0-83c3-e2209c89ab80" w:author="Live Bench" w:authorEmail="ai@example.com" w:date="2026-10-12T08:10:00.000Z" w:rsidR="00000000" w:rsidRPr="00000000" w:rsidDel="00000000">
        <w:r>
          <w:rPr>
            <w:rFonts w:ascii="Arial" w:hAnsi="Arial" w:eastAsia="Arial" w:cs="Arial"/>
          </w:rPr>
          <w:t>4) 8h00: Đ/c Khiêm: Giảng bài lớp bồi dưỡng chính trị hè tại huyện Chơn Thành.</w:t>
        </w:r>
      </w:ins>
    </w:p>
    <w:p w:rsidRDefault="00000000" w14:paraId="00000059" w:rsidR="00000000" w:rsidP="00000000" w:rsidRPr="00000000" w:rsidDel="00000000">
      <w:pPr>
        <w:pageBreakBefore w:val="0"/>
        <w:numPr>
          <w:ilvl w:val="0"/>
          <w:numId w:val="2"/>
        </w:numPr>
        <w:spacing w:after="0" w:afterAutospacing="0"/>
        <w:ind w:hanging="360" w:left="720"/>
        <w:jc w:val="both"/>
        <w:rPr>
          <w:rFonts w:ascii="Arial" w:hAnsi="Arial" w:eastAsia="Arial" w:cs="Arial"/>
        </w:rPr>
      </w:pPr>
      <w:del w:id="66ad4ea6-e391-47e4-8902-49bc37b92b4f" w:author="Live Bench" w:authorEmail="ai@example.com" w:date="2026-10-12T08:10:00.000Z" w:rsidR="00000000" w:rsidRPr="00000000" w:rsidDel="00000000">
        <w:r>
          <w:rPr>
            <w:rFonts w:ascii="Arial" w:hAnsi="Arial" w:eastAsia="Arial" w:cs="Arial"/>
          </w:rPr>
          <w:delText>Disponibilização de vagas para ingresso</w:delText>
        </w:r>
      </w:del>
      <w:ins w:id="66ad4ea6-e391-47e4-8902-49bc37b92b4f" w:author="Live Bench" w:authorEmail="ai@example.com" w:date="2026-10-12T08:10:00.000Z" w:rsidR="00000000" w:rsidRPr="00000000" w:rsidDel="00000000">
        <w:r>
          <w:rPr>
            <w:rFonts w:ascii="Arial" w:hAnsi="Arial" w:eastAsia="Arial" w:cs="Arial"/>
          </w:rPr>
          <w:t xml:space="preserve">CHIỀU1) Đ/c Vũ Tiến Điền (TB): Làm việc tại cơ quan. 2) 14h00: Đ/c Khiêm: Giảng bài lớp bồi dưỡng chính trị hè tại huyện Chơn Thành.3) 14h00: Phòng Tuyên truyền - Tổng hợp: Chuẩn bị Hội trường và công tác phục vụ để tổ chức Hội nghị tuyên truyền công tác biên giới trên đất liền Việt Nam - Campuchia. Địa điểm: Hội trường Lầu 8 - Trường Chính trị tỉnh. </w:t>
        </w:r>
      </w:ins>
    </w:p>
    <w:p w:rsidRDefault="00000000" w14:paraId="0000005A" w:rsidR="00000000" w:rsidP="00000000" w:rsidRPr="00000000" w:rsidDel="00000000">
      <w:pPr>
        <w:pageBreakBefore w:val="0"/>
        <w:numPr>
          <w:ilvl w:val="0"/>
          <w:numId w:val="2"/>
        </w:numPr>
        <w:spacing w:after="0" w:afterAutospacing="0" w:before="0" w:beforeAutospacing="0"/>
        <w:ind w:hanging="360" w:left="720"/>
        <w:jc w:val="both"/>
        <w:rPr>
          <w:rFonts w:ascii="Arial" w:hAnsi="Arial" w:eastAsia="Arial" w:cs="Arial"/>
        </w:rPr>
      </w:pPr>
      <w:del w:id="c52a505e-0d70-4780-9dec-26a2827a9d9c" w:author="Live Bench" w:authorEmail="ai@example.com" w:date="2026-10-12T08:10:00.000Z" w:rsidR="00000000" w:rsidRPr="00000000" w:rsidDel="00000000">
        <w:r>
          <w:rPr>
            <w:rFonts w:ascii="Arial" w:hAnsi="Arial" w:eastAsia="Arial" w:cs="Arial"/>
          </w:rPr>
          <w:delText>Acompanhamento acadêmico</w:delText>
        </w:r>
      </w:del>
      <w:ins w:id="c52a505e-0d70-4780-9dec-26a2827a9d9c" w:author="Live Bench" w:authorEmail="ai@example.com" w:date="2026-10-12T08:10:00.000Z" w:rsidR="00000000" w:rsidRPr="00000000" w:rsidDel="00000000">
        <w:r>
          <w:rPr>
            <w:rFonts w:ascii="Arial" w:hAnsi="Arial" w:eastAsia="Arial" w:cs="Arial"/>
          </w:rPr>
          <w:t>CHIỀU</w:t>
        </w:r>
      </w:ins>
    </w:p>
    <w:p w:rsidRDefault="00000000" w14:paraId="0000005B" w:rsidR="00000000" w:rsidP="00000000" w:rsidRPr="00000000" w:rsidDel="00000000">
      <w:pPr>
        <w:pageBreakBefore w:val="0"/>
        <w:numPr>
          <w:ilvl w:val="0"/>
          <w:numId w:val="2"/>
        </w:numPr>
        <w:spacing w:after="0" w:afterAutospacing="0" w:before="0" w:beforeAutospacing="0"/>
        <w:ind w:hanging="360" w:left="720"/>
        <w:jc w:val="both"/>
        <w:rPr>
          <w:rFonts w:ascii="Arial" w:hAnsi="Arial" w:eastAsia="Arial" w:cs="Arial"/>
        </w:rPr>
      </w:pPr>
      <w:del w:id="83ae238e-5ae0-41b2-a282-6001e7b566f3" w:author="Live Bench" w:authorEmail="ai@example.com" w:date="2026-10-12T08:10:00.000Z" w:rsidR="00000000" w:rsidRPr="00000000" w:rsidDel="00000000">
        <w:r>
          <w:rPr>
            <w:rFonts w:ascii="Arial" w:hAnsi="Arial" w:eastAsia="Arial" w:cs="Arial"/>
          </w:rPr>
          <w:delText>Efetividade na formação de estudantes, acompanhado de orientação educacional e mentoria</w:delText>
        </w:r>
      </w:del>
      <w:ins w:id="83ae238e-5ae0-41b2-a282-6001e7b566f3" w:author="Live Bench" w:authorEmail="ai@example.com" w:date="2026-10-12T08:10:00.000Z" w:rsidR="00000000" w:rsidRPr="00000000" w:rsidDel="00000000">
        <w:r>
          <w:rPr>
            <w:rFonts w:ascii="Arial" w:hAnsi="Arial" w:eastAsia="Arial" w:cs="Arial"/>
          </w:rPr>
          <w:t>CHIỀU</w:t>
        </w:r>
      </w:ins>
    </w:p>
    <w:p w:rsidRDefault="00000000" w14:paraId="0000005C" w:rsidR="00000000" w:rsidP="00000000" w:rsidRPr="00000000" w:rsidDel="00000000">
      <w:pPr>
        <w:pageBreakBefore w:val="0"/>
        <w:numPr>
          <w:ilvl w:val="0"/>
          <w:numId w:val="2"/>
        </w:numPr>
        <w:spacing w:after="0" w:afterAutospacing="0" w:before="0" w:beforeAutospacing="0"/>
        <w:ind w:hanging="360" w:left="720"/>
        <w:jc w:val="both"/>
        <w:rPr>
          <w:rFonts w:ascii="Arial" w:hAnsi="Arial" w:eastAsia="Arial" w:cs="Arial"/>
        </w:rPr>
      </w:pPr>
      <w:del w:id="460333a3-9b49-4ee9-897a-2925d608f6c6" w:author="Live Bench" w:authorEmail="ai@example.com" w:date="2026-10-12T08:10:00.000Z" w:rsidR="00000000" w:rsidRPr="00000000" w:rsidDel="00000000">
        <w:r>
          <w:rPr>
            <w:rFonts w:ascii="Arial" w:hAnsi="Arial" w:eastAsia="Arial" w:cs="Arial"/>
          </w:rPr>
          <w:delText>Recursos para permanência</w:delText>
        </w:r>
      </w:del>
      <w:ins w:id="460333a3-9b49-4ee9-897a-2925d608f6c6" w:author="Live Bench" w:authorEmail="ai@example.com" w:date="2026-10-12T08:10:00.000Z" w:rsidR="00000000" w:rsidRPr="00000000" w:rsidDel="00000000">
        <w:r>
          <w:rPr>
            <w:rFonts w:ascii="Arial" w:hAnsi="Arial" w:eastAsia="Arial" w:cs="Arial"/>
          </w:rPr>
          <w:t xml:space="preserve">1) Đ/c Vũ Tiến Điền (TB): Làm việc tại cơ quan. 2) 14h00: Đ/c Khiêm: Giảng bài lớp bồi dưỡng chính trị hè tại huyện Chơn Thành.3) 14h00: Phòng Tuyên truyền - Tổng hợp: Chuẩn bị Hội trường và công tác phục vụ để tổ chức Hội nghị tuyên truyền công tác biên giới trên đất liền Việt Nam - Campuchia. Địa điểm: Hội trường Lầu 8 - Trường Chính trị tỉnh. </w:t>
        </w:r>
      </w:ins>
    </w:p>
    <w:p w:rsidRDefault="00000000" w14:paraId="0000005D" w:rsidR="00000000" w:rsidP="00000000" w:rsidRPr="00000000" w:rsidDel="00000000">
      <w:pPr>
        <w:pageBreakBefore w:val="0"/>
        <w:numPr>
          <w:ilvl w:val="0"/>
          <w:numId w:val="2"/>
        </w:numPr>
        <w:spacing w:after="0" w:afterAutospacing="0" w:before="0" w:beforeAutospacing="0"/>
        <w:ind w:hanging="360" w:left="720"/>
        <w:jc w:val="both"/>
        <w:rPr>
          <w:rFonts w:ascii="Arial" w:hAnsi="Arial" w:eastAsia="Arial" w:cs="Arial"/>
        </w:rPr>
      </w:pPr>
      <w:del w:id="5ce92ca0-66e3-4b5d-a987-b7bdc96a2589" w:author="Live Bench" w:authorEmail="ai@example.com" w:date="2026-10-12T08:10:00.000Z" w:rsidR="00000000" w:rsidRPr="00000000" w:rsidDel="00000000">
        <w:r>
          <w:rPr>
            <w:rFonts w:ascii="Arial" w:hAnsi="Arial" w:eastAsia="Arial" w:cs="Arial"/>
          </w:rPr>
          <w:delText>Diversidade</w:delText>
        </w:r>
      </w:del>
      <w:ins w:id="5ce92ca0-66e3-4b5d-a987-b7bdc96a2589" w:author="Live Bench" w:authorEmail="ai@example.com" w:date="2026-10-12T08:10:00.000Z" w:rsidR="00000000" w:rsidRPr="00000000" w:rsidDel="00000000">
        <w:r>
          <w:rPr>
            <w:rFonts w:ascii="Arial" w:hAnsi="Arial" w:eastAsia="Arial" w:cs="Arial"/>
          </w:rPr>
          <w:t xml:space="preserve">1) Đ/c Vũ Tiến Điền (TB): Làm việc tại cơ quan. </w:t>
        </w:r>
      </w:ins>
    </w:p>
    <w:p w:rsidRDefault="00000000" w14:paraId="0000005E" w:rsidR="00000000" w:rsidP="00000000" w:rsidRPr="00000000" w:rsidDel="00000000">
      <w:pPr>
        <w:pageBreakBefore w:val="0"/>
        <w:numPr>
          <w:ilvl w:val="0"/>
          <w:numId w:val="2"/>
        </w:numPr>
        <w:spacing w:before="0" w:beforeAutospacing="0"/>
        <w:ind w:hanging="360" w:left="720"/>
        <w:jc w:val="both"/>
        <w:rPr>
          <w:rFonts w:ascii="Arial" w:hAnsi="Arial" w:eastAsia="Arial" w:cs="Arial"/>
        </w:rPr>
      </w:pPr>
      <w:del w:id="e4408499-b335-43bd-8e50-2f1661e29bec" w:author="Live Bench" w:authorEmail="ai@example.com" w:date="2026-10-12T08:10:00.000Z" w:rsidR="00000000" w:rsidRPr="00000000" w:rsidDel="00000000">
        <w:r>
          <w:rPr>
            <w:rFonts w:ascii="Arial" w:hAnsi="Arial" w:eastAsia="Arial" w:cs="Arial"/>
          </w:rPr>
          <w:delText>Saúde Mental</w:delText>
        </w:r>
      </w:del>
      <w:ins w:id="e4408499-b335-43bd-8e50-2f1661e29bec" w:author="Live Bench" w:authorEmail="ai@example.com" w:date="2026-10-12T08:10:00.000Z" w:rsidR="00000000" w:rsidRPr="00000000" w:rsidDel="00000000">
        <w:r>
          <w:rPr>
            <w:rFonts w:ascii="Arial" w:hAnsi="Arial" w:eastAsia="Arial" w:cs="Arial"/>
          </w:rPr>
          <w:t>2) 14h00: Đ/c Khiêm: Giảng bài lớp bồi dưỡng chính trị hè tại huyện Chơn Thành.</w:t>
        </w:r>
      </w:ins>
    </w:p>
    <w:p w:rsidRDefault="00000000" w14:paraId="0000005F" w:rsidR="00000000" w:rsidP="00000000" w:rsidRPr="00000000" w:rsidDel="00000000">
      <w:pPr>
        <w:pageBreakBefore w:val="0"/>
        <w:ind w:firstLine="0" w:left="0"/>
        <w:jc w:val="both"/>
        <w:rPr>
          <w:rFonts w:ascii="Arial" w:hAnsi="Arial" w:eastAsia="Arial" w:cs="Arial"/>
        </w:rPr>
      </w:pPr>
      <w:r w:rsidR="00000000" w:rsidRPr="00000000" w:rsidDel="00000000">
        <w:rPr>
          <w:rtl w:val="0"/>
        </w:rPr>
      </w:r>
    </w:p>
    <w:tbl>
      <w:tblPr>
        <w:tblStyle w:val="Table6"/>
        <w:tblW w:w="90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2880"/>
        <w:gridCol w:w="6120"/>
      </w:tblGrid>
      <w:tr>
        <w:trPr>
          <w:hidden w:val="0"/>
        </w:trPr>
        <w:tc>
          <w:tcPr>
            <w:shd w:fill="AUTO"/>
            <w:tcMar>
              <w:top w:w="100" w:type="dxa"/>
              <w:left w:w="100" w:type="dxa"/>
              <w:bottom w:w="100" w:type="dxa"/>
              <w:right w:w="100" w:type="dxa"/>
            </w:tcMar>
            <w:vAlign w:val="top"/>
            <w:tcW w:w="2880" w:type="dxa"/>
            <w:tcBorders>
              <w:top w:val="single" w:color="auto" w:sz="8" w:space="0"/>
              <w:bottom w:val="single" w:color="auto" w:sz="8" w:space="0"/>
              <w:left w:val="single" w:color="auto" w:sz="8" w:space="0"/>
              <w:right w:val="single" w:color="auto" w:sz="8" w:space="0"/>
            </w:tcBorders>
          </w:tcPr>
          <w:p w:rsidRDefault="00000000" w14:paraId="00000060"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center"/>
              <w:rPr>
                <w:rFonts w:ascii="Arial" w:hAnsi="Arial" w:eastAsia="Arial" w:cs="Arial"/>
              </w:rPr>
            </w:pPr>
            <w:del w:id="1e3ea889-5e6c-4a25-9bb5-79063a22cc50" w:author="Live Bench" w:authorEmail="ai@example.com" w:date="2026-10-12T08:10:00.000Z" w:rsidR="00000000" w:rsidRPr="00000000" w:rsidDel="00000000">
              <w:r>
                <w:rPr>
                  <w:rFonts w:ascii="Arial" w:hAnsi="Arial" w:eastAsia="Arial" w:cs="Arial"/>
                </w:rPr>
                <w:delText>Indicador</w:delText>
              </w:r>
            </w:del>
          </w:p>
        </w:tc>
        <w:tc>
          <w:tcPr>
            <w:shd w:fill="AUTO"/>
            <w:tcMar>
              <w:top w:w="100" w:type="dxa"/>
              <w:left w:w="100" w:type="dxa"/>
              <w:bottom w:w="100" w:type="dxa"/>
              <w:right w:w="100" w:type="dxa"/>
            </w:tcMar>
            <w:vAlign w:val="top"/>
            <w:tcW w:w="6120" w:type="dxa"/>
            <w:tcBorders>
              <w:top w:val="single" w:color="auto" w:sz="8" w:space="0"/>
              <w:bottom w:val="single" w:color="auto" w:sz="8" w:space="0"/>
              <w:right w:val="single" w:color="auto" w:sz="8" w:space="0"/>
            </w:tcBorders>
          </w:tcPr>
          <w:p w:rsidRDefault="00000000" w14:paraId="00000061"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center"/>
              <w:rPr>
                <w:rFonts w:ascii="Arial" w:hAnsi="Arial" w:eastAsia="Arial" w:cs="Arial"/>
              </w:rPr>
            </w:pPr>
            <w:del w:id="1e3ea889-5e6c-4a25-9bb5-79063a22cc50" w:author="Live Bench" w:authorEmail="ai@example.com" w:date="2026-10-12T08:10:00.000Z" w:rsidR="00000000" w:rsidRPr="00000000" w:rsidDel="00000000">
              <w:r>
                <w:rPr>
                  <w:rFonts w:ascii="Arial" w:hAnsi="Arial" w:eastAsia="Arial" w:cs="Arial"/>
                </w:rPr>
                <w:delText>Forma de cálculo</w:delText>
              </w:r>
            </w:del>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62" w:rsidR="00000000" w:rsidP="00000000" w:rsidRPr="00000000" w:rsidDel="00000000">
            <w:pPr>
              <w:pageBreakBefore w:val="0"/>
              <w:widowControl w:val="0"/>
              <w:spacing w:before="0" w:line="240" w:lineRule="auto"/>
              <w:rPr>
                <w:rFonts w:ascii="Arial" w:hAnsi="Arial" w:eastAsia="Arial" w:cs="Arial"/>
              </w:rPr>
            </w:pPr>
            <w:del w:id="1e3ea889-5e6c-4a25-9bb5-79063a22cc50" w:author="Live Bench" w:authorEmail="ai@example.com" w:date="2026-10-12T08:10:00.000Z" w:rsidR="00000000" w:rsidRPr="00000000" w:rsidDel="00000000">
              <w:r>
                <w:rPr>
                  <w:rFonts w:ascii="Arial" w:hAnsi="Arial" w:eastAsia="Arial" w:cs="Arial"/>
                </w:rPr>
                <w:delText>% de vagas</w:delText>
              </w:r>
            </w:del>
            <w:ins w:id="1e3ea889-5e6c-4a25-9bb5-79063a22cc50" w:author="Live Bench" w:authorEmail="ai@example.com" w:date="2026-10-12T08:10:00.000Z" w:rsidR="00000000" w:rsidRPr="00000000" w:rsidDel="00000000">
              <w:r>
                <w:rPr>
                  <w:rFonts w:ascii="Arial" w:hAnsi="Arial" w:eastAsia="Arial" w:cs="Arial"/>
                </w:rPr>
                <w:t>3) 14h00: Phòng Tuyên truyền - Tổng hợp: Chuẩn bị Hội trường và công tác phục vụ để tổ chức Hội nghị tuyên truyền công tác biên giới trên đất liền Việt Nam - Campuchia. Địa điểm: Hội trường Lầu 8 - Trường Chính trị tỉnh.</w:t>
              </w:r>
            </w:ins>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63"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Arial" w:hAnsi="Arial" w:eastAsia="Arial" w:cs="Arial"/>
              </w:rPr>
            </w:pPr>
            <w:del w:id="a3ff78b5-3619-41a0-a852-61e322c6a1ab" w:author="Live Bench" w:authorEmail="ai@example.com" w:date="2026-10-12T08:10:00.000Z" w:rsidR="00000000" w:rsidRPr="00000000" w:rsidDel="00000000">
              <w:r>
                <w:rPr>
                  <w:rFonts w:ascii="Arial" w:hAnsi="Arial" w:eastAsia="Arial" w:cs="Arial"/>
                </w:rPr>
                <w:delText>vagas por processo seletivo (ampla concorrência, escola pública, PPI, etc.)/total de vagas;</w:delText>
              </w:r>
            </w:del>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64"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Arial" w:hAnsi="Arial" w:eastAsia="Arial" w:cs="Arial"/>
              </w:rPr>
            </w:pPr>
            <w:del w:id="a3ff78b5-3619-41a0-a852-61e322c6a1ab" w:author="Live Bench" w:authorEmail="ai@example.com" w:date="2026-10-12T08:10:00.000Z" w:rsidR="00000000" w:rsidRPr="00000000" w:rsidDel="00000000">
              <w:r>
                <w:rPr>
                  <w:rFonts w:ascii="Arial" w:hAnsi="Arial" w:eastAsia="Arial" w:cs="Arial"/>
                </w:rPr>
                <w:delText>% de diversidade</w:delText>
              </w:r>
            </w:del>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65"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Arial" w:hAnsi="Arial" w:eastAsia="Arial" w:cs="Arial"/>
              </w:rPr>
            </w:pPr>
            <w:del w:id="a3ff78b5-3619-41a0-a852-61e322c6a1ab" w:author="Live Bench" w:authorEmail="ai@example.com" w:date="2026-10-12T08:10:00.000Z" w:rsidR="00000000" w:rsidRPr="00000000" w:rsidDel="00000000">
              <w:r>
                <w:rPr>
                  <w:rFonts w:ascii="Arial" w:hAnsi="Arial" w:eastAsia="Arial" w:cs="Arial"/>
                </w:rPr>
                <w:delText>total de matriculados segundo gênero, raça/cor, etnia, origem, idade, renda familiar per capita, primeira geração no ensino superior/total de matriculados;</w:delText>
              </w:r>
            </w:del>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66"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Arial" w:hAnsi="Arial" w:eastAsia="Arial" w:cs="Arial"/>
              </w:rPr>
            </w:pPr>
            <w:del w:id="a3ff78b5-3619-41a0-a852-61e322c6a1ab" w:author="Live Bench" w:authorEmail="ai@example.com" w:date="2026-10-12T08:10:00.000Z" w:rsidR="00000000" w:rsidRPr="00000000" w:rsidDel="00000000">
              <w:r>
                <w:rPr>
                  <w:rFonts w:ascii="Arial" w:hAnsi="Arial" w:eastAsia="Arial" w:cs="Arial"/>
                </w:rPr>
                <w:delText>….</w:delText>
              </w:r>
            </w:del>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67" w:rsidR="00000000" w:rsidP="00000000" w:rsidRPr="00000000" w:rsidDel="00000000">
            <w:pPr>
              <w:keepNext w:val="0"/>
              <w:keepLines w:val="0"/>
              <w:pageBreakBefore w:val="0"/>
              <w:widowControl w:val="0"/>
              <w:pBdr>
                <w:top w:val="nil" w:sz="0" w:space="0"/>
                <w:left w:val="nil" w:sz="0" w:space="0"/>
                <w:bottom w:val="nil" w:sz="0" w:space="0"/>
                <w:right w:val="nil" w:sz="0" w:space="0"/>
                <w:between w:val="nil" w:sz="0" w:space="0"/>
              </w:pBdr>
              <w:shd w:fill="auto" w:val="clear"/>
              <w:spacing w:after="0" w:before="0" w:line="240" w:lineRule="auto"/>
              <w:ind w:firstLine="0" w:left="0" w:right="0"/>
              <w:jc w:val="left"/>
              <w:rPr>
                <w:rFonts w:ascii="Arial" w:hAnsi="Arial" w:eastAsia="Arial" w:cs="Arial"/>
              </w:rPr>
            </w:pPr>
            <w:del w:id="a3ff78b5-3619-41a0-a852-61e322c6a1ab" w:author="Live Bench" w:authorEmail="ai@example.com" w:date="2026-10-12T08:10:00.000Z" w:rsidR="00000000" w:rsidRPr="00000000" w:rsidDel="00000000">
              <w:r>
                <w:rPr>
                  <w:rFonts w:ascii="Arial" w:hAnsi="Arial" w:eastAsia="Arial" w:cs="Arial"/>
                </w:rPr>
                <w:delText>…..</w:delText>
              </w:r>
            </w:del>
            <w:ins w:id="a3ff78b5-3619-41a0-a852-61e322c6a1ab" w:author="Live Bench" w:authorEmail="ai@example.com" w:date="2026-10-12T08:10:00.000Z" w:rsidR="00000000" w:rsidRPr="00000000" w:rsidDel="00000000">
              <w:r>
                <w:rPr>
                  <w:rFonts w:ascii="Arial" w:hAnsi="Arial" w:eastAsia="Arial" w:cs="Arial"/>
                </w:rPr>
                <w:t xml:space="preserve"> </w:t>
              </w:r>
            </w:ins>
          </w:p>
        </w:tc>
      </w:tr>
    </w:tbl>
    <w:p w:rsidRDefault="00000000" w14:paraId="00000068" w:rsidR="00000000" w:rsidP="00000000" w:rsidRPr="00000000" w:rsidDel="00000000">
      <w:pPr>
        <w:pageBreakBefore w:val="0"/>
        <w:jc w:val="both"/>
        <w:rPr>
          <w:rFonts w:ascii="Arial" w:hAnsi="Arial" w:eastAsia="Arial" w:cs="Arial"/>
          <w:i/>
        </w:rPr>
      </w:pPr>
      <w:r w:rsidR="00000000" w:rsidRPr="00000000" w:rsidDel="00000000">
        <w:rPr>
          <w:rtl w:val="0"/>
        </w:rPr>
      </w:r>
    </w:p>
    <w:tbl>
      <w:tblPr>
        <w:tblStyle w:val="Table7"/>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9026"/>
      </w:tblGrid>
      <w:tr>
        <w:trPr>
          <w:hidden w:val="0"/>
        </w:trPr>
        <w:tc>
          <w:tcPr>
            <w:shd w:fill="FFF2CC"/>
            <w:tcMar>
              <w:top w:w="100" w:type="dxa"/>
              <w:left w:w="100" w:type="dxa"/>
              <w:bottom w:w="100" w:type="dxa"/>
              <w:right w:w="100" w:type="dxa"/>
            </w:tcMar>
            <w:vAlign w:val="top"/>
            <w:tcW w:w="9026" w:type="dxa"/>
            <w:tcBorders>
              <w:top w:val="single" w:color="auto" w:sz="8" w:space="0"/>
              <w:bottom w:val="single" w:color="auto" w:sz="8" w:space="0"/>
              <w:left w:val="single" w:color="auto" w:sz="8" w:space="0"/>
              <w:right w:val="single" w:color="auto" w:sz="8" w:space="0"/>
            </w:tcBorders>
          </w:tcPr>
          <w:p w:rsidRDefault="00000000" w14:paraId="00000069" w:rsidR="00000000" w:rsidP="00000000" w:rsidRPr="00000000" w:rsidDel="00000000">
            <w:pPr>
              <w:pageBreakBefore w:val="0"/>
              <w:widowControl w:val="0"/>
              <w:spacing w:before="0" w:line="240" w:lineRule="auto"/>
              <w:rPr>
                <w:b/>
                <w:rFonts w:ascii="Arial" w:hAnsi="Arial" w:eastAsia="Arial" w:cs="Arial"/>
              </w:rPr>
            </w:pPr>
            <w:del w:id="6b8a429a-fd84-4aac-b07e-65cb9d90b40a" w:author="Live Bench" w:authorEmail="ai@example.com" w:date="2026-10-12T08:10:00.000Z" w:rsidR="00000000" w:rsidRPr="00000000" w:rsidDel="00000000">
              <w:r>
                <w:rPr>
                  <w:b/>
                  <w:rFonts w:ascii="Arial" w:hAnsi="Arial" w:eastAsia="Arial" w:cs="Arial"/>
                </w:rPr>
                <w:delText>Objetivo Estratégico 2: incluir texto</w:delText>
              </w:r>
            </w:del>
            <w:ins w:id="6b8a429a-fd84-4aac-b07e-65cb9d90b40a" w:author="Live Bench" w:authorEmail="ai@example.com" w:date="2026-10-12T08:10:00.000Z" w:rsidR="00000000" w:rsidRPr="00000000" w:rsidDel="00000000">
              <w:r>
                <w:rPr>
                  <w:b/>
                  <w:rFonts w:ascii="Arial" w:hAnsi="Arial" w:eastAsia="Arial" w:cs="Arial"/>
                </w:rPr>
                <w:t xml:space="preserve">1) 8h00: Đ/c Vũ Tiến Điền (TB): Thông tin thời sự tại huyện ủy Chơn Thành và làm việc với Ban Tuyên giáo huyện ủy Chơn Thành. Địa điểm: Huyện ủy Chơn Thành. Thành phần: Đ/c Hùng, Phúc.  2) Đ/c Nguyễn Tiến Cường (PBTT): Làm việc tại cơ quan3) 8h00: Đ/c Khiêm: Giảng bài lớp bồi dưỡng chính trị hè tại thành phố Đồng Xoài. </w:t>
              </w:r>
            </w:ins>
          </w:p>
        </w:tc>
      </w:tr>
    </w:tbl>
    <w:p w:rsidRDefault="00000000" w14:paraId="0000006A" w:rsidR="00000000" w:rsidP="00000000" w:rsidRPr="00000000" w:rsidDel="00000000">
      <w:pPr>
        <w:pageBreakBefore w:val="0"/>
        <w:jc w:val="both"/>
        <w:rPr>
          <w:rFonts w:ascii="Arial" w:hAnsi="Arial" w:eastAsia="Arial" w:cs="Arial"/>
        </w:rPr>
      </w:pPr>
      <w:del w:id="48a4fa82-11ea-4ab3-ac26-5b1dc6f7a275" w:author="Live Bench" w:authorEmail="ai@example.com" w:date="2026-10-12T08:10:00.000Z" w:rsidR="00000000" w:rsidRPr="00000000" w:rsidDel="00000000">
        <w:r>
          <w:rPr>
            <w:rFonts w:ascii="Arial" w:hAnsi="Arial" w:eastAsia="Arial" w:cs="Arial"/>
          </w:rPr>
          <w:delText>Linhas de ação:</w:delText>
        </w:r>
      </w:del>
      <w:ins w:id="48a4fa82-11ea-4ab3-ac26-5b1dc6f7a275" w:author="Live Bench" w:authorEmail="ai@example.com" w:date="2026-10-12T08:10:00.000Z" w:rsidR="00000000" w:rsidRPr="00000000" w:rsidDel="00000000">
        <w:r>
          <w:rPr>
            <w:rFonts w:ascii="Arial" w:hAnsi="Arial" w:eastAsia="Arial" w:cs="Arial"/>
          </w:rPr>
          <w:t xml:space="preserve">3) 8h00: Đ/c Khiêm: Giảng bài lớp bồi dưỡng chính trị hè tại thành phố Đồng Xoài. </w:t>
        </w:r>
      </w:ins>
    </w:p>
    <w:p w:rsidRDefault="00000000" w14:paraId="0000006B" w:rsidR="00000000" w:rsidP="00000000" w:rsidRPr="00000000" w:rsidDel="00000000">
      <w:pPr>
        <w:pageBreakBefore w:val="0"/>
        <w:numPr>
          <w:ilvl w:val="0"/>
          <w:numId w:val="1"/>
        </w:numPr>
        <w:spacing w:after="0" w:afterAutospacing="0"/>
        <w:ind w:hanging="360" w:left="720"/>
        <w:jc w:val="both"/>
        <w:rPr>
          <w:rFonts w:ascii="Arial" w:hAnsi="Arial" w:eastAsia="Arial" w:cs="Arial"/>
        </w:rPr>
      </w:pPr>
      <w:del w:id="a21969e4-c26d-46d6-b3e1-9d96207c7dcf" w:author="Live Bench" w:authorEmail="ai@example.com" w:date="2026-10-12T08:10:00.000Z" w:rsidR="00000000" w:rsidRPr="00000000" w:rsidDel="00000000">
        <w:r>
          <w:rPr>
            <w:rFonts w:ascii="Arial" w:hAnsi="Arial" w:eastAsia="Arial" w:cs="Arial"/>
          </w:rPr>
          <w:delText>Texto linha de ação 1 para objetivo estratégico 2;</w:delText>
        </w:r>
      </w:del>
      <w:ins w:id="a21969e4-c26d-46d6-b3e1-9d96207c7dcf" w:author="Live Bench" w:authorEmail="ai@example.com" w:date="2026-10-12T08:10:00.000Z" w:rsidR="00000000" w:rsidRPr="00000000" w:rsidDel="00000000">
        <w:r>
          <w:rPr>
            <w:rFonts w:ascii="Arial" w:hAnsi="Arial" w:eastAsia="Arial" w:cs="Arial"/>
          </w:rPr>
          <w:t>CHIỀU1) Đ/c Vũ Tiến Điền (TB), Nguyễn Tiến Cường (PBTT): Làm việc tại cơ quan2) 15h00: Đoàn viên Công đoàn: Dọn dẹp vệ sinh khuôn viên cơ quan.</w:t>
        </w:r>
      </w:ins>
    </w:p>
    <w:p w:rsidRDefault="00000000" w14:paraId="0000006C" w:rsidR="00000000" w:rsidP="00000000" w:rsidRPr="00000000" w:rsidDel="00000000">
      <w:pPr>
        <w:pageBreakBefore w:val="0"/>
        <w:numPr>
          <w:ilvl w:val="0"/>
          <w:numId w:val="1"/>
        </w:numPr>
        <w:spacing w:after="0" w:afterAutospacing="0" w:before="0" w:beforeAutospacing="0"/>
        <w:ind w:hanging="360" w:left="720"/>
        <w:jc w:val="both"/>
        <w:rPr>
          <w:rFonts w:ascii="Arial" w:hAnsi="Arial" w:eastAsia="Arial" w:cs="Arial"/>
        </w:rPr>
      </w:pPr>
      <w:del w:id="c1a3b1bb-00ae-477f-a049-db8f48ca1509" w:author="Live Bench" w:authorEmail="ai@example.com" w:date="2026-10-12T08:10:00.000Z" w:rsidR="00000000" w:rsidRPr="00000000" w:rsidDel="00000000">
        <w:r>
          <w:rPr>
            <w:rFonts w:ascii="Arial" w:hAnsi="Arial" w:eastAsia="Arial" w:cs="Arial"/>
          </w:rPr>
          <w:delText>texto linha de ação 2 para objetivo estratégico 2;</w:delText>
        </w:r>
      </w:del>
      <w:ins w:id="c1a3b1bb-00ae-477f-a049-db8f48ca1509" w:author="Live Bench" w:authorEmail="ai@example.com" w:date="2026-10-12T08:10:00.000Z" w:rsidR="00000000" w:rsidRPr="00000000" w:rsidDel="00000000">
        <w:r>
          <w:rPr>
            <w:rFonts w:ascii="Arial" w:hAnsi="Arial" w:eastAsia="Arial" w:cs="Arial"/>
          </w:rPr>
          <w:t>CHIỀU</w:t>
        </w:r>
      </w:ins>
    </w:p>
    <w:p w:rsidRDefault="00000000" w14:paraId="0000006D" w:rsidR="00000000" w:rsidP="00000000" w:rsidRPr="00000000" w:rsidDel="00000000">
      <w:pPr>
        <w:pageBreakBefore w:val="0"/>
        <w:numPr>
          <w:ilvl w:val="0"/>
          <w:numId w:val="2"/>
        </w:numPr>
        <w:spacing w:before="0" w:beforeAutospacing="0"/>
        <w:ind w:hanging="360" w:left="720"/>
        <w:jc w:val="both"/>
        <w:rPr>
          <w:rFonts w:ascii="Arial" w:hAnsi="Arial" w:eastAsia="Arial" w:cs="Arial"/>
        </w:rPr>
      </w:pPr>
      <w:del w:id="66a57fa2-edef-4cff-9683-8bf4ae42bb87" w:author="Live Bench" w:authorEmail="ai@example.com" w:date="2026-10-12T08:10:00.000Z" w:rsidR="00000000" w:rsidRPr="00000000" w:rsidDel="00000000">
        <w:r>
          <w:rPr>
            <w:rFonts w:ascii="Arial" w:hAnsi="Arial" w:eastAsia="Arial" w:cs="Arial"/>
          </w:rPr>
          <w:delText>….</w:delText>
        </w:r>
      </w:del>
      <w:ins w:id="66a57fa2-edef-4cff-9683-8bf4ae42bb87" w:author="Live Bench" w:authorEmail="ai@example.com" w:date="2026-10-12T08:10:00.000Z" w:rsidR="00000000" w:rsidRPr="00000000" w:rsidDel="00000000">
        <w:r>
          <w:rPr>
            <w:rFonts w:ascii="Arial" w:hAnsi="Arial" w:eastAsia="Arial" w:cs="Arial"/>
          </w:rPr>
          <w:t>CHIỀU</w:t>
        </w:r>
      </w:ins>
    </w:p>
    <w:p w:rsidRDefault="00000000" w14:paraId="0000006E" w:rsidR="00000000" w:rsidP="00000000" w:rsidRPr="00000000" w:rsidDel="00000000">
      <w:pPr>
        <w:pageBreakBefore w:val="0"/>
        <w:jc w:val="both"/>
        <w:rPr>
          <w:rFonts w:ascii="Arial" w:hAnsi="Arial" w:eastAsia="Arial" w:cs="Arial"/>
        </w:rPr>
      </w:pPr>
      <w:r w:rsidR="00000000" w:rsidRPr="00000000" w:rsidDel="00000000">
        <w:rPr>
          <w:rtl w:val="0"/>
        </w:rPr>
      </w:r>
    </w:p>
    <w:tbl>
      <w:tblPr>
        <w:tblStyle w:val="Table8"/>
        <w:tblW w:w="90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2880"/>
        <w:gridCol w:w="6120"/>
      </w:tblGrid>
      <w:tr>
        <w:trPr>
          <w:hidden w:val="0"/>
        </w:trPr>
        <w:tc>
          <w:tcPr>
            <w:shd w:fill="AUTO"/>
            <w:tcMar>
              <w:top w:w="100" w:type="dxa"/>
              <w:left w:w="100" w:type="dxa"/>
              <w:bottom w:w="100" w:type="dxa"/>
              <w:right w:w="100" w:type="dxa"/>
            </w:tcMar>
            <w:vAlign w:val="top"/>
            <w:tcW w:w="2880" w:type="dxa"/>
            <w:tcBorders>
              <w:top w:val="single" w:color="auto" w:sz="8" w:space="0"/>
              <w:bottom w:val="single" w:color="auto" w:sz="8" w:space="0"/>
              <w:left w:val="single" w:color="auto" w:sz="8" w:space="0"/>
              <w:right w:val="single" w:color="auto" w:sz="8" w:space="0"/>
            </w:tcBorders>
          </w:tcPr>
          <w:p w:rsidRDefault="00000000" w14:paraId="0000006F" w:rsidR="00000000" w:rsidP="00000000" w:rsidRPr="00000000" w:rsidDel="00000000">
            <w:pPr>
              <w:pageBreakBefore w:val="0"/>
              <w:widowControl w:val="0"/>
              <w:spacing w:before="0" w:line="240" w:lineRule="auto"/>
              <w:jc w:val="center"/>
              <w:rPr>
                <w:rFonts w:ascii="Arial" w:hAnsi="Arial" w:eastAsia="Arial" w:cs="Arial"/>
              </w:rPr>
            </w:pPr>
            <w:del w:id="7573425f-39a8-44e3-b597-1ee331d17022" w:author="Live Bench" w:authorEmail="ai@example.com" w:date="2026-10-12T08:10:00.000Z" w:rsidR="00000000" w:rsidRPr="00000000" w:rsidDel="00000000">
              <w:r>
                <w:rPr>
                  <w:rFonts w:ascii="Arial" w:hAnsi="Arial" w:eastAsia="Arial" w:cs="Arial"/>
                </w:rPr>
                <w:delText>Indicador</w:delText>
              </w:r>
            </w:del>
          </w:p>
        </w:tc>
        <w:tc>
          <w:tcPr>
            <w:shd w:fill="AUTO"/>
            <w:tcMar>
              <w:top w:w="100" w:type="dxa"/>
              <w:left w:w="100" w:type="dxa"/>
              <w:bottom w:w="100" w:type="dxa"/>
              <w:right w:w="100" w:type="dxa"/>
            </w:tcMar>
            <w:vAlign w:val="top"/>
            <w:tcW w:w="6120" w:type="dxa"/>
            <w:tcBorders>
              <w:top w:val="single" w:color="auto" w:sz="8" w:space="0"/>
              <w:bottom w:val="single" w:color="auto" w:sz="8" w:space="0"/>
              <w:right w:val="single" w:color="auto" w:sz="8" w:space="0"/>
            </w:tcBorders>
          </w:tcPr>
          <w:p w:rsidRDefault="00000000" w14:paraId="00000070" w:rsidR="00000000" w:rsidP="00000000" w:rsidRPr="00000000" w:rsidDel="00000000">
            <w:pPr>
              <w:pageBreakBefore w:val="0"/>
              <w:widowControl w:val="0"/>
              <w:spacing w:before="0" w:line="240" w:lineRule="auto"/>
              <w:jc w:val="center"/>
              <w:rPr>
                <w:rFonts w:ascii="Arial" w:hAnsi="Arial" w:eastAsia="Arial" w:cs="Arial"/>
              </w:rPr>
            </w:pPr>
            <w:del w:id="7573425f-39a8-44e3-b597-1ee331d17022" w:author="Live Bench" w:authorEmail="ai@example.com" w:date="2026-10-12T08:10:00.000Z" w:rsidR="00000000" w:rsidRPr="00000000" w:rsidDel="00000000">
              <w:r>
                <w:rPr>
                  <w:rFonts w:ascii="Arial" w:hAnsi="Arial" w:eastAsia="Arial" w:cs="Arial"/>
                </w:rPr>
                <w:delText>Forma de cálculo</w:delText>
              </w:r>
            </w:del>
            <w:ins w:id="7573425f-39a8-44e3-b597-1ee331d17022" w:author="Live Bench" w:authorEmail="ai@example.com" w:date="2026-10-12T08:10:00.000Z" w:rsidR="00000000" w:rsidRPr="00000000" w:rsidDel="00000000">
              <w:r>
                <w:rPr>
                  <w:rFonts w:ascii="Arial" w:hAnsi="Arial" w:eastAsia="Arial" w:cs="Arial"/>
                </w:rPr>
                <w:t>1) Đ/c Vũ Tiến Điền (TB), Nguyễn Tiến Cường (PBTT): Làm việc tại cơ quan2) 15h00: Đoàn viên Công đoàn: Dọn dẹp vệ sinh khuôn viên cơ quan.</w:t>
              </w:r>
            </w:ins>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71" w:rsidR="00000000" w:rsidP="00000000" w:rsidRPr="00000000" w:rsidDel="00000000">
            <w:pPr>
              <w:pageBreakBefore w:val="0"/>
              <w:widowControl w:val="0"/>
              <w:spacing w:before="0" w:line="240" w:lineRule="auto"/>
              <w:rPr>
                <w:rFonts w:ascii="Arial" w:hAnsi="Arial" w:eastAsia="Arial" w:cs="Arial"/>
              </w:rPr>
            </w:pPr>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72" w:rsidR="00000000" w:rsidP="00000000" w:rsidRPr="00000000" w:rsidDel="00000000">
            <w:pPr>
              <w:pageBreakBefore w:val="0"/>
              <w:widowControl w:val="0"/>
              <w:spacing w:before="0" w:line="240" w:lineRule="auto"/>
              <w:rPr>
                <w:rFonts w:ascii="Arial" w:hAnsi="Arial" w:eastAsia="Arial" w:cs="Arial"/>
              </w:rPr>
            </w:pPr>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73" w:rsidR="00000000" w:rsidP="00000000" w:rsidRPr="00000000" w:rsidDel="00000000">
            <w:pPr>
              <w:pageBreakBefore w:val="0"/>
              <w:widowControl w:val="0"/>
              <w:spacing w:before="0" w:line="240" w:lineRule="auto"/>
              <w:rPr>
                <w:rFonts w:ascii="Arial" w:hAnsi="Arial" w:eastAsia="Arial" w:cs="Arial"/>
              </w:rPr>
            </w:pPr>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74" w:rsidR="00000000" w:rsidP="00000000" w:rsidRPr="00000000" w:rsidDel="00000000">
            <w:pPr>
              <w:pageBreakBefore w:val="0"/>
              <w:widowControl w:val="0"/>
              <w:spacing w:before="0" w:line="240" w:lineRule="auto"/>
              <w:rPr>
                <w:rFonts w:ascii="Arial" w:hAnsi="Arial" w:eastAsia="Arial" w:cs="Arial"/>
              </w:rPr>
            </w:pPr>
          </w:p>
        </w:tc>
      </w:tr>
      <w:tr>
        <w:trPr>
          <w:hidden w:val="0"/>
        </w:trPr>
        <w:tc>
          <w:tcPr>
            <w:shd w:fill="AUTO"/>
            <w:tcMar>
              <w:top w:w="100" w:type="dxa"/>
              <w:left w:w="100" w:type="dxa"/>
              <w:bottom w:w="100" w:type="dxa"/>
              <w:right w:w="100" w:type="dxa"/>
            </w:tcMar>
            <w:vAlign w:val="top"/>
            <w:tcW w:w="2880" w:type="dxa"/>
            <w:tcBorders>
              <w:bottom w:val="single" w:color="auto" w:sz="8" w:space="0"/>
              <w:left w:val="single" w:color="auto" w:sz="8" w:space="0"/>
              <w:right w:val="single" w:color="auto" w:sz="8" w:space="0"/>
            </w:tcBorders>
          </w:tcPr>
          <w:p w:rsidRDefault="00000000" w14:paraId="00000075" w:rsidR="00000000" w:rsidP="00000000" w:rsidRPr="00000000" w:rsidDel="00000000">
            <w:pPr>
              <w:pageBreakBefore w:val="0"/>
              <w:widowControl w:val="0"/>
              <w:spacing w:before="0" w:line="240" w:lineRule="auto"/>
              <w:rPr>
                <w:rFonts w:ascii="Arial" w:hAnsi="Arial" w:eastAsia="Arial" w:cs="Arial"/>
              </w:rPr>
            </w:pPr>
            <w:r w:rsidR="00000000" w:rsidRPr="00000000" w:rsidDel="00000000">
              <w:rPr>
                <w:rtl w:val="0"/>
              </w:rPr>
            </w:r>
          </w:p>
        </w:tc>
        <w:tc>
          <w:tcPr>
            <w:shd w:fill="AUTO"/>
            <w:tcMar>
              <w:top w:w="100" w:type="dxa"/>
              <w:left w:w="100" w:type="dxa"/>
              <w:bottom w:w="100" w:type="dxa"/>
              <w:right w:w="100" w:type="dxa"/>
            </w:tcMar>
            <w:vAlign w:val="top"/>
            <w:tcW w:w="6120" w:type="dxa"/>
            <w:tcBorders>
              <w:bottom w:val="single" w:color="auto" w:sz="8" w:space="0"/>
              <w:right w:val="single" w:color="auto" w:sz="8" w:space="0"/>
            </w:tcBorders>
          </w:tcPr>
          <w:p w:rsidRDefault="00000000" w14:paraId="00000076" w:rsidR="00000000" w:rsidP="00000000" w:rsidRPr="00000000" w:rsidDel="00000000">
            <w:pPr>
              <w:pageBreakBefore w:val="0"/>
              <w:widowControl w:val="0"/>
              <w:spacing w:before="0" w:line="240" w:lineRule="auto"/>
              <w:rPr>
                <w:rFonts w:ascii="Arial" w:hAnsi="Arial" w:eastAsia="Arial" w:cs="Arial"/>
              </w:rPr>
            </w:pPr>
            <w:r w:rsidR="00000000" w:rsidRPr="00000000" w:rsidDel="00000000">
              <w:rPr>
                <w:rtl w:val="0"/>
              </w:rPr>
            </w:r>
          </w:p>
        </w:tc>
      </w:tr>
    </w:tbl>
    <w:p w:rsidRDefault="00000000" w14:paraId="00000077" w:rsidR="00000000" w:rsidP="00000000" w:rsidRPr="00000000" w:rsidDel="00000000">
      <w:pPr>
        <w:pageBreakBefore w:val="0"/>
        <w:jc w:val="both"/>
        <w:rPr>
          <w:rFonts w:ascii="Arial" w:hAnsi="Arial" w:eastAsia="Arial" w:cs="Arial"/>
        </w:rPr>
      </w:pPr>
      <w:r w:rsidR="00000000" w:rsidRPr="00000000" w:rsidDel="00000000">
        <w:rPr>
          <w:rtl w:val="0"/>
        </w:rPr>
      </w:r>
    </w:p>
    <w:p w:rsidRDefault="00000000" w14:paraId="00000078" w:rsidR="00000000" w:rsidP="00000000" w:rsidRPr="00000000" w:rsidDel="00000000">
      <w:pPr>
        <w:pStyle w:val="Heading1"/>
        <w:pageBreakBefore w:val="0"/>
        <w:rPr>
          <w:rFonts w:ascii="Arial" w:hAnsi="Arial" w:eastAsia="Arial" w:cs="Arial"/>
        </w:rPr>
      </w:pPr>
      <w:bookmarkStart w:id="16" w:name="_z5hvf6b3ttst"/>
      <w:bookmarkEnd w:id="16"/>
      <w:del w:id="ef688596-d91e-4753-b652-459d6572dbd7" w:author="Live Bench" w:authorEmail="ai@example.com" w:date="2026-10-12T08:10:00.000Z" w:rsidR="00000000" w:rsidRPr="00000000" w:rsidDel="00000000">
        <w:r>
          <w:rPr>
            <w:color w:val="FF9900"/>
            <w:rFonts w:ascii="Nunito" w:hAnsi="Nunito" w:eastAsia="Nunito" w:cs="Nunito"/>
          </w:rPr>
          <w:delText>Equipe</w:delText>
        </w:r>
      </w:del>
      <w:r w:rsidR="00000000" w:rsidRPr="00000000" w:rsidDel="00000000"/>
    </w:p>
    <w:p w:rsidRDefault="00000000" w14:paraId="00000079" w:rsidR="00000000" w:rsidP="00000000" w:rsidRPr="00000000" w:rsidDel="00000000">
      <w:pPr>
        <w:pStyle w:val="Heading1"/>
        <w:pageBreakBefore w:val="0"/>
        <w:rPr>
          <w:rFonts w:ascii="Nunito" w:hAnsi="Nunito" w:eastAsia="Nunito" w:cs="Nunito"/>
          <w:color w:val="ff9900"/>
        </w:rPr>
      </w:pPr>
      <w:bookmarkStart w:id="17" w:name="_67mcweh9h1vr"/>
      <w:bookmarkEnd w:id="17"/>
      <w:del w:id="b1d63696-0ef0-439f-891b-44b3ef3fe0ef" w:author="Live Bench" w:authorEmail="ai@example.com" w:date="2026-10-12T08:10:00.000Z" w:rsidR="00000000" w:rsidRPr="00000000" w:rsidDel="00000000">
        <w:r>
          <w:rPr>
            <w:color w:val="FF9900"/>
            <w:rFonts w:ascii="Nunito" w:hAnsi="Nunito" w:eastAsia="Nunito" w:cs="Nunito"/>
          </w:rPr>
          <w:delText>Histórico do Documento</w:delText>
        </w:r>
      </w:del>
    </w:p>
    <w:p w:rsidRDefault="00000000" w14:paraId="0000007A" w:rsidR="00000000" w:rsidP="00000000" w:rsidRPr="00000000" w:rsidDel="00000000">
      <w:pPr>
        <w:pageBreakBefore w:val="0"/>
        <w:spacing w:line="240" w:lineRule="auto"/>
      </w:pPr>
      <w:r w:rsidR="00000000" w:rsidRPr="00000000" w:rsidDel="00000000">
        <w:rPr>
          <w:rtl w:val="0"/>
        </w:rPr>
      </w:r>
    </w:p>
    <w:tbl>
      <w:tblPr>
        <w:tblStyle w:val="Table9"/>
        <w:tblW w:w="902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Column="0" w:firstRow="0" w:lastColumn="0" w:lastRow="0" w:noHBand="1" w:noVBand="1" w:val="0600"/>
        <w:tblCellMar>
          <w:top w:w="100" w:type="dxa"/>
          <w:left w:w="100" w:type="dxa"/>
          <w:bottom w:w="100" w:type="dxa"/>
          <w:right w:w="100" w:type="dxa"/>
        </w:tblCellMar>
      </w:tblPr>
      <w:tblGrid>
        <w:gridCol w:w="3008"/>
        <w:gridCol w:w="3008"/>
        <w:gridCol w:w="3008"/>
      </w:tblGrid>
      <w:tr>
        <w:trPr>
          <w:hidden w:val="0"/>
        </w:trPr>
        <w:tc>
          <w:tcPr>
            <w:shd w:fill="FF9900"/>
            <w:tcMar>
              <w:top w:w="100" w:type="dxa"/>
              <w:left w:w="100" w:type="dxa"/>
              <w:bottom w:w="100" w:type="dxa"/>
              <w:right w:w="100" w:type="dxa"/>
            </w:tcMar>
            <w:vAlign w:val="top"/>
            <w:tcW w:w="3008" w:type="dxa"/>
            <w:tcBorders>
              <w:top w:val="single" w:color="auto" w:sz="8" w:space="0"/>
              <w:bottom w:val="single" w:color="auto" w:sz="8" w:space="0"/>
              <w:left w:val="single" w:color="auto" w:sz="8" w:space="0"/>
              <w:right w:val="single" w:color="auto" w:sz="8" w:space="0"/>
            </w:tcBorders>
          </w:tcPr>
          <w:p w:rsidRDefault="00000000" w14:paraId="0000007B" w:rsidR="00000000" w:rsidP="00000000" w:rsidRPr="00000000" w:rsidDel="00000000">
            <w:pPr>
              <w:pageBreakBefore w:val="0"/>
              <w:widowControl w:val="0"/>
              <w:spacing w:before="0" w:line="240" w:lineRule="auto"/>
              <w:rPr>
                <w:color w:val="FFFFFF"/>
                <w:rFonts w:ascii="Nunito" w:hAnsi="Nunito" w:eastAsia="Nunito" w:cs="Nunito"/>
              </w:rPr>
            </w:pPr>
            <w:del w:id="45962fd2-fc19-4d53-a236-c8478cb9ee50" w:author="Live Bench" w:authorEmail="ai@example.com" w:date="2026-10-12T08:10:00.000Z" w:rsidR="00000000" w:rsidRPr="00000000" w:rsidDel="00000000">
              <w:r>
                <w:rPr>
                  <w:color w:val="FFFFFF"/>
                  <w:rFonts w:ascii="Nunito" w:hAnsi="Nunito" w:eastAsia="Nunito" w:cs="Nunito"/>
                </w:rPr>
                <w:delText>Ação</w:delText>
              </w:r>
            </w:del>
          </w:p>
          <w:p/>
        </w:tc>
        <w:tc>
          <w:tcPr>
            <w:shd w:fill="FF9900"/>
            <w:tcMar>
              <w:top w:w="100" w:type="dxa"/>
              <w:left w:w="100" w:type="dxa"/>
              <w:bottom w:w="100" w:type="dxa"/>
              <w:right w:w="100" w:type="dxa"/>
            </w:tcMar>
            <w:vAlign w:val="top"/>
            <w:tcW w:w="3008" w:type="dxa"/>
            <w:tcBorders>
              <w:top w:val="single" w:color="auto" w:sz="8" w:space="0"/>
              <w:bottom w:val="single" w:color="auto" w:sz="8" w:space="0"/>
              <w:right w:val="single" w:color="auto" w:sz="8" w:space="0"/>
            </w:tcBorders>
          </w:tcPr>
          <w:p w:rsidRDefault="00000000" w14:paraId="0000007C" w:rsidR="00000000" w:rsidP="00000000" w:rsidRPr="00000000" w:rsidDel="00000000">
            <w:pPr>
              <w:pageBreakBefore w:val="0"/>
              <w:widowControl w:val="0"/>
              <w:spacing w:before="0" w:line="240" w:lineRule="auto"/>
              <w:rPr>
                <w:color w:val="FFFFFF"/>
                <w:rFonts w:ascii="Nunito" w:hAnsi="Nunito" w:eastAsia="Nunito" w:cs="Nunito"/>
              </w:rPr>
            </w:pPr>
            <w:del w:id="45962fd2-fc19-4d53-a236-c8478cb9ee50" w:author="Live Bench" w:authorEmail="ai@example.com" w:date="2026-10-12T08:10:00.000Z" w:rsidR="00000000" w:rsidRPr="00000000" w:rsidDel="00000000">
              <w:r>
                <w:rPr>
                  <w:color w:val="FFFFFF"/>
                  <w:rFonts w:ascii="Nunito" w:hAnsi="Nunito" w:eastAsia="Nunito" w:cs="Nunito"/>
                </w:rPr>
                <w:delText>Processo nº</w:delText>
              </w:r>
            </w:del>
          </w:p>
          <w:p/>
        </w:tc>
        <w:tc>
          <w:tcPr>
            <w:shd w:fill="FF9900"/>
            <w:tcMar>
              <w:top w:w="100" w:type="dxa"/>
              <w:left w:w="100" w:type="dxa"/>
              <w:bottom w:w="100" w:type="dxa"/>
              <w:right w:w="100" w:type="dxa"/>
            </w:tcMar>
            <w:vAlign w:val="top"/>
            <w:tcW w:w="3008" w:type="dxa"/>
            <w:tcBorders>
              <w:top w:val="single" w:color="auto" w:sz="8" w:space="0"/>
              <w:bottom w:val="single" w:color="auto" w:sz="8" w:space="0"/>
              <w:right w:val="single" w:color="auto" w:sz="8" w:space="0"/>
            </w:tcBorders>
          </w:tcPr>
          <w:p w:rsidRDefault="00000000" w14:paraId="0000007D" w:rsidR="00000000" w:rsidP="00000000" w:rsidRPr="00000000" w:rsidDel="00000000">
            <w:pPr>
              <w:pageBreakBefore w:val="0"/>
              <w:widowControl w:val="0"/>
              <w:spacing w:before="0" w:line="240" w:lineRule="auto"/>
              <w:rPr>
                <w:color w:val="FFFFFF"/>
                <w:rFonts w:ascii="Nunito" w:hAnsi="Nunito" w:eastAsia="Nunito" w:cs="Nunito"/>
              </w:rPr>
            </w:pPr>
            <w:del w:id="45962fd2-fc19-4d53-a236-c8478cb9ee50" w:author="Live Bench" w:authorEmail="ai@example.com" w:date="2026-10-12T08:10:00.000Z" w:rsidR="00000000" w:rsidRPr="00000000" w:rsidDel="00000000">
              <w:r>
                <w:rPr>
                  <w:color w:val="FFFFFF"/>
                  <w:rFonts w:ascii="Nunito" w:hAnsi="Nunito" w:eastAsia="Nunito" w:cs="Nunito"/>
                </w:rPr>
                <w:delText>Data</w:delText>
              </w:r>
            </w:del>
          </w:p>
          <w:p/>
        </w:tc>
      </w:tr>
      <w:tr>
        <w:trPr>
          <w:hidden w:val="0"/>
        </w:trPr>
        <w:tc>
          <w:tcPr>
            <w:shd w:fill="AUTO"/>
            <w:tcMar>
              <w:top w:w="100" w:type="dxa"/>
              <w:left w:w="100" w:type="dxa"/>
              <w:bottom w:w="100" w:type="dxa"/>
              <w:right w:w="100" w:type="dxa"/>
            </w:tcMar>
            <w:vAlign w:val="top"/>
            <w:tcW w:w="3008" w:type="dxa"/>
            <w:tcBorders>
              <w:bottom w:val="single" w:color="auto" w:sz="8" w:space="0"/>
              <w:left w:val="single" w:color="auto" w:sz="8" w:space="0"/>
              <w:right w:val="single" w:color="auto" w:sz="8" w:space="0"/>
            </w:tcBorders>
          </w:tcPr>
          <w:p w:rsidRDefault="00000000" w14:paraId="0000007E" w:rsidR="00000000" w:rsidP="00000000" w:rsidRPr="00000000" w:rsidDel="00000000">
            <w:pPr>
              <w:pageBreakBefore w:val="0"/>
              <w:widowControl w:val="0"/>
              <w:spacing w:before="0" w:line="240" w:lineRule="auto"/>
              <w:rPr>
                <w:color w:val="000000"/>
                <w:rFonts w:ascii="Nunito" w:hAnsi="Nunito" w:eastAsia="Nunito" w:cs="Nunito"/>
              </w:rPr>
            </w:pPr>
            <w:del w:id="45962fd2-fc19-4d53-a236-c8478cb9ee50" w:author="Live Bench" w:authorEmail="ai@example.com" w:date="2026-10-12T08:10:00.000Z" w:rsidR="00000000" w:rsidRPr="00000000" w:rsidDel="00000000">
              <w:r>
                <w:rPr>
                  <w:color w:val="000000"/>
                  <w:rFonts w:ascii="Nunito" w:hAnsi="Nunito" w:eastAsia="Nunito" w:cs="Nunito"/>
                </w:rPr>
                <w:delText>Versão inicial</w:delText>
              </w:r>
            </w:del>
          </w:p>
          <w:p/>
        </w:tc>
        <w:tc>
          <w:tcPr>
            <w:shd w:fill="AUTO"/>
            <w:tcMar>
              <w:top w:w="100" w:type="dxa"/>
              <w:left w:w="100" w:type="dxa"/>
              <w:bottom w:w="100" w:type="dxa"/>
              <w:right w:w="100" w:type="dxa"/>
            </w:tcMar>
            <w:vAlign w:val="top"/>
            <w:tcW w:w="3008" w:type="dxa"/>
            <w:tcBorders>
              <w:bottom w:val="single" w:color="auto" w:sz="8" w:space="0"/>
              <w:right w:val="single" w:color="auto" w:sz="8" w:space="0"/>
            </w:tcBorders>
          </w:tcPr>
          <w:p w:rsidRDefault="00000000" w14:paraId="0000007F" w:rsidR="00000000" w:rsidP="00000000" w:rsidRPr="00000000" w:rsidDel="00000000">
            <w:pPr>
              <w:pageBreakBefore w:val="0"/>
              <w:widowControl w:val="0"/>
              <w:spacing w:before="0" w:line="240" w:lineRule="auto"/>
            </w:pPr>
            <w:r w:rsidR="00000000" w:rsidRPr="00000000" w:rsidDel="00000000"/>
          </w:p>
        </w:tc>
        <w:tc>
          <w:tcPr>
            <w:shd w:fill="AUTO"/>
            <w:tcMar>
              <w:top w:w="100" w:type="dxa"/>
              <w:left w:w="100" w:type="dxa"/>
              <w:bottom w:w="100" w:type="dxa"/>
              <w:right w:w="100" w:type="dxa"/>
            </w:tcMar>
            <w:vAlign w:val="top"/>
            <w:tcW w:w="3008" w:type="dxa"/>
            <w:tcBorders>
              <w:bottom w:val="single" w:color="auto" w:sz="8" w:space="0"/>
              <w:right w:val="single" w:color="auto" w:sz="8" w:space="0"/>
            </w:tcBorders>
          </w:tcPr>
          <w:p w:rsidRDefault="00000000" w14:paraId="00000080" w:rsidR="00000000" w:rsidP="00000000" w:rsidRPr="00000000" w:rsidDel="00000000">
            <w:pPr>
              <w:pageBreakBefore w:val="0"/>
              <w:widowControl w:val="0"/>
              <w:spacing w:before="0" w:line="240" w:lineRule="auto"/>
            </w:pPr>
            <w:r w:rsidR="00000000" w:rsidRPr="00000000" w:rsidDel="00000000"/>
          </w:p>
        </w:tc>
      </w:tr>
    </w:tbl>
    <w:p w:rsidRDefault="00000000" w14:paraId="00000081" w:rsidR="00000000" w:rsidP="00000000" w:rsidRPr="00000000" w:rsidDel="00000000">
      <w:pPr>
        <w:pageBreakBefore w:val="0"/>
        <w:rPr>
          <w:rFonts w:ascii="Arial" w:hAnsi="Arial" w:eastAsia="Arial" w:cs="Arial"/>
        </w:rPr>
      </w:pPr>
      <w:r w:rsidR="00000000" w:rsidRPr="00000000" w:rsidDel="00000000">
        <w:rPr>
          <w:rtl w:val="0"/>
        </w:rPr>
      </w:r>
    </w:p>
    <w:sectPr>
      <w:headerReference r:id="rId10" w:type="default"/>
      <w:headerReference r:id="rId11" w:type="first"/>
      <w:footerReference r:id="rId12" w:type="default"/>
      <w:footerReference r:id="rId13" w:type="first"/>
      <w:pgSz w:h="16838" w:w="11906" w:orient="portrait"/>
      <w:pgMar w:bottom="1077" w:top="1077" w:left="1440" w:right="1440" w:header="0" w:footer="720"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1440" w:firstLine="0"/>
      <w:rPr>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Default="00000000" w14:paraId="00000089" w:rsidR="00000000" w:rsidP="00000000" w:rsidRPr="00000000" w:rsidDel="00000000">
      <w:pPr>
        <w:pageBreakBefore w:val="0"/>
        <w:spacing w:before="0" w:line="240" w:lineRule="auto"/>
        <w:rPr>
          <w:sz w:val="20"/>
          <w:szCs w:val="20"/>
        </w:rPr>
      </w:pPr>
      <w:r>
        <w:rPr>
          <w:rStyle w:val="FootnoteReference"/>
        </w:rPr>
        <w:footnoteRef/>
      </w:r>
      <w:r w:rsidR="00000000" w:rsidRPr="00000000" w:rsidDel="00000000">
        <w:rPr>
          <w:rStyle w:val="FootnoteReference"/>
          <w:vertAlign w:val="superscript"/>
        </w:rPr>
      </w:r>
      <w:r w:rsidR="00000000" w:rsidRPr="00000000" w:rsidDel="00000000">
        <w:rPr>
          <w:sz w:val="20"/>
          <w:szCs w:val="20"/>
          <w:rtl w:val="0"/>
        </w:rPr>
        <w:t xml:space="preserve"> Simões, M. (2020). Sobre princípios e valores (Texto em discussão).</w:t>
      </w:r>
    </w:p>
  </w:footnote>
  <w:footnote w:id="1">
    <w:p w:rsidRDefault="00000000" w14:paraId="0000008A" w:rsidR="00000000" w:rsidP="00000000" w:rsidRPr="00000000" w:rsidDel="00000000">
      <w:pPr>
        <w:pageBreakBefore w:val="0"/>
        <w:spacing w:before="0" w:line="240" w:lineRule="auto"/>
        <w:rPr>
          <w:sz w:val="20"/>
          <w:szCs w:val="20"/>
        </w:rPr>
      </w:pPr>
      <w:r>
        <w:rPr>
          <w:rStyle w:val="FootnoteReference"/>
        </w:rPr>
        <w:footnoteRef/>
      </w:r>
      <w:r w:rsidR="00000000" w:rsidRPr="00000000" w:rsidDel="00000000">
        <w:rPr>
          <w:rStyle w:val="FootnoteReference"/>
          <w:vertAlign w:val="superscript"/>
        </w:rPr>
      </w:r>
      <w:r w:rsidR="00000000" w:rsidRPr="00000000" w:rsidDel="00000000">
        <w:rPr>
          <w:sz w:val="20"/>
          <w:szCs w:val="20"/>
          <w:rtl w:val="0"/>
        </w:rPr>
        <w:t xml:space="preserve"> Planes Unicamp 2021-2025, página 29</w:t>
      </w:r>
    </w:p>
  </w:footnote>
  <w:footnote w:id="2">
    <w:p w:rsidRDefault="00000000" w14:paraId="0000008B" w:rsidR="00000000" w:rsidP="00000000" w:rsidRPr="00000000" w:rsidDel="00000000">
      <w:pPr>
        <w:pageBreakBefore w:val="0"/>
        <w:spacing w:before="0" w:line="240" w:lineRule="auto"/>
        <w:rPr>
          <w:sz w:val="20"/>
          <w:szCs w:val="20"/>
        </w:rPr>
      </w:pPr>
      <w:r>
        <w:rPr>
          <w:rStyle w:val="FootnoteReference"/>
        </w:rPr>
        <w:footnoteRef/>
      </w:r>
      <w:r w:rsidR="00000000" w:rsidRPr="00000000" w:rsidDel="00000000">
        <w:rPr>
          <w:rStyle w:val="FootnoteReference"/>
          <w:vertAlign w:val="superscript"/>
        </w:rPr>
      </w:r>
      <w:r w:rsidR="00000000" w:rsidRPr="00000000" w:rsidDel="00000000">
        <w:rPr>
          <w:sz w:val="20"/>
          <w:szCs w:val="20"/>
          <w:rtl w:val="0"/>
        </w:rPr>
        <w:t xml:space="preserve"> Baseado no texto do Planes Unicamp 2021-2025, item “OBJETIVOS, LINHAS DE AÇÃO E INDICADORES ESTRATÉGICOS”, página 32.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tabs>
        <w:tab w:val="right" w:leader="none" w:pos="7653.543307086615"/>
      </w:tabs>
      <w:spacing w:before="600" w:lineRule="auto"/>
      <w:rPr>
        <w:rFonts w:ascii="Nunito" w:cs="Nunito" w:eastAsia="Nunito" w:hAnsi="Nunito"/>
        <w:color w:val="434343"/>
      </w:rPr>
    </w:pPr>
    <w:r w:rsidDel="00000000" w:rsidR="00000000" w:rsidRPr="00000000">
      <w:rPr>
        <w:rFonts w:ascii="Nunito" w:cs="Nunito" w:eastAsia="Nunito" w:hAnsi="Nunito"/>
        <w:color w:val="434343"/>
        <w:rtl w:val="0"/>
      </w:rPr>
      <w:t xml:space="preserve">PLANES AA-AA {SIGLA ÓRGÃO/UNIDD/CENTRO&amp;NÚCLEO}</w:t>
    </w:r>
    <w:r w:rsidDel="00000000" w:rsidR="00000000" w:rsidRPr="00000000">
      <w:rPr>
        <w:rFonts w:ascii="Nunito" w:cs="Nunito" w:eastAsia="Nunito" w:hAnsi="Nunito"/>
        <w:color w:val="434343"/>
        <w:rtl w:val="0"/>
      </w:rPr>
      <w:tab/>
      <w:tab/>
      <w:t xml:space="preserve">Página </w:t>
    </w:r>
    <w:r w:rsidDel="00000000" w:rsidR="00000000" w:rsidRPr="00000000">
      <w:rPr>
        <w:rFonts w:ascii="Nunito" w:cs="Nunito" w:eastAsia="Nunito" w:hAnsi="Nunito"/>
        <w:color w:val="434343"/>
      </w:rPr>
      <w:fldChar w:fldCharType="begin"/>
      <w:instrText xml:space="preserve">PAGE</w:instrText>
      <w:fldChar w:fldCharType="separate"/>
      <w:fldChar w:fldCharType="end"/>
    </w:r>
    <w:r w:rsidDel="00000000" w:rsidR="00000000" w:rsidRPr="00000000">
      <w:rPr>
        <w:rFonts w:ascii="Nunito" w:cs="Nunito" w:eastAsia="Nunito" w:hAnsi="Nunito"/>
        <w:color w:val="434343"/>
        <w:rtl w:val="0"/>
      </w:rPr>
      <w:t xml:space="preserve">/</w:t>
    </w:r>
    <w:r w:rsidDel="00000000" w:rsidR="00000000" w:rsidRPr="00000000">
      <w:rPr>
        <w:rFonts w:ascii="Nunito" w:cs="Nunito" w:eastAsia="Nunito" w:hAnsi="Nunito"/>
        <w:color w:val="434343"/>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50800"/>
          <wp:effectExtent b="0" l="0" r="0" t="0"/>
          <wp:docPr descr="linha horizontal" id="1" name="image2.png"/>
          <a:graphic>
            <a:graphicData uri="http://schemas.openxmlformats.org/drawingml/2006/picture">
              <pic:pic>
                <pic:nvPicPr>
                  <pic:cNvPr descr="linha horizontal" id="0" name="image2.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2"/>
        <w:szCs w:val="22"/>
        <w:lang w:val="pt_BR"/>
      </w:rPr>
    </w:rPrDefault>
    <w:pPrDefault>
      <w:pPr>
        <w:spacing w:before="200" w:line="335.9999999999999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widowControl w:val="0"/>
      <w:spacing w:before="400" w:line="240" w:lineRule="auto"/>
    </w:pPr>
    <w:rPr>
      <w:b w:val="1"/>
      <w:color w:val="a61c00"/>
      <w:sz w:val="40"/>
      <w:szCs w:val="40"/>
    </w:rPr>
  </w:style>
  <w:style w:type="paragraph" w:styleId="Heading2">
    <w:name w:val="heading 2"/>
    <w:basedOn w:val="Normal"/>
    <w:next w:val="Normal"/>
    <w:pPr>
      <w:pageBreakBefore w:val="0"/>
      <w:spacing w:before="320" w:line="240" w:lineRule="auto"/>
      <w:ind w:left="-15" w:firstLine="0"/>
    </w:pPr>
    <w:rPr>
      <w:color w:val="000000"/>
      <w:sz w:val="32"/>
      <w:szCs w:val="32"/>
    </w:rPr>
  </w:style>
  <w:style w:type="paragraph" w:styleId="Heading3">
    <w:name w:val="heading 3"/>
    <w:basedOn w:val="Normal"/>
    <w:next w:val="Normal"/>
    <w:pPr>
      <w:pageBreakBefore w:val="0"/>
    </w:pPr>
    <w:rPr>
      <w:b w:val="1"/>
      <w:color w:val="283592"/>
      <w:sz w:val="24"/>
      <w:szCs w:val="24"/>
    </w:rPr>
  </w:style>
  <w:style w:type="paragraph" w:styleId="Heading4">
    <w:name w:val="heading 4"/>
    <w:basedOn w:val="Normal"/>
    <w:next w:val="Normal"/>
    <w:pPr>
      <w:pageBreakBefore w:val="0"/>
    </w:pPr>
    <w:rPr>
      <w:b w:val="1"/>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pPr>
    <w:rPr>
      <w:rFonts w:ascii="Nunito" w:cs="Nunito" w:eastAsia="Nunito" w:hAnsi="Nunito"/>
      <w:color w:val="000000"/>
      <w:sz w:val="36"/>
      <w:szCs w:val="36"/>
    </w:rPr>
  </w:style>
  <w:style w:type="paragraph" w:styleId="Subtitle">
    <w:name w:val="Subtitle"/>
    <w:basedOn w:val="Normal"/>
    <w:next w:val="Normal"/>
    <w:pPr>
      <w:pageBreakBefore w:val="0"/>
    </w:pPr>
    <w:rPr>
      <w:color w:val="e01b8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11" Type="http://schemas.openxmlformats.org/officeDocument/2006/relationships/header" Target="header2.xml" /><Relationship Id="rId10" Type="http://schemas.openxmlformats.org/officeDocument/2006/relationships/header" Target="header1.xml" /><Relationship Id="rId13" Type="http://schemas.openxmlformats.org/officeDocument/2006/relationships/footer" Target="footer1.xml" /><Relationship Id="rId12" Type="http://schemas.openxmlformats.org/officeDocument/2006/relationships/footer" Target="footer2.xm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image" Target="media/image4.jpg" /><Relationship Id="rId5" Type="http://schemas.openxmlformats.org/officeDocument/2006/relationships/numbering" Target="numbering.xml" /><Relationship Id="rId6"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5.jpg" /></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1.10.0</vt:lpwstr>
  </property>
  <property name="DocumentGuid" fmtid="{D5CDD505-2E9C-101B-9397-08002B2CF9AE}" pid="3">
    <vt:lpwstr>82306b78-faac-4d69-b0b6-f9516d0a0fee</vt:lpwstr>
  </property>
</Properties>
</file>
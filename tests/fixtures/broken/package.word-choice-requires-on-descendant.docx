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encoding="UTF-8" standalone="yes" ?>
<Relationships xmlns="http://schemas.openxmlformats.org/package/2006/relationships">

  <Relationship Id="rId1" Target="word/document.xml" Type="http://schemas.openxmlformats.org/officeDocument/2006/relationships/officeDocument"/>

</Relationships>

</file>

<file path=word/document.xml><?xml version="1.0" encoding="utf-8"?>
<w:document xmlns:w="http://schemas.openxmlformats.org/wordprocessingml/2006/main" xmlns:r="http://schemas.openxmlformats.org/officeDocument/2006/relationships">
  <w:body>
    <w:p xmlns:p4="http://schemas.microsoft.com/office/word/2010/wordml" p4:paraId="2874D537" p4:textId="77777777">
      <w:pPr>
        <w:pStyle w:val="BodyText"/>
        <w:spacing w:before="1"/>
        <w:ind w:left="0" w:right="0"/>
        <w:rPr>
          <w:ins w:author="Open-Xml-PowerTools" w:id="552" w:date="2000-01-01T00:00:00Z"/>
          <w:sz w:val="14"/>
        </w:rPr>
      </w:pPr>
      <w:ins w:author="Open-Xml-PowerTools" w:id="551" w:date="2000-01-01T00:00:00Z">
        <w:r>
          <w:rPr>
            <w:noProof/>
          </w:rPr>
          <AlternateContent xmlns="http://schemas.openxmlformats.org/markup-compatibility/2006">
            <Choice Requires="wps">
              <w:drawing xmlns:wps="http://schemas.microsoft.com/office/word/2010/wordprocessingShape" xmlns:wp="http://schemas.openxmlformats.org/drawingml/2006/wordprocessingDrawing" xmlns:a="http://schemas.openxmlformats.org/drawingml/2006/main" xmlns:wp14="http://schemas.microsoft.com/office/word/2010/wordprocessingDrawing"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478790</wp:posOffset>
                  </wp:positionH>
                  <wp:positionV relativeFrom="paragraph">
                    <wp:posOffset>82550</wp:posOffset>
                  </wp:positionV>
                  <wp:extent cx="190500" cy="133350"/>
                  <wp:effectExtent l="9525" t="9525" r="9525" b="9525"/>
                  <wp:wrapNone/>
                  <wp:docPr id="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sp xmlns="http://schemas.microsoft.com/office/word/2010/wordprocessingShape">
                        <cNvSpPr>
                          <a:spLocks noChangeArrowheads="1"/>
                        </cNvSpPr>
                        <spPr bwMode="auto">
                          <a:xfrm>
                            <a:off x="0" y="0"/>
                            <a:ext cx="190500" cy="133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spPr>
                        <bodyPr rot="0" vert="horz" wrap="square" lIns="91440" tIns="45720" rIns="91440" bIns="45720" anchor="t" anchorCtr="0" upright="1">
                          <a:noAutofit/>
                        </bodyPr>
                      </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Choice>
            <Fallback>
              <w:drawing xmlns:wp="http://schemas.openxmlformats.org/drawingml/2006/wordprocessingDrawing" xmlns:a="http://schemas.openxmlformats.org/drawingml/2006/main" xmlns:wp14="http://schemas.microsoft.com/office/word/2010/wordprocessingDrawing"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478790</wp:posOffset>
                  </wp:positionH>
                  <wp:positionV relativeFrom="paragraph">
                    <wp:posOffset>82550</wp:posOffset>
                  </wp:positionV>
                  <wp:extent cx="190500" cy="133350"/>
                  <wp:effectExtent l="9525" t="9525" r="9525" b="9525"/>
                  <wp:wrapNone/>
                  <wp:docPr id="1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sp xmlns="http://schemas.microsoft.com/office/word/2010/wordprocessingShape">
                        <cNvSpPr>
                          <a:spLocks noChangeArrowheads="1"/>
                        </cNvSpPr>
                        <spPr bwMode="auto">
                          <a:xfrm>
                            <a:off x="0" y="0"/>
                            <a:ext cx="190500" cy="133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spPr>
                        <bodyPr rot="0" vert="horz" wrap="square" lIns="91440" tIns="45720" rIns="91440" bIns="45720" anchor="t" anchorCtr="0" upright="1">
                          <a:noAutofit/>
                        </bodyPr>
                      </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Fallback>
          </AlternateContent>
        </w:r>
      </w:ins>
    </w:p>
    <w:sectPr>
      <w:pgSz w:w="11910" w:h="16840"/>
      <w:pgMar w:top="1380" w:right="1180" w:bottom="280" w:left="1180" w:header="720" w:footer="720" w:gutter="0"/>
      <w:cols w:space="720"/>
      <w:sectPrChange w:author="Open-Xml-PowerTools" w:id="1605" w:date="2000-01-01T00:00:00Z">
        <w:sectPr>
          <w:pgMar w:top="1440" w:right="1440" w:bottom="1440" w:left="1440" w:header="720" w:footer="720" w:gutter="0"/>
          <w:cols w:num="1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LT Std">
    <w:charset w:val="00"/>
    <w:family w:val="swiss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sz w:val="20"/>
        <w:position w:val="0"/>
        <w:w w:val="100"/>
        <w:vertAlign w:val="baseline"/>
        <w:rFonts w:ascii="Times New Roman" w:cs="Times New Roman" w:eastAsia="Times New Roman" w:hAnsi="Times New Roman"/>
        <w:color w:val="010000"/>
        <w:em w:val="none"/>
        <w:lang w:bidi="en-US" w:eastAsia="en-US" w:val="en-US"/>
        <w:spacing w:val="0"/>
      </w:rPr>
    </w:rPrDefault>
    <w:pPrDefault>
      <w:pPr>
        <w:jc w:val="left"/>
        <w:ind w:firstLine="0"/>
        <w:spacing w:after="0" w:before="0" w:line="240" w:lineRule="auto"/>
        <w:keepNext w:val="false"/>
        <w:keepLines w:val="false"/>
        <w:textFlow w:val="lrTb"/>
        <w:textAlignment w:val="baseline"/>
        <w:suppressAutoHyphens w:val="false"/>
        <w:contextualSpacing w:val="false"/>
      </w:pPr>
    </w:pPrDefault>
  </w:docDefaults>
  <w:style w:default="1" w:styleId="DefaultParagraphFont" w:type="character">
    <w:name w:val="Default Paragraph Font"/>
  </w:style>
  <w:style w:default="1" w:styleId="0" w:type="paragraph">
    <w:name w:val="Normal"/>
    <w:next w:val="0"/>
    <w:link w:val="1"/>
    <w:qFormat w:val="true"/>
    <w:pPr>
      <w:jc w:val="both"/>
      <w:ind w:firstLine="283.465"/>
      <w:spacing w:after="113.386" w:before="0" w:line="230" w:lineRule="exact"/>
      <w:keepNext w:val="false"/>
      <w:keepLines w:val="true"/>
      <w:textFlow w:val="lrTb"/>
      <w:textAlignment w:val="baseline"/>
      <w:suppressAutoHyphens w:val="false"/>
      <w:contextualSpacing w:val="false"/>
    </w:pPr>
  </w:style>
  <w:style w:customStyle="1" w:styleId="2" w:type="paragraph">
    <w:name w:val="a:emnum"/>
    <w:qFormat w:val="true"/>
    <w:pPr>
      <w:jc w:val="both"/>
      <w:ind w:firstLine="0"/>
      <w:spacing w:after="170.079" w:before="226.772" w:line="230" w:lineRule="exact"/>
      <w:keepNext w:val="true"/>
      <w:keepLines w:val="true"/>
      <w:textFlow w:val="lrTb"/>
      <w:textAlignment w:val="baseline"/>
      <w:suppressAutoHyphens w:val="false"/>
      <w:contextualSpacing w:val="false"/>
    </w:pPr>
    <w:rPr>
      <w:b/>
      <w:sz w:val="19.2"/>
      <w:caps/>
      <w:rFonts w:ascii="Helvetica LT Std" w:cs="Helvetica LT Std" w:eastAsia="Helvetica LT Std" w:hAnsi="Helvetica LT Std"/>
      <w:lang w:bidi="es-ES" w:eastAsia="es-ES" w:val="es-ES"/>
    </w:rPr>
  </w:style>
  <w:style w:customStyle="1" w:styleId="3" w:type="paragraph">
    <w:name w:val="a:formula"/>
    <w:basedOn w:val="2"/>
    <w:qFormat w:val="true"/>
    <w:pPr>
      <w:jc w:val="center"/>
      <w:ind w:firstLine="0"/>
      <w:spacing w:after="28.347" w:before="0" w:line="230" w:lineRule="exact"/>
      <w:keepNext w:val="true"/>
      <w:keepLines w:val="true"/>
      <w:textFlow w:val="lrTb"/>
      <w:textAlignment w:val="baseline"/>
      <w:suppressAutoHyphens w:val="false"/>
      <w:contextualSpacing w:val="false"/>
    </w:pPr>
    <w:rPr>
      <w:b/>
    </w:rPr>
  </w:style>
  <w:style w:customStyle="1" w:styleId="4" w:type="paragraph">
    <w:name w:val="a:grupo"/>
    <w:basedOn w:val="3"/>
    <w:qFormat w:val="true"/>
    <w:pPr>
      <w:jc w:val="center"/>
      <w:ind w:firstLine="0"/>
      <w:spacing w:after="170.079" w:before="0" w:line="230" w:lineRule="exact"/>
      <w:keepNext w:val="true"/>
      <w:keepLines w:val="true"/>
      <w:textFlow w:val="lrTb"/>
      <w:textAlignment w:val="baseline"/>
      <w:suppressAutoHyphens w:val="false"/>
      <w:contextualSpacing w:val="false"/>
    </w:pPr>
    <w:rPr>
      <w:b/>
    </w:rPr>
  </w:style>
  <w:style w:default="1" w:styleId="1" w:type="character">
    <w:name w:val="Normal"/>
    <w:rPr>
      <w:sz w:val="19.2"/>
      <w:rFonts w:ascii="Helvetica LT Std" w:cs="Helvetica LT Std" w:eastAsia="Helvetica LT Std" w:hAnsi="Helvetica LT Std"/>
      <w:lang w:bidi="es-ES" w:eastAsia="es-ES" w:val="es-ES"/>
    </w:rPr>
  </w:style>
  <w:style w:type="paragraph" w:styleId="Normal">
    <w:name w:val="Normal"/>
    <w:qFormat/>
    <w:pPr>
      <w:widowControl w:val="0"/>
      <w:autoSpaceDE w:val="0"/>
      <w:autoSpaceDN w:val="0"/>
      <w:spacing w:after="0" w:before="0" w:line="240" w:lineRule="auto"/>
    </w:pPr>
    <w:rPr>
      <w:rFonts w:ascii="Calibri" w:eastAsia="Calibri" w:hAnsi="Calibri" w:cs="Calibri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spacing w:before="41"/>
      <w:ind w:left="260"/>
      <w:outlineLvl w:val="0"/>
    </w:pPr>
    <w:rPr>
      <w:rFonts w:ascii="Calibri" w:eastAsia="Calibri" w:hAnsi="Calibri" w:cs="Calibri"/>
      <w:b/>
      <w:bCs/>
      <w:sz w:val="22"/>
      <w:szCs w:val="22"/>
      <w:lang w:val="en-US" w:eastAsia="en-US" w:bidi="ar-SA"/>
    </w:rPr>
  </w:style>
  <w:style w:type="tabl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8"/>
      <w:ind w:left="260" w:right="332"/>
    </w:pPr>
    <w:rPr>
      <w:rFonts w:ascii="Calibri" w:eastAsia="Calibri" w:hAnsi="Calibri" w:cs="Calibri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1"/>
    <w:qFormat/>
    <w:rPr>
      <w:rFonts w:ascii="Calibri" w:eastAsia="Calibri" w:hAnsi="Calibri" w:cs="Calibri"/>
      <w:sz w:val="22"/>
      <w:szCs w:val="22"/>
      <w:lang w:val="en-US" w:eastAsia="en-US" w:bidi="ar-SA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/word/settings.xml" Id="rIdSettingsBackfill" /><Relationship Type="http://schemas.openxmlformats.org/officeDocument/2006/relationships/theme" Target="/word/theme/theme1.xml" Id="rIdThemeBackfill" /><Relationship Type="http://schemas.openxmlformats.org/officeDocument/2006/relationships/fontTable" Target="/word/fontTable.xml" Id="rIdFontTableBackfill" /><Relationship Type="http://schemas.openxmlformats.org/officeDocument/2006/relationships/webSettings" Target="/word/webSettings.xml" Id="rIdWebSettingsBackfil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
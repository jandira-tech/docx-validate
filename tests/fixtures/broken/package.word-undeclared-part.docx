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544419" w14:paraId="5E0E396C" w14:textId="77777777" w:rsidR="006E04A4" w:rsidRPr="00CD7560">
      <w:pPr>
        <w:pStyle w:val="Dokumentbeteckning"/>
        <w:rPr>
          <w:u w:val="single"/>
        </w:rPr>
      </w:pPr>
      <w:bookmarkStart w:id="0" w:name="DocumentYear"/>
      <w:del w:id="e453844f-dc7f-4730-aeb5-ff18e3493dd8" w:author="Live Bench" w:authorEmail="ai@example.com" w:date="2026-10-12T08:00:00.000Z">
        <w:r>
          <w:rPr>
            <w:rFonts w:ascii="Arial" w:hAnsi="Arial" w:eastAsia="Arial" w:cs="Arial"/>
          </w:rPr>
          <w:delText>2022/23</w:delText>
        </w:r>
      </w:del>
      <w:bookmarkEnd w:id="0"/>
      <w:del w:id="e453844f-dc7f-4730-aeb5-ff18e3493dd8" w:author="Live Bench" w:authorEmail="ai@example.com" w:date="2026-10-12T08:00:00.000Z">
        <w:r>
          <w:rPr>
            <w:rFonts w:ascii="Arial" w:hAnsi="Arial" w:eastAsia="Arial" w:cs="Arial"/>
          </w:rPr>
          <w:delText>:</w:delText>
        </w:r>
      </w:del>
      <w:bookmarkStart w:id="1" w:name="DocumentNumber"/>
      <w:del w:id="e453844f-dc7f-4730-aeb5-ff18e3493dd8" w:author="Live Bench" w:authorEmail="ai@example.com" w:date="2026-10-12T08:00:00.000Z">
        <w:r>
          <w:rPr>
            <w:rFonts w:ascii="Arial" w:hAnsi="Arial" w:eastAsia="Arial" w:cs="Arial"/>
          </w:rPr>
          <w:delText>126</w:delText>
        </w:r>
      </w:del>
      <w:ins w:id="e453844f-dc7f-4730-aeb5-ff18e3493dd8" w:author="Live Bench" w:authorEmail="ai@example.com" w:date="2026-10-12T08:00:00.000Z">
        <w:r>
          <w:rPr>
            <w:rFonts w:ascii="Arial" w:hAnsi="Arial" w:eastAsia="Arial" w:cs="Arial"/>
          </w:rPr>
          <w:t>LIETUVOS RESPUBLIKOS ŽEMĖS ŪKIO MINISTRAS</w:t>
        </w:r>
      </w:ins>
      <w:bookmarkEnd w:id="1"/>
    </w:p>
    <w:p w:rsidRDefault="00544419" w14:paraId="5E0E396D" w14:textId="77777777" w:rsidR="006E04A4">
      <w:pPr>
        <w:pStyle w:val="Datum"/>
        <w:outlineLvl w:val="0"/>
      </w:pPr>
      <w:bookmarkStart w:id="2" w:name="DocumentDate"/>
      <w:del w:id="0231574c-edb6-4f63-a28a-747b0148091f" w:author="Live Bench" w:authorEmail="ai@example.com" w:date="2026-10-12T08:00:00.000Z">
        <w:r>
          <w:rPr>
            <w:rFonts w:ascii="Arial" w:hAnsi="Arial" w:eastAsia="Arial" w:cs="Arial"/>
          </w:rPr>
          <w:delText>Fredagen den 16 juni 2023</w:delText>
        </w:r>
      </w:del>
      <w:bookmarkEnd w:id="2"/>
      <w:del w:id="0231574c-edb6-4f63-a28a-747b0148091f" w:author="Live Bench" w:authorEmail="ai@example.com" w:date="2026-10-12T08:00:00.000Z">
        <w:r>
          <w:rPr>
            <w:rFonts w:ascii="Arial" w:hAnsi="Arial" w:eastAsia="Arial" w:cs="Arial"/>
          </w:rPr>
          <w:delText xml:space="preserve"> </w:delText>
        </w:r>
      </w:del>
      <w:ins w:id="0231574c-edb6-4f63-a28a-747b0148091f" w:author="Live Bench" w:authorEmail="ai@example.com" w:date="2026-10-12T08:00:00.000Z">
        <w:r>
          <w:rPr>
            <w:rFonts w:ascii="Arial" w:hAnsi="Arial" w:eastAsia="Arial" w:cs="Arial"/>
          </w:rPr>
          <w:t>ĮSAKYMAS</w:t>
        </w:r>
      </w:ins>
    </w:p>
    <w:tbl>
      <w:tblPr>
        <w:tblW w:w="9214" w:type="dxa"/>
        <w:tblLayout w:type="fixed"/>
        <w:tblCellMar>
          <w:left w:w="0" w:type="dxa"/>
          <w:right w:w="0" w:type="dxa"/>
        </w:tblCellMar>
        <w:tblLook w:firstColumn="0" w:firstRow="0" w:lastColumn="0" w:lastRow="0" w:noHBand="0" w:noVBand="0" w:val="0000"/>
      </w:tblPr>
      <w:tblGrid>
        <w:gridCol w:w="440"/>
        <w:gridCol w:w="1101"/>
        <w:gridCol w:w="386"/>
        <w:gridCol w:w="7287"/>
      </w:tblGrid>
      <w:tr w:rsidR="00F130D4" w:rsidTr="00E47117" w14:paraId="5E0E3972" w14:textId="77777777">
        <w:trPr>
          <w:cantSplit/>
          <w:hidden w:val="0"/>
        </w:trPr>
        <w:tc>
          <w:tcPr>
            <w:tcW w:w="454" w:type="dxa"/>
            <w:tcMar>
              <w:left w:w="0" w:type="dxa"/>
              <w:right w:w="0" w:type="dxa"/>
            </w:tcMar>
          </w:tcPr>
          <w:p w:rsidRDefault="00544419" w14:paraId="5E0E396E" w14:textId="77777777" w:rsidR="006E04A4">
            <w:pPr>
              <w:pStyle w:val="Plenum"/>
              <w:tabs>
                <w:tab w:val="clear" w:pos="1418"/>
              </w:tabs>
              <w:rPr>
                <w:rFonts w:ascii="Arial" w:hAnsi="Arial" w:eastAsia="Arial" w:cs="Arial"/>
              </w:rPr>
            </w:pPr>
            <w:del w:id="d9d62827-2f60-4cb6-b880-00813da33ae1" w:author="Live Bench" w:authorEmail="ai@example.com" w:date="2026-10-12T08:00:00.000Z">
              <w:r>
                <w:rPr>
                  <w:rFonts w:ascii="Arial" w:hAnsi="Arial" w:eastAsia="Arial" w:cs="Arial"/>
                </w:rPr>
                <w:delText>Kl.</w:delText>
              </w:r>
            </w:del>
            <w:ins w:id="d9d62827-2f60-4cb6-b880-00813da33ae1" w:author="Live Bench" w:authorEmail="ai@example.com" w:date="2026-10-12T08:00:00.000Z">
              <w:r>
                <w:rPr>
                  <w:rFonts w:ascii="Arial" w:hAnsi="Arial" w:eastAsia="Arial" w:cs="Arial"/>
                </w:rPr>
                <w:t>DĖL ŽEMĖS ŪKIO MINISTRO 2015 M. lapkričio 13 D. ĮSAKYMO NR. 3D-850 „D</w:t>
              </w:r>
            </w:ins>
          </w:p>
        </w:tc>
        <w:tc>
          <w:tcPr>
            <w:tcW w:w="1134" w:type="dxa"/>
            <w:tcMar>
              <w:left w:w="0" w:type="dxa"/>
              <w:right w:w="0" w:type="dxa"/>
            </w:tcMar>
          </w:tcPr>
          <w:p w:rsidRDefault="00544419" w14:paraId="5E0E396F" w14:textId="77777777" w:rsidR="006E04A4">
            <w:pPr>
              <w:pStyle w:val="Plenum"/>
              <w:tabs>
                <w:tab w:val="clear" w:pos="1418"/>
              </w:tabs>
              <w:jc w:val="right"/>
            </w:pPr>
            <w:bookmarkStart w:id="3" w:name="StartTidSchema"/>
            <w:bookmarkEnd w:id="3"/>
            <w:del w:id="013761e2-7853-40a6-8642-918759d7bbba" w:author="Live Bench" w:authorEmail="ai@example.com" w:date="2026-10-12T08:00:00.000Z">
              <w:r>
                <w:rPr>
                  <w:rFonts w:ascii="Arial" w:hAnsi="Arial" w:eastAsia="Arial" w:cs="Arial"/>
                </w:rPr>
                <w:delText>09.00</w:delText>
              </w:r>
            </w:del>
          </w:p>
        </w:tc>
        <w:tc>
          <w:tcPr>
            <w:tcW w:w="397" w:type="dxa"/>
            <w:tcMar>
              <w:left w:w="0" w:type="dxa"/>
              <w:right w:w="0" w:type="dxa"/>
            </w:tcMar>
          </w:tcPr>
          <w:p w:rsidRDefault="00544419" w14:paraId="5E0E3970" w14:textId="77777777" w:rsidR="006E04A4"/>
        </w:tc>
        <w:tc>
          <w:tcPr>
            <w:tcW w:w="7512" w:type="dxa"/>
            <w:tcMar>
              <w:left w:w="0" w:type="dxa"/>
              <w:right w:w="0" w:type="dxa"/>
            </w:tcMar>
          </w:tcPr>
          <w:p w:rsidRDefault="00544419" w14:paraId="5E0E3971" w14:textId="77777777" w:rsidR="006E04A4">
            <w:pPr>
              <w:pStyle w:val="Plenum"/>
              <w:tabs>
                <w:tab w:val="clear" w:pos="1418"/>
              </w:tabs>
              <w:ind w:right="1"/>
              <w:rPr>
                <w:rFonts w:ascii="Arial" w:hAnsi="Arial" w:eastAsia="Arial" w:cs="Arial"/>
              </w:rPr>
            </w:pPr>
            <w:del w:id="013761e2-7853-40a6-8642-918759d7bbba" w:author="Live Bench" w:authorEmail="ai@example.com" w:date="2026-10-12T08:00:00.000Z">
              <w:r>
                <w:rPr>
                  <w:rFonts w:ascii="Arial" w:hAnsi="Arial" w:eastAsia="Arial" w:cs="Arial"/>
                </w:rPr>
                <w:delText>Särskild debatt</w:delText>
              </w:r>
            </w:del>
          </w:p>
        </w:tc>
      </w:tr>
      <w:tr w:rsidR="00F130D4" w:rsidTr="00E47117" w14:paraId="5E0E3977" w14:textId="77777777">
        <w:trPr>
          <w:cantSplit/>
          <w:hidden w:val="0"/>
        </w:trPr>
        <w:tc>
          <w:tcPr>
            <w:tcW w:w="454" w:type="dxa"/>
            <w:tcMar>
              <w:left w:w="0" w:type="dxa"/>
              <w:right w:w="0" w:type="dxa"/>
            </w:tcMar>
          </w:tcPr>
          <w:p w:rsidRDefault="00544419" w14:paraId="5E0E3973" w14:textId="77777777" w:rsidR="006E04A4"/>
        </w:tc>
        <w:tc>
          <w:tcPr>
            <w:tcW w:w="1134" w:type="dxa"/>
            <w:tcMar>
              <w:left w:w="0" w:type="dxa"/>
              <w:right w:w="0" w:type="dxa"/>
            </w:tcMar>
          </w:tcPr>
          <w:p w:rsidRDefault="00544419" w14:paraId="5E0E3974" w14:textId="77777777" w:rsidR="006E04A4">
            <w:pPr>
              <w:jc w:val="right"/>
            </w:pPr>
          </w:p>
        </w:tc>
        <w:tc>
          <w:tcPr>
            <w:tcW w:w="397" w:type="dxa"/>
            <w:tcMar>
              <w:left w:w="0" w:type="dxa"/>
              <w:right w:w="0" w:type="dxa"/>
            </w:tcMar>
          </w:tcPr>
          <w:p w:rsidRDefault="00544419" w14:paraId="5E0E3975" w14:textId="77777777" w:rsidR="006E04A4"/>
        </w:tc>
        <w:tc>
          <w:tcPr>
            <w:tcW w:w="7512" w:type="dxa"/>
            <w:tcMar>
              <w:left w:w="0" w:type="dxa"/>
              <w:right w:w="0" w:type="dxa"/>
            </w:tcMar>
          </w:tcPr>
          <w:p w:rsidRDefault="00544419" w14:paraId="5E0E3976" w14:textId="77777777" w:rsidR="006E04A4">
            <w:pPr>
              <w:pStyle w:val="Plenum"/>
              <w:tabs>
                <w:tab w:val="clear" w:pos="1418"/>
              </w:tabs>
              <w:ind w:right="1"/>
              <w:rPr>
                <w:rFonts w:ascii="Arial" w:hAnsi="Arial" w:eastAsia="Arial" w:cs="Arial"/>
              </w:rPr>
            </w:pPr>
            <w:del w:id="013761e2-7853-40a6-8642-918759d7bbba" w:author="Live Bench" w:authorEmail="ai@example.com" w:date="2026-10-12T08:00:00.000Z">
              <w:r>
                <w:rPr>
                  <w:rFonts w:ascii="Arial" w:hAnsi="Arial" w:eastAsia="Arial" w:cs="Arial"/>
                </w:rPr>
                <w:delText>Interpellationssvar</w:delText>
              </w:r>
            </w:del>
            <w:ins w:id="013761e2-7853-40a6-8642-918759d7bbba" w:author="Live Bench" w:authorEmail="ai@example.com" w:date="2026-10-12T08:00:00.000Z">
              <w:r>
                <w:rPr>
                  <w:rFonts w:ascii="Arial" w:hAnsi="Arial" w:eastAsia="Arial" w:cs="Arial"/>
                </w:rPr>
                <w:t>ĖL LIETUVOS ŽUVININKYSTĖS SEKTORIAUS 2014–2020 METŲ VEIKSMŲ PROGRAMOS PIRMOJO SĄJUNGOS PRIORITETO „EKOLOGIŠKAI TAUSIOS, EFEKTYVAUS IŠTEKLIŲ NAUDOJIMO, INOVACINĖS, KONKURENCINGOS IR ŽINIOMIS GRINDŽIAMOS ŽVEJYBOS SKATINIMAS“ PRIEMONĖS „PARAMA IŠSAUGOJIMO PRIEMONIŲ RENGIMUI IR ĮGYVENDINIMUI“ VEIKLOS SRITIES „PARAMA EUROPINIŲ UNGURIŲ IŠTEKLIŲ VALDYMO PLANUI LIETUVOJE ĮGYVENDINTI“ ĮGYVENDINIMO TAISYKLIŲ PATVIRTINIMO“ PAKEITIMO</w:t>
              </w:r>
            </w:ins>
          </w:p>
        </w:tc>
      </w:tr>
    </w:tbl>
    <w:p w:rsidRDefault="00544419" w14:paraId="5E0E3978" w14:textId="77777777" w:rsidR="006E04A4">
      <w:pPr>
        <w:pStyle w:val="StreckLngt"/>
      </w:pPr>
      <w:r>
        <w:tab/>
      </w:r>
    </w:p>
    <w:p w:rsidRDefault="00544419" w14:paraId="5E0E3979" w14:textId="77777777" w:rsidR="00121B42" w:rsidP="00121B42">
      <w:pPr>
        <w:pStyle w:val="Blankrad"/>
      </w:pPr>
      <w:r>
        <w:t xml:space="preserve">      </w:t>
      </w:r>
    </w:p>
    <w:p w:rsidRDefault="00544419" w14:paraId="5E0E397A" w14:textId="77777777" w:rsidR="00CF242C" w:rsidP="00121B42">
      <w:pPr>
        <w:pStyle w:val="Blankrad"/>
      </w:pPr>
      <w:r>
        <w:t xml:space="preserve">      </w:t>
      </w:r>
    </w:p>
    <w:tbl>
      <w:tblPr>
        <w:tblW w:w="9285" w:type="dxa"/>
        <w:tblLayout w:type="fixed"/>
        <w:tblCellMar>
          <w:left w:w="71" w:type="dxa"/>
          <w:right w:w="71" w:type="dxa"/>
        </w:tblCellMar>
        <w:tblLook w:firstColumn="0" w:firstRow="0" w:lastColumn="0" w:lastRow="0" w:noHBand="0" w:noVBand="0" w:val="0000"/>
      </w:tblPr>
      <w:tblGrid>
        <w:gridCol w:w="567"/>
        <w:gridCol w:w="6663"/>
        <w:gridCol w:w="2055"/>
      </w:tblGrid>
      <w:tr w:rsidR="00F130D4" w:rsidTr="00055526" w14:paraId="5E0E397E" w14:textId="77777777">
        <w:trPr>
          <w:cantSplit/>
          <w:hidden w:val="0"/>
        </w:trPr>
        <w:tc>
          <w:tcPr>
            <w:tcW w:w="567" w:type="dxa"/>
            <w:tcMar>
              <w:left w:w="71" w:type="dxa"/>
              <w:right w:w="71" w:type="dxa"/>
            </w:tcMar>
          </w:tcPr>
          <w:p w:rsidRDefault="00544419" w14:paraId="5E0E397B" w14:textId="77777777" w:rsidR="001D7AF0" w:rsidP="00C84F80">
            <w:pPr>
              <w:pStyle w:val="FlistaNrRubrikn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1</w:delText>
              </w:r>
            </w:del>
          </w:p>
        </w:tc>
        <w:tc>
          <w:tcPr>
            <w:tcW w:w="6663" w:type="dxa"/>
            <w:tcMar>
              <w:left w:w="71" w:type="dxa"/>
              <w:right w:w="71" w:type="dxa"/>
            </w:tcMar>
          </w:tcPr>
          <w:p w:rsidRDefault="00544419" w14:paraId="5E0E397C" w14:textId="77777777" w:rsidR="006E04A4" w:rsidP="000326E3">
            <w:pPr>
              <w:pStyle w:val="HuvudrubrikEnsam"/>
              <w:rPr>
                <w:rFonts w:ascii="Arial" w:hAnsi="Arial" w:eastAsia="Arial" w:cs="Arial"/>
              </w:rPr>
            </w:pPr>
            <w:del w:id="964697b3-fc3b-4020-891d-3c9e8add40f9" w:author="Live Bench" w:authorEmail="ai@example.com" w:date="2026-10-12T08:00:00.000Z">
              <w:r>
                <w:rPr>
                  <w:rFonts w:ascii="Arial" w:hAnsi="Arial" w:eastAsia="Arial" w:cs="Arial"/>
                </w:rPr>
                <w:delText>Särskild debatt om ägande av samhällsviktiga fastigheter</w:delText>
              </w:r>
            </w:del>
          </w:p>
          <w:p/>
        </w:tc>
        <w:tc>
          <w:tcPr>
            <w:tcW w:w="2055" w:type="dxa"/>
            <w:tcMar>
              <w:left w:w="71" w:type="dxa"/>
              <w:right w:w="71" w:type="dxa"/>
            </w:tcMar>
          </w:tcPr>
          <w:p w:rsidRDefault="00544419" w14:paraId="5E0E397D" w14:textId="77777777" w:rsidR="006E04A4" w:rsidP="00C84F80"/>
        </w:tc>
      </w:tr>
      <w:tr w:rsidR="00F130D4" w:rsidTr="00055526" w14:paraId="5E0E3982" w14:textId="77777777">
        <w:trPr>
          <w:cantSplit/>
          <w:hidden w:val="0"/>
        </w:trPr>
        <w:tc>
          <w:tcPr>
            <w:tcW w:w="567" w:type="dxa"/>
            <w:tcMar>
              <w:left w:w="71" w:type="dxa"/>
              <w:right w:w="71" w:type="dxa"/>
            </w:tcMar>
          </w:tcPr>
          <w:p w:rsidRDefault="00544419" w14:paraId="5E0E397F" w14:textId="77777777" w:rsidR="001D7AF0" w:rsidP="00C84F80">
            <w:pPr>
              <w:keepNext/>
            </w:pPr>
          </w:p>
        </w:tc>
        <w:tc>
          <w:tcPr>
            <w:tcW w:w="6663" w:type="dxa"/>
            <w:tcMar>
              <w:left w:w="71" w:type="dxa"/>
              <w:right w:w="71" w:type="dxa"/>
            </w:tcMar>
          </w:tcPr>
          <w:p w:rsidRDefault="00544419" w14:paraId="5E0E3980" w14:textId="77777777" w:rsidR="006E04A4" w:rsidP="000326E3">
            <w:pPr>
              <w:pStyle w:val="HuvudrubrikEnsam"/>
              <w:keepNext/>
              <w:rPr>
                <w:rFonts w:ascii="Arial" w:hAnsi="Arial" w:eastAsia="Arial" w:cs="Arial"/>
              </w:rPr>
            </w:pPr>
            <w:del w:id="964697b3-fc3b-4020-891d-3c9e8add40f9" w:author="Live Bench" w:authorEmail="ai@example.com" w:date="2026-10-12T08:00:00.000Z">
              <w:r>
                <w:rPr>
                  <w:rFonts w:ascii="Arial" w:hAnsi="Arial" w:eastAsia="Arial" w:cs="Arial"/>
                </w:rPr>
                <w:delText>Justering av protokoll</w:delText>
              </w:r>
            </w:del>
          </w:p>
          <w:p/>
        </w:tc>
        <w:tc>
          <w:tcPr>
            <w:tcW w:w="2055" w:type="dxa"/>
            <w:tcMar>
              <w:left w:w="71" w:type="dxa"/>
              <w:right w:w="71" w:type="dxa"/>
            </w:tcMar>
          </w:tcPr>
          <w:p w:rsidRDefault="00544419" w14:paraId="5E0E3981" w14:textId="77777777" w:rsidR="006E04A4" w:rsidP="00C84F80">
            <w:pPr>
              <w:keepNext/>
            </w:pPr>
          </w:p>
        </w:tc>
      </w:tr>
      <w:tr w:rsidR="00F130D4" w:rsidTr="00055526" w14:paraId="5E0E3986" w14:textId="77777777">
        <w:trPr>
          <w:cantSplit/>
          <w:hidden w:val="0"/>
        </w:trPr>
        <w:tc>
          <w:tcPr>
            <w:tcW w:w="567" w:type="dxa"/>
            <w:tcMar>
              <w:left w:w="71" w:type="dxa"/>
              <w:right w:w="71" w:type="dxa"/>
            </w:tcMar>
          </w:tcPr>
          <w:p w:rsidRDefault="00544419" w14:paraId="5E0E3983"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w:delText>
              </w:r>
            </w:del>
          </w:p>
          <w:p/>
        </w:tc>
        <w:tc>
          <w:tcPr>
            <w:tcW w:w="6663" w:type="dxa"/>
            <w:tcMar>
              <w:left w:w="71" w:type="dxa"/>
              <w:right w:w="71" w:type="dxa"/>
            </w:tcMar>
          </w:tcPr>
          <w:p w:rsidRDefault="00544419" w14:paraId="5E0E3984" w14:textId="6C4BDB4A"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 xml:space="preserve">Justering av protokoll från sammanträdet fredagen den 26 </w:delText>
              </w:r>
              <w:r>
                <w:rPr>
                  <w:rFonts w:ascii="Times New Roman" w:hAnsi="Times New Roman" w:eastAsia="Times New Roman" w:cs="Times New Roman"/>
                </w:rPr>
                <w:delText>maj</w:delText>
              </w:r>
            </w:del>
          </w:p>
          <w:p/>
        </w:tc>
        <w:tc>
          <w:tcPr>
            <w:tcW w:w="2055" w:type="dxa"/>
            <w:tcMar>
              <w:left w:w="71" w:type="dxa"/>
              <w:right w:w="71" w:type="dxa"/>
            </w:tcMar>
          </w:tcPr>
          <w:p w:rsidRDefault="00544419" w14:paraId="5E0E3985" w14:textId="77777777" w:rsidR="006E04A4" w:rsidP="00C84F80"/>
        </w:tc>
      </w:tr>
      <w:tr w:rsidR="00F130D4" w:rsidTr="00055526" w14:paraId="5E0E398A" w14:textId="77777777">
        <w:trPr>
          <w:cantSplit/>
          <w:hidden w:val="0"/>
        </w:trPr>
        <w:tc>
          <w:tcPr>
            <w:tcW w:w="567" w:type="dxa"/>
            <w:tcMar>
              <w:left w:w="71" w:type="dxa"/>
              <w:right w:w="71" w:type="dxa"/>
            </w:tcMar>
          </w:tcPr>
          <w:p w:rsidRDefault="00544419" w14:paraId="5E0E3987" w14:textId="77777777" w:rsidR="001D7AF0" w:rsidP="00C84F80">
            <w:pPr>
              <w:keepNext/>
            </w:pPr>
          </w:p>
        </w:tc>
        <w:tc>
          <w:tcPr>
            <w:tcW w:w="6663" w:type="dxa"/>
            <w:tcMar>
              <w:left w:w="71" w:type="dxa"/>
              <w:right w:w="71" w:type="dxa"/>
            </w:tcMar>
          </w:tcPr>
          <w:p w:rsidRDefault="00544419" w14:paraId="5E0E3988" w14:textId="77777777" w:rsidR="006E04A4" w:rsidP="000326E3">
            <w:pPr>
              <w:pStyle w:val="HuvudrubrikEnsam"/>
              <w:keepNext/>
              <w:rPr>
                <w:rFonts w:ascii="Arial" w:hAnsi="Arial" w:eastAsia="Arial" w:cs="Arial"/>
              </w:rPr>
            </w:pPr>
            <w:del w:id="964697b3-fc3b-4020-891d-3c9e8add40f9" w:author="Live Bench" w:authorEmail="ai@example.com" w:date="2026-10-12T08:00:00.000Z">
              <w:r>
                <w:rPr>
                  <w:rFonts w:ascii="Arial" w:hAnsi="Arial" w:eastAsia="Arial" w:cs="Arial"/>
                </w:rPr>
                <w:delText>Anmälan om kompletteringsval</w:delText>
              </w:r>
            </w:del>
          </w:p>
          <w:p/>
        </w:tc>
        <w:tc>
          <w:tcPr>
            <w:tcW w:w="2055" w:type="dxa"/>
            <w:tcMar>
              <w:left w:w="71" w:type="dxa"/>
              <w:right w:w="71" w:type="dxa"/>
            </w:tcMar>
          </w:tcPr>
          <w:p w:rsidRDefault="00544419" w14:paraId="5E0E3989" w14:textId="77777777" w:rsidR="006E04A4" w:rsidP="00C84F80">
            <w:pPr>
              <w:keepNext/>
            </w:pPr>
          </w:p>
        </w:tc>
      </w:tr>
      <w:tr w:rsidR="00F130D4" w:rsidTr="00055526" w14:paraId="5E0E398E" w14:textId="77777777">
        <w:trPr>
          <w:cantSplit/>
          <w:hidden w:val="0"/>
        </w:trPr>
        <w:tc>
          <w:tcPr>
            <w:tcW w:w="567" w:type="dxa"/>
            <w:tcMar>
              <w:left w:w="71" w:type="dxa"/>
              <w:right w:w="71" w:type="dxa"/>
            </w:tcMar>
          </w:tcPr>
          <w:p w:rsidRDefault="00544419" w14:paraId="5E0E398B"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3</w:delText>
              </w:r>
            </w:del>
          </w:p>
          <w:p/>
        </w:tc>
        <w:tc>
          <w:tcPr>
            <w:tcW w:w="6663" w:type="dxa"/>
            <w:tcMar>
              <w:left w:w="71" w:type="dxa"/>
              <w:right w:w="71" w:type="dxa"/>
            </w:tcMar>
          </w:tcPr>
          <w:p w:rsidRDefault="00544419" w14:paraId="5E0E398C"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Beatrice Timgren (SD) som suppleant i EU-nämnden</w:delText>
              </w:r>
            </w:del>
          </w:p>
          <w:p/>
        </w:tc>
        <w:tc>
          <w:tcPr>
            <w:tcW w:w="2055" w:type="dxa"/>
            <w:tcMar>
              <w:left w:w="71" w:type="dxa"/>
              <w:right w:w="71" w:type="dxa"/>
            </w:tcMar>
          </w:tcPr>
          <w:p w:rsidRDefault="00544419" w14:paraId="5E0E398D" w14:textId="77777777" w:rsidR="006E04A4" w:rsidP="00C84F80"/>
        </w:tc>
      </w:tr>
      <w:tr w:rsidR="00F130D4" w:rsidTr="00055526" w14:paraId="5E0E3992" w14:textId="77777777">
        <w:trPr>
          <w:cantSplit/>
          <w:hidden w:val="0"/>
        </w:trPr>
        <w:tc>
          <w:tcPr>
            <w:tcW w:w="567" w:type="dxa"/>
            <w:tcMar>
              <w:left w:w="71" w:type="dxa"/>
              <w:right w:w="71" w:type="dxa"/>
            </w:tcMar>
          </w:tcPr>
          <w:p w:rsidRDefault="00544419" w14:paraId="5E0E398F" w14:textId="77777777" w:rsidR="001D7AF0" w:rsidP="00C84F80">
            <w:pPr>
              <w:keepNext/>
            </w:pPr>
          </w:p>
        </w:tc>
        <w:tc>
          <w:tcPr>
            <w:tcW w:w="6663" w:type="dxa"/>
            <w:tcMar>
              <w:left w:w="71" w:type="dxa"/>
              <w:right w:w="71" w:type="dxa"/>
            </w:tcMar>
          </w:tcPr>
          <w:p w:rsidRDefault="00544419" w14:paraId="5E0E3990" w14:textId="77777777" w:rsidR="006E04A4" w:rsidP="000326E3">
            <w:pPr>
              <w:pStyle w:val="HuvudrubrikEnsam"/>
              <w:keepNext/>
              <w:rPr>
                <w:rFonts w:ascii="Arial" w:hAnsi="Arial" w:eastAsia="Arial" w:cs="Arial"/>
              </w:rPr>
            </w:pPr>
            <w:del w:id="964697b3-fc3b-4020-891d-3c9e8add40f9" w:author="Live Bench" w:authorEmail="ai@example.com" w:date="2026-10-12T08:00:00.000Z">
              <w:r>
                <w:rPr>
                  <w:rFonts w:ascii="Arial" w:hAnsi="Arial" w:eastAsia="Arial" w:cs="Arial"/>
                </w:rPr>
                <w:delText>Anmälan om fördröjda svar på interpellationer</w:delText>
              </w:r>
            </w:del>
          </w:p>
          <w:p/>
        </w:tc>
        <w:tc>
          <w:tcPr>
            <w:tcW w:w="2055" w:type="dxa"/>
            <w:tcMar>
              <w:left w:w="71" w:type="dxa"/>
              <w:right w:w="71" w:type="dxa"/>
            </w:tcMar>
          </w:tcPr>
          <w:p w:rsidRDefault="00544419" w14:paraId="5E0E3991" w14:textId="77777777" w:rsidR="006E04A4" w:rsidP="00C84F80">
            <w:pPr>
              <w:keepNext/>
            </w:pPr>
          </w:p>
        </w:tc>
      </w:tr>
      <w:tr w:rsidR="00F130D4" w:rsidTr="00055526" w14:paraId="5E0E3996" w14:textId="77777777">
        <w:trPr>
          <w:cantSplit/>
          <w:hidden w:val="0"/>
        </w:trPr>
        <w:tc>
          <w:tcPr>
            <w:tcW w:w="567" w:type="dxa"/>
            <w:tcMar>
              <w:left w:w="71" w:type="dxa"/>
              <w:right w:w="71" w:type="dxa"/>
            </w:tcMar>
          </w:tcPr>
          <w:p w:rsidRDefault="00544419" w14:paraId="5E0E3993"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4</w:delText>
              </w:r>
            </w:del>
          </w:p>
          <w:p/>
        </w:tc>
        <w:tc>
          <w:tcPr>
            <w:tcW w:w="6663" w:type="dxa"/>
            <w:tcMar>
              <w:left w:w="71" w:type="dxa"/>
              <w:right w:w="71" w:type="dxa"/>
            </w:tcMar>
          </w:tcPr>
          <w:p w:rsidRDefault="00544419" w14:paraId="5E0E3994"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 xml:space="preserve">2022/23:374 av Josef Fransson (SD) </w:delText>
              </w:r>
            </w:del>
            <w:r>
              <w:br/>
            </w:r>
            <w:del w:id="964697b3-fc3b-4020-891d-3c9e8add40f9" w:author="Live Bench" w:authorEmail="ai@example.com" w:date="2026-10-12T08:00:00.000Z">
              <w:r>
                <w:rPr>
                  <w:rFonts w:ascii="Times New Roman" w:hAnsi="Times New Roman" w:eastAsia="Times New Roman" w:cs="Times New Roman"/>
                </w:rPr>
                <w:delText>Risker och möjligheter med artificiell intelligens</w:delText>
              </w:r>
            </w:del>
          </w:p>
          <w:p/>
        </w:tc>
        <w:tc>
          <w:tcPr>
            <w:tcW w:w="2055" w:type="dxa"/>
            <w:tcMar>
              <w:left w:w="71" w:type="dxa"/>
              <w:right w:w="71" w:type="dxa"/>
            </w:tcMar>
          </w:tcPr>
          <w:p w:rsidRDefault="00544419" w14:paraId="5E0E3995" w14:textId="77777777" w:rsidR="006E04A4" w:rsidP="00C84F80"/>
        </w:tc>
      </w:tr>
      <w:tr w:rsidR="00F130D4" w:rsidTr="00055526" w14:paraId="5E0E399A" w14:textId="77777777">
        <w:trPr>
          <w:cantSplit/>
          <w:hidden w:val="0"/>
        </w:trPr>
        <w:tc>
          <w:tcPr>
            <w:tcW w:w="567" w:type="dxa"/>
            <w:tcMar>
              <w:left w:w="71" w:type="dxa"/>
              <w:right w:w="71" w:type="dxa"/>
            </w:tcMar>
          </w:tcPr>
          <w:p w:rsidRDefault="00544419" w14:paraId="5E0E3997"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5</w:delText>
              </w:r>
            </w:del>
          </w:p>
          <w:p/>
        </w:tc>
        <w:tc>
          <w:tcPr>
            <w:tcW w:w="6663" w:type="dxa"/>
            <w:tcMar>
              <w:left w:w="71" w:type="dxa"/>
              <w:right w:w="71" w:type="dxa"/>
            </w:tcMar>
          </w:tcPr>
          <w:p w:rsidRDefault="00544419" w14:paraId="5E0E3998"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 xml:space="preserve">2022/23:377 av Lotta Johnsson Fornarve (V) </w:delText>
              </w:r>
            </w:del>
            <w:r>
              <w:br/>
            </w:r>
            <w:del w:id="964697b3-fc3b-4020-891d-3c9e8add40f9" w:author="Live Bench" w:authorEmail="ai@example.com" w:date="2026-10-12T08:00:00.000Z">
              <w:r>
                <w:rPr>
                  <w:rFonts w:ascii="Times New Roman" w:hAnsi="Times New Roman" w:eastAsia="Times New Roman" w:cs="Times New Roman"/>
                </w:rPr>
                <w:delText>Gasattacker mot skolflickor i Iran</w:delText>
              </w:r>
            </w:del>
          </w:p>
          <w:p/>
        </w:tc>
        <w:tc>
          <w:tcPr>
            <w:tcW w:w="2055" w:type="dxa"/>
            <w:tcMar>
              <w:left w:w="71" w:type="dxa"/>
              <w:right w:w="71" w:type="dxa"/>
            </w:tcMar>
          </w:tcPr>
          <w:p w:rsidRDefault="00544419" w14:paraId="5E0E3999" w14:textId="77777777" w:rsidR="006E04A4" w:rsidP="00C84F80"/>
        </w:tc>
      </w:tr>
      <w:tr w:rsidR="00F130D4" w:rsidTr="00055526" w14:paraId="5E0E399E" w14:textId="77777777">
        <w:trPr>
          <w:cantSplit/>
          <w:hidden w:val="0"/>
        </w:trPr>
        <w:tc>
          <w:tcPr>
            <w:tcW w:w="567" w:type="dxa"/>
            <w:tcMar>
              <w:left w:w="71" w:type="dxa"/>
              <w:right w:w="71" w:type="dxa"/>
            </w:tcMar>
          </w:tcPr>
          <w:p w:rsidRDefault="00544419" w14:paraId="5E0E399B"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6</w:delText>
              </w:r>
            </w:del>
          </w:p>
          <w:p/>
        </w:tc>
        <w:tc>
          <w:tcPr>
            <w:tcW w:w="6663" w:type="dxa"/>
            <w:tcMar>
              <w:left w:w="71" w:type="dxa"/>
              <w:right w:w="71" w:type="dxa"/>
            </w:tcMar>
          </w:tcPr>
          <w:p w:rsidRDefault="00544419" w14:paraId="5E0E399C"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 xml:space="preserve">2022/23:389 av Eva Lindh (S) </w:delText>
              </w:r>
            </w:del>
            <w:r>
              <w:br/>
            </w:r>
            <w:del w:id="964697b3-fc3b-4020-891d-3c9e8add40f9" w:author="Live Bench" w:authorEmail="ai@example.com" w:date="2026-10-12T08:00:00.000Z">
              <w:r>
                <w:rPr>
                  <w:rFonts w:ascii="Times New Roman" w:hAnsi="Times New Roman" w:eastAsia="Times New Roman" w:cs="Times New Roman"/>
                </w:rPr>
                <w:delText>Social dumpning</w:delText>
              </w:r>
            </w:del>
          </w:p>
          <w:p/>
        </w:tc>
        <w:tc>
          <w:tcPr>
            <w:tcW w:w="2055" w:type="dxa"/>
            <w:tcMar>
              <w:left w:w="71" w:type="dxa"/>
              <w:right w:w="71" w:type="dxa"/>
            </w:tcMar>
          </w:tcPr>
          <w:p w:rsidRDefault="00544419" w14:paraId="5E0E399D" w14:textId="77777777" w:rsidR="006E04A4" w:rsidP="00C84F80"/>
        </w:tc>
      </w:tr>
      <w:tr w:rsidR="00F130D4" w:rsidTr="00055526" w14:paraId="5E0E39A2" w14:textId="77777777">
        <w:trPr>
          <w:cantSplit/>
          <w:hidden w:val="0"/>
        </w:trPr>
        <w:tc>
          <w:tcPr>
            <w:tcW w:w="567" w:type="dxa"/>
            <w:tcMar>
              <w:left w:w="71" w:type="dxa"/>
              <w:right w:w="71" w:type="dxa"/>
            </w:tcMar>
          </w:tcPr>
          <w:p w:rsidRDefault="00544419" w14:paraId="5E0E399F" w14:textId="77777777" w:rsidR="001D7AF0" w:rsidP="00C84F80">
            <w:pPr>
              <w:keepNext/>
            </w:pPr>
          </w:p>
        </w:tc>
        <w:tc>
          <w:tcPr>
            <w:tcW w:w="6663" w:type="dxa"/>
            <w:tcMar>
              <w:left w:w="71" w:type="dxa"/>
              <w:right w:w="71" w:type="dxa"/>
            </w:tcMar>
          </w:tcPr>
          <w:p w:rsidRDefault="00544419" w14:paraId="5E0E39A0" w14:textId="77777777" w:rsidR="006E04A4" w:rsidP="000326E3">
            <w:pPr>
              <w:pStyle w:val="HuvudrubrikEnsam"/>
              <w:keepNext/>
              <w:rPr>
                <w:rFonts w:ascii="Arial" w:hAnsi="Arial" w:eastAsia="Arial" w:cs="Arial"/>
              </w:rPr>
            </w:pPr>
            <w:del w:id="964697b3-fc3b-4020-891d-3c9e8add40f9" w:author="Live Bench" w:authorEmail="ai@example.com" w:date="2026-10-12T08:00:00.000Z">
              <w:r>
                <w:rPr>
                  <w:rFonts w:ascii="Arial" w:hAnsi="Arial" w:eastAsia="Arial" w:cs="Arial"/>
                </w:rPr>
                <w:delText>Anmälan om faktapromemoria</w:delText>
              </w:r>
            </w:del>
          </w:p>
          <w:p/>
        </w:tc>
        <w:tc>
          <w:tcPr>
            <w:tcW w:w="2055" w:type="dxa"/>
            <w:tcMar>
              <w:left w:w="71" w:type="dxa"/>
              <w:right w:w="71" w:type="dxa"/>
            </w:tcMar>
          </w:tcPr>
          <w:p w:rsidRDefault="00544419" w14:paraId="5E0E39A1" w14:textId="77777777" w:rsidR="006E04A4" w:rsidP="00C84F80">
            <w:pPr>
              <w:pStyle w:val="HuvudrubrikKolumn3"/>
              <w:keepNext/>
              <w:rPr>
                <w:rFonts w:ascii="Arial" w:hAnsi="Arial" w:eastAsia="Arial" w:cs="Arial"/>
              </w:rPr>
            </w:pPr>
            <w:del w:id="964697b3-fc3b-4020-891d-3c9e8add40f9" w:author="Live Bench" w:authorEmail="ai@example.com" w:date="2026-10-12T08:00:00.000Z">
              <w:r>
                <w:rPr>
                  <w:rFonts w:ascii="Arial" w:hAnsi="Arial" w:eastAsia="Arial" w:cs="Arial"/>
                </w:rPr>
                <w:delText>Ansvarigt utskott</w:delText>
              </w:r>
            </w:del>
          </w:p>
          <w:p/>
        </w:tc>
      </w:tr>
      <w:tr w:rsidR="00F130D4" w:rsidTr="00055526" w14:paraId="5E0E39A6" w14:textId="77777777">
        <w:trPr>
          <w:cantSplit/>
          <w:hidden w:val="0"/>
        </w:trPr>
        <w:tc>
          <w:tcPr>
            <w:tcW w:w="567" w:type="dxa"/>
            <w:tcMar>
              <w:left w:w="71" w:type="dxa"/>
              <w:right w:w="71" w:type="dxa"/>
            </w:tcMar>
          </w:tcPr>
          <w:p w:rsidRDefault="00544419" w14:paraId="5E0E39A3"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7</w:delText>
              </w:r>
            </w:del>
          </w:p>
          <w:p/>
        </w:tc>
        <w:tc>
          <w:tcPr>
            <w:tcW w:w="6663" w:type="dxa"/>
            <w:tcMar>
              <w:left w:w="71" w:type="dxa"/>
              <w:right w:w="71" w:type="dxa"/>
            </w:tcMar>
          </w:tcPr>
          <w:p w:rsidRDefault="00544419" w14:paraId="5E0E39A4"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 xml:space="preserve">2022/23:FPM96 Förordning om informationsteknik för tulländamål </w:delText>
              </w:r>
              <w:r>
                <w:rPr>
                  <w:i/>
                  <w:rFonts w:ascii="Times New Roman" w:hAnsi="Times New Roman" w:eastAsia="Times New Roman" w:cs="Times New Roman"/>
                </w:rPr>
                <w:delText>COM(2023) 244</w:delText>
              </w:r>
            </w:del>
          </w:p>
          <w:p/>
        </w:tc>
        <w:tc>
          <w:tcPr>
            <w:tcW w:w="2055" w:type="dxa"/>
            <w:tcMar>
              <w:left w:w="71" w:type="dxa"/>
              <w:right w:w="71" w:type="dxa"/>
            </w:tcMar>
          </w:tcPr>
          <w:p w:rsidRDefault="00544419" w14:paraId="5E0E39A5" w14:textId="77777777" w:rsidR="006E04A4" w:rsidP="00C84F80">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JuU</w:delText>
              </w:r>
            </w:del>
          </w:p>
          <w:p/>
        </w:tc>
      </w:tr>
      <w:tr w:rsidR="00F130D4" w:rsidTr="00055526" w14:paraId="5E0E39AA" w14:textId="77777777">
        <w:trPr>
          <w:cantSplit/>
          <w:hidden w:val="0"/>
        </w:trPr>
        <w:tc>
          <w:tcPr>
            <w:tcW w:w="567" w:type="dxa"/>
            <w:tcMar>
              <w:left w:w="71" w:type="dxa"/>
              <w:right w:w="71" w:type="dxa"/>
            </w:tcMar>
          </w:tcPr>
          <w:p w:rsidRDefault="00544419" w14:paraId="5E0E39A7" w14:textId="77777777" w:rsidR="001D7AF0" w:rsidP="00C84F80">
            <w:pPr>
              <w:keepNext/>
            </w:pPr>
          </w:p>
        </w:tc>
        <w:tc>
          <w:tcPr>
            <w:tcW w:w="6663" w:type="dxa"/>
            <w:tcMar>
              <w:left w:w="71" w:type="dxa"/>
              <w:right w:w="71" w:type="dxa"/>
            </w:tcMar>
          </w:tcPr>
          <w:p w:rsidRDefault="00544419" w14:paraId="5E0E39A8" w14:textId="77777777" w:rsidR="006E04A4" w:rsidP="000326E3">
            <w:pPr>
              <w:pStyle w:val="HuvudrubrikEnsam"/>
              <w:keepNext/>
              <w:rPr>
                <w:rFonts w:ascii="Arial" w:hAnsi="Arial" w:eastAsia="Arial" w:cs="Arial"/>
              </w:rPr>
            </w:pPr>
            <w:del w:id="964697b3-fc3b-4020-891d-3c9e8add40f9" w:author="Live Bench" w:authorEmail="ai@example.com" w:date="2026-10-12T08:00:00.000Z">
              <w:r>
                <w:rPr>
                  <w:rFonts w:ascii="Arial" w:hAnsi="Arial" w:eastAsia="Arial" w:cs="Arial"/>
                </w:rPr>
                <w:delText>Anmälan om granskningsrapport</w:delText>
              </w:r>
            </w:del>
          </w:p>
          <w:p/>
        </w:tc>
        <w:tc>
          <w:tcPr>
            <w:tcW w:w="2055" w:type="dxa"/>
            <w:tcMar>
              <w:left w:w="71" w:type="dxa"/>
              <w:right w:w="71" w:type="dxa"/>
            </w:tcMar>
          </w:tcPr>
          <w:p w:rsidRDefault="00544419" w14:paraId="5E0E39A9" w14:textId="77777777" w:rsidR="006E04A4" w:rsidP="00C84F80">
            <w:pPr>
              <w:keepNext/>
            </w:pPr>
          </w:p>
        </w:tc>
      </w:tr>
      <w:tr w:rsidR="00F130D4" w:rsidTr="00055526" w14:paraId="5E0E39AE" w14:textId="77777777">
        <w:trPr>
          <w:cantSplit/>
          <w:hidden w:val="0"/>
        </w:trPr>
        <w:tc>
          <w:tcPr>
            <w:tcW w:w="567" w:type="dxa"/>
            <w:tcMar>
              <w:left w:w="71" w:type="dxa"/>
              <w:right w:w="71" w:type="dxa"/>
            </w:tcMar>
          </w:tcPr>
          <w:p w:rsidRDefault="00544419" w14:paraId="5E0E39AB"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8</w:delText>
              </w:r>
            </w:del>
          </w:p>
          <w:p/>
        </w:tc>
        <w:tc>
          <w:tcPr>
            <w:tcW w:w="6663" w:type="dxa"/>
            <w:tcMar>
              <w:left w:w="71" w:type="dxa"/>
              <w:right w:w="71" w:type="dxa"/>
            </w:tcMar>
          </w:tcPr>
          <w:p w:rsidRDefault="00544419" w14:paraId="5E0E39AC"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RiR 2023:12 I väntan på vård – ineffektiv statlig styrning för kortare köer</w:delText>
              </w:r>
            </w:del>
          </w:p>
          <w:p/>
        </w:tc>
        <w:tc>
          <w:tcPr>
            <w:tcW w:w="2055" w:type="dxa"/>
            <w:tcMar>
              <w:left w:w="71" w:type="dxa"/>
              <w:right w:w="71" w:type="dxa"/>
            </w:tcMar>
          </w:tcPr>
          <w:p w:rsidRDefault="00544419" w14:paraId="5E0E39AD" w14:textId="77777777" w:rsidR="006E04A4" w:rsidP="00C84F80">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SoU</w:delText>
              </w:r>
            </w:del>
          </w:p>
          <w:p/>
        </w:tc>
      </w:tr>
      <w:tr w:rsidR="00F130D4" w:rsidTr="00055526" w14:paraId="5E0E39B2" w14:textId="77777777">
        <w:trPr>
          <w:cantSplit/>
          <w:hidden w:val="0"/>
        </w:trPr>
        <w:tc>
          <w:tcPr>
            <w:tcW w:w="567" w:type="dxa"/>
            <w:tcMar>
              <w:left w:w="71" w:type="dxa"/>
              <w:right w:w="71" w:type="dxa"/>
            </w:tcMar>
          </w:tcPr>
          <w:p w:rsidRDefault="00544419" w14:paraId="5E0E39AF" w14:textId="77777777" w:rsidR="001D7AF0" w:rsidP="00C84F80">
            <w:pPr>
              <w:keepNext/>
            </w:pPr>
          </w:p>
        </w:tc>
        <w:tc>
          <w:tcPr>
            <w:tcW w:w="6663" w:type="dxa"/>
            <w:tcMar>
              <w:left w:w="71" w:type="dxa"/>
              <w:right w:w="71" w:type="dxa"/>
            </w:tcMar>
          </w:tcPr>
          <w:p w:rsidRDefault="00544419" w14:paraId="5E0E39B0" w14:textId="77777777" w:rsidR="006E04A4" w:rsidP="000326E3">
            <w:pPr>
              <w:pStyle w:val="HuvudrubrikEnsam"/>
              <w:keepNext/>
              <w:rPr>
                <w:rFonts w:ascii="Arial" w:hAnsi="Arial" w:eastAsia="Arial" w:cs="Arial"/>
              </w:rPr>
            </w:pPr>
            <w:del w:id="964697b3-fc3b-4020-891d-3c9e8add40f9" w:author="Live Bench" w:authorEmail="ai@example.com" w:date="2026-10-12T08:00:00.000Z">
              <w:r>
                <w:rPr>
                  <w:rFonts w:ascii="Arial" w:hAnsi="Arial" w:eastAsia="Arial" w:cs="Arial"/>
                </w:rPr>
                <w:delText>Ärenden för bordläggning</w:delText>
              </w:r>
            </w:del>
          </w:p>
          <w:p/>
        </w:tc>
        <w:tc>
          <w:tcPr>
            <w:tcW w:w="2055" w:type="dxa"/>
            <w:tcMar>
              <w:left w:w="71" w:type="dxa"/>
              <w:right w:w="71" w:type="dxa"/>
            </w:tcMar>
          </w:tcPr>
          <w:p w:rsidRDefault="00544419" w14:paraId="5E0E39B1" w14:textId="77777777" w:rsidR="006E04A4" w:rsidP="00C84F80">
            <w:pPr>
              <w:pStyle w:val="HuvudrubrikKolumn3"/>
              <w:keepNext/>
              <w:rPr>
                <w:rFonts w:ascii="Arial" w:hAnsi="Arial" w:eastAsia="Arial" w:cs="Arial"/>
              </w:rPr>
            </w:pPr>
            <w:del w:id="964697b3-fc3b-4020-891d-3c9e8add40f9" w:author="Live Bench" w:authorEmail="ai@example.com" w:date="2026-10-12T08:00:00.000Z">
              <w:r>
                <w:rPr>
                  <w:rFonts w:ascii="Arial" w:hAnsi="Arial" w:eastAsia="Arial" w:cs="Arial"/>
                </w:rPr>
                <w:delText>Reservationer</w:delText>
              </w:r>
            </w:del>
          </w:p>
          <w:p/>
        </w:tc>
      </w:tr>
      <w:tr w:rsidR="00F130D4" w:rsidTr="00055526" w14:paraId="5E0E39B6" w14:textId="77777777">
        <w:trPr>
          <w:cantSplit/>
          <w:hidden w:val="0"/>
        </w:trPr>
        <w:tc>
          <w:tcPr>
            <w:tcW w:w="567" w:type="dxa"/>
            <w:tcMar>
              <w:left w:w="71" w:type="dxa"/>
              <w:right w:w="71" w:type="dxa"/>
            </w:tcMar>
          </w:tcPr>
          <w:p w:rsidRDefault="00544419" w14:paraId="5E0E39B3" w14:textId="77777777" w:rsidR="001D7AF0" w:rsidP="00C84F80">
            <w:pPr>
              <w:keepNext/>
            </w:pPr>
          </w:p>
        </w:tc>
        <w:tc>
          <w:tcPr>
            <w:tcW w:w="6663" w:type="dxa"/>
            <w:tcMar>
              <w:left w:w="71" w:type="dxa"/>
              <w:right w:w="71" w:type="dxa"/>
            </w:tcMar>
          </w:tcPr>
          <w:p w:rsidRDefault="00544419" w14:paraId="5E0E39B4" w14:textId="77777777" w:rsidR="006E04A4" w:rsidP="000326E3">
            <w:pPr>
              <w:pStyle w:val="renderubrik"/>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Utrikesutskottets betänkande</w:delText>
              </w:r>
            </w:del>
          </w:p>
          <w:p/>
        </w:tc>
        <w:tc>
          <w:tcPr>
            <w:tcW w:w="2055" w:type="dxa"/>
            <w:tcMar>
              <w:left w:w="71" w:type="dxa"/>
              <w:right w:w="71" w:type="dxa"/>
            </w:tcMar>
          </w:tcPr>
          <w:p w:rsidRDefault="00544419" w14:paraId="5E0E39B5" w14:textId="77777777" w:rsidR="006E04A4" w:rsidP="00C84F80">
            <w:pPr>
              <w:keepNext/>
            </w:pPr>
          </w:p>
        </w:tc>
      </w:tr>
      <w:tr w:rsidR="00F130D4" w:rsidTr="00055526" w14:paraId="5E0E39BA" w14:textId="77777777">
        <w:trPr>
          <w:cantSplit/>
          <w:hidden w:val="0"/>
        </w:trPr>
        <w:tc>
          <w:tcPr>
            <w:tcW w:w="567" w:type="dxa"/>
            <w:tcMar>
              <w:left w:w="71" w:type="dxa"/>
              <w:right w:w="71" w:type="dxa"/>
            </w:tcMar>
          </w:tcPr>
          <w:p w:rsidRDefault="00544419" w14:paraId="5E0E39B7"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9</w:delText>
              </w:r>
            </w:del>
          </w:p>
          <w:p/>
        </w:tc>
        <w:tc>
          <w:tcPr>
            <w:tcW w:w="6663" w:type="dxa"/>
            <w:tcMar>
              <w:left w:w="71" w:type="dxa"/>
              <w:right w:w="71" w:type="dxa"/>
            </w:tcMar>
          </w:tcPr>
          <w:p w:rsidRDefault="00544419" w14:paraId="5E0E39B8"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Bet. 2022/23:UU10 Verksamheten i Europeiska unionen under 2022</w:delText>
              </w:r>
            </w:del>
          </w:p>
          <w:p/>
        </w:tc>
        <w:tc>
          <w:tcPr>
            <w:tcW w:w="2055" w:type="dxa"/>
            <w:tcMar>
              <w:left w:w="71" w:type="dxa"/>
              <w:right w:w="71" w:type="dxa"/>
            </w:tcMar>
          </w:tcPr>
          <w:p w:rsidRDefault="00544419" w14:paraId="5E0E39B9" w14:textId="77777777" w:rsidR="006E04A4" w:rsidP="00C84F80">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25 res. (S, SD, V, C, MP)</w:delText>
              </w:r>
            </w:del>
          </w:p>
          <w:p/>
        </w:tc>
      </w:tr>
      <w:tr w:rsidR="00F130D4" w:rsidTr="00055526" w14:paraId="5E0E39BE" w14:textId="77777777">
        <w:trPr>
          <w:cantSplit/>
          <w:hidden w:val="0"/>
        </w:trPr>
        <w:tc>
          <w:tcPr>
            <w:tcW w:w="567" w:type="dxa"/>
            <w:tcMar>
              <w:left w:w="71" w:type="dxa"/>
              <w:right w:w="71" w:type="dxa"/>
            </w:tcMar>
          </w:tcPr>
          <w:p w:rsidRDefault="00544419" w14:paraId="5E0E39BB" w14:textId="77777777" w:rsidR="001D7AF0" w:rsidP="00C84F80">
            <w:pPr>
              <w:keepNext/>
            </w:pPr>
          </w:p>
        </w:tc>
        <w:tc>
          <w:tcPr>
            <w:tcW w:w="6663" w:type="dxa"/>
            <w:tcMar>
              <w:left w:w="71" w:type="dxa"/>
              <w:right w:w="71" w:type="dxa"/>
            </w:tcMar>
          </w:tcPr>
          <w:p w:rsidRDefault="00544419" w14:paraId="5E0E39BC" w14:textId="77777777" w:rsidR="006E04A4" w:rsidP="000326E3">
            <w:pPr>
              <w:pStyle w:val="renderubrik"/>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Justitieutskottets betänkanden</w:delText>
              </w:r>
            </w:del>
          </w:p>
          <w:p/>
        </w:tc>
        <w:tc>
          <w:tcPr>
            <w:tcW w:w="2055" w:type="dxa"/>
            <w:tcMar>
              <w:left w:w="71" w:type="dxa"/>
              <w:right w:w="71" w:type="dxa"/>
            </w:tcMar>
          </w:tcPr>
          <w:p w:rsidRDefault="00544419" w14:paraId="5E0E39BD" w14:textId="77777777" w:rsidR="006E04A4" w:rsidP="00C84F80">
            <w:pPr>
              <w:keepNext/>
            </w:pPr>
          </w:p>
        </w:tc>
      </w:tr>
      <w:tr w:rsidR="00F130D4" w:rsidTr="00055526" w14:paraId="5E0E39C2" w14:textId="77777777">
        <w:trPr>
          <w:cantSplit/>
          <w:hidden w:val="0"/>
        </w:trPr>
        <w:tc>
          <w:tcPr>
            <w:tcW w:w="567" w:type="dxa"/>
            <w:tcMar>
              <w:left w:w="71" w:type="dxa"/>
              <w:right w:w="71" w:type="dxa"/>
            </w:tcMar>
          </w:tcPr>
          <w:p w:rsidRDefault="00544419" w14:paraId="5E0E39BF"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10</w:delText>
              </w:r>
            </w:del>
          </w:p>
          <w:p/>
        </w:tc>
        <w:tc>
          <w:tcPr>
            <w:tcW w:w="6663" w:type="dxa"/>
            <w:tcMar>
              <w:left w:w="71" w:type="dxa"/>
              <w:right w:w="71" w:type="dxa"/>
            </w:tcMar>
          </w:tcPr>
          <w:p w:rsidRDefault="00544419" w14:paraId="5E0E39C0"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Bet. 2022/23:JuU26 Utökade polisiära befogenheter i gränsnära områden</w:delText>
              </w:r>
            </w:del>
          </w:p>
          <w:p/>
        </w:tc>
        <w:tc>
          <w:tcPr>
            <w:tcW w:w="2055" w:type="dxa"/>
            <w:tcMar>
              <w:left w:w="71" w:type="dxa"/>
              <w:right w:w="71" w:type="dxa"/>
            </w:tcMar>
          </w:tcPr>
          <w:p w:rsidRDefault="00544419" w14:paraId="5E0E39C1" w14:textId="77777777" w:rsidR="006E04A4" w:rsidP="00C84F80">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4 res. (V, MP)</w:delText>
              </w:r>
            </w:del>
          </w:p>
          <w:p/>
        </w:tc>
      </w:tr>
      <w:tr w:rsidR="00F130D4" w:rsidTr="00055526" w14:paraId="5E0E39C6" w14:textId="77777777">
        <w:trPr>
          <w:cantSplit/>
          <w:hidden w:val="0"/>
        </w:trPr>
        <w:tc>
          <w:tcPr>
            <w:tcW w:w="567" w:type="dxa"/>
            <w:tcMar>
              <w:left w:w="71" w:type="dxa"/>
              <w:right w:w="71" w:type="dxa"/>
            </w:tcMar>
          </w:tcPr>
          <w:p w:rsidRDefault="00544419" w14:paraId="5E0E39C3"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11</w:delText>
              </w:r>
            </w:del>
          </w:p>
          <w:p/>
        </w:tc>
        <w:tc>
          <w:tcPr>
            <w:tcW w:w="6663" w:type="dxa"/>
            <w:tcMar>
              <w:left w:w="71" w:type="dxa"/>
              <w:right w:w="71" w:type="dxa"/>
            </w:tcMar>
          </w:tcPr>
          <w:p w:rsidRDefault="00544419" w14:paraId="5E0E39C4"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Bet. 2022/23:JuU27 Skärpt syn på brott mot journalister och vissa andra samhällsnyttiga funktioner</w:delText>
              </w:r>
            </w:del>
          </w:p>
          <w:p/>
        </w:tc>
        <w:tc>
          <w:tcPr>
            <w:tcW w:w="2055" w:type="dxa"/>
            <w:tcMar>
              <w:left w:w="71" w:type="dxa"/>
              <w:right w:w="71" w:type="dxa"/>
            </w:tcMar>
          </w:tcPr>
          <w:p w:rsidRDefault="00544419" w14:paraId="5E0E39C5" w14:textId="77777777" w:rsidR="006E04A4" w:rsidP="00C84F80">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4 res. (V, MP)</w:delText>
              </w:r>
            </w:del>
          </w:p>
          <w:p/>
        </w:tc>
      </w:tr>
      <w:tr w:rsidR="00F130D4" w:rsidTr="00055526" w14:paraId="5E0E39CA" w14:textId="77777777">
        <w:trPr>
          <w:cantSplit/>
          <w:hidden w:val="0"/>
        </w:trPr>
        <w:tc>
          <w:tcPr>
            <w:tcW w:w="567" w:type="dxa"/>
            <w:tcMar>
              <w:left w:w="71" w:type="dxa"/>
              <w:right w:w="71" w:type="dxa"/>
            </w:tcMar>
          </w:tcPr>
          <w:p w:rsidRDefault="00544419" w14:paraId="5E0E39C7"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12</w:delText>
              </w:r>
            </w:del>
          </w:p>
          <w:p/>
        </w:tc>
        <w:tc>
          <w:tcPr>
            <w:tcW w:w="6663" w:type="dxa"/>
            <w:tcMar>
              <w:left w:w="71" w:type="dxa"/>
              <w:right w:w="71" w:type="dxa"/>
            </w:tcMar>
          </w:tcPr>
          <w:p w:rsidRDefault="00544419" w14:paraId="5E0E39C8"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 xml:space="preserve">Bet. 2022/23:JuU29 Redogörelse för verksamheten inom den gemensamma parlamentariska kontrollgruppen för Europol och </w:delText>
              </w:r>
              <w:r>
                <w:rPr>
                  <w:rFonts w:ascii="Times New Roman" w:hAnsi="Times New Roman" w:eastAsia="Times New Roman" w:cs="Times New Roman"/>
                </w:rPr>
                <w:delText>riksdagsdelegationens arbete under 2022</w:delText>
              </w:r>
            </w:del>
          </w:p>
          <w:p/>
        </w:tc>
        <w:tc>
          <w:tcPr>
            <w:tcW w:w="2055" w:type="dxa"/>
            <w:tcMar>
              <w:left w:w="71" w:type="dxa"/>
              <w:right w:w="71" w:type="dxa"/>
            </w:tcMar>
          </w:tcPr>
          <w:p w:rsidRDefault="00544419" w14:paraId="5E0E39C9" w14:textId="77777777" w:rsidR="006E04A4" w:rsidP="00C84F80"/>
        </w:tc>
      </w:tr>
      <w:tr w:rsidR="00F130D4" w:rsidTr="00055526" w14:paraId="5E0E39CE" w14:textId="77777777">
        <w:trPr>
          <w:cantSplit/>
          <w:hidden w:val="0"/>
        </w:trPr>
        <w:tc>
          <w:tcPr>
            <w:tcW w:w="567" w:type="dxa"/>
            <w:tcMar>
              <w:left w:w="71" w:type="dxa"/>
              <w:right w:w="71" w:type="dxa"/>
            </w:tcMar>
          </w:tcPr>
          <w:p w:rsidRDefault="00544419" w14:paraId="5E0E39CB"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13</w:delText>
              </w:r>
            </w:del>
          </w:p>
          <w:p/>
        </w:tc>
        <w:tc>
          <w:tcPr>
            <w:tcW w:w="6663" w:type="dxa"/>
            <w:tcMar>
              <w:left w:w="71" w:type="dxa"/>
              <w:right w:w="71" w:type="dxa"/>
            </w:tcMar>
          </w:tcPr>
          <w:p w:rsidRDefault="00544419" w14:paraId="5E0E39CC"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Bet. 2022/23:JuU30 Sekretess hos Domstolsverket för enskildas kontaktuppgifter</w:delText>
              </w:r>
            </w:del>
          </w:p>
          <w:p/>
        </w:tc>
        <w:tc>
          <w:tcPr>
            <w:tcW w:w="2055" w:type="dxa"/>
            <w:tcMar>
              <w:left w:w="71" w:type="dxa"/>
              <w:right w:w="71" w:type="dxa"/>
            </w:tcMar>
          </w:tcPr>
          <w:p w:rsidRDefault="00544419" w14:paraId="5E0E39CD" w14:textId="77777777" w:rsidR="006E04A4" w:rsidP="00C84F80"/>
        </w:tc>
      </w:tr>
      <w:tr w:rsidR="00F130D4" w:rsidTr="00055526" w14:paraId="5E0E39D2" w14:textId="77777777">
        <w:trPr>
          <w:cantSplit/>
          <w:hidden w:val="0"/>
        </w:trPr>
        <w:tc>
          <w:tcPr>
            <w:tcW w:w="567" w:type="dxa"/>
            <w:tcMar>
              <w:left w:w="71" w:type="dxa"/>
              <w:right w:w="71" w:type="dxa"/>
            </w:tcMar>
          </w:tcPr>
          <w:p w:rsidRDefault="00544419" w14:paraId="5E0E39CF" w14:textId="77777777" w:rsidR="001D7AF0" w:rsidP="00C84F80">
            <w:pPr>
              <w:keepNext/>
            </w:pPr>
          </w:p>
        </w:tc>
        <w:tc>
          <w:tcPr>
            <w:tcW w:w="6663" w:type="dxa"/>
            <w:tcMar>
              <w:left w:w="71" w:type="dxa"/>
              <w:right w:w="71" w:type="dxa"/>
            </w:tcMar>
          </w:tcPr>
          <w:p w:rsidRDefault="00544419" w14:paraId="5E0E39D0" w14:textId="77777777" w:rsidR="006E04A4" w:rsidP="000326E3">
            <w:pPr>
              <w:pStyle w:val="renderubrik"/>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Trafikutskottets betänkanden</w:delText>
              </w:r>
            </w:del>
          </w:p>
          <w:p/>
        </w:tc>
        <w:tc>
          <w:tcPr>
            <w:tcW w:w="2055" w:type="dxa"/>
            <w:tcMar>
              <w:left w:w="71" w:type="dxa"/>
              <w:right w:w="71" w:type="dxa"/>
            </w:tcMar>
          </w:tcPr>
          <w:p w:rsidRDefault="00544419" w14:paraId="5E0E39D1" w14:textId="77777777" w:rsidR="006E04A4" w:rsidP="00C84F80">
            <w:pPr>
              <w:keepNext/>
            </w:pPr>
          </w:p>
        </w:tc>
      </w:tr>
      <w:tr w:rsidR="00F130D4" w:rsidTr="00055526" w14:paraId="5E0E39D6" w14:textId="77777777">
        <w:trPr>
          <w:cantSplit/>
          <w:hidden w:val="0"/>
        </w:trPr>
        <w:tc>
          <w:tcPr>
            <w:tcW w:w="567" w:type="dxa"/>
            <w:tcMar>
              <w:left w:w="71" w:type="dxa"/>
              <w:right w:w="71" w:type="dxa"/>
            </w:tcMar>
          </w:tcPr>
          <w:p w:rsidRDefault="00544419" w14:paraId="5E0E39D3"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14</w:delText>
              </w:r>
            </w:del>
          </w:p>
          <w:p/>
        </w:tc>
        <w:tc>
          <w:tcPr>
            <w:tcW w:w="6663" w:type="dxa"/>
            <w:tcMar>
              <w:left w:w="71" w:type="dxa"/>
              <w:right w:w="71" w:type="dxa"/>
            </w:tcMar>
          </w:tcPr>
          <w:p w:rsidRDefault="00544419" w14:paraId="5E0E39D4"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Bet. 2022/23:TU13 Trafiksäkerhet</w:delText>
              </w:r>
            </w:del>
          </w:p>
          <w:p/>
        </w:tc>
        <w:tc>
          <w:tcPr>
            <w:tcW w:w="2055" w:type="dxa"/>
            <w:tcMar>
              <w:left w:w="71" w:type="dxa"/>
              <w:right w:w="71" w:type="dxa"/>
            </w:tcMar>
          </w:tcPr>
          <w:p w:rsidRDefault="00544419" w14:paraId="5E0E39D5" w14:textId="77777777" w:rsidR="006E04A4" w:rsidP="00C84F80">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23 res. (S, SD, V, C, MP)</w:delText>
              </w:r>
            </w:del>
          </w:p>
          <w:p/>
        </w:tc>
      </w:tr>
      <w:tr w:rsidR="00F130D4" w:rsidTr="00055526" w14:paraId="5E0E39DA" w14:textId="77777777">
        <w:trPr>
          <w:cantSplit/>
          <w:hidden w:val="0"/>
        </w:trPr>
        <w:tc>
          <w:tcPr>
            <w:tcW w:w="567" w:type="dxa"/>
            <w:tcMar>
              <w:left w:w="71" w:type="dxa"/>
              <w:right w:w="71" w:type="dxa"/>
            </w:tcMar>
          </w:tcPr>
          <w:p w:rsidRDefault="00544419" w14:paraId="5E0E39D7"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15</w:delText>
              </w:r>
            </w:del>
          </w:p>
          <w:p/>
        </w:tc>
        <w:tc>
          <w:tcPr>
            <w:tcW w:w="6663" w:type="dxa"/>
            <w:tcMar>
              <w:left w:w="71" w:type="dxa"/>
              <w:right w:w="71" w:type="dxa"/>
            </w:tcMar>
          </w:tcPr>
          <w:p w:rsidRDefault="00544419" w14:paraId="5E0E39D8"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 xml:space="preserve">Bet. 2022/23:TU14 </w:delText>
              </w:r>
              <w:r>
                <w:rPr>
                  <w:rFonts w:ascii="Times New Roman" w:hAnsi="Times New Roman" w:eastAsia="Times New Roman" w:cs="Times New Roman"/>
                </w:rPr>
                <w:delText>Järnvägsfrågor</w:delText>
              </w:r>
            </w:del>
          </w:p>
          <w:p/>
        </w:tc>
        <w:tc>
          <w:tcPr>
            <w:tcW w:w="2055" w:type="dxa"/>
            <w:tcMar>
              <w:left w:w="71" w:type="dxa"/>
              <w:right w:w="71" w:type="dxa"/>
            </w:tcMar>
          </w:tcPr>
          <w:p w:rsidRDefault="00544419" w14:paraId="5E0E39D9" w14:textId="77777777" w:rsidR="006E04A4" w:rsidP="00C84F80">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17 res. (S, SD, V, C, MP)</w:delText>
              </w:r>
            </w:del>
          </w:p>
          <w:p/>
        </w:tc>
      </w:tr>
      <w:tr w:rsidR="00F130D4" w:rsidTr="00055526" w14:paraId="5E0E39DE" w14:textId="77777777">
        <w:trPr>
          <w:cantSplit/>
          <w:hidden w:val="0"/>
        </w:trPr>
        <w:tc>
          <w:tcPr>
            <w:tcW w:w="567" w:type="dxa"/>
            <w:tcMar>
              <w:left w:w="71" w:type="dxa"/>
              <w:right w:w="71" w:type="dxa"/>
            </w:tcMar>
          </w:tcPr>
          <w:p w:rsidRDefault="00544419" w14:paraId="5E0E39DB" w14:textId="77777777" w:rsidR="001D7AF0" w:rsidP="00C84F80">
            <w:pPr>
              <w:keepNext/>
            </w:pPr>
          </w:p>
        </w:tc>
        <w:tc>
          <w:tcPr>
            <w:tcW w:w="6663" w:type="dxa"/>
            <w:tcMar>
              <w:left w:w="71" w:type="dxa"/>
              <w:right w:w="71" w:type="dxa"/>
            </w:tcMar>
          </w:tcPr>
          <w:p w:rsidRDefault="00544419" w14:paraId="5E0E39DC" w14:textId="77777777" w:rsidR="006E04A4" w:rsidP="000326E3">
            <w:pPr>
              <w:pStyle w:val="Huvudrubrik"/>
              <w:keepNext/>
              <w:rPr>
                <w:rFonts w:ascii="Arial" w:hAnsi="Arial" w:eastAsia="Arial" w:cs="Arial"/>
              </w:rPr>
            </w:pPr>
            <w:del w:id="964697b3-fc3b-4020-891d-3c9e8add40f9" w:author="Live Bench" w:authorEmail="ai@example.com" w:date="2026-10-12T08:00:00.000Z">
              <w:r>
                <w:rPr>
                  <w:rFonts w:ascii="Arial" w:hAnsi="Arial" w:eastAsia="Arial" w:cs="Arial"/>
                </w:rPr>
                <w:delText>Debatt med anledning av interpellationssvar</w:delText>
              </w:r>
            </w:del>
          </w:p>
          <w:p/>
        </w:tc>
        <w:tc>
          <w:tcPr>
            <w:tcW w:w="2055" w:type="dxa"/>
            <w:tcMar>
              <w:left w:w="71" w:type="dxa"/>
              <w:right w:w="71" w:type="dxa"/>
            </w:tcMar>
          </w:tcPr>
          <w:p w:rsidRDefault="00544419" w14:paraId="5E0E39DD" w14:textId="77777777" w:rsidR="006E04A4" w:rsidP="00C84F80">
            <w:pPr>
              <w:keepNext/>
            </w:pPr>
          </w:p>
        </w:tc>
      </w:tr>
      <w:tr w:rsidR="00F130D4" w:rsidTr="00055526" w14:paraId="5E0E39E3" w14:textId="77777777">
        <w:trPr>
          <w:cantSplit/>
          <w:hidden w:val="0"/>
        </w:trPr>
        <w:tc>
          <w:tcPr>
            <w:tcW w:w="567" w:type="dxa"/>
            <w:tcMar>
              <w:left w:w="71" w:type="dxa"/>
              <w:right w:w="71" w:type="dxa"/>
            </w:tcMar>
          </w:tcPr>
          <w:p w:rsidRDefault="00544419" w14:paraId="5E0E39DF" w14:textId="77777777" w:rsidR="001D7AF0" w:rsidP="00C84F80"/>
        </w:tc>
        <w:tc>
          <w:tcPr>
            <w:tcW w:w="6663" w:type="dxa"/>
            <w:tcMar>
              <w:left w:w="71" w:type="dxa"/>
              <w:right w:w="71" w:type="dxa"/>
            </w:tcMar>
          </w:tcPr>
          <w:p w:rsidRDefault="00544419" w14:paraId="5E0E39E0" w14:textId="77777777" w:rsidR="006E04A4" w:rsidP="000326E3">
            <w:pPr>
              <w:pStyle w:val="Underrubrik"/>
              <w:rPr>
                <w:rFonts w:ascii="Arial" w:hAnsi="Arial" w:eastAsia="Arial" w:cs="Arial"/>
              </w:rPr>
            </w:pPr>
            <w:del w:id="964697b3-fc3b-4020-891d-3c9e8add40f9" w:author="Live Bench" w:authorEmail="ai@example.com" w:date="2026-10-12T08:00:00.000Z">
              <w:r>
                <w:rPr>
                  <w:rFonts w:ascii="Arial" w:hAnsi="Arial" w:eastAsia="Arial" w:cs="Arial"/>
                </w:rPr>
                <w:delText xml:space="preserve"> </w:delText>
              </w:r>
            </w:del>
          </w:p>
          <w:p w:rsidRDefault="00544419" w14:paraId="5E0E39E1" w14:textId="77777777" w:rsidR="006E04A4" w:rsidP="000326E3">
            <w:pPr>
              <w:pStyle w:val="Underrubrik"/>
              <w:rPr>
                <w:rFonts w:ascii="Arial" w:hAnsi="Arial" w:eastAsia="Arial" w:cs="Arial"/>
              </w:rPr>
            </w:pPr>
            <w:del w:id="964697b3-fc3b-4020-891d-3c9e8add40f9" w:author="Live Bench" w:authorEmail="ai@example.com" w:date="2026-10-12T08:00:00.000Z">
              <w:r>
                <w:rPr>
                  <w:rFonts w:ascii="Arial" w:hAnsi="Arial" w:eastAsia="Arial" w:cs="Arial"/>
                </w:rPr>
                <w:delText>Interpellationer upptagna under samma punkt besvaras i ett sammanhang</w:delText>
              </w:r>
            </w:del>
          </w:p>
        </w:tc>
        <w:tc>
          <w:tcPr>
            <w:tcW w:w="2055" w:type="dxa"/>
            <w:tcMar>
              <w:left w:w="71" w:type="dxa"/>
              <w:right w:w="71" w:type="dxa"/>
            </w:tcMar>
          </w:tcPr>
          <w:p w:rsidRDefault="00544419" w14:paraId="5E0E39E2" w14:textId="77777777" w:rsidR="006E04A4" w:rsidP="00C84F80"/>
        </w:tc>
      </w:tr>
      <w:tr w:rsidR="00F130D4" w:rsidTr="00055526" w14:paraId="5E0E39E7" w14:textId="77777777">
        <w:trPr>
          <w:cantSplit/>
          <w:hidden w:val="0"/>
        </w:trPr>
        <w:tc>
          <w:tcPr>
            <w:tcW w:w="567" w:type="dxa"/>
            <w:tcMar>
              <w:left w:w="71" w:type="dxa"/>
              <w:right w:w="71" w:type="dxa"/>
            </w:tcMar>
          </w:tcPr>
          <w:p w:rsidRDefault="00544419" w14:paraId="5E0E39E4" w14:textId="77777777" w:rsidR="001D7AF0" w:rsidP="00C84F80">
            <w:pPr>
              <w:keepNext/>
            </w:pPr>
          </w:p>
        </w:tc>
        <w:tc>
          <w:tcPr>
            <w:tcW w:w="6663" w:type="dxa"/>
            <w:tcMar>
              <w:left w:w="71" w:type="dxa"/>
              <w:right w:w="71" w:type="dxa"/>
            </w:tcMar>
          </w:tcPr>
          <w:p w:rsidRDefault="00544419" w14:paraId="5E0E39E5" w14:textId="77777777" w:rsidR="006E04A4" w:rsidP="000326E3">
            <w:pPr>
              <w:pStyle w:val="renderubrik"/>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Landsbygdsminister Peter Kullgren (KD)</w:delText>
              </w:r>
            </w:del>
          </w:p>
          <w:p/>
        </w:tc>
        <w:tc>
          <w:tcPr>
            <w:tcW w:w="2055" w:type="dxa"/>
            <w:tcMar>
              <w:left w:w="71" w:type="dxa"/>
              <w:right w:w="71" w:type="dxa"/>
            </w:tcMar>
          </w:tcPr>
          <w:p w:rsidRDefault="00544419" w14:paraId="5E0E39E6" w14:textId="77777777" w:rsidR="006E04A4" w:rsidP="00C84F80">
            <w:pPr>
              <w:keepNext/>
            </w:pPr>
          </w:p>
        </w:tc>
      </w:tr>
      <w:tr w:rsidR="00F130D4" w:rsidTr="00055526" w14:paraId="5E0E39EB" w14:textId="77777777">
        <w:trPr>
          <w:cantSplit/>
          <w:hidden w:val="0"/>
        </w:trPr>
        <w:tc>
          <w:tcPr>
            <w:tcW w:w="567" w:type="dxa"/>
            <w:tcMar>
              <w:left w:w="71" w:type="dxa"/>
              <w:right w:w="71" w:type="dxa"/>
            </w:tcMar>
          </w:tcPr>
          <w:p w:rsidRDefault="00544419" w14:paraId="5E0E39E8"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16</w:delText>
              </w:r>
            </w:del>
          </w:p>
          <w:p/>
        </w:tc>
        <w:tc>
          <w:tcPr>
            <w:tcW w:w="6663" w:type="dxa"/>
            <w:tcMar>
              <w:left w:w="71" w:type="dxa"/>
              <w:right w:w="71" w:type="dxa"/>
            </w:tcMar>
          </w:tcPr>
          <w:p w:rsidRDefault="00544419" w14:paraId="5E0E39E9"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2022/23:332 av Sofia Skönnbrink (S)</w:delText>
              </w:r>
            </w:del>
            <w:r>
              <w:br/>
            </w:r>
            <w:del w:id="964697b3-fc3b-4020-891d-3c9e8add40f9" w:author="Live Bench" w:authorEmail="ai@example.com" w:date="2026-10-12T08:00:00.000Z">
              <w:r>
                <w:rPr>
                  <w:rFonts w:ascii="Times New Roman" w:hAnsi="Times New Roman" w:eastAsia="Times New Roman" w:cs="Times New Roman"/>
                </w:rPr>
                <w:delText xml:space="preserve">Den </w:delText>
              </w:r>
              <w:r>
                <w:rPr>
                  <w:rFonts w:ascii="Times New Roman" w:hAnsi="Times New Roman" w:eastAsia="Times New Roman" w:cs="Times New Roman"/>
                </w:rPr>
                <w:delText>svenska veterinärbristen</w:delText>
              </w:r>
            </w:del>
            <w:r>
              <w:br/>
            </w:r>
            <w:del w:id="964697b3-fc3b-4020-891d-3c9e8add40f9" w:author="Live Bench" w:authorEmail="ai@example.com" w:date="2026-10-12T08:00:00.000Z">
              <w:r>
                <w:rPr>
                  <w:rFonts w:ascii="Times New Roman" w:hAnsi="Times New Roman" w:eastAsia="Times New Roman" w:cs="Times New Roman"/>
                </w:rPr>
                <w:delText>2022/23:370 av Daniel Bäckström (C)</w:delText>
              </w:r>
            </w:del>
            <w:r>
              <w:br/>
            </w:r>
            <w:del w:id="964697b3-fc3b-4020-891d-3c9e8add40f9" w:author="Live Bench" w:authorEmail="ai@example.com" w:date="2026-10-12T08:00:00.000Z">
              <w:r>
                <w:rPr>
                  <w:rFonts w:ascii="Times New Roman" w:hAnsi="Times New Roman" w:eastAsia="Times New Roman" w:cs="Times New Roman"/>
                </w:rPr>
                <w:delText>Den statliga veterinärorganisationen på landsbygden</w:delText>
              </w:r>
            </w:del>
          </w:p>
          <w:p/>
        </w:tc>
        <w:tc>
          <w:tcPr>
            <w:tcW w:w="2055" w:type="dxa"/>
            <w:tcMar>
              <w:left w:w="71" w:type="dxa"/>
              <w:right w:w="71" w:type="dxa"/>
            </w:tcMar>
          </w:tcPr>
          <w:p w:rsidRDefault="00544419" w14:paraId="5E0E39EA" w14:textId="77777777" w:rsidR="006E04A4" w:rsidP="00C84F80"/>
        </w:tc>
      </w:tr>
      <w:tr w:rsidR="00F130D4" w:rsidTr="00055526" w14:paraId="5E0E39EF" w14:textId="77777777">
        <w:trPr>
          <w:cantSplit/>
          <w:hidden w:val="0"/>
        </w:trPr>
        <w:tc>
          <w:tcPr>
            <w:tcW w:w="567" w:type="dxa"/>
            <w:tcMar>
              <w:left w:w="71" w:type="dxa"/>
              <w:right w:w="71" w:type="dxa"/>
            </w:tcMar>
          </w:tcPr>
          <w:p w:rsidRDefault="00544419" w14:paraId="5E0E39EC"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17</w:delText>
              </w:r>
            </w:del>
          </w:p>
          <w:p/>
        </w:tc>
        <w:tc>
          <w:tcPr>
            <w:tcW w:w="6663" w:type="dxa"/>
            <w:tcMar>
              <w:left w:w="71" w:type="dxa"/>
              <w:right w:w="71" w:type="dxa"/>
            </w:tcMar>
          </w:tcPr>
          <w:p w:rsidRDefault="00544419" w14:paraId="5E0E39ED"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2022/23:352 av Malin Larsson (S)</w:delText>
              </w:r>
            </w:del>
            <w:r>
              <w:br/>
            </w:r>
            <w:del w:id="964697b3-fc3b-4020-891d-3c9e8add40f9" w:author="Live Bench" w:authorEmail="ai@example.com" w:date="2026-10-12T08:00:00.000Z">
              <w:r>
                <w:rPr>
                  <w:rFonts w:ascii="Times New Roman" w:hAnsi="Times New Roman" w:eastAsia="Times New Roman" w:cs="Times New Roman"/>
                </w:rPr>
                <w:delText>Risken för värmebölja och torka kommande sommar</w:delText>
              </w:r>
            </w:del>
            <w:r>
              <w:br/>
            </w:r>
            <w:del w:id="964697b3-fc3b-4020-891d-3c9e8add40f9" w:author="Live Bench" w:authorEmail="ai@example.com" w:date="2026-10-12T08:00:00.000Z">
              <w:r>
                <w:rPr>
                  <w:i/>
                  <w:rFonts w:ascii="Times New Roman" w:hAnsi="Times New Roman" w:eastAsia="Times New Roman" w:cs="Times New Roman"/>
                </w:rPr>
                <w:delText>Svaret tas av Tomas Kronståhl (S)</w:delText>
              </w:r>
            </w:del>
          </w:p>
          <w:p/>
        </w:tc>
        <w:tc>
          <w:tcPr>
            <w:tcW w:w="2055" w:type="dxa"/>
            <w:tcMar>
              <w:left w:w="71" w:type="dxa"/>
              <w:right w:w="71" w:type="dxa"/>
            </w:tcMar>
          </w:tcPr>
          <w:p w:rsidRDefault="00544419" w14:paraId="5E0E39EE" w14:textId="77777777" w:rsidR="006E04A4" w:rsidP="00C84F80"/>
        </w:tc>
      </w:tr>
      <w:tr w:rsidR="00F130D4" w:rsidTr="00055526" w14:paraId="5E0E39F3" w14:textId="77777777">
        <w:trPr>
          <w:cantSplit/>
          <w:hidden w:val="0"/>
        </w:trPr>
        <w:tc>
          <w:tcPr>
            <w:tcW w:w="567" w:type="dxa"/>
            <w:tcMar>
              <w:left w:w="71" w:type="dxa"/>
              <w:right w:w="71" w:type="dxa"/>
            </w:tcMar>
          </w:tcPr>
          <w:p w:rsidRDefault="00544419" w14:paraId="5E0E39F0"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18</w:delText>
              </w:r>
            </w:del>
          </w:p>
          <w:p/>
        </w:tc>
        <w:tc>
          <w:tcPr>
            <w:tcW w:w="6663" w:type="dxa"/>
            <w:tcMar>
              <w:left w:w="71" w:type="dxa"/>
              <w:right w:w="71" w:type="dxa"/>
            </w:tcMar>
          </w:tcPr>
          <w:p w:rsidRDefault="00544419" w14:paraId="5E0E39F1"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2022/23:355 av Dan</w:delText>
              </w:r>
              <w:r>
                <w:rPr>
                  <w:rFonts w:ascii="Times New Roman" w:hAnsi="Times New Roman" w:eastAsia="Times New Roman" w:cs="Times New Roman"/>
                </w:rPr>
                <w:delText>iel Bäckström (C)</w:delText>
              </w:r>
            </w:del>
            <w:r>
              <w:br/>
            </w:r>
            <w:del w:id="964697b3-fc3b-4020-891d-3c9e8add40f9" w:author="Live Bench" w:authorEmail="ai@example.com" w:date="2026-10-12T08:00:00.000Z">
              <w:r>
                <w:rPr>
                  <w:rFonts w:ascii="Times New Roman" w:hAnsi="Times New Roman" w:eastAsia="Times New Roman" w:cs="Times New Roman"/>
                </w:rPr>
                <w:delText>Den svenska vargstammen</w:delText>
              </w:r>
            </w:del>
          </w:p>
          <w:p/>
        </w:tc>
        <w:tc>
          <w:tcPr>
            <w:tcW w:w="2055" w:type="dxa"/>
            <w:tcMar>
              <w:left w:w="71" w:type="dxa"/>
              <w:right w:w="71" w:type="dxa"/>
            </w:tcMar>
          </w:tcPr>
          <w:p w:rsidRDefault="00544419" w14:paraId="5E0E39F2" w14:textId="77777777" w:rsidR="006E04A4" w:rsidP="00C84F80"/>
        </w:tc>
      </w:tr>
      <w:tr w:rsidR="00F130D4" w:rsidTr="00055526" w14:paraId="5E0E39F7" w14:textId="77777777">
        <w:trPr>
          <w:cantSplit/>
          <w:hidden w:val="0"/>
        </w:trPr>
        <w:tc>
          <w:tcPr>
            <w:tcW w:w="567" w:type="dxa"/>
            <w:tcMar>
              <w:left w:w="71" w:type="dxa"/>
              <w:right w:w="71" w:type="dxa"/>
            </w:tcMar>
          </w:tcPr>
          <w:p w:rsidRDefault="00544419" w14:paraId="5E0E39F4"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19</w:delText>
              </w:r>
            </w:del>
          </w:p>
          <w:p/>
        </w:tc>
        <w:tc>
          <w:tcPr>
            <w:tcW w:w="6663" w:type="dxa"/>
            <w:tcMar>
              <w:left w:w="71" w:type="dxa"/>
              <w:right w:w="71" w:type="dxa"/>
            </w:tcMar>
          </w:tcPr>
          <w:p w:rsidRDefault="00544419" w14:paraId="5E0E39F5"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2022/23:371 av Rebecka Le Moine (MP)</w:delText>
              </w:r>
            </w:del>
            <w:r>
              <w:br/>
            </w:r>
            <w:del w:id="964697b3-fc3b-4020-891d-3c9e8add40f9" w:author="Live Bench" w:authorEmail="ai@example.com" w:date="2026-10-12T08:00:00.000Z">
              <w:r>
                <w:rPr>
                  <w:rFonts w:ascii="Times New Roman" w:hAnsi="Times New Roman" w:eastAsia="Times New Roman" w:cs="Times New Roman"/>
                </w:rPr>
                <w:delText>Utfasning av så kallade turbokycklingar</w:delText>
              </w:r>
            </w:del>
          </w:p>
          <w:p/>
        </w:tc>
        <w:tc>
          <w:tcPr>
            <w:tcW w:w="2055" w:type="dxa"/>
            <w:tcMar>
              <w:left w:w="71" w:type="dxa"/>
              <w:right w:w="71" w:type="dxa"/>
            </w:tcMar>
          </w:tcPr>
          <w:p w:rsidRDefault="00544419" w14:paraId="5E0E39F6" w14:textId="77777777" w:rsidR="006E04A4" w:rsidP="00C84F80"/>
        </w:tc>
      </w:tr>
      <w:tr w:rsidR="00F130D4" w:rsidTr="00055526" w14:paraId="5E0E39FB" w14:textId="77777777">
        <w:trPr>
          <w:cantSplit/>
          <w:hidden w:val="0"/>
        </w:trPr>
        <w:tc>
          <w:tcPr>
            <w:tcW w:w="567" w:type="dxa"/>
            <w:tcMar>
              <w:left w:w="71" w:type="dxa"/>
              <w:right w:w="71" w:type="dxa"/>
            </w:tcMar>
          </w:tcPr>
          <w:p w:rsidRDefault="00544419" w14:paraId="5E0E39F8"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20</w:delText>
              </w:r>
            </w:del>
          </w:p>
          <w:p/>
        </w:tc>
        <w:tc>
          <w:tcPr>
            <w:tcW w:w="6663" w:type="dxa"/>
            <w:tcMar>
              <w:left w:w="71" w:type="dxa"/>
              <w:right w:w="71" w:type="dxa"/>
            </w:tcMar>
          </w:tcPr>
          <w:p w:rsidRDefault="00544419" w14:paraId="5E0E39F9"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2022/23:376 av Tomas Kronståhl (S)</w:delText>
              </w:r>
            </w:del>
            <w:r>
              <w:br/>
            </w:r>
            <w:del w:id="964697b3-fc3b-4020-891d-3c9e8add40f9" w:author="Live Bench" w:authorEmail="ai@example.com" w:date="2026-10-12T08:00:00.000Z">
              <w:r>
                <w:rPr>
                  <w:rFonts w:ascii="Times New Roman" w:hAnsi="Times New Roman" w:eastAsia="Times New Roman" w:cs="Times New Roman"/>
                </w:rPr>
                <w:delText>Ändrat fokus i älgförvaltningen</w:delText>
              </w:r>
            </w:del>
          </w:p>
          <w:p/>
        </w:tc>
        <w:tc>
          <w:tcPr>
            <w:tcW w:w="2055" w:type="dxa"/>
            <w:tcMar>
              <w:left w:w="71" w:type="dxa"/>
              <w:right w:w="71" w:type="dxa"/>
            </w:tcMar>
          </w:tcPr>
          <w:p w:rsidRDefault="00544419" w14:paraId="5E0E39FA" w14:textId="77777777" w:rsidR="006E04A4" w:rsidP="00C84F80"/>
        </w:tc>
      </w:tr>
      <w:tr w:rsidR="00F130D4" w:rsidTr="00055526" w14:paraId="5E0E39FF" w14:textId="77777777">
        <w:trPr>
          <w:cantSplit/>
          <w:hidden w:val="0"/>
        </w:trPr>
        <w:tc>
          <w:tcPr>
            <w:tcW w:w="567" w:type="dxa"/>
            <w:tcMar>
              <w:left w:w="71" w:type="dxa"/>
              <w:right w:w="71" w:type="dxa"/>
            </w:tcMar>
          </w:tcPr>
          <w:p w:rsidRDefault="00544419" w14:paraId="5E0E39FC" w14:textId="77777777" w:rsidR="001D7AF0" w:rsidP="00C84F80">
            <w:pPr>
              <w:keepNext/>
            </w:pPr>
          </w:p>
        </w:tc>
        <w:tc>
          <w:tcPr>
            <w:tcW w:w="6663" w:type="dxa"/>
            <w:tcMar>
              <w:left w:w="71" w:type="dxa"/>
              <w:right w:w="71" w:type="dxa"/>
            </w:tcMar>
          </w:tcPr>
          <w:p w:rsidRDefault="00544419" w14:paraId="5E0E39FD" w14:textId="77777777" w:rsidR="006E04A4" w:rsidP="000326E3">
            <w:pPr>
              <w:pStyle w:val="renderubrik"/>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Statsrådet Paulina Brandberg (L)</w:delText>
              </w:r>
            </w:del>
          </w:p>
          <w:p/>
        </w:tc>
        <w:tc>
          <w:tcPr>
            <w:tcW w:w="2055" w:type="dxa"/>
            <w:tcMar>
              <w:left w:w="71" w:type="dxa"/>
              <w:right w:w="71" w:type="dxa"/>
            </w:tcMar>
          </w:tcPr>
          <w:p w:rsidRDefault="00544419" w14:paraId="5E0E39FE" w14:textId="77777777" w:rsidR="006E04A4" w:rsidP="00C84F80">
            <w:pPr>
              <w:keepNext/>
            </w:pPr>
          </w:p>
        </w:tc>
      </w:tr>
      <w:tr w:rsidR="00F130D4" w:rsidTr="00055526" w14:paraId="5E0E3A03" w14:textId="77777777">
        <w:trPr>
          <w:cantSplit/>
          <w:hidden w:val="0"/>
        </w:trPr>
        <w:tc>
          <w:tcPr>
            <w:tcW w:w="567" w:type="dxa"/>
            <w:tcMar>
              <w:left w:w="71" w:type="dxa"/>
              <w:right w:w="71" w:type="dxa"/>
            </w:tcMar>
          </w:tcPr>
          <w:p w:rsidRDefault="00544419" w14:paraId="5E0E3A00"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21</w:delText>
              </w:r>
            </w:del>
          </w:p>
          <w:p/>
        </w:tc>
        <w:tc>
          <w:tcPr>
            <w:tcW w:w="6663" w:type="dxa"/>
            <w:tcMar>
              <w:left w:w="71" w:type="dxa"/>
              <w:right w:w="71" w:type="dxa"/>
            </w:tcMar>
          </w:tcPr>
          <w:p w:rsidRDefault="00544419" w14:paraId="5E0E3A01"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2022/23:375 av Helena Vilhelmsson (C)</w:delText>
              </w:r>
            </w:del>
            <w:r>
              <w:br/>
            </w:r>
            <w:del w:id="964697b3-fc3b-4020-891d-3c9e8add40f9" w:author="Live Bench" w:authorEmail="ai@example.com" w:date="2026-10-12T08:00:00.000Z">
              <w:r>
                <w:rPr>
                  <w:rFonts w:ascii="Times New Roman" w:hAnsi="Times New Roman" w:eastAsia="Times New Roman" w:cs="Times New Roman"/>
                </w:rPr>
                <w:delText>Lämnaprogram för kvinnor som lever i våldsamma relationer</w:delText>
              </w:r>
            </w:del>
          </w:p>
          <w:p/>
        </w:tc>
        <w:tc>
          <w:tcPr>
            <w:tcW w:w="2055" w:type="dxa"/>
            <w:tcMar>
              <w:left w:w="71" w:type="dxa"/>
              <w:right w:w="71" w:type="dxa"/>
            </w:tcMar>
          </w:tcPr>
          <w:p w:rsidRDefault="00544419" w14:paraId="5E0E3A02" w14:textId="77777777" w:rsidR="006E04A4" w:rsidP="00C84F80"/>
        </w:tc>
      </w:tr>
      <w:tr w:rsidR="00F130D4" w:rsidTr="00055526" w14:paraId="5E0E3A07" w14:textId="77777777">
        <w:trPr>
          <w:cantSplit/>
          <w:hidden w:val="0"/>
        </w:trPr>
        <w:tc>
          <w:tcPr>
            <w:tcW w:w="567" w:type="dxa"/>
            <w:tcMar>
              <w:left w:w="71" w:type="dxa"/>
              <w:right w:w="71" w:type="dxa"/>
            </w:tcMar>
          </w:tcPr>
          <w:p w:rsidRDefault="00544419" w14:paraId="5E0E3A04"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22</w:delText>
              </w:r>
            </w:del>
          </w:p>
          <w:p/>
        </w:tc>
        <w:tc>
          <w:tcPr>
            <w:tcW w:w="6663" w:type="dxa"/>
            <w:tcMar>
              <w:left w:w="71" w:type="dxa"/>
              <w:right w:w="71" w:type="dxa"/>
            </w:tcMar>
          </w:tcPr>
          <w:p w:rsidRDefault="00544419" w14:paraId="5E0E3A05"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2022/23:378 av Sofia Amloh (S)</w:delText>
              </w:r>
            </w:del>
            <w:r>
              <w:br/>
            </w:r>
            <w:del w:id="964697b3-fc3b-4020-891d-3c9e8add40f9" w:author="Live Bench" w:authorEmail="ai@example.com" w:date="2026-10-12T08:00:00.000Z">
              <w:r>
                <w:rPr>
                  <w:rFonts w:ascii="Times New Roman" w:hAnsi="Times New Roman" w:eastAsia="Times New Roman" w:cs="Times New Roman"/>
                </w:rPr>
                <w:delText>Regeringens arbete för att bekämpa mäns våld mot kvinnor</w:delText>
              </w:r>
            </w:del>
          </w:p>
          <w:p/>
        </w:tc>
        <w:tc>
          <w:tcPr>
            <w:tcW w:w="2055" w:type="dxa"/>
            <w:tcMar>
              <w:left w:w="71" w:type="dxa"/>
              <w:right w:w="71" w:type="dxa"/>
            </w:tcMar>
          </w:tcPr>
          <w:p w:rsidRDefault="00544419" w14:paraId="5E0E3A06" w14:textId="77777777" w:rsidR="006E04A4" w:rsidP="00C84F80"/>
        </w:tc>
      </w:tr>
      <w:tr w:rsidR="00F130D4" w:rsidTr="00055526" w14:paraId="5E0E3A0B" w14:textId="77777777">
        <w:trPr>
          <w:cantSplit/>
          <w:hidden w:val="0"/>
        </w:trPr>
        <w:tc>
          <w:tcPr>
            <w:tcW w:w="567" w:type="dxa"/>
            <w:tcMar>
              <w:left w:w="71" w:type="dxa"/>
              <w:right w:w="71" w:type="dxa"/>
            </w:tcMar>
          </w:tcPr>
          <w:p w:rsidRDefault="00544419" w14:paraId="5E0E3A08" w14:textId="77777777" w:rsidR="001D7AF0" w:rsidP="00C84F80">
            <w:pPr>
              <w:pStyle w:val="FlistaNrText"/>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23</w:delText>
              </w:r>
            </w:del>
          </w:p>
          <w:p/>
        </w:tc>
        <w:tc>
          <w:tcPr>
            <w:tcW w:w="6663" w:type="dxa"/>
            <w:tcMar>
              <w:left w:w="71" w:type="dxa"/>
              <w:right w:w="71" w:type="dxa"/>
            </w:tcMar>
          </w:tcPr>
          <w:p w:rsidRDefault="00544419" w14:paraId="5E0E3A09" w14:textId="77777777" w:rsidR="006E04A4" w:rsidP="000326E3">
            <w:pPr>
              <w:rPr>
                <w:rFonts w:ascii="Times New Roman" w:hAnsi="Times New Roman" w:eastAsia="Times New Roman" w:cs="Times New Roman"/>
              </w:rPr>
            </w:pPr>
            <w:del w:id="964697b3-fc3b-4020-891d-3c9e8add40f9" w:author="Live Bench" w:authorEmail="ai@example.com" w:date="2026-10-12T08:00:00.000Z">
              <w:r>
                <w:rPr>
                  <w:rFonts w:ascii="Times New Roman" w:hAnsi="Times New Roman" w:eastAsia="Times New Roman" w:cs="Times New Roman"/>
                </w:rPr>
                <w:delText>2022/23:382 av Per-Arne Håkansson (S)</w:delText>
              </w:r>
            </w:del>
            <w:r>
              <w:br/>
            </w:r>
            <w:del w:id="964697b3-fc3b-4020-891d-3c9e8add40f9" w:author="Live Bench" w:authorEmail="ai@example.com" w:date="2026-10-12T08:00:00.000Z">
              <w:r>
                <w:rPr>
                  <w:rFonts w:ascii="Times New Roman" w:hAnsi="Times New Roman" w:eastAsia="Times New Roman" w:cs="Times New Roman"/>
                </w:rPr>
                <w:delText xml:space="preserve">Institutet för </w:delText>
              </w:r>
              <w:r>
                <w:rPr>
                  <w:rFonts w:ascii="Times New Roman" w:hAnsi="Times New Roman" w:eastAsia="Times New Roman" w:cs="Times New Roman"/>
                </w:rPr>
                <w:delText>mänskliga rättigheters fortsatta existens och utveckling</w:delText>
              </w:r>
            </w:del>
            <w:ins w:id="964697b3-fc3b-4020-891d-3c9e8add40f9" w:author="Live Bench" w:authorEmail="ai@example.com" w:date="2026-10-12T08:00:00.000Z">
              <w:r>
                <w:rPr>
                  <w:rFonts w:ascii="Times New Roman" w:hAnsi="Times New Roman" w:eastAsia="Times New Roman" w:cs="Times New Roman"/>
                </w:rPr>
                <w:t>2.3. Pakeičiu 40 punktą ir jį išdėstau taip:</w:t>
              </w:r>
            </w:ins>
          </w:p>
          <w:p/>
        </w:tc>
        <w:tc>
          <w:tcPr>
            <w:tcW w:w="2055" w:type="dxa"/>
            <w:tcMar>
              <w:left w:w="71" w:type="dxa"/>
              <w:right w:w="71" w:type="dxa"/>
            </w:tcMar>
          </w:tcPr>
          <w:p w:rsidRDefault="00544419" w14:paraId="5E0E3A0A" w14:textId="77777777" w:rsidR="006E04A4" w:rsidP="00C84F80"/>
        </w:tc>
      </w:tr>
    </w:tbl>
    <w:p w:rsidRDefault="00544419" w14:paraId="5E0E3A0C" w14:textId="77777777" w:rsidR="00517888" w:rsidP="00137840" w:rsidRPr="00F221DA">
      <w:pPr>
        <w:pStyle w:val="Blankrad"/>
      </w:pPr>
      <w:r>
        <w:t xml:space="preserve">     </w:t>
      </w:r>
    </w:p>
    <w:p w:rsidRDefault="00544419" w14:paraId="5E0E3A0D" w14:textId="77777777" w:rsidR="00121B42" w:rsidP="00121B42">
      <w:pPr>
        <w:pStyle w:val="Blankrad"/>
      </w:pPr>
      <w:r>
        <w:t xml:space="preserve">     </w:t>
      </w:r>
    </w:p>
    <w:p w:rsidRDefault="00544419" w14:paraId="5E0E3A0E" w14:textId="77777777" w:rsidR="006E04A4" w:rsidP="00121B42" w:rsidRPr="00F221DA">
      <w:pPr>
        <w:pStyle w:val="Blankrad"/>
      </w:pPr>
    </w:p>
    <w:tbl>
      <w:tblPr>
        <w:tblW w:w="9285" w:type="dxa"/>
        <w:tblLayout w:type="fixed"/>
        <w:tblCellMar>
          <w:left w:w="71" w:type="dxa"/>
          <w:right w:w="71" w:type="dxa"/>
        </w:tblCellMar>
        <w:tblLook w:firstColumn="0" w:firstRow="0" w:lastColumn="0" w:lastRow="0" w:noHBand="0" w:noVBand="0" w:val="0000"/>
      </w:tblPr>
      <w:tblGrid>
        <w:gridCol w:w="567"/>
        <w:gridCol w:w="8718"/>
      </w:tblGrid>
      <w:tr w:rsidR="00F130D4" w:rsidTr="00D774A8" w14:paraId="5E0E3A11" w14:textId="77777777">
        <w:tc>
          <w:tcPr>
            <w:tcW w:w="567" w:type="dxa"/>
            <w:tcMar>
              <w:left w:w="71" w:type="dxa"/>
              <w:right w:w="71" w:type="dxa"/>
            </w:tcMar>
          </w:tcPr>
          <w:p w:rsidRDefault="00544419" w14:paraId="5E0E3A0F" w14:textId="77777777" w:rsidR="00D774A8">
            <w:pPr>
              <w:pStyle w:val="IngenText"/>
            </w:pPr>
          </w:p>
        </w:tc>
        <w:tc>
          <w:tcPr>
            <w:tcW w:w="8718" w:type="dxa"/>
            <w:tcMar>
              <w:left w:w="71" w:type="dxa"/>
              <w:right w:w="71" w:type="dxa"/>
            </w:tcMar>
          </w:tcPr>
          <w:p w:rsidRDefault="00544419" w14:paraId="5E0E3A10" w14:textId="77777777" w:rsidR="00D774A8" w:rsidP="00D016E9">
            <w:pPr>
              <w:pStyle w:val="StreckMitten"/>
            </w:pPr>
            <w:r>
              <w:tab/>
            </w:r>
            <w:r>
              <w:tab/>
            </w:r>
          </w:p>
        </w:tc>
      </w:tr>
    </w:tbl>
    <w:p w:rsidRDefault="00544419" w14:paraId="5E0E3A12" w14:textId="77777777" w:rsidR="006E04A4" w:rsidP="00852BA1" w:rsidRPr="00852BA1">
      <w:pPr>
        <w:widowControl/>
        <w:tabs>
          <w:tab w:val="clear" w:pos="6804"/>
        </w:tabs>
        <w:spacing w:line="240" w:lineRule="auto"/>
        <w:rPr>
          <w:b/>
          <w:i/>
        </w:rPr>
      </w:pPr>
    </w:p>
    <w:sectPr w:rsidR="006E04A4" w:rsidRPr="00852BA1" w:rsidSect="00B42C75">
      <w:headerReference w:type="even" r:id="rId11"/>
      <w:headerReference w:type="default" r:id="rId12"/>
      <w:footerReference w:type="even" r:id="rId13"/>
      <w:footerReference w:type="default" r:id="rId14"/>
      <w:headerReference w:type="first" r:id="rId15"/>
      <w:footerReference w:type="first" r:id="rId16"/>
      <w:pgSz w:w="11907" w:h="16840" w:code="9"/>
      <w:pgMar w:top="567" w:right="851" w:bottom="1134" w:left="181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E3A24" w14:textId="77777777" w:rsidR="00000000" w:rsidRDefault="00544419">
      <w:pPr>
        <w:spacing w:line="240" w:lineRule="auto"/>
      </w:pPr>
      <w:r>
        <w:separator/>
      </w:r>
    </w:p>
  </w:endnote>
  <w:endnote w:type="continuationSeparator" w:id="0">
    <w:p w14:paraId="5E0E3A26" w14:textId="77777777" w:rsidR="00000000" w:rsidRDefault="005444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embo">
    <w:panose1 w:val="02000503080000020003"/>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E3A18" w14:textId="77777777" w:rsidR="00BE217A" w:rsidRDefault="00544419">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E3A19" w14:textId="77777777" w:rsidR="00D73249" w:rsidRDefault="00544419">
    <w:pPr>
      <w:pStyle w:val="Sidhuvud"/>
      <w:jc w:val="center"/>
    </w:pPr>
    <w:r>
      <w:fldChar w:fldCharType="begin"/>
    </w:r>
    <w:r>
      <w:instrText xml:space="preserve"> PAGE </w:instrText>
    </w:r>
    <w:r>
      <w:fldChar w:fldCharType="separate"/>
    </w:r>
    <w:r>
      <w:rPr>
        <w:noProof/>
      </w:rPr>
      <w:t>2</w:t>
    </w:r>
    <w:r>
      <w:fldChar w:fldCharType="end"/>
    </w:r>
    <w:r>
      <w:t xml:space="preserve"> (</w:t>
    </w:r>
    <w:r>
      <w:fldChar w:fldCharType="begin"/>
    </w:r>
    <w:r>
      <w:instrText xml:space="preserve"> NUMPAGES </w:instrText>
    </w:r>
    <w:r>
      <w:fldChar w:fldCharType="separate"/>
    </w:r>
    <w:r>
      <w:rPr>
        <w:noProof/>
      </w:rPr>
      <w:t>2</w:t>
    </w:r>
    <w:r>
      <w:rPr>
        <w:noProof/>
      </w:rPr>
      <w:fldChar w:fldCharType="end"/>
    </w:r>
    <w:r>
      <w:t>)</w:t>
    </w:r>
  </w:p>
  <w:p w14:paraId="5E0E3A1A" w14:textId="77777777" w:rsidR="00D73249" w:rsidRDefault="00544419">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E3A1E" w14:textId="77777777" w:rsidR="00D73249" w:rsidRDefault="00544419">
    <w:pPr>
      <w:pStyle w:val="Sidhuvud"/>
      <w:jc w:val="center"/>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rPr>
        <w:noProof/>
      </w:rPr>
      <w:fldChar w:fldCharType="end"/>
    </w:r>
    <w:r>
      <w:t>)</w:t>
    </w:r>
  </w:p>
  <w:p w14:paraId="5E0E3A1F" w14:textId="77777777" w:rsidR="00D73249" w:rsidRDefault="0054441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E3A20" w14:textId="77777777" w:rsidR="00000000" w:rsidRDefault="00544419">
      <w:pPr>
        <w:spacing w:line="240" w:lineRule="auto"/>
      </w:pPr>
      <w:r>
        <w:separator/>
      </w:r>
    </w:p>
  </w:footnote>
  <w:footnote w:type="continuationSeparator" w:id="0">
    <w:p w14:paraId="5E0E3A22" w14:textId="77777777" w:rsidR="00000000" w:rsidRDefault="005444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E3A13" w14:textId="77777777" w:rsidR="00BE217A" w:rsidRDefault="00544419">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E3A14" w14:textId="77777777" w:rsidR="00D73249" w:rsidRDefault="00544419">
    <w:pPr>
      <w:pStyle w:val="Sidhuvud"/>
      <w:tabs>
        <w:tab w:val="clear" w:pos="4536"/>
      </w:tabs>
    </w:pPr>
    <w:r>
      <w:fldChar w:fldCharType="begin"/>
    </w:r>
    <w:r>
      <w:instrText xml:space="preserve"> DOCPROPERTY  DocumentDate  \* MERGEFORMAT </w:instrText>
    </w:r>
    <w:r>
      <w:fldChar w:fldCharType="separate"/>
    </w:r>
    <w:r>
      <w:t>Fredagen den 16 juni 2023</w:t>
    </w:r>
    <w:r>
      <w:fldChar w:fldCharType="end"/>
    </w:r>
  </w:p>
  <w:p w14:paraId="5E0E3A15" w14:textId="77777777" w:rsidR="00D73249" w:rsidRDefault="00544419">
    <w:pPr>
      <w:pStyle w:val="Sidhuvud"/>
      <w:tabs>
        <w:tab w:val="clear" w:pos="4536"/>
        <w:tab w:val="right" w:leader="underscore" w:pos="9072"/>
      </w:tabs>
      <w:spacing w:after="480"/>
      <w:rPr>
        <w:sz w:val="12"/>
      </w:rPr>
    </w:pPr>
    <w:r>
      <w:rPr>
        <w:sz w:val="12"/>
      </w:rPr>
      <w:tab/>
    </w:r>
  </w:p>
  <w:p w14:paraId="5E0E3A16" w14:textId="77777777" w:rsidR="00D73249" w:rsidRDefault="00544419"/>
  <w:p w14:paraId="5E0E3A17" w14:textId="77777777" w:rsidR="00D73249" w:rsidRDefault="0054441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E3A1B" w14:textId="77777777" w:rsidR="00D73249" w:rsidRDefault="00544419">
    <w:pPr>
      <w:pStyle w:val="logo"/>
      <w:framePr w:wrap="around" w:x="9073" w:y="721" w:anchorLock="0"/>
      <w:spacing w:line="240" w:lineRule="atLeast"/>
      <w:rPr>
        <w:rFonts w:ascii="Arial" w:hAnsi="Arial"/>
        <w:sz w:val="60"/>
      </w:rPr>
    </w:pPr>
    <w:r>
      <w:rPr>
        <w:noProof/>
      </w:rPr>
      <w:drawing>
        <wp:inline distT="0" distB="0" distL="0" distR="0" wp14:anchorId="5E0E3A20" wp14:editId="5E0E3A21">
          <wp:extent cx="1295400" cy="342900"/>
          <wp:effectExtent l="0" t="0" r="0" b="0"/>
          <wp:docPr id="2"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5400" cy="342900"/>
                  </a:xfrm>
                  <a:prstGeom prst="rect">
                    <a:avLst/>
                  </a:prstGeom>
                  <a:noFill/>
                  <a:ln>
                    <a:noFill/>
                  </a:ln>
                </pic:spPr>
              </pic:pic>
            </a:graphicData>
          </a:graphic>
        </wp:inline>
      </w:drawing>
    </w:r>
  </w:p>
  <w:p w14:paraId="5E0E3A1C" w14:textId="77777777" w:rsidR="00D73249" w:rsidRDefault="00544419" w:rsidP="00BE217A">
    <w:pPr>
      <w:pStyle w:val="Dokumentrubrik"/>
      <w:spacing w:after="360"/>
    </w:pPr>
    <w:r>
      <w:t>Föredragningslista</w:t>
    </w:r>
  </w:p>
  <w:p w14:paraId="5E0E3A1D" w14:textId="77777777" w:rsidR="00D73249" w:rsidRDefault="005444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921E6"/>
    <w:multiLevelType w:val="singleLevel"/>
    <w:tmpl w:val="0B228890"/>
    <w:lvl w:ilvl="0">
      <w:start w:val="1"/>
      <w:numFmt w:val="decimal"/>
      <w:lvlText w:val="%1"/>
      <w:legacy w:legacy="1" w:legacySpace="0" w:legacyIndent="0"/>
      <w:lvlJc w:val="left"/>
    </w:lvl>
  </w:abstractNum>
  <w:abstractNum w:abstractNumId="1" w15:restartNumberingAfterBreak="0">
    <w:nsid w:val="34BE0B00"/>
    <w:multiLevelType w:val="singleLevel"/>
    <w:tmpl w:val="0B228890"/>
    <w:lvl w:ilvl="0">
      <w:start w:val="1"/>
      <w:numFmt w:val="decimal"/>
      <w:lvlText w:val="%1"/>
      <w:legacy w:legacy="1" w:legacySpace="0" w:legacyIndent="0"/>
      <w:lvlJc w:val="left"/>
    </w:lvl>
  </w:abstractNum>
  <w:abstractNum w:abstractNumId="2" w15:restartNumberingAfterBreak="0">
    <w:nsid w:val="37904608"/>
    <w:multiLevelType w:val="singleLevel"/>
    <w:tmpl w:val="0B228890"/>
    <w:lvl w:ilvl="0">
      <w:start w:val="1"/>
      <w:numFmt w:val="decimal"/>
      <w:lvlText w:val="%1"/>
      <w:legacy w:legacy="1" w:legacySpace="0" w:legacyIndent="0"/>
      <w:lvlJc w:val="left"/>
    </w:lvl>
  </w:abstractNum>
  <w:abstractNum w:abstractNumId="3" w15:restartNumberingAfterBreak="0">
    <w:nsid w:val="54A1785E"/>
    <w:multiLevelType w:val="hybridMultilevel"/>
    <w:tmpl w:val="BDE47E9A"/>
    <w:lvl w:ilvl="0" w:tplc="258A75CC">
      <w:start w:val="1"/>
      <w:numFmt w:val="decimal"/>
      <w:pStyle w:val="FlistaNrRubrik"/>
      <w:lvlText w:val="%1"/>
      <w:lvlJc w:val="left"/>
      <w:pPr>
        <w:tabs>
          <w:tab w:val="num" w:pos="0"/>
        </w:tabs>
        <w:ind w:left="0" w:firstLine="0"/>
      </w:pPr>
      <w:rPr>
        <w:rFonts w:hint="default"/>
      </w:rPr>
    </w:lvl>
    <w:lvl w:ilvl="1" w:tplc="839445C4" w:tentative="1">
      <w:start w:val="1"/>
      <w:numFmt w:val="lowerLetter"/>
      <w:lvlText w:val="%2."/>
      <w:lvlJc w:val="left"/>
      <w:pPr>
        <w:tabs>
          <w:tab w:val="num" w:pos="1440"/>
        </w:tabs>
        <w:ind w:left="1440" w:hanging="360"/>
      </w:pPr>
    </w:lvl>
    <w:lvl w:ilvl="2" w:tplc="E1228228" w:tentative="1">
      <w:start w:val="1"/>
      <w:numFmt w:val="lowerRoman"/>
      <w:lvlText w:val="%3."/>
      <w:lvlJc w:val="right"/>
      <w:pPr>
        <w:tabs>
          <w:tab w:val="num" w:pos="2160"/>
        </w:tabs>
        <w:ind w:left="2160" w:hanging="180"/>
      </w:pPr>
    </w:lvl>
    <w:lvl w:ilvl="3" w:tplc="A42A4FC4" w:tentative="1">
      <w:start w:val="1"/>
      <w:numFmt w:val="decimal"/>
      <w:lvlText w:val="%4."/>
      <w:lvlJc w:val="left"/>
      <w:pPr>
        <w:tabs>
          <w:tab w:val="num" w:pos="2880"/>
        </w:tabs>
        <w:ind w:left="2880" w:hanging="360"/>
      </w:pPr>
    </w:lvl>
    <w:lvl w:ilvl="4" w:tplc="8410F7AA" w:tentative="1">
      <w:start w:val="1"/>
      <w:numFmt w:val="lowerLetter"/>
      <w:lvlText w:val="%5."/>
      <w:lvlJc w:val="left"/>
      <w:pPr>
        <w:tabs>
          <w:tab w:val="num" w:pos="3600"/>
        </w:tabs>
        <w:ind w:left="3600" w:hanging="360"/>
      </w:pPr>
    </w:lvl>
    <w:lvl w:ilvl="5" w:tplc="FBE6504A" w:tentative="1">
      <w:start w:val="1"/>
      <w:numFmt w:val="lowerRoman"/>
      <w:lvlText w:val="%6."/>
      <w:lvlJc w:val="right"/>
      <w:pPr>
        <w:tabs>
          <w:tab w:val="num" w:pos="4320"/>
        </w:tabs>
        <w:ind w:left="4320" w:hanging="180"/>
      </w:pPr>
    </w:lvl>
    <w:lvl w:ilvl="6" w:tplc="7C58E160" w:tentative="1">
      <w:start w:val="1"/>
      <w:numFmt w:val="decimal"/>
      <w:lvlText w:val="%7."/>
      <w:lvlJc w:val="left"/>
      <w:pPr>
        <w:tabs>
          <w:tab w:val="num" w:pos="5040"/>
        </w:tabs>
        <w:ind w:left="5040" w:hanging="360"/>
      </w:pPr>
    </w:lvl>
    <w:lvl w:ilvl="7" w:tplc="C6449E2E" w:tentative="1">
      <w:start w:val="1"/>
      <w:numFmt w:val="lowerLetter"/>
      <w:lvlText w:val="%8."/>
      <w:lvlJc w:val="left"/>
      <w:pPr>
        <w:tabs>
          <w:tab w:val="num" w:pos="5760"/>
        </w:tabs>
        <w:ind w:left="5760" w:hanging="360"/>
      </w:pPr>
    </w:lvl>
    <w:lvl w:ilvl="8" w:tplc="F27C15A2" w:tentative="1">
      <w:start w:val="1"/>
      <w:numFmt w:val="lowerRoman"/>
      <w:lvlText w:val="%9."/>
      <w:lvlJc w:val="right"/>
      <w:pPr>
        <w:tabs>
          <w:tab w:val="num" w:pos="6480"/>
        </w:tabs>
        <w:ind w:left="6480" w:hanging="180"/>
      </w:pPr>
    </w:lvl>
  </w:abstractNum>
  <w:abstractNum w:abstractNumId="4" w15:restartNumberingAfterBreak="0">
    <w:nsid w:val="71244D1B"/>
    <w:multiLevelType w:val="singleLevel"/>
    <w:tmpl w:val="0B228890"/>
    <w:lvl w:ilvl="0">
      <w:start w:val="1"/>
      <w:numFmt w:val="decimal"/>
      <w:lvlText w:val="%1"/>
      <w:legacy w:legacy="1" w:legacySpace="0" w:legacyIndent="0"/>
      <w:lvlJc w:val="left"/>
    </w:lvl>
  </w:abstractNum>
  <w:abstractNum w:abstractNumId="5" w15:restartNumberingAfterBreak="0">
    <w:nsid w:val="71290BA0"/>
    <w:multiLevelType w:val="singleLevel"/>
    <w:tmpl w:val="0B228890"/>
    <w:lvl w:ilvl="0">
      <w:start w:val="1"/>
      <w:numFmt w:val="decimal"/>
      <w:lvlText w:val="%1"/>
      <w:legacy w:legacy="1" w:legacySpace="0" w:legacyIndent="0"/>
      <w:lvlJc w:val="left"/>
    </w:lvl>
  </w:abstractNum>
  <w:num w:numId="1">
    <w:abstractNumId w:val="5"/>
  </w:num>
  <w:num w:numId="2">
    <w:abstractNumId w:val="2"/>
  </w:num>
  <w:num w:numId="3">
    <w:abstractNumId w:val="4"/>
  </w:num>
  <w:num w:numId="4">
    <w:abstractNumId w:val="1"/>
  </w:num>
  <w:num w:numId="5">
    <w:abstractNumId w:val="0"/>
  </w:num>
  <w:num w:numId="6">
    <w:abstractNumId w:val="3"/>
  </w:num>
  <w:num w:numId="7">
    <w:abstractNumId w:val="3"/>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247"/>
  <w:hyphenationZone w:val="425"/>
  <w:displayHorizontalDrawingGridEvery w:val="0"/>
  <w:displayVerticalDrawingGridEvery w:val="0"/>
  <w:doNotUseMarginsForDrawingGridOrigin/>
  <w:noPunctuationKerning/>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docVars>
    <w:docVar w:name="Avdelning" w:val="Kammaren"/>
    <w:docVar w:name="DatumGiltigFrån" w:val="1901-01-01"/>
    <w:docVar w:name="DatumGiltigTill" w:val="1901-01-01"/>
    <w:docVar w:name="DatumUtgiven" w:val="1901-01-01"/>
    <w:docVar w:name="Dokumentrubrik" w:val="Talarlista"/>
    <w:docVar w:name="Spec1" w:val="Zzzzdagen den 0 xxxxx 1997"/>
    <w:docVar w:name="Spec2" w:val="Tisdagen den 1 januari 1901"/>
    <w:docVar w:name="TListeDatum" w:val="Onsdagen den 2 oktober 1996"/>
    <w:docVar w:name="TListeTid" w:val="9.00"/>
  </w:docVars>
  <w:rsids>
    <w:rsidRoot w:val="00F130D4"/>
    <w:rsid w:val="00544419"/>
    <w:rsid w:val="00F130D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396C"/>
  <w15:docId w15:val="{FBA90D59-8180-44E3-B3EE-434AEF72624F}"/>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tabs>
        <w:tab w:val="left" w:pos="6804"/>
      </w:tabs>
      <w:spacing w:line="270" w:lineRule="exact"/>
    </w:pPr>
    <w:rPr>
      <w:sz w:val="24"/>
    </w:rPr>
  </w:style>
  <w:style w:type="paragraph" w:styleId="Rubrik1">
    <w:name w:val="heading 1"/>
    <w:basedOn w:val="Normal"/>
    <w:next w:val="Normal"/>
    <w:qFormat/>
    <w:pPr>
      <w:keepNext/>
      <w:spacing w:line="240" w:lineRule="auto"/>
      <w:outlineLvl w:val="0"/>
    </w:pPr>
    <w:rPr>
      <w:kern w:val="28"/>
      <w:sz w:val="12"/>
    </w:rPr>
  </w:style>
  <w:style w:type="paragraph" w:styleId="Rubrik2">
    <w:name w:val="heading 2"/>
    <w:basedOn w:val="Normal"/>
    <w:next w:val="Normal"/>
    <w:qFormat/>
    <w:pPr>
      <w:keepNext/>
      <w:spacing w:line="240" w:lineRule="auto"/>
      <w:outlineLvl w:val="1"/>
    </w:pPr>
    <w:rPr>
      <w:sz w:val="12"/>
    </w:rPr>
  </w:style>
  <w:style w:type="paragraph" w:styleId="Rubrik3">
    <w:name w:val="heading 3"/>
    <w:basedOn w:val="Normal"/>
    <w:next w:val="Normal"/>
    <w:qFormat/>
    <w:pPr>
      <w:keepNext/>
      <w:spacing w:line="240" w:lineRule="auto"/>
      <w:outlineLvl w:val="2"/>
    </w:pPr>
    <w:rPr>
      <w:sz w:val="1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pPr>
      <w:tabs>
        <w:tab w:val="clear" w:pos="6804"/>
        <w:tab w:val="center" w:pos="4536"/>
        <w:tab w:val="right" w:pos="9072"/>
      </w:tabs>
      <w:spacing w:after="120"/>
    </w:pPr>
    <w:rPr>
      <w:rFonts w:ascii="Arial" w:hAnsi="Arial"/>
    </w:rPr>
  </w:style>
  <w:style w:type="paragraph" w:customStyle="1" w:styleId="logo">
    <w:name w:val="logo"/>
    <w:basedOn w:val="Normal"/>
    <w:pPr>
      <w:framePr w:wrap="around" w:vAnchor="page" w:hAnchor="page" w:x="7939" w:y="511" w:anchorLock="1"/>
    </w:pPr>
    <w:rPr>
      <w:rFonts w:ascii="Bembo" w:hAnsi="Bembo"/>
      <w:sz w:val="20"/>
    </w:rPr>
  </w:style>
  <w:style w:type="paragraph" w:customStyle="1" w:styleId="Dokumentrubrik">
    <w:name w:val="Dokumentrubrik"/>
    <w:basedOn w:val="Normal"/>
    <w:pPr>
      <w:spacing w:after="120" w:line="720" w:lineRule="exact"/>
    </w:pPr>
    <w:rPr>
      <w:rFonts w:ascii="Arial" w:hAnsi="Arial"/>
      <w:sz w:val="60"/>
    </w:rPr>
  </w:style>
  <w:style w:type="paragraph" w:styleId="Datum">
    <w:name w:val="Date"/>
    <w:basedOn w:val="Normal"/>
    <w:pPr>
      <w:spacing w:after="300" w:line="320" w:lineRule="exact"/>
    </w:pPr>
    <w:rPr>
      <w:rFonts w:ascii="Arial" w:hAnsi="Arial"/>
      <w:sz w:val="28"/>
    </w:rPr>
  </w:style>
  <w:style w:type="paragraph" w:customStyle="1" w:styleId="Plenum">
    <w:name w:val="Plenum"/>
    <w:basedOn w:val="Normal"/>
    <w:pPr>
      <w:tabs>
        <w:tab w:val="clear" w:pos="6804"/>
        <w:tab w:val="left" w:pos="1418"/>
      </w:tabs>
      <w:spacing w:after="40" w:line="320" w:lineRule="exact"/>
    </w:pPr>
    <w:rPr>
      <w:rFonts w:ascii="Arial" w:hAnsi="Arial"/>
      <w:sz w:val="28"/>
    </w:rPr>
  </w:style>
  <w:style w:type="paragraph" w:customStyle="1" w:styleId="StreckKort">
    <w:name w:val="StreckKort"/>
    <w:basedOn w:val="Normal"/>
    <w:next w:val="Normal"/>
    <w:pPr>
      <w:tabs>
        <w:tab w:val="clear" w:pos="6804"/>
        <w:tab w:val="right" w:pos="2835"/>
        <w:tab w:val="right" w:leader="underscore" w:pos="6237"/>
      </w:tabs>
      <w:spacing w:before="180" w:after="480"/>
      <w:ind w:right="141"/>
    </w:pPr>
  </w:style>
  <w:style w:type="paragraph" w:customStyle="1" w:styleId="StreckLngt">
    <w:name w:val="StreckLångt"/>
    <w:basedOn w:val="Normal"/>
    <w:next w:val="Normal"/>
    <w:pPr>
      <w:tabs>
        <w:tab w:val="clear" w:pos="6804"/>
        <w:tab w:val="right" w:leader="underscore" w:pos="9356"/>
      </w:tabs>
      <w:spacing w:after="600"/>
      <w:ind w:left="-142"/>
    </w:pPr>
    <w:rPr>
      <w:rFonts w:ascii="Arial" w:hAnsi="Arial"/>
      <w:sz w:val="28"/>
    </w:rPr>
  </w:style>
  <w:style w:type="paragraph" w:customStyle="1" w:styleId="Numrering">
    <w:name w:val="Numrering"/>
    <w:basedOn w:val="Normal"/>
  </w:style>
  <w:style w:type="paragraph" w:customStyle="1" w:styleId="StreckMitten">
    <w:name w:val="StreckMitten"/>
    <w:basedOn w:val="Normal"/>
    <w:rsid w:val="006047EA"/>
    <w:pPr>
      <w:tabs>
        <w:tab w:val="clear" w:pos="6804"/>
        <w:tab w:val="left" w:pos="2098"/>
        <w:tab w:val="right" w:leader="underscore" w:pos="5783"/>
      </w:tabs>
      <w:spacing w:before="300" w:after="20"/>
    </w:pPr>
  </w:style>
  <w:style w:type="paragraph" w:customStyle="1" w:styleId="Talartid">
    <w:name w:val="Talartid"/>
    <w:basedOn w:val="Normal"/>
    <w:pPr>
      <w:spacing w:after="180"/>
      <w:jc w:val="right"/>
    </w:pPr>
  </w:style>
  <w:style w:type="paragraph" w:customStyle="1" w:styleId="SpaltrubrikInlgg">
    <w:name w:val="SpaltrubrikInlägg"/>
    <w:basedOn w:val="Normal"/>
    <w:pPr>
      <w:keepNext/>
      <w:spacing w:after="160" w:line="250" w:lineRule="exact"/>
      <w:jc w:val="center"/>
    </w:pPr>
    <w:rPr>
      <w:rFonts w:ascii="Arial" w:hAnsi="Arial"/>
      <w:b/>
      <w:spacing w:val="4"/>
      <w:sz w:val="22"/>
    </w:rPr>
  </w:style>
  <w:style w:type="paragraph" w:customStyle="1" w:styleId="Voteringsrubrik">
    <w:name w:val="Voteringsrubrik"/>
    <w:basedOn w:val="renderubrik"/>
    <w:pPr>
      <w:spacing w:line="320" w:lineRule="exact"/>
    </w:pPr>
    <w:rPr>
      <w:i w:val="0"/>
      <w:sz w:val="28"/>
    </w:rPr>
  </w:style>
  <w:style w:type="paragraph" w:customStyle="1" w:styleId="renderubrik">
    <w:name w:val="Ärenderubrik"/>
    <w:basedOn w:val="Normal"/>
    <w:next w:val="Normal"/>
    <w:rsid w:val="00F26F51"/>
    <w:pPr>
      <w:keepNext/>
      <w:tabs>
        <w:tab w:val="clear" w:pos="6804"/>
      </w:tabs>
      <w:spacing w:before="120" w:line="300" w:lineRule="exact"/>
      <w:ind w:right="142"/>
    </w:pPr>
    <w:rPr>
      <w:b/>
      <w:i/>
    </w:rPr>
  </w:style>
  <w:style w:type="paragraph" w:customStyle="1" w:styleId="rendenr">
    <w:name w:val="Ärendenr"/>
    <w:basedOn w:val="renderubrik"/>
    <w:rPr>
      <w:b w:val="0"/>
    </w:rPr>
  </w:style>
  <w:style w:type="paragraph" w:styleId="Underrubrik">
    <w:name w:val="Subtitle"/>
    <w:basedOn w:val="Normal"/>
    <w:qFormat/>
    <w:rsid w:val="009E024F"/>
    <w:pPr>
      <w:keepNext/>
      <w:spacing w:line="300" w:lineRule="exact"/>
    </w:pPr>
    <w:rPr>
      <w:rFonts w:ascii="Arial" w:hAnsi="Arial"/>
      <w:i/>
      <w:sz w:val="23"/>
    </w:rPr>
  </w:style>
  <w:style w:type="paragraph" w:styleId="Sidfot">
    <w:name w:val="footer"/>
    <w:basedOn w:val="Normal"/>
    <w:pPr>
      <w:tabs>
        <w:tab w:val="clear" w:pos="6804"/>
        <w:tab w:val="center" w:pos="4536"/>
        <w:tab w:val="right" w:pos="9072"/>
      </w:tabs>
    </w:pPr>
    <w:rPr>
      <w:rFonts w:ascii="Arial" w:hAnsi="Arial"/>
      <w:sz w:val="16"/>
    </w:rPr>
  </w:style>
  <w:style w:type="paragraph" w:customStyle="1" w:styleId="TalartidTotal">
    <w:name w:val="TalartidTotal"/>
    <w:basedOn w:val="Talartid"/>
    <w:rPr>
      <w:b/>
    </w:rPr>
  </w:style>
  <w:style w:type="paragraph" w:customStyle="1" w:styleId="TalartidCentrerad">
    <w:name w:val="TalartidCentrerad"/>
    <w:basedOn w:val="Talartid"/>
    <w:pPr>
      <w:jc w:val="center"/>
    </w:pPr>
  </w:style>
  <w:style w:type="paragraph" w:customStyle="1" w:styleId="IngenText">
    <w:name w:val="IngenText"/>
    <w:basedOn w:val="Normal"/>
    <w:pPr>
      <w:jc w:val="right"/>
    </w:pPr>
  </w:style>
  <w:style w:type="paragraph" w:customStyle="1" w:styleId="Talarlista">
    <w:name w:val="Talarlista"/>
    <w:basedOn w:val="Normal"/>
    <w:rsid w:val="00373E56"/>
  </w:style>
  <w:style w:type="paragraph" w:customStyle="1" w:styleId="Debattregler">
    <w:name w:val="Debattregler"/>
    <w:basedOn w:val="Normal"/>
    <w:pPr>
      <w:spacing w:after="200"/>
    </w:pPr>
  </w:style>
  <w:style w:type="paragraph" w:customStyle="1" w:styleId="Blankrad">
    <w:name w:val="Blankrad"/>
    <w:basedOn w:val="Sidhuvud"/>
    <w:rsid w:val="00F75FE6"/>
    <w:pPr>
      <w:tabs>
        <w:tab w:val="clear" w:pos="4536"/>
        <w:tab w:val="clear" w:pos="9072"/>
        <w:tab w:val="left" w:pos="6804"/>
      </w:tabs>
      <w:spacing w:after="0" w:line="14" w:lineRule="exact"/>
    </w:pPr>
    <w:rPr>
      <w:rFonts w:ascii="Times New Roman" w:hAnsi="Times New Roman"/>
      <w:sz w:val="8"/>
    </w:rPr>
  </w:style>
  <w:style w:type="paragraph" w:customStyle="1" w:styleId="HuvudrubrikEnsam">
    <w:name w:val="HuvudrubrikEnsam"/>
    <w:basedOn w:val="Normal"/>
    <w:next w:val="Normal"/>
    <w:rsid w:val="007468D5"/>
    <w:pPr>
      <w:tabs>
        <w:tab w:val="clear" w:pos="6804"/>
      </w:tabs>
      <w:spacing w:before="640" w:after="180" w:line="300" w:lineRule="exact"/>
    </w:pPr>
    <w:rPr>
      <w:rFonts w:ascii="Arial" w:hAnsi="Arial"/>
      <w:b/>
      <w:sz w:val="26"/>
    </w:rPr>
  </w:style>
  <w:style w:type="paragraph" w:customStyle="1" w:styleId="Spaltrubrikverst">
    <w:name w:val="SpaltrubrikÖverst"/>
    <w:basedOn w:val="SpaltrubrikInlgg"/>
    <w:rPr>
      <w:spacing w:val="0"/>
    </w:rPr>
  </w:style>
  <w:style w:type="paragraph" w:customStyle="1" w:styleId="PlenumUndertext">
    <w:name w:val="PlenumUndertext"/>
    <w:basedOn w:val="Plenum"/>
    <w:pPr>
      <w:tabs>
        <w:tab w:val="clear" w:pos="1418"/>
      </w:tabs>
      <w:ind w:right="1"/>
    </w:pPr>
    <w:rPr>
      <w:sz w:val="20"/>
    </w:rPr>
  </w:style>
  <w:style w:type="paragraph" w:customStyle="1" w:styleId="Summalinje">
    <w:name w:val="Summalinje"/>
    <w:basedOn w:val="IngenText"/>
    <w:pPr>
      <w:spacing w:line="220" w:lineRule="exact"/>
    </w:pPr>
    <w:rPr>
      <w:u w:val="single"/>
    </w:rPr>
  </w:style>
  <w:style w:type="paragraph" w:styleId="Oformateradtext">
    <w:name w:val="Plain Text"/>
    <w:basedOn w:val="Normal"/>
    <w:pPr>
      <w:tabs>
        <w:tab w:val="clear" w:pos="6804"/>
      </w:tabs>
      <w:spacing w:after="240"/>
    </w:pPr>
    <w:rPr>
      <w:rFonts w:ascii="Courier New" w:hAnsi="Courier New"/>
      <w:sz w:val="20"/>
    </w:rPr>
  </w:style>
  <w:style w:type="paragraph" w:customStyle="1" w:styleId="Dokumentbeteckning">
    <w:name w:val="Dokumentbeteckning"/>
    <w:basedOn w:val="Datum"/>
    <w:pPr>
      <w:spacing w:after="180" w:line="240" w:lineRule="auto"/>
      <w:outlineLvl w:val="0"/>
    </w:pPr>
  </w:style>
  <w:style w:type="paragraph" w:customStyle="1" w:styleId="Besvaradav">
    <w:name w:val="Besvarad av"/>
    <w:basedOn w:val="Normal"/>
    <w:rsid w:val="00A33A32"/>
    <w:pPr>
      <w:keepNext/>
      <w:spacing w:before="120"/>
    </w:pPr>
    <w:rPr>
      <w:b/>
      <w:i/>
    </w:rPr>
  </w:style>
  <w:style w:type="paragraph" w:customStyle="1" w:styleId="Motionsrubrik">
    <w:name w:val="Motionsrubrik"/>
    <w:basedOn w:val="Normal"/>
    <w:next w:val="Normal"/>
    <w:rsid w:val="000326E3"/>
    <w:pPr>
      <w:keepNext/>
      <w:tabs>
        <w:tab w:val="clear" w:pos="6804"/>
      </w:tabs>
      <w:spacing w:before="120"/>
      <w:ind w:right="142"/>
    </w:pPr>
    <w:rPr>
      <w:i/>
    </w:rPr>
  </w:style>
  <w:style w:type="paragraph" w:customStyle="1" w:styleId="MotionsrubrikEfterRubrik">
    <w:name w:val="MotionsrubrikEfterRubrik"/>
    <w:basedOn w:val="Motionsrubrik"/>
    <w:pPr>
      <w:spacing w:before="60"/>
    </w:pPr>
  </w:style>
  <w:style w:type="paragraph" w:customStyle="1" w:styleId="HuvudrubrikFlisteNr">
    <w:name w:val="HuvudrubrikFlisteNr"/>
    <w:basedOn w:val="HuvudrubrikEnsam"/>
    <w:rsid w:val="009E024F"/>
    <w:pPr>
      <w:spacing w:after="0"/>
    </w:pPr>
    <w:rPr>
      <w:rFonts w:ascii="Times New Roman" w:hAnsi="Times New Roman"/>
      <w:b w:val="0"/>
      <w:sz w:val="24"/>
      <w:szCs w:val="24"/>
    </w:rPr>
  </w:style>
  <w:style w:type="paragraph" w:customStyle="1" w:styleId="HuvudrubrikKolumn3">
    <w:name w:val="HuvudrubrikKolumn3"/>
    <w:basedOn w:val="HuvudrubrikEnsam"/>
    <w:rsid w:val="009E024F"/>
    <w:pPr>
      <w:spacing w:after="0"/>
    </w:pPr>
    <w:rPr>
      <w:b w:val="0"/>
      <w:spacing w:val="-4"/>
    </w:rPr>
  </w:style>
  <w:style w:type="paragraph" w:styleId="Dokumentversikt">
    <w:name w:val="Document Map"/>
    <w:basedOn w:val="Normal"/>
    <w:semiHidden/>
    <w:rsid w:val="00147F56"/>
    <w:pPr>
      <w:shd w:val="clear" w:color="auto" w:fill="000080"/>
    </w:pPr>
    <w:rPr>
      <w:rFonts w:ascii="Tahoma" w:hAnsi="Tahoma" w:cs="Tahoma"/>
      <w:sz w:val="20"/>
    </w:rPr>
  </w:style>
  <w:style w:type="paragraph" w:customStyle="1" w:styleId="Huvudrubrik">
    <w:name w:val="Huvudrubrik"/>
    <w:basedOn w:val="HuvudrubrikEnsam"/>
    <w:rsid w:val="009E024F"/>
    <w:pPr>
      <w:spacing w:after="0"/>
    </w:pPr>
  </w:style>
  <w:style w:type="paragraph" w:customStyle="1" w:styleId="HuvudrubrikFlisteNrEnsam">
    <w:name w:val="HuvudrubrikFlisteNrEnsam"/>
    <w:basedOn w:val="HuvudrubrikFlisteNr"/>
    <w:rsid w:val="009E024F"/>
  </w:style>
  <w:style w:type="paragraph" w:customStyle="1" w:styleId="FlistaNrText">
    <w:name w:val="FlistaNr_Text"/>
    <w:basedOn w:val="FlistaNrRubrik"/>
    <w:rsid w:val="006274D5"/>
    <w:pPr>
      <w:numPr>
        <w:numId w:val="0"/>
      </w:numPr>
      <w:spacing w:before="0" w:line="270" w:lineRule="exact"/>
    </w:pPr>
  </w:style>
  <w:style w:type="paragraph" w:customStyle="1" w:styleId="FlistaNrRubrik">
    <w:name w:val="FlistaNr_Rubrik"/>
    <w:basedOn w:val="HuvudrubrikFlisteNr"/>
    <w:rsid w:val="00CE06E3"/>
    <w:pPr>
      <w:numPr>
        <w:numId w:val="8"/>
      </w:numPr>
    </w:pPr>
  </w:style>
  <w:style w:type="paragraph" w:customStyle="1" w:styleId="Kammarsekreteraren">
    <w:name w:val="Kammarsekreteraren"/>
    <w:basedOn w:val="Normal"/>
    <w:next w:val="Kammarsekreterartext"/>
    <w:rsid w:val="009E53BF"/>
    <w:pPr>
      <w:widowControl/>
      <w:tabs>
        <w:tab w:val="clear" w:pos="6804"/>
      </w:tabs>
      <w:spacing w:before="120" w:after="200" w:line="280" w:lineRule="atLeast"/>
    </w:pPr>
    <w:rPr>
      <w:rFonts w:ascii="Arial" w:hAnsi="Arial" w:cs="Arial"/>
      <w:b/>
      <w:sz w:val="28"/>
      <w:szCs w:val="28"/>
    </w:rPr>
  </w:style>
  <w:style w:type="paragraph" w:customStyle="1" w:styleId="Kammarsekreterartext">
    <w:name w:val="Kammarsekreterartext"/>
    <w:basedOn w:val="Normal"/>
    <w:rsid w:val="00CD7560"/>
    <w:pPr>
      <w:widowControl/>
      <w:tabs>
        <w:tab w:val="clear" w:pos="6804"/>
      </w:tabs>
      <w:spacing w:line="280" w:lineRule="atLeast"/>
    </w:pPr>
    <w:rPr>
      <w:sz w:val="26"/>
      <w:szCs w:val="26"/>
    </w:rPr>
  </w:style>
  <w:style w:type="paragraph" w:customStyle="1" w:styleId="Talmannen">
    <w:name w:val="Talmannen"/>
    <w:basedOn w:val="Normal"/>
    <w:next w:val="Talmanstext"/>
    <w:rsid w:val="009E53BF"/>
    <w:pPr>
      <w:widowControl/>
      <w:tabs>
        <w:tab w:val="clear" w:pos="6804"/>
      </w:tabs>
      <w:spacing w:before="280" w:after="200" w:line="280" w:lineRule="atLeast"/>
    </w:pPr>
    <w:rPr>
      <w:rFonts w:ascii="Arial" w:hAnsi="Arial" w:cs="Arial"/>
      <w:b/>
      <w:sz w:val="28"/>
      <w:szCs w:val="28"/>
    </w:rPr>
  </w:style>
  <w:style w:type="paragraph" w:customStyle="1" w:styleId="Talmanstext">
    <w:name w:val="Talmanstext"/>
    <w:basedOn w:val="Normal"/>
    <w:rsid w:val="00F8520B"/>
    <w:pPr>
      <w:widowControl/>
      <w:tabs>
        <w:tab w:val="clear" w:pos="6804"/>
      </w:tabs>
      <w:spacing w:after="140" w:line="280" w:lineRule="atLeast"/>
    </w:pPr>
    <w:rPr>
      <w:i/>
      <w:sz w:val="36"/>
      <w:szCs w:val="26"/>
    </w:rPr>
  </w:style>
  <w:style w:type="paragraph" w:styleId="Ballongtext">
    <w:name w:val="Balloon Text"/>
    <w:basedOn w:val="Normal"/>
    <w:semiHidden/>
    <w:rsid w:val="00BE6497"/>
    <w:rPr>
      <w:rFonts w:ascii="Tahoma" w:hAnsi="Tahoma" w:cs="Tahoma"/>
      <w:sz w:val="16"/>
      <w:szCs w:val="16"/>
    </w:rPr>
  </w:style>
  <w:style w:type="paragraph" w:customStyle="1" w:styleId="FlistaNrRubriknr">
    <w:name w:val="FlistaNr_Rubrik_nr"/>
    <w:basedOn w:val="HuvudrubrikFlisteNr"/>
    <w:qFormat/>
    <w:rsid w:val="00C84F80"/>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18"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eader" Target="header2.xml" /><Relationship Id="rId17"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eader" Target="header1.xml" /><Relationship Id="rId5" Type="http://schemas.openxmlformats.org/officeDocument/2006/relationships/numbering" Target="numbering.xml" /><Relationship Id="rId15" Type="http://schemas.openxmlformats.org/officeDocument/2006/relationships/header" Target="header3.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2.xml" /></Relationships>
</file>

<file path=word/_rels/header3.xml.rels><?xml version="1.0" encoding="UTF-8" standalone="yes"?><Relationships xmlns="http://schemas.openxmlformats.org/package/2006/relationships"><Relationship Id="rId1" Type="http://schemas.openxmlformats.org/officeDocument/2006/relationships/image" Target="media/image1.wmf"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0921aa\AppData\Roaming\Microsoft\Templates\Centralkansliet\F&#246;redragningslista.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AFIR_Sammantradesdatum_Doc xmlns="C07A1A6C-0B19-41D9-BDF8-F523BA3921EB">2023-06-16</SAFIR_Sammantradesdatum_Doc>
    <SAFIR_SammantradeID xmlns="C07A1A6C-0B19-41D9-BDF8-F523BA3921EB">f0e44632-f611-4c2b-816a-2623594f5cdd</SAFIR_SammantradeID>
    <SAFIR_FlistaStatus_Doc xmlns="C07A1A6C-0B19-41D9-BDF8-F523BA3921EB">Ej publicerad</SAFIR_FlistaStatus_Doc>
    <SAFIR_FlistaEdited_Doc xmlns="C07A1A6C-0B19-41D9-BDF8-F523BA3921EB">true</SAFIR_FlistaEdited_Doc>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FlistaDoc" ma:contentTypeID="0x010100078C4E82577B49F892243084CEE69DCD0082944F147C4A36499692877D74350DE3" ma:contentTypeVersion="1" ma:contentTypeDescription="FlistaDoc ContentType" ma:contentTypeScope="" ma:versionID="967655b729416cfc07b3e50250c52a05">
  <xsd:schema xmlns:xsd="http://www.w3.org/2001/XMLSchema" xmlns:xs="http://www.w3.org/2001/XMLSchema" xmlns:p="http://schemas.microsoft.com/office/2006/metadata/properties" xmlns:ns2="C07A1A6C-0B19-41D9-BDF8-F523BA3921EB" targetNamespace="http://schemas.microsoft.com/office/2006/metadata/properties" ma:root="true" ma:fieldsID="321772a3642f0bf80f7a65a46d7baffc" ns2:_="">
    <xsd:import namespace="C07A1A6C-0B19-41D9-BDF8-F523BA3921EB"/>
    <xsd:element name="properties">
      <xsd:complexType>
        <xsd:sequence>
          <xsd:element name="documentManagement">
            <xsd:complexType>
              <xsd:all>
                <xsd:element ref="ns2:SAFIR_FlistaStatus_Doc" minOccurs="0"/>
                <xsd:element ref="ns2:SAFIR_FlistaEdited_Doc" minOccurs="0"/>
                <xsd:element ref="ns2:SAFIR_SammantradeID"/>
                <xsd:element ref="ns2:SAFIR_Sammantradesdatum_D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A1A6C-0B19-41D9-BDF8-F523BA3921EB" elementFormDefault="qualified">
    <xsd:import namespace="http://schemas.microsoft.com/office/2006/documentManagement/types"/>
    <xsd:import namespace="http://schemas.microsoft.com/office/infopath/2007/PartnerControls"/>
    <xsd:element name="SAFIR_FlistaStatus_Doc" ma:index="8" nillable="true" ma:displayName="Föredragningslista status" ma:internalName="SAFIR_FlistaStatus_Doc" ma:readOnly="false">
      <xsd:simpleType>
        <xsd:restriction base="dms:Choice">
          <xsd:enumeration value="Ej publicerad"/>
          <xsd:enumeration value="Publicerad"/>
        </xsd:restriction>
      </xsd:simpleType>
    </xsd:element>
    <xsd:element name="SAFIR_FlistaEdited_Doc" ma:index="9" nillable="true" ma:displayName="Föredragningslista editerad" ma:internalName="SAFIR_FlistaEdited_Doc" ma:readOnly="false">
      <xsd:simpleType>
        <xsd:restriction base="dms:Boolean"/>
      </xsd:simpleType>
    </xsd:element>
    <xsd:element name="SAFIR_SammantradeID" ma:index="10" ma:displayName="SammantradesID" ma:decimals="0" ma:hidden="true" ma:internalName="SAFIR_SammantradeID" ma:readOnly="false">
      <xsd:simpleType>
        <xsd:restriction base="dms:Unknown"/>
      </xsd:simpleType>
    </xsd:element>
    <xsd:element name="SAFIR_Sammantradesdatum_Doc" ma:index="11" nillable="true" ma:displayName="Datum" ma:internalName="SAFIR_Sammantradesdatum_Doc">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F2590D-632C-43BE-9516-675C9AA8E211}"/>
</file>

<file path=customXml/itemProps2.xml><?xml version="1.0" encoding="utf-8"?>
<ds:datastoreItem xmlns:ds="http://schemas.openxmlformats.org/officeDocument/2006/customXml" ds:itemID="{76656DCF-8C0C-40D0-B8CE-356A14EF6FD0}"/>
</file>

<file path=customXml/itemProps3.xml><?xml version="1.0" encoding="utf-8"?>
<ds:datastoreItem xmlns:ds="http://schemas.openxmlformats.org/officeDocument/2006/customXml" ds:itemID="{D3D82A5D-52F7-4A3F-9810-119E2910DA76}"/>
</file>

<file path=customXml/itemProps4.xml><?xml version="1.0" encoding="utf-8"?>
<ds:datastoreItem xmlns:ds="http://schemas.openxmlformats.org/officeDocument/2006/customXml" ds:itemID="{8F9A53A7-DBEC-4B24-9AB3-5F3D713ACF03}"/>
</file>

<file path=docProps/app.xml><?xml version="1.0" encoding="utf-8"?>
<Properties xmlns="http://schemas.openxmlformats.org/officeDocument/2006/extended-properties" xmlns:vt="http://schemas.openxmlformats.org/officeDocument/2006/docPropsVTypes">
  <Template>Föredragningslista</Template>
  <TotalTime>258</TotalTime>
  <Pages>3</Pages>
  <Words>370</Words>
  <Characters>2328</Characters>
  <Application>Microsoft Office Word</Application>
  <DocSecurity>0</DocSecurity>
  <Lines>166</Lines>
  <Paragraphs>87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Föredragningslista</vt:lpstr>
      <vt:lpstr>Föredragningslista</vt:lpstr>
    </vt:vector>
  </TitlesOfParts>
  <Company>Riksdagen</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Föredragningslista</dc:title>
  <dc:creator>Sveriges riksdag</dc:creator>
  <cp:lastModifiedBy>Anna Katarina Nordström</cp:lastModifiedBy>
  <cp:revision>48</cp:revision>
  <cp:lastPrinted>2012-12-12T21:41:00Z</cp:lastPrinted>
  <dcterms:created xsi:type="dcterms:W3CDTF">2013-03-22T09:28:00Z</dcterms:created>
  <dcterms:modified xsi:type="dcterms:W3CDTF">2023-06-15T13:33:00Z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0x010100078C4E82577B49F892243084CEE69DCD0082944F147C4A36499692877D74350DE3</vt:lpwstr>
  </property>
  <property fmtid="{D5CDD505-2E9C-101B-9397-08002B2CF9AE}" pid="3" name="DatumAvgörande">
    <vt:lpwstr>2012-12-13</vt:lpwstr>
  </property>
  <property fmtid="{D5CDD505-2E9C-101B-9397-08002B2CF9AE}" pid="4" name="DocumentDate">
    <vt:lpwstr>Fredagen den 16 juni 2023</vt:lpwstr>
  </property>
  <property fmtid="{D5CDD505-2E9C-101B-9397-08002B2CF9AE}" pid="5" name="DocumentDateShort">
    <vt:lpwstr>2012-12-13</vt:lpwstr>
  </property>
  <property fmtid="{D5CDD505-2E9C-101B-9397-08002B2CF9AE}" pid="6" name="DocumentNumber">
    <vt:lpwstr>43</vt:lpwstr>
  </property>
  <property fmtid="{D5CDD505-2E9C-101B-9397-08002B2CF9AE}" pid="7" name="DocumentType">
    <vt:lpwstr>Föredragningslista</vt:lpwstr>
  </property>
  <property fmtid="{D5CDD505-2E9C-101B-9397-08002B2CF9AE}" pid="8" name="DocumentYear">
    <vt:lpwstr>2012/13</vt:lpwstr>
  </property>
  <property fmtid="{D5CDD505-2E9C-101B-9397-08002B2CF9AE}" pid="9" name="SAFIR_FlistaStatus_Doc">
    <vt:lpwstr>Ej publicerad</vt:lpwstr>
  </property>
  <property fmtid="{D5CDD505-2E9C-101B-9397-08002B2CF9AE}" pid="10" name="SAFIR_FlistaEdited_Doc">
    <vt:bool>true</vt:bool>
  </property>
  <property name="SuperdocVersion" fmtid="{D5CDD505-2E9C-101B-9397-08002B2CF9AE}" pid="11">
    <vt:lpwstr>1.10.0</vt:lpwstr>
  </property>
  <property name="DocumentGuid" fmtid="{D5CDD505-2E9C-101B-9397-08002B2CF9AE}" pid="12">
    <vt:lpwstr>FBA90D59-8180-44E3-B3EE-434AEF72624F</vt:lpwstr>
  </property>
</Properties>
</file>
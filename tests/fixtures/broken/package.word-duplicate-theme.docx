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P793018ea27585ffc216b2857999ebeef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Heading1"/>
        <w:rPr>
          <w:ins w:author="Open-Xml-PowerTools" w:id="4" w:date="2000-01-01T00:00:00Z"/>
        </w:rPr>
      </w:pPr>
      <w:ins w:author="Open-Xml-PowerTools" w:id="1" w:date="2000-01-01T00:00:00Z">
        <w:bookmarkStart w:id="1" w:name="_Toc1"/>
      </w:ins>
      <w:ins w:author="Open-Xml-PowerTools" w:id="2" w:date="2000-01-01T00:00:00Z">
        <w:r>
          <w:t>Article information:</w:t>
        </w:r>
      </w:ins>
      <w:ins w:author="Open-Xml-PowerTools" w:id="3" w:date="2000-01-01T00:00:00Z">
        <w:bookmarkEnd w:id="1"/>
      </w:ins>
    </w:p>
    <w:p>
      <w:pPr>
        <w:rPr>
          <w:ins w:author="Open-Xml-PowerTools" w:id="8" w:date="2000-01-01T00:00:00Z"/>
        </w:rPr>
      </w:pPr>
      <w:ins w:author="Open-Xml-PowerTools" w:id="5" w:date="2000-01-01T00:00:00Z">
        <w:r>
          <w:rPr/>
          <w:t xml:space="preserve">Effect of surface biotreatments on construction materials - ScienceDirect</w:t>
        </w:r>
      </w:ins>
      <w:ins w:author="Open-Xml-PowerTools" w:id="6" w:date="2000-01-01T00:00:00Z">
        <w:br/>
      </w:ins>
      <w:hyperlink r:id="R1" w:history="1">
        <w:ins w:author="Open-Xml-PowerTools" w:id="7" w:date="2000-01-01T00:00:00Z">
          <w:r>
            <w:rPr>
              <w:color w:val="2980b9"/>
              <w:u w:val="single"/>
            </w:rPr>
            <w:t xml:space="preserve">https://www.sciencedirect.com/science/article/pii/S0950061820300246?via%3Dihub=</w:t>
          </w:r>
        </w:ins>
      </w:hyperlink>
    </w:p>
    <w:p>
      <w:pPr>
        <w:pStyle w:val="Heading1"/>
        <w:rPr>
          <w:ins w:author="Open-Xml-PowerTools" w:id="12" w:date="2000-01-01T00:00:00Z"/>
        </w:rPr>
      </w:pPr>
      <w:ins w:author="Open-Xml-PowerTools" w:id="9" w:date="2000-01-01T00:00:00Z">
        <w:bookmarkStart w:id="2" w:name="_Toc2"/>
      </w:ins>
      <w:ins w:author="Open-Xml-PowerTools" w:id="10" w:date="2000-01-01T00:00:00Z">
        <w:r>
          <w:t>Article summary:</w:t>
        </w:r>
      </w:ins>
      <w:ins w:author="Open-Xml-PowerTools" w:id="11" w:date="2000-01-01T00:00:00Z">
        <w:bookmarkEnd w:id="2"/>
      </w:ins>
    </w:p>
    <w:p>
      <w:pPr>
        <w:jc w:val="both"/>
        <w:rPr>
          <w:ins w:author="Open-Xml-PowerTools" w:id="14" w:date="2000-01-01T00:00:00Z"/>
        </w:rPr>
      </w:pPr>
      <w:ins w:author="Open-Xml-PowerTools" w:id="13" w:date="2000-01-01T00:00:00Z">
        <w:r>
          <w:rPr/>
          <w:t xml:space="preserve">1. 本研究评估了两种生态友好的治疗剂对建筑材料表面的影响，其中一种是由富含铁的大肠杆菌产生的，另一种是由代谢甘油产生聚羟基脂肪酸的混合微生物培养物。</w:t>
        </w:r>
      </w:ins>
    </w:p>
    <w:p>
      <w:pPr>
        <w:jc w:val="both"/>
        <w:rPr>
          <w:ins w:author="Open-Xml-PowerTools" w:id="16" w:date="2000-01-01T00:00:00Z"/>
        </w:rPr>
      </w:pPr>
      <w:ins w:author="Open-Xml-PowerTools" w:id="15" w:date="2000-01-01T00:00:00Z">
        <w:r>
          <w:rPr/>
          <w:t xml:space="preserve">2. 通过测量水滴吸收率来监测治疗效果，发现这两种治疗剂可以延长所有材料的吸水时间，证实它们作为外部修复处理建筑材料的有效性。</w:t>
        </w:r>
      </w:ins>
    </w:p>
    <w:p>
      <w:pPr>
        <w:jc w:val="both"/>
        <w:rPr>
          <w:ins w:author="Open-Xml-PowerTools" w:id="18" w:date="2000-01-01T00:00:00Z"/>
        </w:rPr>
      </w:pPr>
      <w:ins w:author="Open-Xml-PowerTools" w:id="17" w:date="2000-01-01T00:00:00Z">
        <w:r>
          <w:rPr/>
          <w:t xml:space="preserve">3. 表面处理技术对于建筑材料保护和耐久性至关重要，可以降低维修和更换成本。不同类型和年代的建筑结构使用不同的表面材料，而建筑材料多孔性决定了自然和意外表面老化和腐败程度。</w:t>
        </w:r>
      </w:ins>
    </w:p>
    <w:p>
      <w:pPr>
        <w:pStyle w:val="Heading1"/>
        <w:rPr>
          <w:ins w:author="Open-Xml-PowerTools" w:id="22" w:date="2000-01-01T00:00:00Z"/>
        </w:rPr>
      </w:pPr>
      <w:ins w:author="Open-Xml-PowerTools" w:id="19" w:date="2000-01-01T00:00:00Z">
        <w:bookmarkStart w:id="3" w:name="_Toc3"/>
      </w:ins>
      <w:ins w:author="Open-Xml-PowerTools" w:id="20" w:date="2000-01-01T00:00:00Z">
        <w:r>
          <w:t>Article rating:</w:t>
        </w:r>
      </w:ins>
      <w:ins w:author="Open-Xml-PowerTools" w:id="21" w:date="2000-01-01T00:00:00Z">
        <w:bookmarkEnd w:id="3"/>
      </w:ins>
    </w:p>
    <w:p>
      <w:pPr>
        <w:jc w:val="both"/>
        <w:rPr>
          <w:ins w:author="Open-Xml-PowerTools" w:id="24" w:date="2000-01-01T00:00:00Z"/>
        </w:rPr>
      </w:pPr>
      <w:ins w:author="Open-Xml-PowerTools" w:id="23" w:date="2000-01-01T00:00:00Z">
        <w:r>
          <w:rPr/>
          <w:t xml:space="preserve">Appears strongly imbalanced: The article is written in a biased or one-sided way, and the information it provides is not trustworthy enough to be considered a reliable source. You should consult other sources to find reliable information on the presented issues.</w:t>
        </w:r>
      </w:ins>
    </w:p>
    <w:p>
      <w:pPr>
        <w:pStyle w:val="Heading1"/>
        <w:rPr>
          <w:ins w:author="Open-Xml-PowerTools" w:id="28" w:date="2000-01-01T00:00:00Z"/>
        </w:rPr>
      </w:pPr>
      <w:ins w:author="Open-Xml-PowerTools" w:id="25" w:date="2000-01-01T00:00:00Z">
        <w:bookmarkStart w:id="4" w:name="_Toc4"/>
      </w:ins>
      <w:ins w:author="Open-Xml-PowerTools" w:id="26" w:date="2000-01-01T00:00:00Z">
        <w:r>
          <w:t>Article analysis:</w:t>
        </w:r>
      </w:ins>
      <w:ins w:author="Open-Xml-PowerTools" w:id="27" w:date="2000-01-01T00:00:00Z">
        <w:bookmarkEnd w:id="4"/>
      </w:ins>
    </w:p>
    <w:p>
      <w:pPr>
        <w:jc w:val="both"/>
        <w:rPr>
          <w:ins w:author="Open-Xml-PowerTools" w:id="30" w:date="2000-01-01T00:00:00Z"/>
        </w:rPr>
      </w:pPr>
      <w:ins w:author="Open-Xml-PowerTools" w:id="29" w:date="2000-01-01T00:00:00Z">
        <w:r>
          <w:rPr/>
          <w:t xml:space="preserve">该文章主要介绍了两种生物产品作为建筑材料表面处理的替代品，以提高其耐久性和防止腐烂。然而，该文章存在以下问题：</w:t>
        </w:r>
      </w:ins>
    </w:p>
    <w:p>
      <w:pPr>
        <w:jc w:val="both"/>
        <w:rPr>
          <w:ins w:author="Open-Xml-PowerTools" w:id="32" w:date="2000-01-01T00:00:00Z"/>
        </w:rPr>
      </w:pPr>
      <w:ins w:author="Open-Xml-PowerTools" w:id="31" w:date="2000-01-01T00:00:00Z">
        <w:r>
          <w:rPr/>
          <w:t xml:space="preserve"/>
        </w:r>
      </w:ins>
    </w:p>
    <w:p>
      <w:pPr>
        <w:jc w:val="both"/>
        <w:rPr>
          <w:ins w:author="Open-Xml-PowerTools" w:id="34" w:date="2000-01-01T00:00:00Z"/>
        </w:rPr>
      </w:pPr>
      <w:ins w:author="Open-Xml-PowerTools" w:id="33" w:date="2000-01-01T00:00:00Z">
        <w:r>
          <w:rPr/>
          <w:t xml:space="preserve">1. 偏见来源：该文章没有提及任何可能的负面影响或风险，只强调了这些生物产品的优点。这可能导致读者对这些产品的实际效果和安全性产生误解。</w:t>
        </w:r>
      </w:ins>
    </w:p>
    <w:p>
      <w:pPr>
        <w:jc w:val="both"/>
        <w:rPr>
          <w:ins w:author="Open-Xml-PowerTools" w:id="36" w:date="2000-01-01T00:00:00Z"/>
        </w:rPr>
      </w:pPr>
      <w:ins w:author="Open-Xml-PowerTools" w:id="35" w:date="2000-01-01T00:00:00Z">
        <w:r>
          <w:rPr/>
          <w:t xml:space="preserve"/>
        </w:r>
      </w:ins>
    </w:p>
    <w:p>
      <w:pPr>
        <w:jc w:val="both"/>
        <w:rPr>
          <w:ins w:author="Open-Xml-PowerTools" w:id="38" w:date="2000-01-01T00:00:00Z"/>
        </w:rPr>
      </w:pPr>
      <w:ins w:author="Open-Xml-PowerTools" w:id="37" w:date="2000-01-01T00:00:00Z">
        <w:r>
          <w:rPr/>
          <w:t xml:space="preserve">2. 片面报道：该文章只测试了两种生物产品，并没有涵盖其他可能的表面处理方法。因此，读者无法得知这些生物产品是否是最佳选择。</w:t>
        </w:r>
      </w:ins>
    </w:p>
    <w:p>
      <w:pPr>
        <w:jc w:val="both"/>
        <w:rPr>
          <w:ins w:author="Open-Xml-PowerTools" w:id="40" w:date="2000-01-01T00:00:00Z"/>
        </w:rPr>
      </w:pPr>
      <w:ins w:author="Open-Xml-PowerTools" w:id="39" w:date="2000-01-01T00:00:00Z">
        <w:r>
          <w:rPr/>
          <w:t xml:space="preserve"/>
        </w:r>
      </w:ins>
    </w:p>
    <w:p>
      <w:pPr>
        <w:jc w:val="both"/>
        <w:rPr>
          <w:ins w:author="Open-Xml-PowerTools" w:id="42" w:date="2000-01-01T00:00:00Z"/>
        </w:rPr>
      </w:pPr>
      <w:ins w:author="Open-Xml-PowerTools" w:id="41" w:date="2000-01-01T00:00:00Z">
        <w:r>
          <w:rPr/>
          <w:t xml:space="preserve">3. 缺失考虑点：该文章没有考虑到环境因素对建筑材料的影响。例如，气候变化和污染可能会加速建筑材料的老化和腐烂。</w:t>
        </w:r>
      </w:ins>
    </w:p>
    <w:p>
      <w:pPr>
        <w:jc w:val="both"/>
        <w:rPr>
          <w:ins w:author="Open-Xml-PowerTools" w:id="44" w:date="2000-01-01T00:00:00Z"/>
        </w:rPr>
      </w:pPr>
      <w:ins w:author="Open-Xml-PowerTools" w:id="43" w:date="2000-01-01T00:00:00Z">
        <w:r>
          <w:rPr/>
          <w:t xml:space="preserve"/>
        </w:r>
      </w:ins>
    </w:p>
    <w:p>
      <w:pPr>
        <w:jc w:val="both"/>
        <w:rPr>
          <w:ins w:author="Open-Xml-PowerTools" w:id="46" w:date="2000-01-01T00:00:00Z"/>
        </w:rPr>
      </w:pPr>
      <w:ins w:author="Open-Xml-PowerTools" w:id="45" w:date="2000-01-01T00:00:00Z">
        <w:r>
          <w:rPr/>
          <w:t xml:space="preserve">4. 主张缺失证据：尽管该文章声称这些生物产品可以延长水吸收时间并保护建筑材料，但它并没有提供足够的证据来支持这一主张。</w:t>
        </w:r>
      </w:ins>
    </w:p>
    <w:p>
      <w:pPr>
        <w:jc w:val="both"/>
        <w:rPr>
          <w:ins w:author="Open-Xml-PowerTools" w:id="48" w:date="2000-01-01T00:00:00Z"/>
        </w:rPr>
      </w:pPr>
      <w:ins w:author="Open-Xml-PowerTools" w:id="47" w:date="2000-01-01T00:00:00Z">
        <w:r>
          <w:rPr/>
          <w:t xml:space="preserve"/>
        </w:r>
      </w:ins>
    </w:p>
    <w:p>
      <w:pPr>
        <w:jc w:val="both"/>
        <w:rPr>
          <w:ins w:author="Open-Xml-PowerTools" w:id="50" w:date="2000-01-01T00:00:00Z"/>
        </w:rPr>
      </w:pPr>
      <w:ins w:author="Open-Xml-PowerTools" w:id="49" w:date="2000-01-01T00:00:00Z">
        <w:r>
          <w:rPr/>
          <w:t xml:space="preserve">5. 未探索反驳：该文章没有探讨任何可能反驳其主张的观点或研究结果。这使得读者难以评估这些生物产品是否真正有效。</w:t>
        </w:r>
      </w:ins>
    </w:p>
    <w:p>
      <w:pPr>
        <w:jc w:val="both"/>
        <w:rPr>
          <w:ins w:author="Open-Xml-PowerTools" w:id="52" w:date="2000-01-01T00:00:00Z"/>
        </w:rPr>
      </w:pPr>
      <w:ins w:author="Open-Xml-PowerTools" w:id="51" w:date="2000-01-01T00:00:00Z">
        <w:r>
          <w:rPr/>
          <w:t xml:space="preserve"/>
        </w:r>
      </w:ins>
    </w:p>
    <w:p>
      <w:pPr>
        <w:jc w:val="both"/>
        <w:rPr>
          <w:ins w:author="Open-Xml-PowerTools" w:id="54" w:date="2000-01-01T00:00:00Z"/>
        </w:rPr>
      </w:pPr>
      <w:ins w:author="Open-Xml-PowerTools" w:id="53" w:date="2000-01-01T00:00:00Z">
        <w:r>
          <w:rPr/>
          <w:t xml:space="preserve">6. 宣传内容：该文章似乎旨在宣传这些生物产品，而不是提供客观的信息。这可能会导致读者对该主题的了解产生偏差。</w:t>
        </w:r>
      </w:ins>
    </w:p>
    <w:p>
      <w:pPr>
        <w:jc w:val="both"/>
        <w:rPr>
          <w:ins w:author="Open-Xml-PowerTools" w:id="56" w:date="2000-01-01T00:00:00Z"/>
        </w:rPr>
      </w:pPr>
      <w:ins w:author="Open-Xml-PowerTools" w:id="55" w:date="2000-01-01T00:00:00Z">
        <w:r>
          <w:rPr/>
          <w:t xml:space="preserve"/>
        </w:r>
      </w:ins>
    </w:p>
    <w:p>
      <w:pPr>
        <w:jc w:val="both"/>
        <w:rPr>
          <w:ins w:author="Open-Xml-PowerTools" w:id="58" w:date="2000-01-01T00:00:00Z"/>
        </w:rPr>
      </w:pPr>
      <w:ins w:author="Open-Xml-PowerTools" w:id="57" w:date="2000-01-01T00:00:00Z">
        <w:r>
          <w:rPr/>
          <w:t xml:space="preserve">综上所述，该文章存在一些问题，需要更全面和客观地考虑建筑材料表面处理的问题。</w:t>
        </w:r>
      </w:ins>
    </w:p>
    <w:p>
      <w:pPr>
        <w:pStyle w:val="Heading1"/>
        <w:rPr>
          <w:ins w:author="Open-Xml-PowerTools" w:id="62" w:date="2000-01-01T00:00:00Z"/>
        </w:rPr>
      </w:pPr>
      <w:ins w:author="Open-Xml-PowerTools" w:id="59" w:date="2000-01-01T00:00:00Z">
        <w:bookmarkStart w:id="5" w:name="_Toc5"/>
      </w:ins>
      <w:ins w:author="Open-Xml-PowerTools" w:id="60" w:date="2000-01-01T00:00:00Z">
        <w:r>
          <w:t>Topics for further research:</w:t>
        </w:r>
      </w:ins>
      <w:ins w:author="Open-Xml-PowerTools" w:id="61" w:date="2000-01-01T00:00:00Z">
        <w:bookmarkEnd w:id="5"/>
      </w:ins>
    </w:p>
    <w:p>
      <w:pPr>
        <w:spacing w:after="0"/>
        <w:numPr>
          <w:ilvl w:val="0"/>
          <w:numId w:val="2"/>
        </w:numPr>
        <w:rPr>
          <w:ins w:author="Open-Xml-PowerTools" w:id="64" w:date="2000-01-01T00:00:00Z"/>
        </w:rPr>
      </w:pPr>
      <w:ins w:author="Open-Xml-PowerTools" w:id="63" w:date="2000-01-01T00:00:00Z">
        <w:r>
          <w:rPr/>
          <w:t xml:space="preserve">Potential risks and negative effects
</w:t>
        </w:r>
      </w:ins>
    </w:p>
    <w:p>
      <w:pPr>
        <w:spacing w:after="0"/>
        <w:numPr>
          <w:ilvl w:val="0"/>
          <w:numId w:val="2"/>
        </w:numPr>
        <w:rPr>
          <w:ins w:author="Open-Xml-PowerTools" w:id="66" w:date="2000-01-01T00:00:00Z"/>
        </w:rPr>
      </w:pPr>
      <w:ins w:author="Open-Xml-PowerTools" w:id="65" w:date="2000-01-01T00:00:00Z">
        <w:r>
          <w:rPr/>
          <w:t xml:space="preserve">Other surface treatment methods
</w:t>
        </w:r>
      </w:ins>
    </w:p>
    <w:p>
      <w:pPr>
        <w:spacing w:after="0"/>
        <w:numPr>
          <w:ilvl w:val="0"/>
          <w:numId w:val="2"/>
        </w:numPr>
        <w:rPr>
          <w:ins w:author="Open-Xml-PowerTools" w:id="68" w:date="2000-01-01T00:00:00Z"/>
        </w:rPr>
      </w:pPr>
      <w:ins w:author="Open-Xml-PowerTools" w:id="67" w:date="2000-01-01T00:00:00Z">
        <w:r>
          <w:rPr/>
          <w:t xml:space="preserve">Environmental factors and impact on building materials
</w:t>
        </w:r>
      </w:ins>
    </w:p>
    <w:p>
      <w:pPr>
        <w:spacing w:after="0"/>
        <w:numPr>
          <w:ilvl w:val="0"/>
          <w:numId w:val="2"/>
        </w:numPr>
        <w:rPr>
          <w:ins w:author="Open-Xml-PowerTools" w:id="70" w:date="2000-01-01T00:00:00Z"/>
        </w:rPr>
      </w:pPr>
      <w:ins w:author="Open-Xml-PowerTools" w:id="69" w:date="2000-01-01T00:00:00Z">
        <w:r>
          <w:rPr/>
          <w:t xml:space="preserve">Evidence supporting the claims
</w:t>
        </w:r>
      </w:ins>
    </w:p>
    <w:p>
      <w:pPr>
        <w:spacing w:after="0"/>
        <w:numPr>
          <w:ilvl w:val="0"/>
          <w:numId w:val="2"/>
        </w:numPr>
        <w:rPr>
          <w:ins w:author="Open-Xml-PowerTools" w:id="72" w:date="2000-01-01T00:00:00Z"/>
        </w:rPr>
      </w:pPr>
      <w:ins w:author="Open-Xml-PowerTools" w:id="71" w:date="2000-01-01T00:00:00Z">
        <w:r>
          <w:rPr/>
          <w:t xml:space="preserve">Possible counterarguments or conflicting research
</w:t>
        </w:r>
      </w:ins>
    </w:p>
    <w:p>
      <w:pPr>
        <w:numPr>
          <w:ilvl w:val="0"/>
          <w:numId w:val="2"/>
        </w:numPr>
        <w:rPr>
          <w:ins w:author="Open-Xml-PowerTools" w:id="74" w:date="2000-01-01T00:00:00Z"/>
        </w:rPr>
      </w:pPr>
      <w:ins w:author="Open-Xml-PowerTools" w:id="73" w:date="2000-01-01T00:00:00Z">
        <w:r>
          <w:rPr/>
          <w:t xml:space="preserve">Promotion vs. objective information</w:t>
        </w:r>
      </w:ins>
    </w:p>
    <w:p>
      <w:pPr>
        <w:pStyle w:val="Heading1"/>
        <w:rPr>
          <w:ins w:author="Open-Xml-PowerTools" w:id="78" w:date="2000-01-01T00:00:00Z"/>
        </w:rPr>
      </w:pPr>
      <w:ins w:author="Open-Xml-PowerTools" w:id="75" w:date="2000-01-01T00:00:00Z">
        <w:bookmarkStart w:id="6" w:name="_Toc6"/>
      </w:ins>
      <w:ins w:author="Open-Xml-PowerTools" w:id="76" w:date="2000-01-01T00:00:00Z">
        <w:r>
          <w:t>Report location:</w:t>
        </w:r>
      </w:ins>
      <w:ins w:author="Open-Xml-PowerTools" w:id="77" w:date="2000-01-01T00:00:00Z">
        <w:bookmarkEnd w:id="6"/>
      </w:ins>
    </w:p>
    <w:p>
      <w:pPr>
        <w:rPr>
          <w:del w:author="Open-Xml-PowerTools" w:id="82" w:date="2000-01-01T00:00:00Z"/>
        </w:rPr>
      </w:pPr>
      <w:hyperlink r:id="R2" w:history="1">
        <w:ins w:author="Open-Xml-PowerTools" w:id="79" w:date="2000-01-01T00:00:00Z">
          <w:r>
            <w:rPr>
              <w:color w:val="2980b9"/>
              <w:u w:val="single"/>
            </w:rPr>
            <w:t xml:space="preserve">https://www.fullpicture.app/item/c5b68e3e5e879548af21ee9ccdc7811c</w:t>
          </w:r>
        </w:ins>
      </w:hyperlink>
      <w:hyperlink w:history="1">
        <w:del w:author="Open-Xml-PowerTools" w:id="81" w:date="2000-01-01T00:00:00Z">
          <w:r>
            <w:rPr>
              <w:rStyle w:val="Hyperlink"/>
            </w:rPr>
            <w:delText>https://www.legislation.gov.uk/ukpga/1988/50/schedule/2</w:delText>
          </w:r>
        </w:del>
      </w:hyperlink>
    </w:p>
    <w:p w14:paraId="0B6003A7" w14:textId="3D332064">
      <w:pPr>
        <w:rPr>
          <w:del w:author="Open-Xml-PowerTools" w:id="83" w:date="2000-01-01T00:00:00Z"/>
        </w:rPr>
      </w:pPr>
    </w:p>
    <w:p w14:paraId="6D6E726B" w14:textId="5C6C5252">
      <w:del w:author="Open-Xml-PowerTools" w:id="84" w:date="2000-01-01T00:00:00Z">
        <w:r>
          <w:delText xml:space="preserve">Please follow the above link for the live, updated grounds for possession. </w:delText>
        </w:r>
      </w:del>
    </w:p>
    <w:sectPr>
      <w:footerReference w:type="default" r:id="rIdFooter"/>
      <w:pgSz w:orient="portrait" w:w="11905.511811023622" w:h="16837.79527559055"/>
      <w:pgMar w:top="1440" w:right="1440" w:bottom="1440" w:left="1440" w:header="720" w:footer="720" w:gutter="0"/>
      <w:cols w:num="1" w:space="720"/>
      <w:sectPrChange w:author="Open-Xml-PowerTools" w:id="86" w:date="2000-01-01T00:00:00Z">
        <w:sectPr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single" w:sz="4"/>
      </w:pBdr>
      <w:rPr>
        <w:ins w:author="Open-Xml-PowerTools" w:id="89" w:date="2000-01-01T00:00:00Z"/>
      </w:rPr>
    </w:pPr>
    <w:ins w:author="Open-Xml-PowerTools" w:id="87" w:date="2000-01-01T00:00:00Z">
      <w:r>
        <w:rPr/>
        <w:t xml:space="preserve">Report created by </w:t>
      </w:r>
    </w:ins>
    <w:hyperlink r:id="R1" w:history="1">
      <w:ins w:author="Open-Xml-PowerTools" w:id="88" w:date="2000-01-01T00:00:00Z">
        <w:r>
          <w:rPr>
            <w:color w:val="2980b9"/>
            <w:u w:val="single"/>
          </w:rPr>
          <w:t xml:space="preserve">FullPicture.app</w:t>
        </w:r>
      </w:ins>
    </w:hyperlink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2">
    <w:nsid w:val="1058A500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A0"/>
    <w:rsid w:val="000E2D7B"/>
    <w:rsid w:val="00E6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7D11A"/>
  <w15:chartTrackingRefBased/>
  <w15:docId w15:val="{DC4D1B8C-ED10-46B9-A6DC-6B05C5722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21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1A0"/>
    <w:rPr>
      <w:color w:val="605E5C"/>
      <w:shd w:val="clear" w:color="auto" w:fill="E1DFDD"/>
    </w:r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pPr>
      <w:spacing w:after="0" w:line="240" w:lineRule="auto"/>
    </w:pPr>
    <w:rPr>
      <w:rFonts w:ascii="Calibri" w:hAnsi="Calibri" w:eastAsia="Calibri" w:cs="Calibri"/>
      <w:b w:val="1"/>
      <w:bCs w:val="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https://www.legislation.gov.uk/ukpga/1988/50/schedule/2" TargetMode="External" Id="rId4" /><Relationship Type="http://schemas.openxmlformats.org/officeDocument/2006/relationships/hyperlink" Target="https://www.sciencedirect.com/science/article/pii/S0950061820300246?via%3Dihub=" TargetMode="External" Id="rId7" /><Relationship Type="http://schemas.openxmlformats.org/officeDocument/2006/relationships/hyperlink" Target="https://www.fullpicture.app/item/c5b68e3e5e879548af21ee9ccdc7811c" TargetMode="External" Id="rId8" /><Relationship Type="http://schemas.openxmlformats.org/officeDocument/2006/relationships/hyperlink" Target="https://www.sciencedirect.com/science/article/pii/S0950061820300246?via%3Dihub=" TargetMode="External" Id="R1" /><Relationship Type="http://schemas.openxmlformats.org/officeDocument/2006/relationships/hyperlink" Target="https://www.fullpicture.app/item/c5b68e3e5e879548af21ee9ccdc7811c" TargetMode="External" Id="R2" /><Relationship Type="http://schemas.openxmlformats.org/officeDocument/2006/relationships/theme" Target="/word/theme/P793018ea27585ffc216b2857999ebeef.xml" Id="R3" /><Relationship Type="http://schemas.openxmlformats.org/officeDocument/2006/relationships/footer" Target="/word/footer1.xml" Id="rIdFooter" /><Relationship Type="http://schemas.openxmlformats.org/officeDocument/2006/relationships/numbering" Target="/word/numbering.xml" Id="rIdNumbering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hyperlink" Target="https://www.fullpicture.app/" TargetMode="External" Id="rId1" /><Relationship Type="http://schemas.openxmlformats.org/officeDocument/2006/relationships/hyperlink" Target="https://www.fullpicture.app/" TargetMode="External" Id="R1" /></Relationships>
</file>

<file path=word/theme/P793018ea27585ffc216b2857999ebeef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Landlords South West</dc:creator>
  <cp:keywords/>
  <dc:description/>
  <cp:lastModifiedBy>Landlords South West</cp:lastModifiedBy>
  <cp:revision>1</cp:revision>
  <dcterms:created xsi:type="dcterms:W3CDTF">2020-09-03T14:09:00Z</dcterms:created>
  <dcterms:modified xsi:type="dcterms:W3CDTF">2020-09-03T14:12:00Z</dcterms:modified>
</cp:coreProperties>
</file>
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6825f07ef48f1f97daf1204802106862.xml" ContentType="application/vnd.openxmlformats-officedocument.wordprocessingml.webSettings+xml"/>
  <Override PartName="/word/Pb8167cc4bbc0abb0c138777f6a7b5e28.xml" ContentType="application/vnd.openxmlformats-officedocument.wordprocessingml.footnotes+xml"/>
  <Override PartName="/word/Pf6794d01d5dbb2af4e37ca107936fa3b.xml" ContentType="application/vnd.openxmlformats-officedocument.wordprocessingml.endnotes+xml"/>
  <Override PartName="/word/P7b9e8df911d43a5a3c68cbe2e7487e90.xml" ContentType="application/vnd.openxmlformats-officedocument.wordprocessingml.header+xml"/>
  <Override PartName="/word/P7b9e8df911d43a5a3c68cbe2e7487e90-1.xml" ContentType="application/vnd.openxmlformats-officedocument.wordprocessingml.header+xml"/>
  <Override PartName="/word/Pe8007105067d1f0c8452b5ffaa988d91.xml" ContentType="application/vnd.openxmlformats-officedocument.wordprocessingml.header+xml"/>
  <Override PartName="/word/P02a01ee64b78d05e4047044fe96ced98.xml" ContentType="application/vnd.openxmlformats-officedocument.wordprocessingml.header+xml"/>
  <Override PartName="/word/Pb4f1f1c701d3212efaf54824e62d95c1.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WA"/>
        <w:rPr>
          <w:ins w:author="Open-Xml-PowerTools" w:id="5" w:date="2000-01-01T00:00:00Z"/>
        </w:rPr>
      </w:pPr>
      <w:ins w:author="Open-Xml-PowerTools" w:id="1" w:date="2000-01-01T00:00:00Z">
        <w:bookmarkStart w:id="0" w:name="_GoBack"/>
      </w:ins>
      <w:ins w:author="Open-Xml-PowerTools" w:id="2" w:date="2000-01-01T00:00:00Z">
        <w:bookmarkEnd w:id="0"/>
      </w:ins>
      <w:ins w:author="Open-Xml-PowerTools" w:id="3" w:date="2000-01-01T00:00:00Z">
        <w:r>
          <w:rPr>
            <w:noProof/>
          </w:rPr>
          <w:drawing>
            <wp:anchor distT="0" distB="0" distL="114300" distR="114300" simplePos="0" relativeHeight="251664384" behindDoc="0" locked="0" layoutInCell="1" allowOverlap="1">
              <wp:simplePos x="0" y="0"/>
              <wp:positionH relativeFrom="column">
                <wp:posOffset>1981200</wp:posOffset>
              </wp:positionH>
              <wp:positionV relativeFrom="paragraph">
                <wp:posOffset>-517525</wp:posOffset>
              </wp:positionV>
              <wp:extent cx="631190" cy="505460"/>
              <wp:effectExtent l="0" t="0" r="0" b="8890"/>
              <wp:wrapNone/>
              <wp:docPr id="11" name="Picture 11" descr="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rest"/>
                      <pic:cNvPicPr>
                        <a:picLocks noChangeAspect="1" noChangeArrowheads="1"/>
                      </pic:cNvPicPr>
                    </pic:nvPicPr>
                    <pic:blipFill>
                      <a:blip r:embed="R1" cstate="print">
                        <a:extLst>
                          <a:ext uri="{28A0092B-C50C-407E-A947-70E740481C1C}">
                            <a14:useLocalDpi xmlns:a14="http://schemas.microsoft.com/office/drawing/2010/main" val="0"/>
                          </a:ext>
                        </a:extLst>
                      </a:blip>
                      <a:srcRect/>
                      <a:stretch>
                        <a:fillRect/>
                      </a:stretch>
                    </pic:blipFill>
                    <pic:spPr bwMode="auto">
                      <a:xfrm>
                        <a:off x="0" y="0"/>
                        <a:ext cx="631190" cy="505460"/>
                      </a:xfrm>
                      <a:prstGeom prst="rect">
                        <a:avLst/>
                      </a:prstGeom>
                      <a:noFill/>
                      <a:ln>
                        <a:noFill/>
                      </a:ln>
                    </pic:spPr>
                  </pic:pic>
                </a:graphicData>
              </a:graphic>
              <wp14:sizeRelH relativeFrom="page">
                <wp14:pctWidth>0</wp14:pctWidth>
              </wp14:sizeRelH>
              <wp14:sizeRelV relativeFrom="page">
                <wp14:pctHeight>0</wp14:pctHeight>
              </wp14:sizeRelV>
            </wp:anchor>
          </w:drawing>
        </w:r>
      </w:ins>
      <w:ins w:author="Open-Xml-PowerTools" w:id="4" w:date="2000-01-01T00:00:00Z">
        <w:r>
          <w:t>Western Australia</w:t>
        </w:r>
      </w:ins>
    </w:p>
    <w:p>
      <w:pPr>
        <w:pStyle w:val="PrincipalActRegPage1"/>
        <w:rPr>
          <w:ins w:author="Open-Xml-PowerTools" w:id="11" w:date="2000-01-01T00:00:00Z"/>
        </w:rPr>
      </w:pPr>
      <w:ins w:author="Open-Xml-PowerTools" w:id="6" w:date="2000-01-01T00:00:00Z">
        <w:r>
          <w:fldChar w:fldCharType="begin"/>
        </w:r>
      </w:ins>
      <w:ins w:author="Open-Xml-PowerTools" w:id="7" w:date="2000-01-01T00:00:00Z">
        <w:r>
          <w:instrText xml:space="preserve"> STYLEREF "PrincipalAct_Reg"</w:instrText>
        </w:r>
      </w:ins>
      <w:ins w:author="Open-Xml-PowerTools" w:id="8" w:date="2000-01-01T00:00:00Z">
        <w:r>
          <w:fldChar w:fldCharType="separate"/>
        </w:r>
      </w:ins>
      <w:ins w:author="Open-Xml-PowerTools" w:id="9" w:date="2000-01-01T00:00:00Z">
        <w:r>
          <w:rPr>
            <w:noProof/>
          </w:rPr>
          <w:t>Building Act 2011</w:t>
        </w:r>
      </w:ins>
      <w:ins w:author="Open-Xml-PowerTools" w:id="10" w:date="2000-01-01T00:00:00Z">
        <w:r>
          <w:fldChar w:fldCharType="end"/>
        </w:r>
      </w:ins>
    </w:p>
    <w:p>
      <w:pPr>
        <w:pStyle w:val="NameofActRegPage1"/>
        <w:spacing w:before="1800" w:after="4200"/>
        <w:outlineLvl w:val="0"/>
        <w:rPr>
          <w:ins w:author="Open-Xml-PowerTools" w:id="17" w:date="2000-01-01T00:00:00Z"/>
        </w:rPr>
      </w:pPr>
      <w:ins w:author="Open-Xml-PowerTools" w:id="12" w:date="2000-01-01T00:00:00Z">
        <w:r>
          <w:fldChar w:fldCharType="begin"/>
        </w:r>
      </w:ins>
      <w:ins w:author="Open-Xml-PowerTools" w:id="13" w:date="2000-01-01T00:00:00Z">
        <w:r>
          <w:instrText xml:space="preserve"> STYLEREF "Name Of Act/Reg"</w:instrText>
        </w:r>
      </w:ins>
      <w:ins w:author="Open-Xml-PowerTools" w:id="14" w:date="2000-01-01T00:00:00Z">
        <w:r>
          <w:fldChar w:fldCharType="separate"/>
        </w:r>
      </w:ins>
      <w:ins w:author="Open-Xml-PowerTools" w:id="15" w:date="2000-01-01T00:00:00Z">
        <w:r>
          <w:rPr>
            <w:noProof/>
          </w:rPr>
          <w:t>Building Regulations 2012</w:t>
        </w:r>
      </w:ins>
      <w:ins w:author="Open-Xml-PowerTools" w:id="16" w:date="2000-01-01T00:00:00Z">
        <w:r>
          <w:fldChar w:fldCharType="end"/>
        </w:r>
      </w:ins>
    </w:p>
    <w:p>
      <w:pPr>
        <w:jc w:val="center"/>
        <w:rPr>
          <w:ins w:author="Open-Xml-PowerTools" w:id="18" w:date="2000-01-01T00:00:00Z"/>
        </w:rPr>
        <w:sectPr>
          <w:headerReference w:type="even" r:id="rIdHeader3"/>
          <w:headerReference w:type="default" r:id="rIdHeader"/>
          <w:footerReference w:type="even" r:id="rIdFooter3"/>
          <w:footerReference w:type="default" r:id="rIdFooter"/>
          <w:headerReference w:type="first" r:id="rIdHeader2"/>
          <w:footerReference w:type="first" r:id="rIdFooter2"/>
          <w:pgSz w:w="11907" w:h="16840" w:code="9"/>
          <w:pgMar w:top="2376" w:right="2405" w:bottom="3542" w:left="2405" w:header="706" w:footer="3542" w:gutter="0"/>
          <w:pgNumType w:fmt="lowerRoman" w:start="1"/>
          <w:cols w:space="720"/>
          <w:noEndnote/>
          <w:titlePg/>
          <w:docGrid w:linePitch="326"/>
        </w:sectPr>
      </w:pPr>
    </w:p>
    <w:p>
      <w:pPr>
        <w:pStyle w:val="WA"/>
        <w:rPr>
          <w:ins w:author="Open-Xml-PowerTools" w:id="20" w:date="2000-01-01T00:00:00Z"/>
        </w:rPr>
      </w:pPr>
      <w:ins w:author="Open-Xml-PowerTools" w:id="19" w:date="2000-01-01T00:00:00Z">
        <w:r>
          <w:lastRenderedPageBreak/>
          <w:t>Western Australia</w:t>
        </w:r>
      </w:ins>
    </w:p>
    <w:p>
      <w:pPr>
        <w:pStyle w:val="NameofActRegPage1"/>
        <w:rPr>
          <w:ins w:author="Open-Xml-PowerTools" w:id="26" w:date="2000-01-01T00:00:00Z"/>
        </w:rPr>
      </w:pPr>
      <w:ins w:author="Open-Xml-PowerTools" w:id="21" w:date="2000-01-01T00:00:00Z">
        <w:r>
          <w:fldChar w:fldCharType="begin"/>
        </w:r>
      </w:ins>
      <w:ins w:author="Open-Xml-PowerTools" w:id="22" w:date="2000-01-01T00:00:00Z">
        <w:r>
          <w:instrText xml:space="preserve"> STYLEREF "Name Of Act/Reg"</w:instrText>
        </w:r>
      </w:ins>
      <w:ins w:author="Open-Xml-PowerTools" w:id="23" w:date="2000-01-01T00:00:00Z">
        <w:r>
          <w:fldChar w:fldCharType="separate"/>
        </w:r>
      </w:ins>
      <w:ins w:author="Open-Xml-PowerTools" w:id="24" w:date="2000-01-01T00:00:00Z">
        <w:r>
          <w:rPr>
            <w:noProof/>
          </w:rPr>
          <w:t>Building Regulations 2012</w:t>
        </w:r>
      </w:ins>
      <w:ins w:author="Open-Xml-PowerTools" w:id="25" w:date="2000-01-01T00:00:00Z">
        <w:r>
          <w:fldChar w:fldCharType="end"/>
        </w:r>
      </w:ins>
    </w:p>
    <w:p>
      <w:pPr>
        <w:pStyle w:val="Arrangement"/>
        <w:rPr>
          <w:ins w:author="Open-Xml-PowerTools" w:id="28" w:date="2000-01-01T00:00:00Z"/>
        </w:rPr>
      </w:pPr>
      <w:ins w:author="Open-Xml-PowerTools" w:id="27" w:date="2000-01-01T00:00:00Z">
        <w:r>
          <w:t>Contents</w:t>
        </w:r>
      </w:ins>
    </w:p>
    <w:p>
      <w:pPr>
        <w:pStyle w:val="TOC2"/>
        <w:tabs>
          <w:tab w:val="right" w:leader="dot" w:pos="7077"/>
        </w:tabs>
        <w:rPr>
          <w:ins w:author="Open-Xml-PowerTools" w:id="33" w:date="2000-01-01T00:00:00Z"/>
          <w:rFonts w:asciiTheme="minorHAnsi" w:eastAsiaTheme="minorEastAsia" w:hAnsiTheme="minorHAnsi" w:cstheme="minorBidi"/>
          <w:b w:val="0"/>
          <w:sz w:val="22"/>
          <w:szCs w:val="22"/>
        </w:rPr>
      </w:pPr>
      <w:ins w:author="Open-Xml-PowerTools" w:id="29" w:date="2000-01-01T00:00:00Z">
        <w:r>
          <w:fldChar w:fldCharType="begin"/>
        </w:r>
      </w:ins>
      <w:ins w:author="Open-Xml-PowerTools" w:id="30" w:date="2000-01-01T00:00:00Z">
        <w:r>
          <w:instrText xml:space="preserve"> TOC \t "Heading 2,2,yScheduleHeading,2,yHeading 2,2,zHeading 2,3,zyScheduleHeading,3,zyHeading 2,3,Heading 3,4,yHeading 3,4,zHeading 3,5,zyHeading 3,5,Heading 4,6,yHeading 4,6,zHeading 4,7,zyHeading 4,7,Heading 5,8,yHeading 5,8,zHeading 5,9,zyHeading 5,9" \t "nHeading 2,2,nHeading 3,8" \n "2-7" \w \* MERGEFORMAT </w:instrText>
        </w:r>
      </w:ins>
      <w:ins w:author="Open-Xml-PowerTools" w:id="31" w:date="2000-01-01T00:00:00Z">
        <w:r>
          <w:fldChar w:fldCharType="separate"/>
        </w:r>
      </w:ins>
      <w:ins w:author="Open-Xml-PowerTools" w:id="32" w:date="2000-01-01T00:00:00Z">
        <w:r>
          <w:t>Part 1 — Preliminary</w:t>
        </w:r>
      </w:ins>
    </w:p>
    <w:p>
      <w:pPr>
        <w:pStyle w:val="TOC8"/>
        <w:rPr>
          <w:ins w:author="Open-Xml-PowerTools" w:id="42" w:date="2000-01-01T00:00:00Z"/>
          <w:rFonts w:asciiTheme="minorHAnsi" w:eastAsiaTheme="minorEastAsia" w:hAnsiTheme="minorHAnsi" w:cstheme="minorBidi"/>
          <w:szCs w:val="22"/>
        </w:rPr>
      </w:pPr>
      <w:ins w:author="Open-Xml-PowerTools" w:id="34" w:date="2000-01-01T00:00:00Z">
        <w:r>
          <w:t>1.</w:t>
        </w:r>
      </w:ins>
      <w:ins w:author="Open-Xml-PowerTools" w:id="35" w:date="2000-01-01T00:00:00Z">
        <w:r>
          <w:tab/>
          <w:t>Citation</w:t>
        </w:r>
      </w:ins>
      <w:ins w:author="Open-Xml-PowerTools" w:id="36" w:date="2000-01-01T00:00:00Z">
        <w:r>
          <w:tab/>
        </w:r>
      </w:ins>
      <w:ins w:author="Open-Xml-PowerTools" w:id="37" w:date="2000-01-01T00:00:00Z">
        <w:r>
          <w:fldChar w:fldCharType="begin"/>
        </w:r>
      </w:ins>
      <w:ins w:author="Open-Xml-PowerTools" w:id="38" w:date="2000-01-01T00:00:00Z">
        <w:r>
          <w:instrText xml:space="preserve"> PAGEREF _Toc97638520 \h </w:instrText>
        </w:r>
      </w:ins>
      <w:ins w:author="Open-Xml-PowerTools" w:id="39" w:date="2000-01-01T00:00:00Z">
        <w:r>
          <w:fldChar w:fldCharType="separate"/>
        </w:r>
      </w:ins>
      <w:ins w:author="Open-Xml-PowerTools" w:id="40" w:date="2000-01-01T00:00:00Z">
        <w:r>
          <w:t>1</w:t>
        </w:r>
      </w:ins>
      <w:ins w:author="Open-Xml-PowerTools" w:id="41" w:date="2000-01-01T00:00:00Z">
        <w:r>
          <w:fldChar w:fldCharType="end"/>
        </w:r>
      </w:ins>
    </w:p>
    <w:p>
      <w:pPr>
        <w:pStyle w:val="TOC8"/>
        <w:rPr>
          <w:ins w:author="Open-Xml-PowerTools" w:id="52" w:date="2000-01-01T00:00:00Z"/>
          <w:rFonts w:asciiTheme="minorHAnsi" w:eastAsiaTheme="minorEastAsia" w:hAnsiTheme="minorHAnsi" w:cstheme="minorBidi"/>
          <w:szCs w:val="22"/>
        </w:rPr>
      </w:pPr>
      <w:ins w:author="Open-Xml-PowerTools" w:id="43" w:date="2000-01-01T00:00:00Z">
        <w:r>
          <w:t>2</w:t>
        </w:r>
      </w:ins>
      <w:ins w:author="Open-Xml-PowerTools" w:id="44" w:date="2000-01-01T00:00:00Z">
        <w:r>
          <w:rPr>
            <w:spacing w:val="-2"/>
          </w:rPr>
          <w:t>.</w:t>
        </w:r>
      </w:ins>
      <w:ins w:author="Open-Xml-PowerTools" w:id="45" w:date="2000-01-01T00:00:00Z">
        <w:r>
          <w:rPr>
            <w:spacing w:val="-2"/>
          </w:rPr>
          <w:tab/>
          <w:t>Commencement</w:t>
        </w:r>
      </w:ins>
      <w:ins w:author="Open-Xml-PowerTools" w:id="46" w:date="2000-01-01T00:00:00Z">
        <w:r>
          <w:tab/>
        </w:r>
      </w:ins>
      <w:ins w:author="Open-Xml-PowerTools" w:id="47" w:date="2000-01-01T00:00:00Z">
        <w:r>
          <w:fldChar w:fldCharType="begin"/>
        </w:r>
      </w:ins>
      <w:ins w:author="Open-Xml-PowerTools" w:id="48" w:date="2000-01-01T00:00:00Z">
        <w:r>
          <w:instrText xml:space="preserve"> PAGEREF _Toc97638521 \h </w:instrText>
        </w:r>
      </w:ins>
      <w:ins w:author="Open-Xml-PowerTools" w:id="49" w:date="2000-01-01T00:00:00Z">
        <w:r>
          <w:fldChar w:fldCharType="separate"/>
        </w:r>
      </w:ins>
      <w:ins w:author="Open-Xml-PowerTools" w:id="50" w:date="2000-01-01T00:00:00Z">
        <w:r>
          <w:t>1</w:t>
        </w:r>
      </w:ins>
      <w:ins w:author="Open-Xml-PowerTools" w:id="51" w:date="2000-01-01T00:00:00Z">
        <w:r>
          <w:fldChar w:fldCharType="end"/>
        </w:r>
      </w:ins>
    </w:p>
    <w:p>
      <w:pPr>
        <w:pStyle w:val="TOC8"/>
        <w:rPr>
          <w:ins w:author="Open-Xml-PowerTools" w:id="61" w:date="2000-01-01T00:00:00Z"/>
          <w:rFonts w:asciiTheme="minorHAnsi" w:eastAsiaTheme="minorEastAsia" w:hAnsiTheme="minorHAnsi" w:cstheme="minorBidi"/>
          <w:szCs w:val="22"/>
        </w:rPr>
      </w:pPr>
      <w:ins w:author="Open-Xml-PowerTools" w:id="53" w:date="2000-01-01T00:00:00Z">
        <w:r>
          <w:t>3.</w:t>
        </w:r>
      </w:ins>
      <w:ins w:author="Open-Xml-PowerTools" w:id="54" w:date="2000-01-01T00:00:00Z">
        <w:r>
          <w:tab/>
          <w:t>Terms used</w:t>
        </w:r>
      </w:ins>
      <w:ins w:author="Open-Xml-PowerTools" w:id="55" w:date="2000-01-01T00:00:00Z">
        <w:r>
          <w:tab/>
        </w:r>
      </w:ins>
      <w:ins w:author="Open-Xml-PowerTools" w:id="56" w:date="2000-01-01T00:00:00Z">
        <w:r>
          <w:fldChar w:fldCharType="begin"/>
        </w:r>
      </w:ins>
      <w:ins w:author="Open-Xml-PowerTools" w:id="57" w:date="2000-01-01T00:00:00Z">
        <w:r>
          <w:instrText xml:space="preserve"> PAGEREF _Toc97638522 \h </w:instrText>
        </w:r>
      </w:ins>
      <w:ins w:author="Open-Xml-PowerTools" w:id="58" w:date="2000-01-01T00:00:00Z">
        <w:r>
          <w:fldChar w:fldCharType="separate"/>
        </w:r>
      </w:ins>
      <w:ins w:author="Open-Xml-PowerTools" w:id="59" w:date="2000-01-01T00:00:00Z">
        <w:r>
          <w:t>1</w:t>
        </w:r>
      </w:ins>
      <w:ins w:author="Open-Xml-PowerTools" w:id="60" w:date="2000-01-01T00:00:00Z">
        <w:r>
          <w:fldChar w:fldCharType="end"/>
        </w:r>
      </w:ins>
    </w:p>
    <w:p>
      <w:pPr>
        <w:pStyle w:val="TOC8"/>
        <w:rPr>
          <w:ins w:author="Open-Xml-PowerTools" w:id="72" w:date="2000-01-01T00:00:00Z"/>
          <w:rFonts w:asciiTheme="minorHAnsi" w:eastAsiaTheme="minorEastAsia" w:hAnsiTheme="minorHAnsi" w:cstheme="minorBidi"/>
          <w:szCs w:val="22"/>
        </w:rPr>
      </w:pPr>
      <w:ins w:author="Open-Xml-PowerTools" w:id="62" w:date="2000-01-01T00:00:00Z">
        <w:r>
          <w:t>3A.</w:t>
        </w:r>
      </w:ins>
      <w:ins w:author="Open-Xml-PowerTools" w:id="63" w:date="2000-01-01T00:00:00Z">
        <w:r>
          <w:tab/>
          <w:t xml:space="preserve">Transitional provision relating to </w:t>
        </w:r>
      </w:ins>
      <w:ins w:author="Open-Xml-PowerTools" w:id="64" w:date="2000-01-01T00:00:00Z">
        <w:r>
          <w:rPr>
            <w:i/>
          </w:rPr>
          <w:t>Building Amendment Regulations 2019</w:t>
        </w:r>
      </w:ins>
      <w:ins w:author="Open-Xml-PowerTools" w:id="65" w:date="2000-01-01T00:00:00Z">
        <w:r>
          <w:t xml:space="preserve"> Part 3</w:t>
        </w:r>
      </w:ins>
      <w:ins w:author="Open-Xml-PowerTools" w:id="66" w:date="2000-01-01T00:00:00Z">
        <w:r>
          <w:tab/>
        </w:r>
      </w:ins>
      <w:ins w:author="Open-Xml-PowerTools" w:id="67" w:date="2000-01-01T00:00:00Z">
        <w:r>
          <w:fldChar w:fldCharType="begin"/>
        </w:r>
      </w:ins>
      <w:ins w:author="Open-Xml-PowerTools" w:id="68" w:date="2000-01-01T00:00:00Z">
        <w:r>
          <w:instrText xml:space="preserve"> PAGEREF _Toc97638523 \h </w:instrText>
        </w:r>
      </w:ins>
      <w:ins w:author="Open-Xml-PowerTools" w:id="69" w:date="2000-01-01T00:00:00Z">
        <w:r>
          <w:fldChar w:fldCharType="separate"/>
        </w:r>
      </w:ins>
      <w:ins w:author="Open-Xml-PowerTools" w:id="70" w:date="2000-01-01T00:00:00Z">
        <w:r>
          <w:t>4</w:t>
        </w:r>
      </w:ins>
      <w:ins w:author="Open-Xml-PowerTools" w:id="71" w:date="2000-01-01T00:00:00Z">
        <w:r>
          <w:fldChar w:fldCharType="end"/>
        </w:r>
      </w:ins>
    </w:p>
    <w:p>
      <w:pPr>
        <w:pStyle w:val="TOC2"/>
        <w:tabs>
          <w:tab w:val="right" w:leader="dot" w:pos="7077"/>
        </w:tabs>
        <w:rPr>
          <w:ins w:author="Open-Xml-PowerTools" w:id="74" w:date="2000-01-01T00:00:00Z"/>
          <w:rFonts w:asciiTheme="minorHAnsi" w:eastAsiaTheme="minorEastAsia" w:hAnsiTheme="minorHAnsi" w:cstheme="minorBidi"/>
          <w:b w:val="0"/>
          <w:sz w:val="22"/>
          <w:szCs w:val="22"/>
        </w:rPr>
      </w:pPr>
      <w:ins w:author="Open-Xml-PowerTools" w:id="73" w:date="2000-01-01T00:00:00Z">
        <w:r>
          <w:t>Part 2 — General matters</w:t>
        </w:r>
      </w:ins>
    </w:p>
    <w:p>
      <w:pPr>
        <w:pStyle w:val="TOC8"/>
        <w:rPr>
          <w:ins w:author="Open-Xml-PowerTools" w:id="83" w:date="2000-01-01T00:00:00Z"/>
          <w:rFonts w:asciiTheme="minorHAnsi" w:eastAsiaTheme="minorEastAsia" w:hAnsiTheme="minorHAnsi" w:cstheme="minorBidi"/>
          <w:szCs w:val="22"/>
        </w:rPr>
      </w:pPr>
      <w:ins w:author="Open-Xml-PowerTools" w:id="75" w:date="2000-01-01T00:00:00Z">
        <w:r>
          <w:t>4.</w:t>
        </w:r>
      </w:ins>
      <w:ins w:author="Open-Xml-PowerTools" w:id="76" w:date="2000-01-01T00:00:00Z">
        <w:r>
          <w:tab/>
          <w:t>Approval of manner or form of things (s. 3)</w:t>
        </w:r>
      </w:ins>
      <w:ins w:author="Open-Xml-PowerTools" w:id="77" w:date="2000-01-01T00:00:00Z">
        <w:r>
          <w:tab/>
        </w:r>
      </w:ins>
      <w:ins w:author="Open-Xml-PowerTools" w:id="78" w:date="2000-01-01T00:00:00Z">
        <w:r>
          <w:fldChar w:fldCharType="begin"/>
        </w:r>
      </w:ins>
      <w:ins w:author="Open-Xml-PowerTools" w:id="79" w:date="2000-01-01T00:00:00Z">
        <w:r>
          <w:instrText xml:space="preserve"> PAGEREF _Toc97638525 \h </w:instrText>
        </w:r>
      </w:ins>
      <w:ins w:author="Open-Xml-PowerTools" w:id="80" w:date="2000-01-01T00:00:00Z">
        <w:r>
          <w:fldChar w:fldCharType="separate"/>
        </w:r>
      </w:ins>
      <w:ins w:author="Open-Xml-PowerTools" w:id="81" w:date="2000-01-01T00:00:00Z">
        <w:r>
          <w:t>5</w:t>
        </w:r>
      </w:ins>
      <w:ins w:author="Open-Xml-PowerTools" w:id="82" w:date="2000-01-01T00:00:00Z">
        <w:r>
          <w:fldChar w:fldCharType="end"/>
        </w:r>
      </w:ins>
    </w:p>
    <w:p>
      <w:pPr>
        <w:pStyle w:val="TOC8"/>
        <w:rPr>
          <w:ins w:author="Open-Xml-PowerTools" w:id="92" w:date="2000-01-01T00:00:00Z"/>
          <w:rFonts w:asciiTheme="minorHAnsi" w:eastAsiaTheme="minorEastAsia" w:hAnsiTheme="minorHAnsi" w:cstheme="minorBidi"/>
          <w:szCs w:val="22"/>
        </w:rPr>
      </w:pPr>
      <w:ins w:author="Open-Xml-PowerTools" w:id="84" w:date="2000-01-01T00:00:00Z">
        <w:r>
          <w:t>5A.</w:t>
        </w:r>
      </w:ins>
      <w:ins w:author="Open-Xml-PowerTools" w:id="85" w:date="2000-01-01T00:00:00Z">
        <w:r>
          <w:tab/>
          <w:t>Authorised persons (s. 3)</w:t>
        </w:r>
      </w:ins>
      <w:ins w:author="Open-Xml-PowerTools" w:id="86" w:date="2000-01-01T00:00:00Z">
        <w:r>
          <w:tab/>
        </w:r>
      </w:ins>
      <w:ins w:author="Open-Xml-PowerTools" w:id="87" w:date="2000-01-01T00:00:00Z">
        <w:r>
          <w:fldChar w:fldCharType="begin"/>
        </w:r>
      </w:ins>
      <w:ins w:author="Open-Xml-PowerTools" w:id="88" w:date="2000-01-01T00:00:00Z">
        <w:r>
          <w:instrText xml:space="preserve"> PAGEREF _Toc97638526 \h </w:instrText>
        </w:r>
      </w:ins>
      <w:ins w:author="Open-Xml-PowerTools" w:id="89" w:date="2000-01-01T00:00:00Z">
        <w:r>
          <w:fldChar w:fldCharType="separate"/>
        </w:r>
      </w:ins>
      <w:ins w:author="Open-Xml-PowerTools" w:id="90" w:date="2000-01-01T00:00:00Z">
        <w:r>
          <w:t>6</w:t>
        </w:r>
      </w:ins>
      <w:ins w:author="Open-Xml-PowerTools" w:id="91" w:date="2000-01-01T00:00:00Z">
        <w:r>
          <w:fldChar w:fldCharType="end"/>
        </w:r>
      </w:ins>
    </w:p>
    <w:p>
      <w:pPr>
        <w:pStyle w:val="TOC8"/>
        <w:rPr>
          <w:ins w:author="Open-Xml-PowerTools" w:id="101" w:date="2000-01-01T00:00:00Z"/>
          <w:rFonts w:asciiTheme="minorHAnsi" w:eastAsiaTheme="minorEastAsia" w:hAnsiTheme="minorHAnsi" w:cstheme="minorBidi"/>
          <w:szCs w:val="22"/>
        </w:rPr>
      </w:pPr>
      <w:ins w:author="Open-Xml-PowerTools" w:id="93" w:date="2000-01-01T00:00:00Z">
        <w:r>
          <w:t>5.</w:t>
        </w:r>
      </w:ins>
      <w:ins w:author="Open-Xml-PowerTools" w:id="94" w:date="2000-01-01T00:00:00Z">
        <w:r>
          <w:tab/>
          <w:t>Building surveyors (s. 3)</w:t>
        </w:r>
      </w:ins>
      <w:ins w:author="Open-Xml-PowerTools" w:id="95" w:date="2000-01-01T00:00:00Z">
        <w:r>
          <w:tab/>
        </w:r>
      </w:ins>
      <w:ins w:author="Open-Xml-PowerTools" w:id="96" w:date="2000-01-01T00:00:00Z">
        <w:r>
          <w:fldChar w:fldCharType="begin"/>
        </w:r>
      </w:ins>
      <w:ins w:author="Open-Xml-PowerTools" w:id="97" w:date="2000-01-01T00:00:00Z">
        <w:r>
          <w:instrText xml:space="preserve"> PAGEREF _Toc97638527 \h </w:instrText>
        </w:r>
      </w:ins>
      <w:ins w:author="Open-Xml-PowerTools" w:id="98" w:date="2000-01-01T00:00:00Z">
        <w:r>
          <w:fldChar w:fldCharType="separate"/>
        </w:r>
      </w:ins>
      <w:ins w:author="Open-Xml-PowerTools" w:id="99" w:date="2000-01-01T00:00:00Z">
        <w:r>
          <w:t>6</w:t>
        </w:r>
      </w:ins>
      <w:ins w:author="Open-Xml-PowerTools" w:id="100" w:date="2000-01-01T00:00:00Z">
        <w:r>
          <w:fldChar w:fldCharType="end"/>
        </w:r>
      </w:ins>
    </w:p>
    <w:p>
      <w:pPr>
        <w:pStyle w:val="TOC8"/>
        <w:rPr>
          <w:ins w:author="Open-Xml-PowerTools" w:id="110" w:date="2000-01-01T00:00:00Z"/>
          <w:rFonts w:asciiTheme="minorHAnsi" w:eastAsiaTheme="minorEastAsia" w:hAnsiTheme="minorHAnsi" w:cstheme="minorBidi"/>
          <w:szCs w:val="22"/>
        </w:rPr>
      </w:pPr>
      <w:ins w:author="Open-Xml-PowerTools" w:id="102" w:date="2000-01-01T00:00:00Z">
        <w:r>
          <w:t>6A.</w:t>
        </w:r>
      </w:ins>
      <w:ins w:author="Open-Xml-PowerTools" w:id="103" w:date="2000-01-01T00:00:00Z">
        <w:r>
          <w:tab/>
          <w:t>Building work (s. 3)</w:t>
        </w:r>
      </w:ins>
      <w:ins w:author="Open-Xml-PowerTools" w:id="104" w:date="2000-01-01T00:00:00Z">
        <w:r>
          <w:tab/>
        </w:r>
      </w:ins>
      <w:ins w:author="Open-Xml-PowerTools" w:id="105" w:date="2000-01-01T00:00:00Z">
        <w:r>
          <w:fldChar w:fldCharType="begin"/>
        </w:r>
      </w:ins>
      <w:ins w:author="Open-Xml-PowerTools" w:id="106" w:date="2000-01-01T00:00:00Z">
        <w:r>
          <w:instrText xml:space="preserve"> PAGEREF _Toc97638528 \h </w:instrText>
        </w:r>
      </w:ins>
      <w:ins w:author="Open-Xml-PowerTools" w:id="107" w:date="2000-01-01T00:00:00Z">
        <w:r>
          <w:fldChar w:fldCharType="separate"/>
        </w:r>
      </w:ins>
      <w:ins w:author="Open-Xml-PowerTools" w:id="108" w:date="2000-01-01T00:00:00Z">
        <w:r>
          <w:t>8</w:t>
        </w:r>
      </w:ins>
      <w:ins w:author="Open-Xml-PowerTools" w:id="109" w:date="2000-01-01T00:00:00Z">
        <w:r>
          <w:fldChar w:fldCharType="end"/>
        </w:r>
      </w:ins>
    </w:p>
    <w:p>
      <w:pPr>
        <w:pStyle w:val="TOC8"/>
        <w:rPr>
          <w:ins w:author="Open-Xml-PowerTools" w:id="119" w:date="2000-01-01T00:00:00Z"/>
          <w:rFonts w:asciiTheme="minorHAnsi" w:eastAsiaTheme="minorEastAsia" w:hAnsiTheme="minorHAnsi" w:cstheme="minorBidi"/>
          <w:szCs w:val="22"/>
        </w:rPr>
      </w:pPr>
      <w:ins w:author="Open-Xml-PowerTools" w:id="111" w:date="2000-01-01T00:00:00Z">
        <w:r>
          <w:t>6.</w:t>
        </w:r>
      </w:ins>
      <w:ins w:author="Open-Xml-PowerTools" w:id="112" w:date="2000-01-01T00:00:00Z">
        <w:r>
          <w:tab/>
          <w:t>Classification of buildings and incidental structures (s. 3)</w:t>
        </w:r>
      </w:ins>
      <w:ins w:author="Open-Xml-PowerTools" w:id="113" w:date="2000-01-01T00:00:00Z">
        <w:r>
          <w:tab/>
        </w:r>
      </w:ins>
      <w:ins w:author="Open-Xml-PowerTools" w:id="114" w:date="2000-01-01T00:00:00Z">
        <w:r>
          <w:fldChar w:fldCharType="begin"/>
        </w:r>
      </w:ins>
      <w:ins w:author="Open-Xml-PowerTools" w:id="115" w:date="2000-01-01T00:00:00Z">
        <w:r>
          <w:instrText xml:space="preserve"> PAGEREF _Toc97638529 \h </w:instrText>
        </w:r>
      </w:ins>
      <w:ins w:author="Open-Xml-PowerTools" w:id="116" w:date="2000-01-01T00:00:00Z">
        <w:r>
          <w:fldChar w:fldCharType="separate"/>
        </w:r>
      </w:ins>
      <w:ins w:author="Open-Xml-PowerTools" w:id="117" w:date="2000-01-01T00:00:00Z">
        <w:r>
          <w:t>8</w:t>
        </w:r>
      </w:ins>
      <w:ins w:author="Open-Xml-PowerTools" w:id="118" w:date="2000-01-01T00:00:00Z">
        <w:r>
          <w:fldChar w:fldCharType="end"/>
        </w:r>
      </w:ins>
    </w:p>
    <w:p>
      <w:pPr>
        <w:pStyle w:val="TOC8"/>
        <w:rPr>
          <w:ins w:author="Open-Xml-PowerTools" w:id="128" w:date="2000-01-01T00:00:00Z"/>
          <w:rFonts w:asciiTheme="minorHAnsi" w:eastAsiaTheme="minorEastAsia" w:hAnsiTheme="minorHAnsi" w:cstheme="minorBidi"/>
          <w:szCs w:val="22"/>
        </w:rPr>
      </w:pPr>
      <w:ins w:author="Open-Xml-PowerTools" w:id="120" w:date="2000-01-01T00:00:00Z">
        <w:r>
          <w:t>10.</w:t>
        </w:r>
      </w:ins>
      <w:ins w:author="Open-Xml-PowerTools" w:id="121" w:date="2000-01-01T00:00:00Z">
        <w:r>
          <w:tab/>
          <w:t>Owners of land (s. 5(1))</w:t>
        </w:r>
      </w:ins>
      <w:ins w:author="Open-Xml-PowerTools" w:id="122" w:date="2000-01-01T00:00:00Z">
        <w:r>
          <w:tab/>
        </w:r>
      </w:ins>
      <w:ins w:author="Open-Xml-PowerTools" w:id="123" w:date="2000-01-01T00:00:00Z">
        <w:r>
          <w:fldChar w:fldCharType="begin"/>
        </w:r>
      </w:ins>
      <w:ins w:author="Open-Xml-PowerTools" w:id="124" w:date="2000-01-01T00:00:00Z">
        <w:r>
          <w:instrText xml:space="preserve"> PAGEREF _Toc97638530 \h </w:instrText>
        </w:r>
      </w:ins>
      <w:ins w:author="Open-Xml-PowerTools" w:id="125" w:date="2000-01-01T00:00:00Z">
        <w:r>
          <w:fldChar w:fldCharType="separate"/>
        </w:r>
      </w:ins>
      <w:ins w:author="Open-Xml-PowerTools" w:id="126" w:date="2000-01-01T00:00:00Z">
        <w:r>
          <w:t>8</w:t>
        </w:r>
      </w:ins>
      <w:ins w:author="Open-Xml-PowerTools" w:id="127" w:date="2000-01-01T00:00:00Z">
        <w:r>
          <w:fldChar w:fldCharType="end"/>
        </w:r>
      </w:ins>
    </w:p>
    <w:p>
      <w:pPr>
        <w:pStyle w:val="TOC8"/>
        <w:rPr>
          <w:ins w:author="Open-Xml-PowerTools" w:id="137" w:date="2000-01-01T00:00:00Z"/>
          <w:rFonts w:asciiTheme="minorHAnsi" w:eastAsiaTheme="minorEastAsia" w:hAnsiTheme="minorHAnsi" w:cstheme="minorBidi"/>
          <w:szCs w:val="22"/>
        </w:rPr>
      </w:pPr>
      <w:ins w:author="Open-Xml-PowerTools" w:id="129" w:date="2000-01-01T00:00:00Z">
        <w:r>
          <w:t>11A.</w:t>
        </w:r>
      </w:ins>
      <w:ins w:author="Open-Xml-PowerTools" w:id="130" w:date="2000-01-01T00:00:00Z">
        <w:r>
          <w:tab/>
          <w:t>Restriction on circumstances where person treated as owner (s. 5(2))</w:t>
        </w:r>
      </w:ins>
      <w:ins w:author="Open-Xml-PowerTools" w:id="131" w:date="2000-01-01T00:00:00Z">
        <w:r>
          <w:tab/>
        </w:r>
      </w:ins>
      <w:ins w:author="Open-Xml-PowerTools" w:id="132" w:date="2000-01-01T00:00:00Z">
        <w:r>
          <w:fldChar w:fldCharType="begin"/>
        </w:r>
      </w:ins>
      <w:ins w:author="Open-Xml-PowerTools" w:id="133" w:date="2000-01-01T00:00:00Z">
        <w:r>
          <w:instrText xml:space="preserve"> PAGEREF _Toc97638531 \h </w:instrText>
        </w:r>
      </w:ins>
      <w:ins w:author="Open-Xml-PowerTools" w:id="134" w:date="2000-01-01T00:00:00Z">
        <w:r>
          <w:fldChar w:fldCharType="separate"/>
        </w:r>
      </w:ins>
      <w:ins w:author="Open-Xml-PowerTools" w:id="135" w:date="2000-01-01T00:00:00Z">
        <w:r>
          <w:t>10</w:t>
        </w:r>
      </w:ins>
      <w:ins w:author="Open-Xml-PowerTools" w:id="136" w:date="2000-01-01T00:00:00Z">
        <w:r>
          <w:fldChar w:fldCharType="end"/>
        </w:r>
      </w:ins>
    </w:p>
    <w:p>
      <w:pPr>
        <w:pStyle w:val="TOC8"/>
        <w:rPr>
          <w:ins w:author="Open-Xml-PowerTools" w:id="146" w:date="2000-01-01T00:00:00Z"/>
          <w:rFonts w:asciiTheme="minorHAnsi" w:eastAsiaTheme="minorEastAsia" w:hAnsiTheme="minorHAnsi" w:cstheme="minorBidi"/>
          <w:szCs w:val="22"/>
        </w:rPr>
      </w:pPr>
      <w:ins w:author="Open-Xml-PowerTools" w:id="138" w:date="2000-01-01T00:00:00Z">
        <w:r>
          <w:t>11.</w:t>
        </w:r>
      </w:ins>
      <w:ins w:author="Open-Xml-PowerTools" w:id="139" w:date="2000-01-01T00:00:00Z">
        <w:r>
          <w:tab/>
          <w:t>Fees</w:t>
        </w:r>
      </w:ins>
      <w:ins w:author="Open-Xml-PowerTools" w:id="140" w:date="2000-01-01T00:00:00Z">
        <w:r>
          <w:tab/>
        </w:r>
      </w:ins>
      <w:ins w:author="Open-Xml-PowerTools" w:id="141" w:date="2000-01-01T00:00:00Z">
        <w:r>
          <w:fldChar w:fldCharType="begin"/>
        </w:r>
      </w:ins>
      <w:ins w:author="Open-Xml-PowerTools" w:id="142" w:date="2000-01-01T00:00:00Z">
        <w:r>
          <w:instrText xml:space="preserve"> PAGEREF _Toc97638532 \h </w:instrText>
        </w:r>
      </w:ins>
      <w:ins w:author="Open-Xml-PowerTools" w:id="143" w:date="2000-01-01T00:00:00Z">
        <w:r>
          <w:fldChar w:fldCharType="separate"/>
        </w:r>
      </w:ins>
      <w:ins w:author="Open-Xml-PowerTools" w:id="144" w:date="2000-01-01T00:00:00Z">
        <w:r>
          <w:t>10</w:t>
        </w:r>
      </w:ins>
      <w:ins w:author="Open-Xml-PowerTools" w:id="145" w:date="2000-01-01T00:00:00Z">
        <w:r>
          <w:fldChar w:fldCharType="end"/>
        </w:r>
      </w:ins>
    </w:p>
    <w:p>
      <w:pPr>
        <w:pStyle w:val="TOC8"/>
        <w:rPr>
          <w:ins w:author="Open-Xml-PowerTools" w:id="155" w:date="2000-01-01T00:00:00Z"/>
          <w:rFonts w:asciiTheme="minorHAnsi" w:eastAsiaTheme="minorEastAsia" w:hAnsiTheme="minorHAnsi" w:cstheme="minorBidi"/>
          <w:szCs w:val="22"/>
        </w:rPr>
      </w:pPr>
      <w:ins w:author="Open-Xml-PowerTools" w:id="147" w:date="2000-01-01T00:00:00Z">
        <w:r>
          <w:t>12.</w:t>
        </w:r>
      </w:ins>
      <w:ins w:author="Open-Xml-PowerTools" w:id="148" w:date="2000-01-01T00:00:00Z">
        <w:r>
          <w:tab/>
          <w:t>Building records to be kept (s. 130)</w:t>
        </w:r>
      </w:ins>
      <w:ins w:author="Open-Xml-PowerTools" w:id="149" w:date="2000-01-01T00:00:00Z">
        <w:r>
          <w:tab/>
        </w:r>
      </w:ins>
      <w:ins w:author="Open-Xml-PowerTools" w:id="150" w:date="2000-01-01T00:00:00Z">
        <w:r>
          <w:fldChar w:fldCharType="begin"/>
        </w:r>
      </w:ins>
      <w:ins w:author="Open-Xml-PowerTools" w:id="151" w:date="2000-01-01T00:00:00Z">
        <w:r>
          <w:instrText xml:space="preserve"> PAGEREF _Toc97638533 \h </w:instrText>
        </w:r>
      </w:ins>
      <w:ins w:author="Open-Xml-PowerTools" w:id="152" w:date="2000-01-01T00:00:00Z">
        <w:r>
          <w:fldChar w:fldCharType="separate"/>
        </w:r>
      </w:ins>
      <w:ins w:author="Open-Xml-PowerTools" w:id="153" w:date="2000-01-01T00:00:00Z">
        <w:r>
          <w:t>11</w:t>
        </w:r>
      </w:ins>
      <w:ins w:author="Open-Xml-PowerTools" w:id="154" w:date="2000-01-01T00:00:00Z">
        <w:r>
          <w:fldChar w:fldCharType="end"/>
        </w:r>
      </w:ins>
    </w:p>
    <w:p>
      <w:pPr>
        <w:pStyle w:val="TOC8"/>
        <w:rPr>
          <w:ins w:author="Open-Xml-PowerTools" w:id="164" w:date="2000-01-01T00:00:00Z"/>
          <w:rFonts w:asciiTheme="minorHAnsi" w:eastAsiaTheme="minorEastAsia" w:hAnsiTheme="minorHAnsi" w:cstheme="minorBidi"/>
          <w:szCs w:val="22"/>
        </w:rPr>
      </w:pPr>
      <w:ins w:author="Open-Xml-PowerTools" w:id="156" w:date="2000-01-01T00:00:00Z">
        <w:r>
          <w:t>13.</w:t>
        </w:r>
      </w:ins>
      <w:ins w:author="Open-Xml-PowerTools" w:id="157" w:date="2000-01-01T00:00:00Z">
        <w:r>
          <w:tab/>
          <w:t>Inspection, copies of building records (s. 131)</w:t>
        </w:r>
      </w:ins>
      <w:ins w:author="Open-Xml-PowerTools" w:id="158" w:date="2000-01-01T00:00:00Z">
        <w:r>
          <w:tab/>
        </w:r>
      </w:ins>
      <w:ins w:author="Open-Xml-PowerTools" w:id="159" w:date="2000-01-01T00:00:00Z">
        <w:r>
          <w:fldChar w:fldCharType="begin"/>
        </w:r>
      </w:ins>
      <w:ins w:author="Open-Xml-PowerTools" w:id="160" w:date="2000-01-01T00:00:00Z">
        <w:r>
          <w:instrText xml:space="preserve"> PAGEREF _Toc97638534 \h </w:instrText>
        </w:r>
      </w:ins>
      <w:ins w:author="Open-Xml-PowerTools" w:id="161" w:date="2000-01-01T00:00:00Z">
        <w:r>
          <w:fldChar w:fldCharType="separate"/>
        </w:r>
      </w:ins>
      <w:ins w:author="Open-Xml-PowerTools" w:id="162" w:date="2000-01-01T00:00:00Z">
        <w:r>
          <w:t>11</w:t>
        </w:r>
      </w:ins>
      <w:ins w:author="Open-Xml-PowerTools" w:id="163" w:date="2000-01-01T00:00:00Z">
        <w:r>
          <w:fldChar w:fldCharType="end"/>
        </w:r>
      </w:ins>
    </w:p>
    <w:p>
      <w:pPr>
        <w:pStyle w:val="TOC8"/>
        <w:rPr>
          <w:ins w:author="Open-Xml-PowerTools" w:id="173" w:date="2000-01-01T00:00:00Z"/>
          <w:rFonts w:asciiTheme="minorHAnsi" w:eastAsiaTheme="minorEastAsia" w:hAnsiTheme="minorHAnsi" w:cstheme="minorBidi"/>
          <w:szCs w:val="22"/>
        </w:rPr>
      </w:pPr>
      <w:ins w:author="Open-Xml-PowerTools" w:id="165" w:date="2000-01-01T00:00:00Z">
        <w:r>
          <w:t>14.</w:t>
        </w:r>
      </w:ins>
      <w:ins w:author="Open-Xml-PowerTools" w:id="166" w:date="2000-01-01T00:00:00Z">
        <w:r>
          <w:tab/>
          <w:t>Provision of information to Building Commissioner (s. 132)</w:t>
        </w:r>
      </w:ins>
      <w:ins w:author="Open-Xml-PowerTools" w:id="167" w:date="2000-01-01T00:00:00Z">
        <w:r>
          <w:tab/>
        </w:r>
      </w:ins>
      <w:ins w:author="Open-Xml-PowerTools" w:id="168" w:date="2000-01-01T00:00:00Z">
        <w:r>
          <w:fldChar w:fldCharType="begin"/>
        </w:r>
      </w:ins>
      <w:ins w:author="Open-Xml-PowerTools" w:id="169" w:date="2000-01-01T00:00:00Z">
        <w:r>
          <w:instrText xml:space="preserve"> PAGEREF _Toc97638535 \h </w:instrText>
        </w:r>
      </w:ins>
      <w:ins w:author="Open-Xml-PowerTools" w:id="170" w:date="2000-01-01T00:00:00Z">
        <w:r>
          <w:fldChar w:fldCharType="separate"/>
        </w:r>
      </w:ins>
      <w:ins w:author="Open-Xml-PowerTools" w:id="171" w:date="2000-01-01T00:00:00Z">
        <w:r>
          <w:t>12</w:t>
        </w:r>
      </w:ins>
      <w:ins w:author="Open-Xml-PowerTools" w:id="172" w:date="2000-01-01T00:00:00Z">
        <w:r>
          <w:fldChar w:fldCharType="end"/>
        </w:r>
      </w:ins>
    </w:p>
    <w:p>
      <w:pPr>
        <w:pStyle w:val="TOC8"/>
        <w:rPr>
          <w:ins w:author="Open-Xml-PowerTools" w:id="182" w:date="2000-01-01T00:00:00Z"/>
          <w:rFonts w:asciiTheme="minorHAnsi" w:eastAsiaTheme="minorEastAsia" w:hAnsiTheme="minorHAnsi" w:cstheme="minorBidi"/>
          <w:szCs w:val="22"/>
        </w:rPr>
      </w:pPr>
      <w:ins w:author="Open-Xml-PowerTools" w:id="174" w:date="2000-01-01T00:00:00Z">
        <w:r>
          <w:t>14A.</w:t>
        </w:r>
      </w:ins>
      <w:ins w:author="Open-Xml-PowerTools" w:id="175" w:date="2000-01-01T00:00:00Z">
        <w:r>
          <w:tab/>
          <w:t>Confidentiality exceptions (s. 146)</w:t>
        </w:r>
      </w:ins>
      <w:ins w:author="Open-Xml-PowerTools" w:id="176" w:date="2000-01-01T00:00:00Z">
        <w:r>
          <w:tab/>
        </w:r>
      </w:ins>
      <w:ins w:author="Open-Xml-PowerTools" w:id="177" w:date="2000-01-01T00:00:00Z">
        <w:r>
          <w:fldChar w:fldCharType="begin"/>
        </w:r>
      </w:ins>
      <w:ins w:author="Open-Xml-PowerTools" w:id="178" w:date="2000-01-01T00:00:00Z">
        <w:r>
          <w:instrText xml:space="preserve"> PAGEREF _Toc97638536 \h </w:instrText>
        </w:r>
      </w:ins>
      <w:ins w:author="Open-Xml-PowerTools" w:id="179" w:date="2000-01-01T00:00:00Z">
        <w:r>
          <w:fldChar w:fldCharType="separate"/>
        </w:r>
      </w:ins>
      <w:ins w:author="Open-Xml-PowerTools" w:id="180" w:date="2000-01-01T00:00:00Z">
        <w:r>
          <w:t>12</w:t>
        </w:r>
      </w:ins>
      <w:ins w:author="Open-Xml-PowerTools" w:id="181" w:date="2000-01-01T00:00:00Z">
        <w:r>
          <w:fldChar w:fldCharType="end"/>
        </w:r>
      </w:ins>
    </w:p>
    <w:p>
      <w:pPr>
        <w:pStyle w:val="TOC8"/>
        <w:rPr>
          <w:ins w:author="Open-Xml-PowerTools" w:id="191" w:date="2000-01-01T00:00:00Z"/>
          <w:rFonts w:asciiTheme="minorHAnsi" w:eastAsiaTheme="minorEastAsia" w:hAnsiTheme="minorHAnsi" w:cstheme="minorBidi"/>
          <w:szCs w:val="22"/>
        </w:rPr>
      </w:pPr>
      <w:ins w:author="Open-Xml-PowerTools" w:id="183" w:date="2000-01-01T00:00:00Z">
        <w:r>
          <w:t>15A.</w:t>
        </w:r>
      </w:ins>
      <w:ins w:author="Open-Xml-PowerTools" w:id="184" w:date="2000-01-01T00:00:00Z">
        <w:r>
          <w:tab/>
          <w:t>Provision of information to FES Commissioner (s. 149)</w:t>
        </w:r>
      </w:ins>
      <w:ins w:author="Open-Xml-PowerTools" w:id="185" w:date="2000-01-01T00:00:00Z">
        <w:r>
          <w:tab/>
        </w:r>
      </w:ins>
      <w:ins w:author="Open-Xml-PowerTools" w:id="186" w:date="2000-01-01T00:00:00Z">
        <w:r>
          <w:fldChar w:fldCharType="begin"/>
        </w:r>
      </w:ins>
      <w:ins w:author="Open-Xml-PowerTools" w:id="187" w:date="2000-01-01T00:00:00Z">
        <w:r>
          <w:instrText xml:space="preserve"> PAGEREF _Toc97638537 \h </w:instrText>
        </w:r>
      </w:ins>
      <w:ins w:author="Open-Xml-PowerTools" w:id="188" w:date="2000-01-01T00:00:00Z">
        <w:r>
          <w:fldChar w:fldCharType="separate"/>
        </w:r>
      </w:ins>
      <w:ins w:author="Open-Xml-PowerTools" w:id="189" w:date="2000-01-01T00:00:00Z">
        <w:r>
          <w:t>13</w:t>
        </w:r>
      </w:ins>
      <w:ins w:author="Open-Xml-PowerTools" w:id="190" w:date="2000-01-01T00:00:00Z">
        <w:r>
          <w:fldChar w:fldCharType="end"/>
        </w:r>
      </w:ins>
    </w:p>
    <w:p>
      <w:pPr>
        <w:pStyle w:val="TOC8"/>
        <w:rPr>
          <w:ins w:author="Open-Xml-PowerTools" w:id="201" w:date="2000-01-01T00:00:00Z"/>
          <w:rFonts w:asciiTheme="minorHAnsi" w:eastAsiaTheme="minorEastAsia" w:hAnsiTheme="minorHAnsi" w:cstheme="minorBidi"/>
          <w:szCs w:val="22"/>
        </w:rPr>
      </w:pPr>
      <w:ins w:author="Open-Xml-PowerTools" w:id="192" w:date="2000-01-01T00:00:00Z">
        <w:r>
          <w:t>15B.</w:t>
        </w:r>
      </w:ins>
      <w:ins w:author="Open-Xml-PowerTools" w:id="193" w:date="2000-01-01T00:00:00Z">
        <w:r>
          <w:tab/>
          <w:t>Modifications to AS 1926.1</w:t>
        </w:r>
      </w:ins>
      <w:ins w:author="Open-Xml-PowerTools" w:id="194" w:date="2000-01-01T00:00:00Z">
        <w:r>
          <w:noBreakHyphen/>
          <w:t>2012 (s. 150)</w:t>
        </w:r>
      </w:ins>
      <w:ins w:author="Open-Xml-PowerTools" w:id="195" w:date="2000-01-01T00:00:00Z">
        <w:r>
          <w:tab/>
        </w:r>
      </w:ins>
      <w:ins w:author="Open-Xml-PowerTools" w:id="196" w:date="2000-01-01T00:00:00Z">
        <w:r>
          <w:fldChar w:fldCharType="begin"/>
        </w:r>
      </w:ins>
      <w:ins w:author="Open-Xml-PowerTools" w:id="197" w:date="2000-01-01T00:00:00Z">
        <w:r>
          <w:instrText xml:space="preserve"> PAGEREF _Toc97638538 \h </w:instrText>
        </w:r>
      </w:ins>
      <w:ins w:author="Open-Xml-PowerTools" w:id="198" w:date="2000-01-01T00:00:00Z">
        <w:r>
          <w:fldChar w:fldCharType="separate"/>
        </w:r>
      </w:ins>
      <w:ins w:author="Open-Xml-PowerTools" w:id="199" w:date="2000-01-01T00:00:00Z">
        <w:r>
          <w:t>14</w:t>
        </w:r>
      </w:ins>
      <w:ins w:author="Open-Xml-PowerTools" w:id="200" w:date="2000-01-01T00:00:00Z">
        <w:r>
          <w:fldChar w:fldCharType="end"/>
        </w:r>
      </w:ins>
    </w:p>
    <w:p>
      <w:pPr>
        <w:pStyle w:val="TOC8"/>
        <w:rPr>
          <w:ins w:author="Open-Xml-PowerTools" w:id="210" w:date="2000-01-01T00:00:00Z"/>
          <w:rFonts w:asciiTheme="minorHAnsi" w:eastAsiaTheme="minorEastAsia" w:hAnsiTheme="minorHAnsi" w:cstheme="minorBidi"/>
          <w:szCs w:val="22"/>
        </w:rPr>
      </w:pPr>
      <w:ins w:author="Open-Xml-PowerTools" w:id="202" w:date="2000-01-01T00:00:00Z">
        <w:r>
          <w:t>15C.</w:t>
        </w:r>
      </w:ins>
      <w:ins w:author="Open-Xml-PowerTools" w:id="203" w:date="2000-01-01T00:00:00Z">
        <w:r>
          <w:tab/>
          <w:t>Modifications to Building Code (s. 150)</w:t>
        </w:r>
      </w:ins>
      <w:ins w:author="Open-Xml-PowerTools" w:id="204" w:date="2000-01-01T00:00:00Z">
        <w:r>
          <w:tab/>
        </w:r>
      </w:ins>
      <w:ins w:author="Open-Xml-PowerTools" w:id="205" w:date="2000-01-01T00:00:00Z">
        <w:r>
          <w:fldChar w:fldCharType="begin"/>
        </w:r>
      </w:ins>
      <w:ins w:author="Open-Xml-PowerTools" w:id="206" w:date="2000-01-01T00:00:00Z">
        <w:r>
          <w:instrText xml:space="preserve"> PAGEREF _Toc97638539 \h </w:instrText>
        </w:r>
      </w:ins>
      <w:ins w:author="Open-Xml-PowerTools" w:id="207" w:date="2000-01-01T00:00:00Z">
        <w:r>
          <w:fldChar w:fldCharType="separate"/>
        </w:r>
      </w:ins>
      <w:ins w:author="Open-Xml-PowerTools" w:id="208" w:date="2000-01-01T00:00:00Z">
        <w:r>
          <w:t>14</w:t>
        </w:r>
      </w:ins>
      <w:ins w:author="Open-Xml-PowerTools" w:id="209" w:date="2000-01-01T00:00:00Z">
        <w:r>
          <w:fldChar w:fldCharType="end"/>
        </w:r>
      </w:ins>
    </w:p>
    <w:p>
      <w:pPr>
        <w:pStyle w:val="TOC2"/>
        <w:tabs>
          <w:tab w:val="right" w:leader="dot" w:pos="7077"/>
        </w:tabs>
        <w:rPr>
          <w:ins w:author="Open-Xml-PowerTools" w:id="212" w:date="2000-01-01T00:00:00Z"/>
          <w:rFonts w:asciiTheme="minorHAnsi" w:eastAsiaTheme="minorEastAsia" w:hAnsiTheme="minorHAnsi" w:cstheme="minorBidi"/>
          <w:b w:val="0"/>
          <w:sz w:val="22"/>
          <w:szCs w:val="22"/>
        </w:rPr>
      </w:pPr>
      <w:ins w:author="Open-Xml-PowerTools" w:id="211" w:date="2000-01-01T00:00:00Z">
        <w:r>
          <w:lastRenderedPageBreak/>
          <w:t>Part 3 — Building and demolition permits</w:t>
        </w:r>
      </w:ins>
    </w:p>
    <w:p>
      <w:pPr>
        <w:pStyle w:val="TOC8"/>
        <w:rPr>
          <w:ins w:author="Open-Xml-PowerTools" w:id="221" w:date="2000-01-01T00:00:00Z"/>
          <w:rFonts w:asciiTheme="minorHAnsi" w:eastAsiaTheme="minorEastAsia" w:hAnsiTheme="minorHAnsi" w:cstheme="minorBidi"/>
          <w:szCs w:val="22"/>
        </w:rPr>
      </w:pPr>
      <w:ins w:author="Open-Xml-PowerTools" w:id="213" w:date="2000-01-01T00:00:00Z">
        <w:r>
          <w:t>15.</w:t>
        </w:r>
      </w:ins>
      <w:ins w:author="Open-Xml-PowerTools" w:id="214" w:date="2000-01-01T00:00:00Z">
        <w:r>
          <w:tab/>
          <w:t>Uncertified applications (s. 14(2))</w:t>
        </w:r>
      </w:ins>
      <w:ins w:author="Open-Xml-PowerTools" w:id="215" w:date="2000-01-01T00:00:00Z">
        <w:r>
          <w:tab/>
        </w:r>
      </w:ins>
      <w:ins w:author="Open-Xml-PowerTools" w:id="216" w:date="2000-01-01T00:00:00Z">
        <w:r>
          <w:fldChar w:fldCharType="begin"/>
        </w:r>
      </w:ins>
      <w:ins w:author="Open-Xml-PowerTools" w:id="217" w:date="2000-01-01T00:00:00Z">
        <w:r>
          <w:instrText xml:space="preserve"> PAGEREF _Toc97638541 \h </w:instrText>
        </w:r>
      </w:ins>
      <w:ins w:author="Open-Xml-PowerTools" w:id="218" w:date="2000-01-01T00:00:00Z">
        <w:r>
          <w:fldChar w:fldCharType="separate"/>
        </w:r>
      </w:ins>
      <w:ins w:author="Open-Xml-PowerTools" w:id="219" w:date="2000-01-01T00:00:00Z">
        <w:r>
          <w:t>16</w:t>
        </w:r>
      </w:ins>
      <w:ins w:author="Open-Xml-PowerTools" w:id="220" w:date="2000-01-01T00:00:00Z">
        <w:r>
          <w:fldChar w:fldCharType="end"/>
        </w:r>
      </w:ins>
    </w:p>
    <w:p>
      <w:pPr>
        <w:pStyle w:val="TOC8"/>
        <w:rPr>
          <w:ins w:author="Open-Xml-PowerTools" w:id="230" w:date="2000-01-01T00:00:00Z"/>
          <w:rFonts w:asciiTheme="minorHAnsi" w:eastAsiaTheme="minorEastAsia" w:hAnsiTheme="minorHAnsi" w:cstheme="minorBidi"/>
          <w:szCs w:val="22"/>
        </w:rPr>
      </w:pPr>
      <w:ins w:author="Open-Xml-PowerTools" w:id="222" w:date="2000-01-01T00:00:00Z">
        <w:r>
          <w:t>16.</w:t>
        </w:r>
      </w:ins>
      <w:ins w:author="Open-Xml-PowerTools" w:id="223" w:date="2000-01-01T00:00:00Z">
        <w:r>
          <w:tab/>
          <w:t>Application for building and demolition permits (s. 16)</w:t>
        </w:r>
      </w:ins>
      <w:ins w:author="Open-Xml-PowerTools" w:id="224" w:date="2000-01-01T00:00:00Z">
        <w:r>
          <w:tab/>
        </w:r>
      </w:ins>
      <w:ins w:author="Open-Xml-PowerTools" w:id="225" w:date="2000-01-01T00:00:00Z">
        <w:r>
          <w:fldChar w:fldCharType="begin"/>
        </w:r>
      </w:ins>
      <w:ins w:author="Open-Xml-PowerTools" w:id="226" w:date="2000-01-01T00:00:00Z">
        <w:r>
          <w:instrText xml:space="preserve"> PAGEREF _Toc97638542 \h </w:instrText>
        </w:r>
      </w:ins>
      <w:ins w:author="Open-Xml-PowerTools" w:id="227" w:date="2000-01-01T00:00:00Z">
        <w:r>
          <w:fldChar w:fldCharType="separate"/>
        </w:r>
      </w:ins>
      <w:ins w:author="Open-Xml-PowerTools" w:id="228" w:date="2000-01-01T00:00:00Z">
        <w:r>
          <w:t>16</w:t>
        </w:r>
      </w:ins>
      <w:ins w:author="Open-Xml-PowerTools" w:id="229" w:date="2000-01-01T00:00:00Z">
        <w:r>
          <w:fldChar w:fldCharType="end"/>
        </w:r>
      </w:ins>
    </w:p>
    <w:p>
      <w:pPr>
        <w:pStyle w:val="TOC8"/>
        <w:rPr>
          <w:ins w:author="Open-Xml-PowerTools" w:id="239" w:date="2000-01-01T00:00:00Z"/>
          <w:rFonts w:asciiTheme="minorHAnsi" w:eastAsiaTheme="minorEastAsia" w:hAnsiTheme="minorHAnsi" w:cstheme="minorBidi"/>
          <w:szCs w:val="22"/>
        </w:rPr>
      </w:pPr>
      <w:ins w:author="Open-Xml-PowerTools" w:id="231" w:date="2000-01-01T00:00:00Z">
        <w:r>
          <w:t>17.</w:t>
        </w:r>
      </w:ins>
      <w:ins w:author="Open-Xml-PowerTools" w:id="232" w:date="2000-01-01T00:00:00Z">
        <w:r>
          <w:tab/>
          <w:t>Further information (s. 18(3) and (4))</w:t>
        </w:r>
      </w:ins>
      <w:ins w:author="Open-Xml-PowerTools" w:id="233" w:date="2000-01-01T00:00:00Z">
        <w:r>
          <w:tab/>
        </w:r>
      </w:ins>
      <w:ins w:author="Open-Xml-PowerTools" w:id="234" w:date="2000-01-01T00:00:00Z">
        <w:r>
          <w:fldChar w:fldCharType="begin"/>
        </w:r>
      </w:ins>
      <w:ins w:author="Open-Xml-PowerTools" w:id="235" w:date="2000-01-01T00:00:00Z">
        <w:r>
          <w:instrText xml:space="preserve"> PAGEREF _Toc97638543 \h </w:instrText>
        </w:r>
      </w:ins>
      <w:ins w:author="Open-Xml-PowerTools" w:id="236" w:date="2000-01-01T00:00:00Z">
        <w:r>
          <w:fldChar w:fldCharType="separate"/>
        </w:r>
      </w:ins>
      <w:ins w:author="Open-Xml-PowerTools" w:id="237" w:date="2000-01-01T00:00:00Z">
        <w:r>
          <w:t>18</w:t>
        </w:r>
      </w:ins>
      <w:ins w:author="Open-Xml-PowerTools" w:id="238" w:date="2000-01-01T00:00:00Z">
        <w:r>
          <w:fldChar w:fldCharType="end"/>
        </w:r>
      </w:ins>
    </w:p>
    <w:p>
      <w:pPr>
        <w:pStyle w:val="TOC8"/>
        <w:rPr>
          <w:ins w:author="Open-Xml-PowerTools" w:id="248" w:date="2000-01-01T00:00:00Z"/>
          <w:rFonts w:asciiTheme="minorHAnsi" w:eastAsiaTheme="minorEastAsia" w:hAnsiTheme="minorHAnsi" w:cstheme="minorBidi"/>
          <w:szCs w:val="22"/>
        </w:rPr>
      </w:pPr>
      <w:ins w:author="Open-Xml-PowerTools" w:id="240" w:date="2000-01-01T00:00:00Z">
        <w:r>
          <w:t>18A.</w:t>
        </w:r>
      </w:ins>
      <w:ins w:author="Open-Xml-PowerTools" w:id="241" w:date="2000-01-01T00:00:00Z">
        <w:r>
          <w:tab/>
          <w:t>Certificate of design compliance — contents (s. 19(5))</w:t>
        </w:r>
      </w:ins>
      <w:ins w:author="Open-Xml-PowerTools" w:id="242" w:date="2000-01-01T00:00:00Z">
        <w:r>
          <w:tab/>
        </w:r>
      </w:ins>
      <w:ins w:author="Open-Xml-PowerTools" w:id="243" w:date="2000-01-01T00:00:00Z">
        <w:r>
          <w:fldChar w:fldCharType="begin"/>
        </w:r>
      </w:ins>
      <w:ins w:author="Open-Xml-PowerTools" w:id="244" w:date="2000-01-01T00:00:00Z">
        <w:r>
          <w:instrText xml:space="preserve"> PAGEREF _Toc97638544 \h </w:instrText>
        </w:r>
      </w:ins>
      <w:ins w:author="Open-Xml-PowerTools" w:id="245" w:date="2000-01-01T00:00:00Z">
        <w:r>
          <w:fldChar w:fldCharType="separate"/>
        </w:r>
      </w:ins>
      <w:ins w:author="Open-Xml-PowerTools" w:id="246" w:date="2000-01-01T00:00:00Z">
        <w:r>
          <w:t>18</w:t>
        </w:r>
      </w:ins>
      <w:ins w:author="Open-Xml-PowerTools" w:id="247" w:date="2000-01-01T00:00:00Z">
        <w:r>
          <w:fldChar w:fldCharType="end"/>
        </w:r>
      </w:ins>
    </w:p>
    <w:p>
      <w:pPr>
        <w:pStyle w:val="TOC8"/>
        <w:rPr>
          <w:ins w:author="Open-Xml-PowerTools" w:id="257" w:date="2000-01-01T00:00:00Z"/>
          <w:rFonts w:asciiTheme="minorHAnsi" w:eastAsiaTheme="minorEastAsia" w:hAnsiTheme="minorHAnsi" w:cstheme="minorBidi"/>
          <w:szCs w:val="22"/>
        </w:rPr>
      </w:pPr>
      <w:ins w:author="Open-Xml-PowerTools" w:id="249" w:date="2000-01-01T00:00:00Z">
        <w:r>
          <w:t>18B.</w:t>
        </w:r>
      </w:ins>
      <w:ins w:author="Open-Xml-PowerTools" w:id="250" w:date="2000-01-01T00:00:00Z">
        <w:r>
          <w:tab/>
          <w:t>Certificate of design compliance — preliminary action (s. 19(6))</w:t>
        </w:r>
      </w:ins>
      <w:ins w:author="Open-Xml-PowerTools" w:id="251" w:date="2000-01-01T00:00:00Z">
        <w:r>
          <w:tab/>
        </w:r>
      </w:ins>
      <w:ins w:author="Open-Xml-PowerTools" w:id="252" w:date="2000-01-01T00:00:00Z">
        <w:r>
          <w:fldChar w:fldCharType="begin"/>
        </w:r>
      </w:ins>
      <w:ins w:author="Open-Xml-PowerTools" w:id="253" w:date="2000-01-01T00:00:00Z">
        <w:r>
          <w:instrText xml:space="preserve"> PAGEREF _Toc97638545 \h </w:instrText>
        </w:r>
      </w:ins>
      <w:ins w:author="Open-Xml-PowerTools" w:id="254" w:date="2000-01-01T00:00:00Z">
        <w:r>
          <w:fldChar w:fldCharType="separate"/>
        </w:r>
      </w:ins>
      <w:ins w:author="Open-Xml-PowerTools" w:id="255" w:date="2000-01-01T00:00:00Z">
        <w:r>
          <w:t>20</w:t>
        </w:r>
      </w:ins>
      <w:ins w:author="Open-Xml-PowerTools" w:id="256" w:date="2000-01-01T00:00:00Z">
        <w:r>
          <w:fldChar w:fldCharType="end"/>
        </w:r>
      </w:ins>
    </w:p>
    <w:p>
      <w:pPr>
        <w:pStyle w:val="TOC8"/>
        <w:rPr>
          <w:ins w:author="Open-Xml-PowerTools" w:id="266" w:date="2000-01-01T00:00:00Z"/>
          <w:rFonts w:asciiTheme="minorHAnsi" w:eastAsiaTheme="minorEastAsia" w:hAnsiTheme="minorHAnsi" w:cstheme="minorBidi"/>
          <w:szCs w:val="22"/>
        </w:rPr>
      </w:pPr>
      <w:ins w:author="Open-Xml-PowerTools" w:id="258" w:date="2000-01-01T00:00:00Z">
        <w:r>
          <w:t>18C.</w:t>
        </w:r>
      </w:ins>
      <w:ins w:author="Open-Xml-PowerTools" w:id="259" w:date="2000-01-01T00:00:00Z">
        <w:r>
          <w:tab/>
          <w:t>Certificate of design compliance — things to accompany (s. 149)</w:t>
        </w:r>
      </w:ins>
      <w:ins w:author="Open-Xml-PowerTools" w:id="260" w:date="2000-01-01T00:00:00Z">
        <w:r>
          <w:tab/>
        </w:r>
      </w:ins>
      <w:ins w:author="Open-Xml-PowerTools" w:id="261" w:date="2000-01-01T00:00:00Z">
        <w:r>
          <w:fldChar w:fldCharType="begin"/>
        </w:r>
      </w:ins>
      <w:ins w:author="Open-Xml-PowerTools" w:id="262" w:date="2000-01-01T00:00:00Z">
        <w:r>
          <w:instrText xml:space="preserve"> PAGEREF _Toc97638546 \h </w:instrText>
        </w:r>
      </w:ins>
      <w:ins w:author="Open-Xml-PowerTools" w:id="263" w:date="2000-01-01T00:00:00Z">
        <w:r>
          <w:fldChar w:fldCharType="separate"/>
        </w:r>
      </w:ins>
      <w:ins w:author="Open-Xml-PowerTools" w:id="264" w:date="2000-01-01T00:00:00Z">
        <w:r>
          <w:t>21</w:t>
        </w:r>
      </w:ins>
      <w:ins w:author="Open-Xml-PowerTools" w:id="265" w:date="2000-01-01T00:00:00Z">
        <w:r>
          <w:fldChar w:fldCharType="end"/>
        </w:r>
      </w:ins>
    </w:p>
    <w:p>
      <w:pPr>
        <w:pStyle w:val="TOC8"/>
        <w:rPr>
          <w:ins w:author="Open-Xml-PowerTools" w:id="275" w:date="2000-01-01T00:00:00Z"/>
          <w:rFonts w:asciiTheme="minorHAnsi" w:eastAsiaTheme="minorEastAsia" w:hAnsiTheme="minorHAnsi" w:cstheme="minorBidi"/>
          <w:szCs w:val="22"/>
        </w:rPr>
      </w:pPr>
      <w:ins w:author="Open-Xml-PowerTools" w:id="267" w:date="2000-01-01T00:00:00Z">
        <w:r>
          <w:t>18.</w:t>
        </w:r>
      </w:ins>
      <w:ins w:author="Open-Xml-PowerTools" w:id="268" w:date="2000-01-01T00:00:00Z">
        <w:r>
          <w:tab/>
          <w:t>Grant of building permit (s. 20)</w:t>
        </w:r>
      </w:ins>
      <w:ins w:author="Open-Xml-PowerTools" w:id="269" w:date="2000-01-01T00:00:00Z">
        <w:r>
          <w:tab/>
        </w:r>
      </w:ins>
      <w:ins w:author="Open-Xml-PowerTools" w:id="270" w:date="2000-01-01T00:00:00Z">
        <w:r>
          <w:fldChar w:fldCharType="begin"/>
        </w:r>
      </w:ins>
      <w:ins w:author="Open-Xml-PowerTools" w:id="271" w:date="2000-01-01T00:00:00Z">
        <w:r>
          <w:instrText xml:space="preserve"> PAGEREF _Toc97638547 \h </w:instrText>
        </w:r>
      </w:ins>
      <w:ins w:author="Open-Xml-PowerTools" w:id="272" w:date="2000-01-01T00:00:00Z">
        <w:r>
          <w:fldChar w:fldCharType="separate"/>
        </w:r>
      </w:ins>
      <w:ins w:author="Open-Xml-PowerTools" w:id="273" w:date="2000-01-01T00:00:00Z">
        <w:r>
          <w:t>22</w:t>
        </w:r>
      </w:ins>
      <w:ins w:author="Open-Xml-PowerTools" w:id="274" w:date="2000-01-01T00:00:00Z">
        <w:r>
          <w:fldChar w:fldCharType="end"/>
        </w:r>
      </w:ins>
    </w:p>
    <w:p>
      <w:pPr>
        <w:pStyle w:val="TOC8"/>
        <w:rPr>
          <w:ins w:author="Open-Xml-PowerTools" w:id="284" w:date="2000-01-01T00:00:00Z"/>
          <w:rFonts w:asciiTheme="minorHAnsi" w:eastAsiaTheme="minorEastAsia" w:hAnsiTheme="minorHAnsi" w:cstheme="minorBidi"/>
          <w:szCs w:val="22"/>
        </w:rPr>
      </w:pPr>
      <w:ins w:author="Open-Xml-PowerTools" w:id="276" w:date="2000-01-01T00:00:00Z">
        <w:r>
          <w:t>19.</w:t>
        </w:r>
      </w:ins>
      <w:ins w:author="Open-Xml-PowerTools" w:id="277" w:date="2000-01-01T00:00:00Z">
        <w:r>
          <w:tab/>
          <w:t>Grant of demolition permit (s. 21)</w:t>
        </w:r>
      </w:ins>
      <w:ins w:author="Open-Xml-PowerTools" w:id="278" w:date="2000-01-01T00:00:00Z">
        <w:r>
          <w:tab/>
        </w:r>
      </w:ins>
      <w:ins w:author="Open-Xml-PowerTools" w:id="279" w:date="2000-01-01T00:00:00Z">
        <w:r>
          <w:fldChar w:fldCharType="begin"/>
        </w:r>
      </w:ins>
      <w:ins w:author="Open-Xml-PowerTools" w:id="280" w:date="2000-01-01T00:00:00Z">
        <w:r>
          <w:instrText xml:space="preserve"> PAGEREF _Toc97638548 \h </w:instrText>
        </w:r>
      </w:ins>
      <w:ins w:author="Open-Xml-PowerTools" w:id="281" w:date="2000-01-01T00:00:00Z">
        <w:r>
          <w:fldChar w:fldCharType="separate"/>
        </w:r>
      </w:ins>
      <w:ins w:author="Open-Xml-PowerTools" w:id="282" w:date="2000-01-01T00:00:00Z">
        <w:r>
          <w:t>23</w:t>
        </w:r>
      </w:ins>
      <w:ins w:author="Open-Xml-PowerTools" w:id="283" w:date="2000-01-01T00:00:00Z">
        <w:r>
          <w:fldChar w:fldCharType="end"/>
        </w:r>
      </w:ins>
    </w:p>
    <w:p>
      <w:pPr>
        <w:pStyle w:val="TOC8"/>
        <w:rPr>
          <w:ins w:author="Open-Xml-PowerTools" w:id="293" w:date="2000-01-01T00:00:00Z"/>
          <w:rFonts w:asciiTheme="minorHAnsi" w:eastAsiaTheme="minorEastAsia" w:hAnsiTheme="minorHAnsi" w:cstheme="minorBidi"/>
          <w:szCs w:val="22"/>
        </w:rPr>
      </w:pPr>
      <w:ins w:author="Open-Xml-PowerTools" w:id="285" w:date="2000-01-01T00:00:00Z">
        <w:r>
          <w:t>20.</w:t>
        </w:r>
      </w:ins>
      <w:ins w:author="Open-Xml-PowerTools" w:id="286" w:date="2000-01-01T00:00:00Z">
        <w:r>
          <w:tab/>
          <w:t>Time for deciding application for building or demolition permit (s. 23)</w:t>
        </w:r>
      </w:ins>
      <w:ins w:author="Open-Xml-PowerTools" w:id="287" w:date="2000-01-01T00:00:00Z">
        <w:r>
          <w:tab/>
        </w:r>
      </w:ins>
      <w:ins w:author="Open-Xml-PowerTools" w:id="288" w:date="2000-01-01T00:00:00Z">
        <w:r>
          <w:fldChar w:fldCharType="begin"/>
        </w:r>
      </w:ins>
      <w:ins w:author="Open-Xml-PowerTools" w:id="289" w:date="2000-01-01T00:00:00Z">
        <w:r>
          <w:instrText xml:space="preserve"> PAGEREF _Toc97638549 \h </w:instrText>
        </w:r>
      </w:ins>
      <w:ins w:author="Open-Xml-PowerTools" w:id="290" w:date="2000-01-01T00:00:00Z">
        <w:r>
          <w:fldChar w:fldCharType="separate"/>
        </w:r>
      </w:ins>
      <w:ins w:author="Open-Xml-PowerTools" w:id="291" w:date="2000-01-01T00:00:00Z">
        <w:r>
          <w:t>24</w:t>
        </w:r>
      </w:ins>
      <w:ins w:author="Open-Xml-PowerTools" w:id="292" w:date="2000-01-01T00:00:00Z">
        <w:r>
          <w:fldChar w:fldCharType="end"/>
        </w:r>
      </w:ins>
    </w:p>
    <w:p>
      <w:pPr>
        <w:pStyle w:val="TOC8"/>
        <w:rPr>
          <w:ins w:author="Open-Xml-PowerTools" w:id="302" w:date="2000-01-01T00:00:00Z"/>
          <w:rFonts w:asciiTheme="minorHAnsi" w:eastAsiaTheme="minorEastAsia" w:hAnsiTheme="minorHAnsi" w:cstheme="minorBidi"/>
          <w:szCs w:val="22"/>
        </w:rPr>
      </w:pPr>
      <w:ins w:author="Open-Xml-PowerTools" w:id="294" w:date="2000-01-01T00:00:00Z">
        <w:r>
          <w:t>21.</w:t>
        </w:r>
      </w:ins>
      <w:ins w:author="Open-Xml-PowerTools" w:id="295" w:date="2000-01-01T00:00:00Z">
        <w:r>
          <w:tab/>
          <w:t>Form and content of building permit (s. 25)</w:t>
        </w:r>
      </w:ins>
      <w:ins w:author="Open-Xml-PowerTools" w:id="296" w:date="2000-01-01T00:00:00Z">
        <w:r>
          <w:tab/>
        </w:r>
      </w:ins>
      <w:ins w:author="Open-Xml-PowerTools" w:id="297" w:date="2000-01-01T00:00:00Z">
        <w:r>
          <w:fldChar w:fldCharType="begin"/>
        </w:r>
      </w:ins>
      <w:ins w:author="Open-Xml-PowerTools" w:id="298" w:date="2000-01-01T00:00:00Z">
        <w:r>
          <w:instrText xml:space="preserve"> PAGEREF _Toc97638550 \h </w:instrText>
        </w:r>
      </w:ins>
      <w:ins w:author="Open-Xml-PowerTools" w:id="299" w:date="2000-01-01T00:00:00Z">
        <w:r>
          <w:fldChar w:fldCharType="separate"/>
        </w:r>
      </w:ins>
      <w:ins w:author="Open-Xml-PowerTools" w:id="300" w:date="2000-01-01T00:00:00Z">
        <w:r>
          <w:t>25</w:t>
        </w:r>
      </w:ins>
      <w:ins w:author="Open-Xml-PowerTools" w:id="301" w:date="2000-01-01T00:00:00Z">
        <w:r>
          <w:fldChar w:fldCharType="end"/>
        </w:r>
      </w:ins>
    </w:p>
    <w:p>
      <w:pPr>
        <w:pStyle w:val="TOC8"/>
        <w:rPr>
          <w:ins w:author="Open-Xml-PowerTools" w:id="311" w:date="2000-01-01T00:00:00Z"/>
          <w:rFonts w:asciiTheme="minorHAnsi" w:eastAsiaTheme="minorEastAsia" w:hAnsiTheme="minorHAnsi" w:cstheme="minorBidi"/>
          <w:szCs w:val="22"/>
        </w:rPr>
      </w:pPr>
      <w:ins w:author="Open-Xml-PowerTools" w:id="303" w:date="2000-01-01T00:00:00Z">
        <w:r>
          <w:t>22.</w:t>
        </w:r>
      </w:ins>
      <w:ins w:author="Open-Xml-PowerTools" w:id="304" w:date="2000-01-01T00:00:00Z">
        <w:r>
          <w:tab/>
          <w:t>Form and content of demolition permit (s. 25)</w:t>
        </w:r>
      </w:ins>
      <w:ins w:author="Open-Xml-PowerTools" w:id="305" w:date="2000-01-01T00:00:00Z">
        <w:r>
          <w:tab/>
        </w:r>
      </w:ins>
      <w:ins w:author="Open-Xml-PowerTools" w:id="306" w:date="2000-01-01T00:00:00Z">
        <w:r>
          <w:fldChar w:fldCharType="begin"/>
        </w:r>
      </w:ins>
      <w:ins w:author="Open-Xml-PowerTools" w:id="307" w:date="2000-01-01T00:00:00Z">
        <w:r>
          <w:instrText xml:space="preserve"> PAGEREF _Toc97638551 \h </w:instrText>
        </w:r>
      </w:ins>
      <w:ins w:author="Open-Xml-PowerTools" w:id="308" w:date="2000-01-01T00:00:00Z">
        <w:r>
          <w:fldChar w:fldCharType="separate"/>
        </w:r>
      </w:ins>
      <w:ins w:author="Open-Xml-PowerTools" w:id="309" w:date="2000-01-01T00:00:00Z">
        <w:r>
          <w:t>25</w:t>
        </w:r>
      </w:ins>
      <w:ins w:author="Open-Xml-PowerTools" w:id="310" w:date="2000-01-01T00:00:00Z">
        <w:r>
          <w:fldChar w:fldCharType="end"/>
        </w:r>
      </w:ins>
    </w:p>
    <w:p>
      <w:pPr>
        <w:pStyle w:val="TOC8"/>
        <w:rPr>
          <w:ins w:author="Open-Xml-PowerTools" w:id="320" w:date="2000-01-01T00:00:00Z"/>
          <w:rFonts w:asciiTheme="minorHAnsi" w:eastAsiaTheme="minorEastAsia" w:hAnsiTheme="minorHAnsi" w:cstheme="minorBidi"/>
          <w:szCs w:val="22"/>
        </w:rPr>
      </w:pPr>
      <w:ins w:author="Open-Xml-PowerTools" w:id="312" w:date="2000-01-01T00:00:00Z">
        <w:r>
          <w:t>23.</w:t>
        </w:r>
      </w:ins>
      <w:ins w:author="Open-Xml-PowerTools" w:id="313" w:date="2000-01-01T00:00:00Z">
        <w:r>
          <w:tab/>
          <w:t>Application to extend time during which permit has effect (s. 32)</w:t>
        </w:r>
      </w:ins>
      <w:ins w:author="Open-Xml-PowerTools" w:id="314" w:date="2000-01-01T00:00:00Z">
        <w:r>
          <w:tab/>
        </w:r>
      </w:ins>
      <w:ins w:author="Open-Xml-PowerTools" w:id="315" w:date="2000-01-01T00:00:00Z">
        <w:r>
          <w:fldChar w:fldCharType="begin"/>
        </w:r>
      </w:ins>
      <w:ins w:author="Open-Xml-PowerTools" w:id="316" w:date="2000-01-01T00:00:00Z">
        <w:r>
          <w:instrText xml:space="preserve"> PAGEREF _Toc97638552 \h </w:instrText>
        </w:r>
      </w:ins>
      <w:ins w:author="Open-Xml-PowerTools" w:id="317" w:date="2000-01-01T00:00:00Z">
        <w:r>
          <w:fldChar w:fldCharType="separate"/>
        </w:r>
      </w:ins>
      <w:ins w:author="Open-Xml-PowerTools" w:id="318" w:date="2000-01-01T00:00:00Z">
        <w:r>
          <w:t>26</w:t>
        </w:r>
      </w:ins>
      <w:ins w:author="Open-Xml-PowerTools" w:id="319" w:date="2000-01-01T00:00:00Z">
        <w:r>
          <w:fldChar w:fldCharType="end"/>
        </w:r>
      </w:ins>
    </w:p>
    <w:p>
      <w:pPr>
        <w:pStyle w:val="TOC8"/>
        <w:rPr>
          <w:ins w:author="Open-Xml-PowerTools" w:id="329" w:date="2000-01-01T00:00:00Z"/>
          <w:rFonts w:asciiTheme="minorHAnsi" w:eastAsiaTheme="minorEastAsia" w:hAnsiTheme="minorHAnsi" w:cstheme="minorBidi"/>
          <w:szCs w:val="22"/>
        </w:rPr>
      </w:pPr>
      <w:ins w:author="Open-Xml-PowerTools" w:id="321" w:date="2000-01-01T00:00:00Z">
        <w:r>
          <w:t>24.</w:t>
        </w:r>
      </w:ins>
      <w:ins w:author="Open-Xml-PowerTools" w:id="322" w:date="2000-01-01T00:00:00Z">
        <w:r>
          <w:tab/>
          <w:t>Extension of time during which permit has effect (s. 32(3))</w:t>
        </w:r>
      </w:ins>
      <w:ins w:author="Open-Xml-PowerTools" w:id="323" w:date="2000-01-01T00:00:00Z">
        <w:r>
          <w:tab/>
        </w:r>
      </w:ins>
      <w:ins w:author="Open-Xml-PowerTools" w:id="324" w:date="2000-01-01T00:00:00Z">
        <w:r>
          <w:fldChar w:fldCharType="begin"/>
        </w:r>
      </w:ins>
      <w:ins w:author="Open-Xml-PowerTools" w:id="325" w:date="2000-01-01T00:00:00Z">
        <w:r>
          <w:instrText xml:space="preserve"> PAGEREF _Toc97638553 \h </w:instrText>
        </w:r>
      </w:ins>
      <w:ins w:author="Open-Xml-PowerTools" w:id="326" w:date="2000-01-01T00:00:00Z">
        <w:r>
          <w:fldChar w:fldCharType="separate"/>
        </w:r>
      </w:ins>
      <w:ins w:author="Open-Xml-PowerTools" w:id="327" w:date="2000-01-01T00:00:00Z">
        <w:r>
          <w:t>27</w:t>
        </w:r>
      </w:ins>
      <w:ins w:author="Open-Xml-PowerTools" w:id="328" w:date="2000-01-01T00:00:00Z">
        <w:r>
          <w:fldChar w:fldCharType="end"/>
        </w:r>
      </w:ins>
    </w:p>
    <w:p>
      <w:pPr>
        <w:pStyle w:val="TOC8"/>
        <w:rPr>
          <w:ins w:author="Open-Xml-PowerTools" w:id="338" w:date="2000-01-01T00:00:00Z"/>
          <w:rFonts w:asciiTheme="minorHAnsi" w:eastAsiaTheme="minorEastAsia" w:hAnsiTheme="minorHAnsi" w:cstheme="minorBidi"/>
          <w:szCs w:val="22"/>
        </w:rPr>
      </w:pPr>
      <w:ins w:author="Open-Xml-PowerTools" w:id="330" w:date="2000-01-01T00:00:00Z">
        <w:r>
          <w:t>25.</w:t>
        </w:r>
      </w:ins>
      <w:ins w:author="Open-Xml-PowerTools" w:id="331" w:date="2000-01-01T00:00:00Z">
        <w:r>
          <w:tab/>
          <w:t>Review of decision to refuse to extend time during which permit has effect (s. 32(3))</w:t>
        </w:r>
      </w:ins>
      <w:ins w:author="Open-Xml-PowerTools" w:id="332" w:date="2000-01-01T00:00:00Z">
        <w:r>
          <w:tab/>
        </w:r>
      </w:ins>
      <w:ins w:author="Open-Xml-PowerTools" w:id="333" w:date="2000-01-01T00:00:00Z">
        <w:r>
          <w:fldChar w:fldCharType="begin"/>
        </w:r>
      </w:ins>
      <w:ins w:author="Open-Xml-PowerTools" w:id="334" w:date="2000-01-01T00:00:00Z">
        <w:r>
          <w:instrText xml:space="preserve"> PAGEREF _Toc97638554 \h </w:instrText>
        </w:r>
      </w:ins>
      <w:ins w:author="Open-Xml-PowerTools" w:id="335" w:date="2000-01-01T00:00:00Z">
        <w:r>
          <w:fldChar w:fldCharType="separate"/>
        </w:r>
      </w:ins>
      <w:ins w:author="Open-Xml-PowerTools" w:id="336" w:date="2000-01-01T00:00:00Z">
        <w:r>
          <w:t>27</w:t>
        </w:r>
      </w:ins>
      <w:ins w:author="Open-Xml-PowerTools" w:id="337" w:date="2000-01-01T00:00:00Z">
        <w:r>
          <w:fldChar w:fldCharType="end"/>
        </w:r>
      </w:ins>
    </w:p>
    <w:p>
      <w:pPr>
        <w:pStyle w:val="TOC8"/>
        <w:rPr>
          <w:ins w:author="Open-Xml-PowerTools" w:id="347" w:date="2000-01-01T00:00:00Z"/>
          <w:rFonts w:asciiTheme="minorHAnsi" w:eastAsiaTheme="minorEastAsia" w:hAnsiTheme="minorHAnsi" w:cstheme="minorBidi"/>
          <w:szCs w:val="22"/>
        </w:rPr>
      </w:pPr>
      <w:ins w:author="Open-Xml-PowerTools" w:id="339" w:date="2000-01-01T00:00:00Z">
        <w:r>
          <w:t>26.</w:t>
        </w:r>
      </w:ins>
      <w:ins w:author="Open-Xml-PowerTools" w:id="340" w:date="2000-01-01T00:00:00Z">
        <w:r>
          <w:tab/>
          <w:t>Approval of new responsible person (s. 35(c))</w:t>
        </w:r>
      </w:ins>
      <w:ins w:author="Open-Xml-PowerTools" w:id="341" w:date="2000-01-01T00:00:00Z">
        <w:r>
          <w:tab/>
        </w:r>
      </w:ins>
      <w:ins w:author="Open-Xml-PowerTools" w:id="342" w:date="2000-01-01T00:00:00Z">
        <w:r>
          <w:fldChar w:fldCharType="begin"/>
        </w:r>
      </w:ins>
      <w:ins w:author="Open-Xml-PowerTools" w:id="343" w:date="2000-01-01T00:00:00Z">
        <w:r>
          <w:instrText xml:space="preserve"> PAGEREF _Toc97638555 \h </w:instrText>
        </w:r>
      </w:ins>
      <w:ins w:author="Open-Xml-PowerTools" w:id="344" w:date="2000-01-01T00:00:00Z">
        <w:r>
          <w:fldChar w:fldCharType="separate"/>
        </w:r>
      </w:ins>
      <w:ins w:author="Open-Xml-PowerTools" w:id="345" w:date="2000-01-01T00:00:00Z">
        <w:r>
          <w:t>28</w:t>
        </w:r>
      </w:ins>
      <w:ins w:author="Open-Xml-PowerTools" w:id="346" w:date="2000-01-01T00:00:00Z">
        <w:r>
          <w:fldChar w:fldCharType="end"/>
        </w:r>
      </w:ins>
    </w:p>
    <w:p>
      <w:pPr>
        <w:pStyle w:val="TOC8"/>
        <w:rPr>
          <w:ins w:author="Open-Xml-PowerTools" w:id="356" w:date="2000-01-01T00:00:00Z"/>
          <w:rFonts w:asciiTheme="minorHAnsi" w:eastAsiaTheme="minorEastAsia" w:hAnsiTheme="minorHAnsi" w:cstheme="minorBidi"/>
          <w:szCs w:val="22"/>
        </w:rPr>
      </w:pPr>
      <w:ins w:author="Open-Xml-PowerTools" w:id="348" w:date="2000-01-01T00:00:00Z">
        <w:r>
          <w:t>27.</w:t>
        </w:r>
      </w:ins>
      <w:ins w:author="Open-Xml-PowerTools" w:id="349" w:date="2000-01-01T00:00:00Z">
        <w:r>
          <w:tab/>
          <w:t>Required inspection and tests: Class 2 to Class 9 buildings (s. 36(2)(a))</w:t>
        </w:r>
      </w:ins>
      <w:ins w:author="Open-Xml-PowerTools" w:id="350" w:date="2000-01-01T00:00:00Z">
        <w:r>
          <w:tab/>
        </w:r>
      </w:ins>
      <w:ins w:author="Open-Xml-PowerTools" w:id="351" w:date="2000-01-01T00:00:00Z">
        <w:r>
          <w:fldChar w:fldCharType="begin"/>
        </w:r>
      </w:ins>
      <w:ins w:author="Open-Xml-PowerTools" w:id="352" w:date="2000-01-01T00:00:00Z">
        <w:r>
          <w:instrText xml:space="preserve"> PAGEREF _Toc97638556 \h </w:instrText>
        </w:r>
      </w:ins>
      <w:ins w:author="Open-Xml-PowerTools" w:id="353" w:date="2000-01-01T00:00:00Z">
        <w:r>
          <w:fldChar w:fldCharType="separate"/>
        </w:r>
      </w:ins>
      <w:ins w:author="Open-Xml-PowerTools" w:id="354" w:date="2000-01-01T00:00:00Z">
        <w:r>
          <w:t>29</w:t>
        </w:r>
      </w:ins>
      <w:ins w:author="Open-Xml-PowerTools" w:id="355" w:date="2000-01-01T00:00:00Z">
        <w:r>
          <w:fldChar w:fldCharType="end"/>
        </w:r>
      </w:ins>
    </w:p>
    <w:p>
      <w:pPr>
        <w:pStyle w:val="TOC8"/>
        <w:rPr>
          <w:ins w:author="Open-Xml-PowerTools" w:id="365" w:date="2000-01-01T00:00:00Z"/>
          <w:rFonts w:asciiTheme="minorHAnsi" w:eastAsiaTheme="minorEastAsia" w:hAnsiTheme="minorHAnsi" w:cstheme="minorBidi"/>
          <w:szCs w:val="22"/>
        </w:rPr>
      </w:pPr>
      <w:ins w:author="Open-Xml-PowerTools" w:id="357" w:date="2000-01-01T00:00:00Z">
        <w:r>
          <w:t>28.</w:t>
        </w:r>
      </w:ins>
      <w:ins w:author="Open-Xml-PowerTools" w:id="358" w:date="2000-01-01T00:00:00Z">
        <w:r>
          <w:tab/>
          <w:t>Required inspection: barrier to private swimming pool (s. 36(2)(a))</w:t>
        </w:r>
      </w:ins>
      <w:ins w:author="Open-Xml-PowerTools" w:id="359" w:date="2000-01-01T00:00:00Z">
        <w:r>
          <w:tab/>
        </w:r>
      </w:ins>
      <w:ins w:author="Open-Xml-PowerTools" w:id="360" w:date="2000-01-01T00:00:00Z">
        <w:r>
          <w:fldChar w:fldCharType="begin"/>
        </w:r>
      </w:ins>
      <w:ins w:author="Open-Xml-PowerTools" w:id="361" w:date="2000-01-01T00:00:00Z">
        <w:r>
          <w:instrText xml:space="preserve"> PAGEREF _Toc97638557 \h </w:instrText>
        </w:r>
      </w:ins>
      <w:ins w:author="Open-Xml-PowerTools" w:id="362" w:date="2000-01-01T00:00:00Z">
        <w:r>
          <w:fldChar w:fldCharType="separate"/>
        </w:r>
      </w:ins>
      <w:ins w:author="Open-Xml-PowerTools" w:id="363" w:date="2000-01-01T00:00:00Z">
        <w:r>
          <w:t>29</w:t>
        </w:r>
      </w:ins>
      <w:ins w:author="Open-Xml-PowerTools" w:id="364" w:date="2000-01-01T00:00:00Z">
        <w:r>
          <w:fldChar w:fldCharType="end"/>
        </w:r>
      </w:ins>
    </w:p>
    <w:p>
      <w:pPr>
        <w:pStyle w:val="TOC8"/>
        <w:rPr>
          <w:ins w:author="Open-Xml-PowerTools" w:id="374" w:date="2000-01-01T00:00:00Z"/>
          <w:rFonts w:asciiTheme="minorHAnsi" w:eastAsiaTheme="minorEastAsia" w:hAnsiTheme="minorHAnsi" w:cstheme="minorBidi"/>
          <w:szCs w:val="22"/>
        </w:rPr>
      </w:pPr>
      <w:ins w:author="Open-Xml-PowerTools" w:id="366" w:date="2000-01-01T00:00:00Z">
        <w:r>
          <w:t>29.</w:t>
        </w:r>
      </w:ins>
      <w:ins w:author="Open-Xml-PowerTools" w:id="367" w:date="2000-01-01T00:00:00Z">
        <w:r>
          <w:tab/>
          <w:t>Inspection certificates (s. 36(2)(h) and (j))</w:t>
        </w:r>
      </w:ins>
      <w:ins w:author="Open-Xml-PowerTools" w:id="368" w:date="2000-01-01T00:00:00Z">
        <w:r>
          <w:tab/>
        </w:r>
      </w:ins>
      <w:ins w:author="Open-Xml-PowerTools" w:id="369" w:date="2000-01-01T00:00:00Z">
        <w:r>
          <w:fldChar w:fldCharType="begin"/>
        </w:r>
      </w:ins>
      <w:ins w:author="Open-Xml-PowerTools" w:id="370" w:date="2000-01-01T00:00:00Z">
        <w:r>
          <w:instrText xml:space="preserve"> PAGEREF _Toc97638558 \h </w:instrText>
        </w:r>
      </w:ins>
      <w:ins w:author="Open-Xml-PowerTools" w:id="371" w:date="2000-01-01T00:00:00Z">
        <w:r>
          <w:fldChar w:fldCharType="separate"/>
        </w:r>
      </w:ins>
      <w:ins w:author="Open-Xml-PowerTools" w:id="372" w:date="2000-01-01T00:00:00Z">
        <w:r>
          <w:t>29</w:t>
        </w:r>
      </w:ins>
      <w:ins w:author="Open-Xml-PowerTools" w:id="373" w:date="2000-01-01T00:00:00Z">
        <w:r>
          <w:fldChar w:fldCharType="end"/>
        </w:r>
      </w:ins>
    </w:p>
    <w:p>
      <w:pPr>
        <w:pStyle w:val="TOC8"/>
        <w:rPr>
          <w:ins w:author="Open-Xml-PowerTools" w:id="383" w:date="2000-01-01T00:00:00Z"/>
          <w:rFonts w:asciiTheme="minorHAnsi" w:eastAsiaTheme="minorEastAsia" w:hAnsiTheme="minorHAnsi" w:cstheme="minorBidi"/>
          <w:szCs w:val="22"/>
        </w:rPr>
      </w:pPr>
      <w:ins w:author="Open-Xml-PowerTools" w:id="375" w:date="2000-01-01T00:00:00Z">
        <w:r>
          <w:t>30.</w:t>
        </w:r>
      </w:ins>
      <w:ins w:author="Open-Xml-PowerTools" w:id="376" w:date="2000-01-01T00:00:00Z">
        <w:r>
          <w:tab/>
          <w:t>Transitional provisions (s. 203)</w:t>
        </w:r>
      </w:ins>
      <w:ins w:author="Open-Xml-PowerTools" w:id="377" w:date="2000-01-01T00:00:00Z">
        <w:r>
          <w:tab/>
        </w:r>
      </w:ins>
      <w:ins w:author="Open-Xml-PowerTools" w:id="378" w:date="2000-01-01T00:00:00Z">
        <w:r>
          <w:fldChar w:fldCharType="begin"/>
        </w:r>
      </w:ins>
      <w:ins w:author="Open-Xml-PowerTools" w:id="379" w:date="2000-01-01T00:00:00Z">
        <w:r>
          <w:instrText xml:space="preserve"> PAGEREF _Toc97638559 \h </w:instrText>
        </w:r>
      </w:ins>
      <w:ins w:author="Open-Xml-PowerTools" w:id="380" w:date="2000-01-01T00:00:00Z">
        <w:r>
          <w:fldChar w:fldCharType="separate"/>
        </w:r>
      </w:ins>
      <w:ins w:author="Open-Xml-PowerTools" w:id="381" w:date="2000-01-01T00:00:00Z">
        <w:r>
          <w:t>30</w:t>
        </w:r>
      </w:ins>
      <w:ins w:author="Open-Xml-PowerTools" w:id="382" w:date="2000-01-01T00:00:00Z">
        <w:r>
          <w:fldChar w:fldCharType="end"/>
        </w:r>
      </w:ins>
    </w:p>
    <w:p>
      <w:pPr>
        <w:pStyle w:val="TOC2"/>
        <w:tabs>
          <w:tab w:val="right" w:leader="dot" w:pos="7077"/>
        </w:tabs>
        <w:rPr>
          <w:ins w:author="Open-Xml-PowerTools" w:id="385" w:date="2000-01-01T00:00:00Z"/>
          <w:rFonts w:asciiTheme="minorHAnsi" w:eastAsiaTheme="minorEastAsia" w:hAnsiTheme="minorHAnsi" w:cstheme="minorBidi"/>
          <w:b w:val="0"/>
          <w:sz w:val="22"/>
          <w:szCs w:val="22"/>
        </w:rPr>
      </w:pPr>
      <w:ins w:author="Open-Xml-PowerTools" w:id="384" w:date="2000-01-01T00:00:00Z">
        <w:r>
          <w:t>Part 4 — Building standards</w:t>
        </w:r>
      </w:ins>
    </w:p>
    <w:p>
      <w:pPr>
        <w:pStyle w:val="TOC4"/>
        <w:tabs>
          <w:tab w:val="right" w:leader="dot" w:pos="7077"/>
        </w:tabs>
        <w:rPr>
          <w:ins w:author="Open-Xml-PowerTools" w:id="387" w:date="2000-01-01T00:00:00Z"/>
          <w:rFonts w:asciiTheme="minorHAnsi" w:eastAsiaTheme="minorEastAsia" w:hAnsiTheme="minorHAnsi" w:cstheme="minorBidi"/>
          <w:b w:val="0"/>
          <w:szCs w:val="22"/>
        </w:rPr>
      </w:pPr>
      <w:ins w:author="Open-Xml-PowerTools" w:id="386" w:date="2000-01-01T00:00:00Z">
        <w:r>
          <w:t>Division 1 — Applicable building standards</w:t>
        </w:r>
      </w:ins>
    </w:p>
    <w:p>
      <w:pPr>
        <w:pStyle w:val="TOC6"/>
        <w:tabs>
          <w:tab w:val="right" w:leader="dot" w:pos="7077"/>
        </w:tabs>
        <w:rPr>
          <w:ins w:author="Open-Xml-PowerTools" w:id="389" w:date="2000-01-01T00:00:00Z"/>
          <w:rFonts w:asciiTheme="minorHAnsi" w:eastAsiaTheme="minorEastAsia" w:hAnsiTheme="minorHAnsi" w:cstheme="minorBidi"/>
          <w:b w:val="0"/>
          <w:sz w:val="22"/>
          <w:szCs w:val="22"/>
        </w:rPr>
      </w:pPr>
      <w:ins w:author="Open-Xml-PowerTools" w:id="388" w:date="2000-01-01T00:00:00Z">
        <w:r>
          <w:t>Subdivision 1 — Building standards in relation to construction</w:t>
        </w:r>
      </w:ins>
    </w:p>
    <w:p>
      <w:pPr>
        <w:pStyle w:val="TOC8"/>
        <w:rPr>
          <w:ins w:author="Open-Xml-PowerTools" w:id="398" w:date="2000-01-01T00:00:00Z"/>
          <w:rFonts w:asciiTheme="minorHAnsi" w:eastAsiaTheme="minorEastAsia" w:hAnsiTheme="minorHAnsi" w:cstheme="minorBidi"/>
          <w:szCs w:val="22"/>
        </w:rPr>
      </w:pPr>
      <w:ins w:author="Open-Xml-PowerTools" w:id="390" w:date="2000-01-01T00:00:00Z">
        <w:r>
          <w:t>31A.</w:t>
        </w:r>
      </w:ins>
      <w:ins w:author="Open-Xml-PowerTools" w:id="391" w:date="2000-01-01T00:00:00Z">
        <w:r>
          <w:tab/>
          <w:t>Applicable building standards generally (s. 3, 19(3) and 37(1))</w:t>
        </w:r>
      </w:ins>
      <w:ins w:author="Open-Xml-PowerTools" w:id="392" w:date="2000-01-01T00:00:00Z">
        <w:r>
          <w:tab/>
        </w:r>
      </w:ins>
      <w:ins w:author="Open-Xml-PowerTools" w:id="393" w:date="2000-01-01T00:00:00Z">
        <w:r>
          <w:fldChar w:fldCharType="begin"/>
        </w:r>
      </w:ins>
      <w:ins w:author="Open-Xml-PowerTools" w:id="394" w:date="2000-01-01T00:00:00Z">
        <w:r>
          <w:instrText xml:space="preserve"> PAGEREF _Toc97638563 \h </w:instrText>
        </w:r>
      </w:ins>
      <w:ins w:author="Open-Xml-PowerTools" w:id="395" w:date="2000-01-01T00:00:00Z">
        <w:r>
          <w:fldChar w:fldCharType="separate"/>
        </w:r>
      </w:ins>
      <w:ins w:author="Open-Xml-PowerTools" w:id="396" w:date="2000-01-01T00:00:00Z">
        <w:r>
          <w:t>31</w:t>
        </w:r>
      </w:ins>
      <w:ins w:author="Open-Xml-PowerTools" w:id="397" w:date="2000-01-01T00:00:00Z">
        <w:r>
          <w:fldChar w:fldCharType="end"/>
        </w:r>
      </w:ins>
    </w:p>
    <w:p>
      <w:pPr>
        <w:pStyle w:val="TOC8"/>
        <w:rPr>
          <w:ins w:author="Open-Xml-PowerTools" w:id="407" w:date="2000-01-01T00:00:00Z"/>
          <w:rFonts w:asciiTheme="minorHAnsi" w:eastAsiaTheme="minorEastAsia" w:hAnsiTheme="minorHAnsi" w:cstheme="minorBidi"/>
          <w:szCs w:val="22"/>
        </w:rPr>
      </w:pPr>
      <w:ins w:author="Open-Xml-PowerTools" w:id="399" w:date="2000-01-01T00:00:00Z">
        <w:r>
          <w:lastRenderedPageBreak/>
          <w:t>31BA.</w:t>
        </w:r>
      </w:ins>
      <w:ins w:author="Open-Xml-PowerTools" w:id="400" w:date="2000-01-01T00:00:00Z">
        <w:r>
          <w:tab/>
          <w:t>Applicable building standards for buildings and incidental structures in bush fire prone areas (s. 3, 19(3), 37(1) and (2), 57(3), 49(b), 51(2) and (3))</w:t>
        </w:r>
      </w:ins>
      <w:ins w:author="Open-Xml-PowerTools" w:id="401" w:date="2000-01-01T00:00:00Z">
        <w:r>
          <w:tab/>
        </w:r>
      </w:ins>
      <w:ins w:author="Open-Xml-PowerTools" w:id="402" w:date="2000-01-01T00:00:00Z">
        <w:r>
          <w:fldChar w:fldCharType="begin"/>
        </w:r>
      </w:ins>
      <w:ins w:author="Open-Xml-PowerTools" w:id="403" w:date="2000-01-01T00:00:00Z">
        <w:r>
          <w:instrText xml:space="preserve"> PAGEREF _Toc97638564 \h </w:instrText>
        </w:r>
      </w:ins>
      <w:ins w:author="Open-Xml-PowerTools" w:id="404" w:date="2000-01-01T00:00:00Z">
        <w:r>
          <w:fldChar w:fldCharType="separate"/>
        </w:r>
      </w:ins>
      <w:ins w:author="Open-Xml-PowerTools" w:id="405" w:date="2000-01-01T00:00:00Z">
        <w:r>
          <w:t>32</w:t>
        </w:r>
      </w:ins>
      <w:ins w:author="Open-Xml-PowerTools" w:id="406" w:date="2000-01-01T00:00:00Z">
        <w:r>
          <w:fldChar w:fldCharType="end"/>
        </w:r>
      </w:ins>
    </w:p>
    <w:p>
      <w:pPr>
        <w:pStyle w:val="TOC8"/>
        <w:rPr>
          <w:ins w:author="Open-Xml-PowerTools" w:id="416" w:date="2000-01-01T00:00:00Z"/>
          <w:rFonts w:asciiTheme="minorHAnsi" w:eastAsiaTheme="minorEastAsia" w:hAnsiTheme="minorHAnsi" w:cstheme="minorBidi"/>
          <w:szCs w:val="22"/>
        </w:rPr>
      </w:pPr>
      <w:ins w:author="Open-Xml-PowerTools" w:id="408" w:date="2000-01-01T00:00:00Z">
        <w:r>
          <w:t>31C.</w:t>
        </w:r>
      </w:ins>
      <w:ins w:author="Open-Xml-PowerTools" w:id="409" w:date="2000-01-01T00:00:00Z">
        <w:r>
          <w:tab/>
          <w:t>Applicable building standards for swimming pools (s. 3, 19(3) and 37(1) and (2))</w:t>
        </w:r>
      </w:ins>
      <w:ins w:author="Open-Xml-PowerTools" w:id="410" w:date="2000-01-01T00:00:00Z">
        <w:r>
          <w:tab/>
        </w:r>
      </w:ins>
      <w:ins w:author="Open-Xml-PowerTools" w:id="411" w:date="2000-01-01T00:00:00Z">
        <w:r>
          <w:fldChar w:fldCharType="begin"/>
        </w:r>
      </w:ins>
      <w:ins w:author="Open-Xml-PowerTools" w:id="412" w:date="2000-01-01T00:00:00Z">
        <w:r>
          <w:instrText xml:space="preserve"> PAGEREF _Toc97638565 \h </w:instrText>
        </w:r>
      </w:ins>
      <w:ins w:author="Open-Xml-PowerTools" w:id="413" w:date="2000-01-01T00:00:00Z">
        <w:r>
          <w:fldChar w:fldCharType="separate"/>
        </w:r>
      </w:ins>
      <w:ins w:author="Open-Xml-PowerTools" w:id="414" w:date="2000-01-01T00:00:00Z">
        <w:r>
          <w:t>39</w:t>
        </w:r>
      </w:ins>
      <w:ins w:author="Open-Xml-PowerTools" w:id="415" w:date="2000-01-01T00:00:00Z">
        <w:r>
          <w:fldChar w:fldCharType="end"/>
        </w:r>
      </w:ins>
    </w:p>
    <w:p>
      <w:pPr>
        <w:pStyle w:val="TOC8"/>
        <w:rPr>
          <w:ins w:author="Open-Xml-PowerTools" w:id="425" w:date="2000-01-01T00:00:00Z"/>
          <w:rFonts w:asciiTheme="minorHAnsi" w:eastAsiaTheme="minorEastAsia" w:hAnsiTheme="minorHAnsi" w:cstheme="minorBidi"/>
          <w:szCs w:val="22"/>
        </w:rPr>
      </w:pPr>
      <w:ins w:author="Open-Xml-PowerTools" w:id="417" w:date="2000-01-01T00:00:00Z">
        <w:r>
          <w:t>31D.</w:t>
        </w:r>
      </w:ins>
      <w:ins w:author="Open-Xml-PowerTools" w:id="418" w:date="2000-01-01T00:00:00Z">
        <w:r>
          <w:tab/>
          <w:t>Applicable building standards for relocated buildings and incidental structures (other than swimming pools) (s. 3, 19(3) and 37(1) and (2))</w:t>
        </w:r>
      </w:ins>
      <w:ins w:author="Open-Xml-PowerTools" w:id="419" w:date="2000-01-01T00:00:00Z">
        <w:r>
          <w:tab/>
        </w:r>
      </w:ins>
      <w:ins w:author="Open-Xml-PowerTools" w:id="420" w:date="2000-01-01T00:00:00Z">
        <w:r>
          <w:fldChar w:fldCharType="begin"/>
        </w:r>
      </w:ins>
      <w:ins w:author="Open-Xml-PowerTools" w:id="421" w:date="2000-01-01T00:00:00Z">
        <w:r>
          <w:instrText xml:space="preserve"> PAGEREF _Toc97638566 \h </w:instrText>
        </w:r>
      </w:ins>
      <w:ins w:author="Open-Xml-PowerTools" w:id="422" w:date="2000-01-01T00:00:00Z">
        <w:r>
          <w:fldChar w:fldCharType="separate"/>
        </w:r>
      </w:ins>
      <w:ins w:author="Open-Xml-PowerTools" w:id="423" w:date="2000-01-01T00:00:00Z">
        <w:r>
          <w:t>41</w:t>
        </w:r>
      </w:ins>
      <w:ins w:author="Open-Xml-PowerTools" w:id="424" w:date="2000-01-01T00:00:00Z">
        <w:r>
          <w:fldChar w:fldCharType="end"/>
        </w:r>
      </w:ins>
    </w:p>
    <w:p>
      <w:pPr>
        <w:pStyle w:val="TOC8"/>
        <w:rPr>
          <w:ins w:author="Open-Xml-PowerTools" w:id="434" w:date="2000-01-01T00:00:00Z"/>
          <w:rFonts w:asciiTheme="minorHAnsi" w:eastAsiaTheme="minorEastAsia" w:hAnsiTheme="minorHAnsi" w:cstheme="minorBidi"/>
          <w:szCs w:val="22"/>
        </w:rPr>
      </w:pPr>
      <w:ins w:author="Open-Xml-PowerTools" w:id="426" w:date="2000-01-01T00:00:00Z">
        <w:r>
          <w:t>31E.</w:t>
        </w:r>
      </w:ins>
      <w:ins w:author="Open-Xml-PowerTools" w:id="427" w:date="2000-01-01T00:00:00Z">
        <w:r>
          <w:tab/>
          <w:t>Applicable building standards for building work done without permit (s. 3 and 37(2))</w:t>
        </w:r>
      </w:ins>
      <w:ins w:author="Open-Xml-PowerTools" w:id="428" w:date="2000-01-01T00:00:00Z">
        <w:r>
          <w:tab/>
        </w:r>
      </w:ins>
      <w:ins w:author="Open-Xml-PowerTools" w:id="429" w:date="2000-01-01T00:00:00Z">
        <w:r>
          <w:fldChar w:fldCharType="begin"/>
        </w:r>
      </w:ins>
      <w:ins w:author="Open-Xml-PowerTools" w:id="430" w:date="2000-01-01T00:00:00Z">
        <w:r>
          <w:instrText xml:space="preserve"> PAGEREF _Toc97638567 \h </w:instrText>
        </w:r>
      </w:ins>
      <w:ins w:author="Open-Xml-PowerTools" w:id="431" w:date="2000-01-01T00:00:00Z">
        <w:r>
          <w:fldChar w:fldCharType="separate"/>
        </w:r>
      </w:ins>
      <w:ins w:author="Open-Xml-PowerTools" w:id="432" w:date="2000-01-01T00:00:00Z">
        <w:r>
          <w:t>47</w:t>
        </w:r>
      </w:ins>
      <w:ins w:author="Open-Xml-PowerTools" w:id="433" w:date="2000-01-01T00:00:00Z">
        <w:r>
          <w:fldChar w:fldCharType="end"/>
        </w:r>
      </w:ins>
    </w:p>
    <w:p>
      <w:pPr>
        <w:pStyle w:val="TOC8"/>
        <w:rPr>
          <w:ins w:author="Open-Xml-PowerTools" w:id="443" w:date="2000-01-01T00:00:00Z"/>
          <w:rFonts w:asciiTheme="minorHAnsi" w:eastAsiaTheme="minorEastAsia" w:hAnsiTheme="minorHAnsi" w:cstheme="minorBidi"/>
          <w:szCs w:val="22"/>
        </w:rPr>
      </w:pPr>
      <w:ins w:author="Open-Xml-PowerTools" w:id="435" w:date="2000-01-01T00:00:00Z">
        <w:r>
          <w:t>31F.</w:t>
        </w:r>
      </w:ins>
      <w:ins w:author="Open-Xml-PowerTools" w:id="436" w:date="2000-01-01T00:00:00Z">
        <w:r>
          <w:tab/>
          <w:t>Applicable building standards for replacement occupancy permit for permanent change of building’s use (s. 3, 57(3) and 49(a))</w:t>
        </w:r>
      </w:ins>
      <w:ins w:author="Open-Xml-PowerTools" w:id="437" w:date="2000-01-01T00:00:00Z">
        <w:r>
          <w:tab/>
        </w:r>
      </w:ins>
      <w:ins w:author="Open-Xml-PowerTools" w:id="438" w:date="2000-01-01T00:00:00Z">
        <w:r>
          <w:fldChar w:fldCharType="begin"/>
        </w:r>
      </w:ins>
      <w:ins w:author="Open-Xml-PowerTools" w:id="439" w:date="2000-01-01T00:00:00Z">
        <w:r>
          <w:instrText xml:space="preserve"> PAGEREF _Toc97638568 \h </w:instrText>
        </w:r>
      </w:ins>
      <w:ins w:author="Open-Xml-PowerTools" w:id="440" w:date="2000-01-01T00:00:00Z">
        <w:r>
          <w:fldChar w:fldCharType="separate"/>
        </w:r>
      </w:ins>
      <w:ins w:author="Open-Xml-PowerTools" w:id="441" w:date="2000-01-01T00:00:00Z">
        <w:r>
          <w:t>47</w:t>
        </w:r>
      </w:ins>
      <w:ins w:author="Open-Xml-PowerTools" w:id="442" w:date="2000-01-01T00:00:00Z">
        <w:r>
          <w:fldChar w:fldCharType="end"/>
        </w:r>
      </w:ins>
    </w:p>
    <w:p>
      <w:pPr>
        <w:pStyle w:val="TOC8"/>
        <w:rPr>
          <w:ins w:author="Open-Xml-PowerTools" w:id="452" w:date="2000-01-01T00:00:00Z"/>
          <w:rFonts w:asciiTheme="minorHAnsi" w:eastAsiaTheme="minorEastAsia" w:hAnsiTheme="minorHAnsi" w:cstheme="minorBidi"/>
          <w:szCs w:val="22"/>
        </w:rPr>
      </w:pPr>
      <w:ins w:author="Open-Xml-PowerTools" w:id="444" w:date="2000-01-01T00:00:00Z">
        <w:r>
          <w:t>31G.</w:t>
        </w:r>
      </w:ins>
      <w:ins w:author="Open-Xml-PowerTools" w:id="445" w:date="2000-01-01T00:00:00Z">
        <w:r>
          <w:tab/>
          <w:t>Applicable building standards for replacement occupancy permit for change of building’s classification, or occupancy permit for unauthorised work to building, or for building approval certificate for unauthorised work to building or incidental structure (s. 3, 49(b), 51(2) and (3) and 57(3))</w:t>
        </w:r>
      </w:ins>
      <w:ins w:author="Open-Xml-PowerTools" w:id="446" w:date="2000-01-01T00:00:00Z">
        <w:r>
          <w:tab/>
        </w:r>
      </w:ins>
      <w:ins w:author="Open-Xml-PowerTools" w:id="447" w:date="2000-01-01T00:00:00Z">
        <w:r>
          <w:fldChar w:fldCharType="begin"/>
        </w:r>
      </w:ins>
      <w:ins w:author="Open-Xml-PowerTools" w:id="448" w:date="2000-01-01T00:00:00Z">
        <w:r>
          <w:instrText xml:space="preserve"> PAGEREF _Toc97638569 \h </w:instrText>
        </w:r>
      </w:ins>
      <w:ins w:author="Open-Xml-PowerTools" w:id="449" w:date="2000-01-01T00:00:00Z">
        <w:r>
          <w:fldChar w:fldCharType="separate"/>
        </w:r>
      </w:ins>
      <w:ins w:author="Open-Xml-PowerTools" w:id="450" w:date="2000-01-01T00:00:00Z">
        <w:r>
          <w:t>48</w:t>
        </w:r>
      </w:ins>
      <w:ins w:author="Open-Xml-PowerTools" w:id="451" w:date="2000-01-01T00:00:00Z">
        <w:r>
          <w:fldChar w:fldCharType="end"/>
        </w:r>
      </w:ins>
    </w:p>
    <w:p>
      <w:pPr>
        <w:pStyle w:val="TOC8"/>
        <w:rPr>
          <w:ins w:author="Open-Xml-PowerTools" w:id="461" w:date="2000-01-01T00:00:00Z"/>
          <w:rFonts w:asciiTheme="minorHAnsi" w:eastAsiaTheme="minorEastAsia" w:hAnsiTheme="minorHAnsi" w:cstheme="minorBidi"/>
          <w:szCs w:val="22"/>
        </w:rPr>
      </w:pPr>
      <w:ins w:author="Open-Xml-PowerTools" w:id="453" w:date="2000-01-01T00:00:00Z">
        <w:r>
          <w:t>31H.</w:t>
        </w:r>
      </w:ins>
      <w:ins w:author="Open-Xml-PowerTools" w:id="454" w:date="2000-01-01T00:00:00Z">
        <w:r>
          <w:tab/>
          <w:t>Applicable building standards for modification of occupancy permit for additional use of building on temporary basis, for occupancy permit for building with existing authorisation or for building approval for building or incidental structure with existing authorisation (s. 3, 57(4)(b), 48 and 52(1) and (2))</w:t>
        </w:r>
      </w:ins>
      <w:ins w:author="Open-Xml-PowerTools" w:id="455" w:date="2000-01-01T00:00:00Z">
        <w:r>
          <w:tab/>
        </w:r>
      </w:ins>
      <w:ins w:author="Open-Xml-PowerTools" w:id="456" w:date="2000-01-01T00:00:00Z">
        <w:r>
          <w:fldChar w:fldCharType="begin"/>
        </w:r>
      </w:ins>
      <w:ins w:author="Open-Xml-PowerTools" w:id="457" w:date="2000-01-01T00:00:00Z">
        <w:r>
          <w:instrText xml:space="preserve"> PAGEREF _Toc97638570 \h </w:instrText>
        </w:r>
      </w:ins>
      <w:ins w:author="Open-Xml-PowerTools" w:id="458" w:date="2000-01-01T00:00:00Z">
        <w:r>
          <w:fldChar w:fldCharType="separate"/>
        </w:r>
      </w:ins>
      <w:ins w:author="Open-Xml-PowerTools" w:id="459" w:date="2000-01-01T00:00:00Z">
        <w:r>
          <w:t>49</w:t>
        </w:r>
      </w:ins>
      <w:ins w:author="Open-Xml-PowerTools" w:id="460" w:date="2000-01-01T00:00:00Z">
        <w:r>
          <w:fldChar w:fldCharType="end"/>
        </w:r>
      </w:ins>
    </w:p>
    <w:p>
      <w:pPr>
        <w:pStyle w:val="TOC8"/>
        <w:rPr>
          <w:ins w:author="Open-Xml-PowerTools" w:id="471" w:date="2000-01-01T00:00:00Z"/>
          <w:rFonts w:asciiTheme="minorHAnsi" w:eastAsiaTheme="minorEastAsia" w:hAnsiTheme="minorHAnsi" w:cstheme="minorBidi"/>
          <w:szCs w:val="22"/>
        </w:rPr>
      </w:pPr>
      <w:ins w:author="Open-Xml-PowerTools" w:id="462" w:date="2000-01-01T00:00:00Z">
        <w:r>
          <w:t>31HA.</w:t>
        </w:r>
      </w:ins>
      <w:ins w:author="Open-Xml-PowerTools" w:id="463" w:date="2000-01-01T00:00:00Z">
        <w:r>
          <w:tab/>
          <w:t>Applicable building standards for non</w:t>
        </w:r>
      </w:ins>
      <w:ins w:author="Open-Xml-PowerTools" w:id="464" w:date="2000-01-01T00:00:00Z">
        <w:r>
          <w:noBreakHyphen/>
          <w:t>combustible external walls (s. 3, 19(3), 37(1) and (2) and 57(3))</w:t>
        </w:r>
      </w:ins>
      <w:ins w:author="Open-Xml-PowerTools" w:id="465" w:date="2000-01-01T00:00:00Z">
        <w:r>
          <w:tab/>
        </w:r>
      </w:ins>
      <w:ins w:author="Open-Xml-PowerTools" w:id="466" w:date="2000-01-01T00:00:00Z">
        <w:r>
          <w:fldChar w:fldCharType="begin"/>
        </w:r>
      </w:ins>
      <w:ins w:author="Open-Xml-PowerTools" w:id="467" w:date="2000-01-01T00:00:00Z">
        <w:r>
          <w:instrText xml:space="preserve"> PAGEREF _Toc97638571 \h </w:instrText>
        </w:r>
      </w:ins>
      <w:ins w:author="Open-Xml-PowerTools" w:id="468" w:date="2000-01-01T00:00:00Z">
        <w:r>
          <w:fldChar w:fldCharType="separate"/>
        </w:r>
      </w:ins>
      <w:ins w:author="Open-Xml-PowerTools" w:id="469" w:date="2000-01-01T00:00:00Z">
        <w:r>
          <w:t>50</w:t>
        </w:r>
      </w:ins>
      <w:ins w:author="Open-Xml-PowerTools" w:id="470" w:date="2000-01-01T00:00:00Z">
        <w:r>
          <w:fldChar w:fldCharType="end"/>
        </w:r>
      </w:ins>
    </w:p>
    <w:p>
      <w:pPr>
        <w:pStyle w:val="TOC8"/>
        <w:rPr>
          <w:ins w:author="Open-Xml-PowerTools" w:id="481" w:date="2000-01-01T00:00:00Z"/>
          <w:rFonts w:asciiTheme="minorHAnsi" w:eastAsiaTheme="minorEastAsia" w:hAnsiTheme="minorHAnsi" w:cstheme="minorBidi"/>
          <w:szCs w:val="22"/>
        </w:rPr>
      </w:pPr>
      <w:ins w:author="Open-Xml-PowerTools" w:id="472" w:date="2000-01-01T00:00:00Z">
        <w:r>
          <w:t>31HB.</w:t>
        </w:r>
      </w:ins>
      <w:ins w:author="Open-Xml-PowerTools" w:id="473" w:date="2000-01-01T00:00:00Z">
        <w:r>
          <w:tab/>
          <w:t xml:space="preserve">Transitional provisions for </w:t>
        </w:r>
      </w:ins>
      <w:ins w:author="Open-Xml-PowerTools" w:id="474" w:date="2000-01-01T00:00:00Z">
        <w:r>
          <w:rPr>
            <w:i/>
          </w:rPr>
          <w:t>Building Amendment Regulations (No. 3) 2015</w:t>
        </w:r>
      </w:ins>
      <w:ins w:author="Open-Xml-PowerTools" w:id="475" w:date="2000-01-01T00:00:00Z">
        <w:r>
          <w:tab/>
        </w:r>
      </w:ins>
      <w:ins w:author="Open-Xml-PowerTools" w:id="476" w:date="2000-01-01T00:00:00Z">
        <w:r>
          <w:fldChar w:fldCharType="begin"/>
        </w:r>
      </w:ins>
      <w:ins w:author="Open-Xml-PowerTools" w:id="477" w:date="2000-01-01T00:00:00Z">
        <w:r>
          <w:instrText xml:space="preserve"> PAGEREF _Toc97638572 \h </w:instrText>
        </w:r>
      </w:ins>
      <w:ins w:author="Open-Xml-PowerTools" w:id="478" w:date="2000-01-01T00:00:00Z">
        <w:r>
          <w:fldChar w:fldCharType="separate"/>
        </w:r>
      </w:ins>
      <w:ins w:author="Open-Xml-PowerTools" w:id="479" w:date="2000-01-01T00:00:00Z">
        <w:r>
          <w:t>52</w:t>
        </w:r>
      </w:ins>
      <w:ins w:author="Open-Xml-PowerTools" w:id="480" w:date="2000-01-01T00:00:00Z">
        <w:r>
          <w:fldChar w:fldCharType="end"/>
        </w:r>
      </w:ins>
    </w:p>
    <w:p>
      <w:pPr>
        <w:pStyle w:val="TOC6"/>
        <w:tabs>
          <w:tab w:val="right" w:leader="dot" w:pos="7077"/>
        </w:tabs>
        <w:rPr>
          <w:ins w:author="Open-Xml-PowerTools" w:id="483" w:date="2000-01-01T00:00:00Z"/>
          <w:rFonts w:asciiTheme="minorHAnsi" w:eastAsiaTheme="minorEastAsia" w:hAnsiTheme="minorHAnsi" w:cstheme="minorBidi"/>
          <w:b w:val="0"/>
          <w:sz w:val="22"/>
          <w:szCs w:val="22"/>
        </w:rPr>
      </w:pPr>
      <w:ins w:author="Open-Xml-PowerTools" w:id="482" w:date="2000-01-01T00:00:00Z">
        <w:r>
          <w:t>Subdivision 2 — Building standards in relation to demolition</w:t>
        </w:r>
      </w:ins>
    </w:p>
    <w:p>
      <w:pPr>
        <w:pStyle w:val="TOC8"/>
        <w:rPr>
          <w:ins w:author="Open-Xml-PowerTools" w:id="492" w:date="2000-01-01T00:00:00Z"/>
          <w:rFonts w:asciiTheme="minorHAnsi" w:eastAsiaTheme="minorEastAsia" w:hAnsiTheme="minorHAnsi" w:cstheme="minorBidi"/>
          <w:szCs w:val="22"/>
        </w:rPr>
      </w:pPr>
      <w:ins w:author="Open-Xml-PowerTools" w:id="484" w:date="2000-01-01T00:00:00Z">
        <w:r>
          <w:t>31I.</w:t>
        </w:r>
      </w:ins>
      <w:ins w:author="Open-Xml-PowerTools" w:id="485" w:date="2000-01-01T00:00:00Z">
        <w:r>
          <w:tab/>
          <w:t>Applicable building standards in relation to demolition work (s. 3 and 38)</w:t>
        </w:r>
      </w:ins>
      <w:ins w:author="Open-Xml-PowerTools" w:id="486" w:date="2000-01-01T00:00:00Z">
        <w:r>
          <w:tab/>
        </w:r>
      </w:ins>
      <w:ins w:author="Open-Xml-PowerTools" w:id="487" w:date="2000-01-01T00:00:00Z">
        <w:r>
          <w:fldChar w:fldCharType="begin"/>
        </w:r>
      </w:ins>
      <w:ins w:author="Open-Xml-PowerTools" w:id="488" w:date="2000-01-01T00:00:00Z">
        <w:r>
          <w:instrText xml:space="preserve"> PAGEREF _Toc97638574 \h </w:instrText>
        </w:r>
      </w:ins>
      <w:ins w:author="Open-Xml-PowerTools" w:id="489" w:date="2000-01-01T00:00:00Z">
        <w:r>
          <w:fldChar w:fldCharType="separate"/>
        </w:r>
      </w:ins>
      <w:ins w:author="Open-Xml-PowerTools" w:id="490" w:date="2000-01-01T00:00:00Z">
        <w:r>
          <w:t>53</w:t>
        </w:r>
      </w:ins>
      <w:ins w:author="Open-Xml-PowerTools" w:id="491" w:date="2000-01-01T00:00:00Z">
        <w:r>
          <w:fldChar w:fldCharType="end"/>
        </w:r>
      </w:ins>
    </w:p>
    <w:p>
      <w:pPr>
        <w:pStyle w:val="TOC4"/>
        <w:tabs>
          <w:tab w:val="right" w:leader="dot" w:pos="7077"/>
        </w:tabs>
        <w:rPr>
          <w:ins w:author="Open-Xml-PowerTools" w:id="494" w:date="2000-01-01T00:00:00Z"/>
          <w:rFonts w:asciiTheme="minorHAnsi" w:eastAsiaTheme="minorEastAsia" w:hAnsiTheme="minorHAnsi" w:cstheme="minorBidi"/>
          <w:b w:val="0"/>
          <w:szCs w:val="22"/>
        </w:rPr>
      </w:pPr>
      <w:ins w:author="Open-Xml-PowerTools" w:id="493" w:date="2000-01-01T00:00:00Z">
        <w:r>
          <w:t>Division 2 — Demonstrating compliance with building standards</w:t>
        </w:r>
      </w:ins>
    </w:p>
    <w:p>
      <w:pPr>
        <w:pStyle w:val="TOC8"/>
        <w:rPr>
          <w:ins w:author="Open-Xml-PowerTools" w:id="503" w:date="2000-01-01T00:00:00Z"/>
          <w:rFonts w:asciiTheme="minorHAnsi" w:eastAsiaTheme="minorEastAsia" w:hAnsiTheme="minorHAnsi" w:cstheme="minorBidi"/>
          <w:szCs w:val="22"/>
        </w:rPr>
      </w:pPr>
      <w:ins w:author="Open-Xml-PowerTools" w:id="495" w:date="2000-01-01T00:00:00Z">
        <w:r>
          <w:t>31J.</w:t>
        </w:r>
      </w:ins>
      <w:ins w:author="Open-Xml-PowerTools" w:id="496" w:date="2000-01-01T00:00:00Z">
        <w:r>
          <w:tab/>
          <w:t>Compliance with building standards — CodeMark certificates</w:t>
        </w:r>
      </w:ins>
      <w:ins w:author="Open-Xml-PowerTools" w:id="497" w:date="2000-01-01T00:00:00Z">
        <w:r>
          <w:tab/>
        </w:r>
      </w:ins>
      <w:ins w:author="Open-Xml-PowerTools" w:id="498" w:date="2000-01-01T00:00:00Z">
        <w:r>
          <w:fldChar w:fldCharType="begin"/>
        </w:r>
      </w:ins>
      <w:ins w:author="Open-Xml-PowerTools" w:id="499" w:date="2000-01-01T00:00:00Z">
        <w:r>
          <w:instrText xml:space="preserve"> PAGEREF _Toc97638576 \h </w:instrText>
        </w:r>
      </w:ins>
      <w:ins w:author="Open-Xml-PowerTools" w:id="500" w:date="2000-01-01T00:00:00Z">
        <w:r>
          <w:fldChar w:fldCharType="separate"/>
        </w:r>
      </w:ins>
      <w:ins w:author="Open-Xml-PowerTools" w:id="501" w:date="2000-01-01T00:00:00Z">
        <w:r>
          <w:t>54</w:t>
        </w:r>
      </w:ins>
      <w:ins w:author="Open-Xml-PowerTools" w:id="502" w:date="2000-01-01T00:00:00Z">
        <w:r>
          <w:fldChar w:fldCharType="end"/>
        </w:r>
      </w:ins>
    </w:p>
    <w:p>
      <w:pPr>
        <w:pStyle w:val="TOC4"/>
        <w:tabs>
          <w:tab w:val="right" w:leader="dot" w:pos="7077"/>
        </w:tabs>
        <w:rPr>
          <w:ins w:author="Open-Xml-PowerTools" w:id="506" w:date="2000-01-01T00:00:00Z"/>
          <w:rFonts w:asciiTheme="minorHAnsi" w:eastAsiaTheme="minorEastAsia" w:hAnsiTheme="minorHAnsi" w:cstheme="minorBidi"/>
          <w:b w:val="0"/>
          <w:szCs w:val="22"/>
        </w:rPr>
      </w:pPr>
      <w:ins w:author="Open-Xml-PowerTools" w:id="504" w:date="2000-01-01T00:00:00Z">
        <w:r>
          <w:lastRenderedPageBreak/>
          <w:t>Division 3 — Non</w:t>
        </w:r>
      </w:ins>
      <w:ins w:author="Open-Xml-PowerTools" w:id="505" w:date="2000-01-01T00:00:00Z">
        <w:r>
          <w:noBreakHyphen/>
          <w:t>application, modification, of building standards</w:t>
        </w:r>
      </w:ins>
    </w:p>
    <w:p>
      <w:pPr>
        <w:pStyle w:val="TOC8"/>
        <w:rPr>
          <w:ins w:author="Open-Xml-PowerTools" w:id="515" w:date="2000-01-01T00:00:00Z"/>
          <w:rFonts w:asciiTheme="minorHAnsi" w:eastAsiaTheme="minorEastAsia" w:hAnsiTheme="minorHAnsi" w:cstheme="minorBidi"/>
          <w:szCs w:val="22"/>
        </w:rPr>
      </w:pPr>
      <w:ins w:author="Open-Xml-PowerTools" w:id="507" w:date="2000-01-01T00:00:00Z">
        <w:r>
          <w:t>31.</w:t>
        </w:r>
      </w:ins>
      <w:ins w:author="Open-Xml-PowerTools" w:id="508" w:date="2000-01-01T00:00:00Z">
        <w:r>
          <w:tab/>
          <w:t>Terms used</w:t>
        </w:r>
      </w:ins>
      <w:ins w:author="Open-Xml-PowerTools" w:id="509" w:date="2000-01-01T00:00:00Z">
        <w:r>
          <w:tab/>
        </w:r>
      </w:ins>
      <w:ins w:author="Open-Xml-PowerTools" w:id="510" w:date="2000-01-01T00:00:00Z">
        <w:r>
          <w:fldChar w:fldCharType="begin"/>
        </w:r>
      </w:ins>
      <w:ins w:author="Open-Xml-PowerTools" w:id="511" w:date="2000-01-01T00:00:00Z">
        <w:r>
          <w:instrText xml:space="preserve"> PAGEREF _Toc97638578 \h </w:instrText>
        </w:r>
      </w:ins>
      <w:ins w:author="Open-Xml-PowerTools" w:id="512" w:date="2000-01-01T00:00:00Z">
        <w:r>
          <w:fldChar w:fldCharType="separate"/>
        </w:r>
      </w:ins>
      <w:ins w:author="Open-Xml-PowerTools" w:id="513" w:date="2000-01-01T00:00:00Z">
        <w:r>
          <w:t>55</w:t>
        </w:r>
      </w:ins>
      <w:ins w:author="Open-Xml-PowerTools" w:id="514" w:date="2000-01-01T00:00:00Z">
        <w:r>
          <w:fldChar w:fldCharType="end"/>
        </w:r>
      </w:ins>
    </w:p>
    <w:p>
      <w:pPr>
        <w:pStyle w:val="TOC8"/>
        <w:rPr>
          <w:ins w:author="Open-Xml-PowerTools" w:id="524" w:date="2000-01-01T00:00:00Z"/>
          <w:rFonts w:asciiTheme="minorHAnsi" w:eastAsiaTheme="minorEastAsia" w:hAnsiTheme="minorHAnsi" w:cstheme="minorBidi"/>
          <w:szCs w:val="22"/>
        </w:rPr>
      </w:pPr>
      <w:ins w:author="Open-Xml-PowerTools" w:id="516" w:date="2000-01-01T00:00:00Z">
        <w:r>
          <w:t>32.</w:t>
        </w:r>
      </w:ins>
      <w:ins w:author="Open-Xml-PowerTools" w:id="517" w:date="2000-01-01T00:00:00Z">
        <w:r>
          <w:tab/>
          <w:t>Statements to accompany application (s. 39(8)(b))</w:t>
        </w:r>
      </w:ins>
      <w:ins w:author="Open-Xml-PowerTools" w:id="518" w:date="2000-01-01T00:00:00Z">
        <w:r>
          <w:tab/>
        </w:r>
      </w:ins>
      <w:ins w:author="Open-Xml-PowerTools" w:id="519" w:date="2000-01-01T00:00:00Z">
        <w:r>
          <w:fldChar w:fldCharType="begin"/>
        </w:r>
      </w:ins>
      <w:ins w:author="Open-Xml-PowerTools" w:id="520" w:date="2000-01-01T00:00:00Z">
        <w:r>
          <w:instrText xml:space="preserve"> PAGEREF _Toc97638579 \h </w:instrText>
        </w:r>
      </w:ins>
      <w:ins w:author="Open-Xml-PowerTools" w:id="521" w:date="2000-01-01T00:00:00Z">
        <w:r>
          <w:fldChar w:fldCharType="separate"/>
        </w:r>
      </w:ins>
      <w:ins w:author="Open-Xml-PowerTools" w:id="522" w:date="2000-01-01T00:00:00Z">
        <w:r>
          <w:t>55</w:t>
        </w:r>
      </w:ins>
      <w:ins w:author="Open-Xml-PowerTools" w:id="523" w:date="2000-01-01T00:00:00Z">
        <w:r>
          <w:fldChar w:fldCharType="end"/>
        </w:r>
      </w:ins>
    </w:p>
    <w:p>
      <w:pPr>
        <w:pStyle w:val="TOC8"/>
        <w:rPr>
          <w:ins w:author="Open-Xml-PowerTools" w:id="533" w:date="2000-01-01T00:00:00Z"/>
          <w:rFonts w:asciiTheme="minorHAnsi" w:eastAsiaTheme="minorEastAsia" w:hAnsiTheme="minorHAnsi" w:cstheme="minorBidi"/>
          <w:szCs w:val="22"/>
        </w:rPr>
      </w:pPr>
      <w:ins w:author="Open-Xml-PowerTools" w:id="525" w:date="2000-01-01T00:00:00Z">
        <w:r>
          <w:t>32A.</w:t>
        </w:r>
      </w:ins>
      <w:ins w:author="Open-Xml-PowerTools" w:id="526" w:date="2000-01-01T00:00:00Z">
        <w:r>
          <w:tab/>
          <w:t>Statement to accompany transitional bush fire application (s. 39(8)(b))</w:t>
        </w:r>
      </w:ins>
      <w:ins w:author="Open-Xml-PowerTools" w:id="527" w:date="2000-01-01T00:00:00Z">
        <w:r>
          <w:tab/>
        </w:r>
      </w:ins>
      <w:ins w:author="Open-Xml-PowerTools" w:id="528" w:date="2000-01-01T00:00:00Z">
        <w:r>
          <w:fldChar w:fldCharType="begin"/>
        </w:r>
      </w:ins>
      <w:ins w:author="Open-Xml-PowerTools" w:id="529" w:date="2000-01-01T00:00:00Z">
        <w:r>
          <w:instrText xml:space="preserve"> PAGEREF _Toc97638580 \h </w:instrText>
        </w:r>
      </w:ins>
      <w:ins w:author="Open-Xml-PowerTools" w:id="530" w:date="2000-01-01T00:00:00Z">
        <w:r>
          <w:fldChar w:fldCharType="separate"/>
        </w:r>
      </w:ins>
      <w:ins w:author="Open-Xml-PowerTools" w:id="531" w:date="2000-01-01T00:00:00Z">
        <w:r>
          <w:t>57</w:t>
        </w:r>
      </w:ins>
      <w:ins w:author="Open-Xml-PowerTools" w:id="532" w:date="2000-01-01T00:00:00Z">
        <w:r>
          <w:fldChar w:fldCharType="end"/>
        </w:r>
      </w:ins>
    </w:p>
    <w:p>
      <w:pPr>
        <w:pStyle w:val="TOC8"/>
        <w:rPr>
          <w:ins w:author="Open-Xml-PowerTools" w:id="542" w:date="2000-01-01T00:00:00Z"/>
          <w:rFonts w:asciiTheme="minorHAnsi" w:eastAsiaTheme="minorEastAsia" w:hAnsiTheme="minorHAnsi" w:cstheme="minorBidi"/>
          <w:szCs w:val="22"/>
        </w:rPr>
      </w:pPr>
      <w:ins w:author="Open-Xml-PowerTools" w:id="534" w:date="2000-01-01T00:00:00Z">
        <w:r>
          <w:t>33.</w:t>
        </w:r>
      </w:ins>
      <w:ins w:author="Open-Xml-PowerTools" w:id="535" w:date="2000-01-01T00:00:00Z">
        <w:r>
          <w:tab/>
          <w:t>Decisions on applications (s. 39(9)(a))</w:t>
        </w:r>
      </w:ins>
      <w:ins w:author="Open-Xml-PowerTools" w:id="536" w:date="2000-01-01T00:00:00Z">
        <w:r>
          <w:tab/>
        </w:r>
      </w:ins>
      <w:ins w:author="Open-Xml-PowerTools" w:id="537" w:date="2000-01-01T00:00:00Z">
        <w:r>
          <w:fldChar w:fldCharType="begin"/>
        </w:r>
      </w:ins>
      <w:ins w:author="Open-Xml-PowerTools" w:id="538" w:date="2000-01-01T00:00:00Z">
        <w:r>
          <w:instrText xml:space="preserve"> PAGEREF _Toc97638581 \h </w:instrText>
        </w:r>
      </w:ins>
      <w:ins w:author="Open-Xml-PowerTools" w:id="539" w:date="2000-01-01T00:00:00Z">
        <w:r>
          <w:fldChar w:fldCharType="separate"/>
        </w:r>
      </w:ins>
      <w:ins w:author="Open-Xml-PowerTools" w:id="540" w:date="2000-01-01T00:00:00Z">
        <w:r>
          <w:t>58</w:t>
        </w:r>
      </w:ins>
      <w:ins w:author="Open-Xml-PowerTools" w:id="541" w:date="2000-01-01T00:00:00Z">
        <w:r>
          <w:fldChar w:fldCharType="end"/>
        </w:r>
      </w:ins>
    </w:p>
    <w:p>
      <w:pPr>
        <w:pStyle w:val="TOC8"/>
        <w:rPr>
          <w:ins w:author="Open-Xml-PowerTools" w:id="551" w:date="2000-01-01T00:00:00Z"/>
          <w:rFonts w:asciiTheme="minorHAnsi" w:eastAsiaTheme="minorEastAsia" w:hAnsiTheme="minorHAnsi" w:cstheme="minorBidi"/>
          <w:szCs w:val="22"/>
        </w:rPr>
      </w:pPr>
      <w:ins w:author="Open-Xml-PowerTools" w:id="543" w:date="2000-01-01T00:00:00Z">
        <w:r>
          <w:t>34.</w:t>
        </w:r>
      </w:ins>
      <w:ins w:author="Open-Xml-PowerTools" w:id="544" w:date="2000-01-01T00:00:00Z">
        <w:r>
          <w:tab/>
          <w:t>Revoking or amending declarations (s. 39(9)(b))</w:t>
        </w:r>
      </w:ins>
      <w:ins w:author="Open-Xml-PowerTools" w:id="545" w:date="2000-01-01T00:00:00Z">
        <w:r>
          <w:tab/>
        </w:r>
      </w:ins>
      <w:ins w:author="Open-Xml-PowerTools" w:id="546" w:date="2000-01-01T00:00:00Z">
        <w:r>
          <w:fldChar w:fldCharType="begin"/>
        </w:r>
      </w:ins>
      <w:ins w:author="Open-Xml-PowerTools" w:id="547" w:date="2000-01-01T00:00:00Z">
        <w:r>
          <w:instrText xml:space="preserve"> PAGEREF _Toc97638582 \h </w:instrText>
        </w:r>
      </w:ins>
      <w:ins w:author="Open-Xml-PowerTools" w:id="548" w:date="2000-01-01T00:00:00Z">
        <w:r>
          <w:fldChar w:fldCharType="separate"/>
        </w:r>
      </w:ins>
      <w:ins w:author="Open-Xml-PowerTools" w:id="549" w:date="2000-01-01T00:00:00Z">
        <w:r>
          <w:t>58</w:t>
        </w:r>
      </w:ins>
      <w:ins w:author="Open-Xml-PowerTools" w:id="550" w:date="2000-01-01T00:00:00Z">
        <w:r>
          <w:fldChar w:fldCharType="end"/>
        </w:r>
      </w:ins>
    </w:p>
    <w:p>
      <w:pPr>
        <w:pStyle w:val="TOC2"/>
        <w:tabs>
          <w:tab w:val="right" w:leader="dot" w:pos="7077"/>
        </w:tabs>
        <w:rPr>
          <w:ins w:author="Open-Xml-PowerTools" w:id="553" w:date="2000-01-01T00:00:00Z"/>
          <w:rFonts w:asciiTheme="minorHAnsi" w:eastAsiaTheme="minorEastAsia" w:hAnsiTheme="minorHAnsi" w:cstheme="minorBidi"/>
          <w:b w:val="0"/>
          <w:sz w:val="22"/>
          <w:szCs w:val="22"/>
        </w:rPr>
      </w:pPr>
      <w:ins w:author="Open-Xml-PowerTools" w:id="552" w:date="2000-01-01T00:00:00Z">
        <w:r>
          <w:t>Part 5 — Occupancy permits and building approval certificates</w:t>
        </w:r>
      </w:ins>
    </w:p>
    <w:p>
      <w:pPr>
        <w:pStyle w:val="TOC8"/>
        <w:rPr>
          <w:ins w:author="Open-Xml-PowerTools" w:id="562" w:date="2000-01-01T00:00:00Z"/>
          <w:rFonts w:asciiTheme="minorHAnsi" w:eastAsiaTheme="minorEastAsia" w:hAnsiTheme="minorHAnsi" w:cstheme="minorBidi"/>
          <w:szCs w:val="22"/>
        </w:rPr>
      </w:pPr>
      <w:ins w:author="Open-Xml-PowerTools" w:id="554" w:date="2000-01-01T00:00:00Z">
        <w:r>
          <w:t>35.</w:t>
        </w:r>
      </w:ins>
      <w:ins w:author="Open-Xml-PowerTools" w:id="555" w:date="2000-01-01T00:00:00Z">
        <w:r>
          <w:tab/>
          <w:t>Display of occupancy permit details (s. 42(a))</w:t>
        </w:r>
      </w:ins>
      <w:ins w:author="Open-Xml-PowerTools" w:id="556" w:date="2000-01-01T00:00:00Z">
        <w:r>
          <w:tab/>
        </w:r>
      </w:ins>
      <w:ins w:author="Open-Xml-PowerTools" w:id="557" w:date="2000-01-01T00:00:00Z">
        <w:r>
          <w:fldChar w:fldCharType="begin"/>
        </w:r>
      </w:ins>
      <w:ins w:author="Open-Xml-PowerTools" w:id="558" w:date="2000-01-01T00:00:00Z">
        <w:r>
          <w:instrText xml:space="preserve"> PAGEREF _Toc97638584 \h </w:instrText>
        </w:r>
      </w:ins>
      <w:ins w:author="Open-Xml-PowerTools" w:id="559" w:date="2000-01-01T00:00:00Z">
        <w:r>
          <w:fldChar w:fldCharType="separate"/>
        </w:r>
      </w:ins>
      <w:ins w:author="Open-Xml-PowerTools" w:id="560" w:date="2000-01-01T00:00:00Z">
        <w:r>
          <w:t>60</w:t>
        </w:r>
      </w:ins>
      <w:ins w:author="Open-Xml-PowerTools" w:id="561" w:date="2000-01-01T00:00:00Z">
        <w:r>
          <w:fldChar w:fldCharType="end"/>
        </w:r>
      </w:ins>
    </w:p>
    <w:p>
      <w:pPr>
        <w:pStyle w:val="TOC8"/>
        <w:rPr>
          <w:ins w:author="Open-Xml-PowerTools" w:id="571" w:date="2000-01-01T00:00:00Z"/>
          <w:rFonts w:asciiTheme="minorHAnsi" w:eastAsiaTheme="minorEastAsia" w:hAnsiTheme="minorHAnsi" w:cstheme="minorBidi"/>
          <w:szCs w:val="22"/>
        </w:rPr>
      </w:pPr>
      <w:ins w:author="Open-Xml-PowerTools" w:id="563" w:date="2000-01-01T00:00:00Z">
        <w:r>
          <w:t>36A.</w:t>
        </w:r>
      </w:ins>
      <w:ins w:author="Open-Xml-PowerTools" w:id="564" w:date="2000-01-01T00:00:00Z">
        <w:r>
          <w:tab/>
          <w:t>Further information (s. 55(3) and (4))</w:t>
        </w:r>
      </w:ins>
      <w:ins w:author="Open-Xml-PowerTools" w:id="565" w:date="2000-01-01T00:00:00Z">
        <w:r>
          <w:tab/>
        </w:r>
      </w:ins>
      <w:ins w:author="Open-Xml-PowerTools" w:id="566" w:date="2000-01-01T00:00:00Z">
        <w:r>
          <w:fldChar w:fldCharType="begin"/>
        </w:r>
      </w:ins>
      <w:ins w:author="Open-Xml-PowerTools" w:id="567" w:date="2000-01-01T00:00:00Z">
        <w:r>
          <w:instrText xml:space="preserve"> PAGEREF _Toc97638585 \h </w:instrText>
        </w:r>
      </w:ins>
      <w:ins w:author="Open-Xml-PowerTools" w:id="568" w:date="2000-01-01T00:00:00Z">
        <w:r>
          <w:fldChar w:fldCharType="separate"/>
        </w:r>
      </w:ins>
      <w:ins w:author="Open-Xml-PowerTools" w:id="569" w:date="2000-01-01T00:00:00Z">
        <w:r>
          <w:t>60</w:t>
        </w:r>
      </w:ins>
      <w:ins w:author="Open-Xml-PowerTools" w:id="570" w:date="2000-01-01T00:00:00Z">
        <w:r>
          <w:fldChar w:fldCharType="end"/>
        </w:r>
      </w:ins>
    </w:p>
    <w:p>
      <w:pPr>
        <w:pStyle w:val="TOC8"/>
        <w:rPr>
          <w:ins w:author="Open-Xml-PowerTools" w:id="580" w:date="2000-01-01T00:00:00Z"/>
          <w:rFonts w:asciiTheme="minorHAnsi" w:eastAsiaTheme="minorEastAsia" w:hAnsiTheme="minorHAnsi" w:cstheme="minorBidi"/>
          <w:szCs w:val="22"/>
        </w:rPr>
      </w:pPr>
      <w:ins w:author="Open-Xml-PowerTools" w:id="572" w:date="2000-01-01T00:00:00Z">
        <w:r>
          <w:t>36.</w:t>
        </w:r>
      </w:ins>
      <w:ins w:author="Open-Xml-PowerTools" w:id="573" w:date="2000-01-01T00:00:00Z">
        <w:r>
          <w:tab/>
          <w:t>Certificate of building compliance (s. 57)</w:t>
        </w:r>
      </w:ins>
      <w:ins w:author="Open-Xml-PowerTools" w:id="574" w:date="2000-01-01T00:00:00Z">
        <w:r>
          <w:tab/>
        </w:r>
      </w:ins>
      <w:ins w:author="Open-Xml-PowerTools" w:id="575" w:date="2000-01-01T00:00:00Z">
        <w:r>
          <w:fldChar w:fldCharType="begin"/>
        </w:r>
      </w:ins>
      <w:ins w:author="Open-Xml-PowerTools" w:id="576" w:date="2000-01-01T00:00:00Z">
        <w:r>
          <w:instrText xml:space="preserve"> PAGEREF _Toc97638586 \h </w:instrText>
        </w:r>
      </w:ins>
      <w:ins w:author="Open-Xml-PowerTools" w:id="577" w:date="2000-01-01T00:00:00Z">
        <w:r>
          <w:fldChar w:fldCharType="separate"/>
        </w:r>
      </w:ins>
      <w:ins w:author="Open-Xml-PowerTools" w:id="578" w:date="2000-01-01T00:00:00Z">
        <w:r>
          <w:t>61</w:t>
        </w:r>
      </w:ins>
      <w:ins w:author="Open-Xml-PowerTools" w:id="579" w:date="2000-01-01T00:00:00Z">
        <w:r>
          <w:fldChar w:fldCharType="end"/>
        </w:r>
      </w:ins>
    </w:p>
    <w:p>
      <w:pPr>
        <w:pStyle w:val="TOC8"/>
        <w:rPr>
          <w:ins w:author="Open-Xml-PowerTools" w:id="589" w:date="2000-01-01T00:00:00Z"/>
          <w:rFonts w:asciiTheme="minorHAnsi" w:eastAsiaTheme="minorEastAsia" w:hAnsiTheme="minorHAnsi" w:cstheme="minorBidi"/>
          <w:szCs w:val="22"/>
        </w:rPr>
      </w:pPr>
      <w:ins w:author="Open-Xml-PowerTools" w:id="581" w:date="2000-01-01T00:00:00Z">
        <w:r>
          <w:t>37.</w:t>
        </w:r>
      </w:ins>
      <w:ins w:author="Open-Xml-PowerTools" w:id="582" w:date="2000-01-01T00:00:00Z">
        <w:r>
          <w:tab/>
          <w:t>Grant of occupancy permit or building approval certificate (s. 58)</w:t>
        </w:r>
      </w:ins>
      <w:ins w:author="Open-Xml-PowerTools" w:id="583" w:date="2000-01-01T00:00:00Z">
        <w:r>
          <w:tab/>
        </w:r>
      </w:ins>
      <w:ins w:author="Open-Xml-PowerTools" w:id="584" w:date="2000-01-01T00:00:00Z">
        <w:r>
          <w:fldChar w:fldCharType="begin"/>
        </w:r>
      </w:ins>
      <w:ins w:author="Open-Xml-PowerTools" w:id="585" w:date="2000-01-01T00:00:00Z">
        <w:r>
          <w:instrText xml:space="preserve"> PAGEREF _Toc97638587 \h </w:instrText>
        </w:r>
      </w:ins>
      <w:ins w:author="Open-Xml-PowerTools" w:id="586" w:date="2000-01-01T00:00:00Z">
        <w:r>
          <w:fldChar w:fldCharType="separate"/>
        </w:r>
      </w:ins>
      <w:ins w:author="Open-Xml-PowerTools" w:id="587" w:date="2000-01-01T00:00:00Z">
        <w:r>
          <w:t>63</w:t>
        </w:r>
      </w:ins>
      <w:ins w:author="Open-Xml-PowerTools" w:id="588" w:date="2000-01-01T00:00:00Z">
        <w:r>
          <w:fldChar w:fldCharType="end"/>
        </w:r>
      </w:ins>
    </w:p>
    <w:p>
      <w:pPr>
        <w:pStyle w:val="TOC8"/>
        <w:rPr>
          <w:ins w:author="Open-Xml-PowerTools" w:id="598" w:date="2000-01-01T00:00:00Z"/>
          <w:rFonts w:asciiTheme="minorHAnsi" w:eastAsiaTheme="minorEastAsia" w:hAnsiTheme="minorHAnsi" w:cstheme="minorBidi"/>
          <w:szCs w:val="22"/>
        </w:rPr>
      </w:pPr>
      <w:ins w:author="Open-Xml-PowerTools" w:id="590" w:date="2000-01-01T00:00:00Z">
        <w:r>
          <w:t>38.</w:t>
        </w:r>
      </w:ins>
      <w:ins w:author="Open-Xml-PowerTools" w:id="591" w:date="2000-01-01T00:00:00Z">
        <w:r>
          <w:tab/>
          <w:t>Time for granting occupancy permit or building approval certificate (s. 59)</w:t>
        </w:r>
      </w:ins>
      <w:ins w:author="Open-Xml-PowerTools" w:id="592" w:date="2000-01-01T00:00:00Z">
        <w:r>
          <w:tab/>
        </w:r>
      </w:ins>
      <w:ins w:author="Open-Xml-PowerTools" w:id="593" w:date="2000-01-01T00:00:00Z">
        <w:r>
          <w:fldChar w:fldCharType="begin"/>
        </w:r>
      </w:ins>
      <w:ins w:author="Open-Xml-PowerTools" w:id="594" w:date="2000-01-01T00:00:00Z">
        <w:r>
          <w:instrText xml:space="preserve"> PAGEREF _Toc97638588 \h </w:instrText>
        </w:r>
      </w:ins>
      <w:ins w:author="Open-Xml-PowerTools" w:id="595" w:date="2000-01-01T00:00:00Z">
        <w:r>
          <w:fldChar w:fldCharType="separate"/>
        </w:r>
      </w:ins>
      <w:ins w:author="Open-Xml-PowerTools" w:id="596" w:date="2000-01-01T00:00:00Z">
        <w:r>
          <w:t>63</w:t>
        </w:r>
      </w:ins>
      <w:ins w:author="Open-Xml-PowerTools" w:id="597" w:date="2000-01-01T00:00:00Z">
        <w:r>
          <w:fldChar w:fldCharType="end"/>
        </w:r>
      </w:ins>
    </w:p>
    <w:p>
      <w:pPr>
        <w:pStyle w:val="TOC8"/>
        <w:rPr>
          <w:ins w:author="Open-Xml-PowerTools" w:id="607" w:date="2000-01-01T00:00:00Z"/>
          <w:rFonts w:asciiTheme="minorHAnsi" w:eastAsiaTheme="minorEastAsia" w:hAnsiTheme="minorHAnsi" w:cstheme="minorBidi"/>
          <w:szCs w:val="22"/>
        </w:rPr>
      </w:pPr>
      <w:ins w:author="Open-Xml-PowerTools" w:id="599" w:date="2000-01-01T00:00:00Z">
        <w:r>
          <w:t>40.</w:t>
        </w:r>
      </w:ins>
      <w:ins w:author="Open-Xml-PowerTools" w:id="600" w:date="2000-01-01T00:00:00Z">
        <w:r>
          <w:tab/>
          <w:t>Extension of period of duration of time limited occupancy permit or building approval certificate (s. 65)</w:t>
        </w:r>
      </w:ins>
      <w:ins w:author="Open-Xml-PowerTools" w:id="601" w:date="2000-01-01T00:00:00Z">
        <w:r>
          <w:tab/>
        </w:r>
      </w:ins>
      <w:ins w:author="Open-Xml-PowerTools" w:id="602" w:date="2000-01-01T00:00:00Z">
        <w:r>
          <w:fldChar w:fldCharType="begin"/>
        </w:r>
      </w:ins>
      <w:ins w:author="Open-Xml-PowerTools" w:id="603" w:date="2000-01-01T00:00:00Z">
        <w:r>
          <w:instrText xml:space="preserve"> PAGEREF _Toc97638589 \h </w:instrText>
        </w:r>
      </w:ins>
      <w:ins w:author="Open-Xml-PowerTools" w:id="604" w:date="2000-01-01T00:00:00Z">
        <w:r>
          <w:fldChar w:fldCharType="separate"/>
        </w:r>
      </w:ins>
      <w:ins w:author="Open-Xml-PowerTools" w:id="605" w:date="2000-01-01T00:00:00Z">
        <w:r>
          <w:t>63</w:t>
        </w:r>
      </w:ins>
      <w:ins w:author="Open-Xml-PowerTools" w:id="606" w:date="2000-01-01T00:00:00Z">
        <w:r>
          <w:fldChar w:fldCharType="end"/>
        </w:r>
      </w:ins>
    </w:p>
    <w:p>
      <w:pPr>
        <w:pStyle w:val="TOC2"/>
        <w:tabs>
          <w:tab w:val="right" w:leader="dot" w:pos="7077"/>
        </w:tabs>
        <w:rPr>
          <w:ins w:author="Open-Xml-PowerTools" w:id="609" w:date="2000-01-01T00:00:00Z"/>
          <w:rFonts w:asciiTheme="minorHAnsi" w:eastAsiaTheme="minorEastAsia" w:hAnsiTheme="minorHAnsi" w:cstheme="minorBidi"/>
          <w:b w:val="0"/>
          <w:sz w:val="22"/>
          <w:szCs w:val="22"/>
        </w:rPr>
      </w:pPr>
      <w:ins w:author="Open-Xml-PowerTools" w:id="608" w:date="2000-01-01T00:00:00Z">
        <w:r>
          <w:t>Part 6 — Circumstances in which building, demolition or occupancy permits not required</w:t>
        </w:r>
      </w:ins>
    </w:p>
    <w:p>
      <w:pPr>
        <w:pStyle w:val="TOC8"/>
        <w:rPr>
          <w:ins w:author="Open-Xml-PowerTools" w:id="618" w:date="2000-01-01T00:00:00Z"/>
          <w:rFonts w:asciiTheme="minorHAnsi" w:eastAsiaTheme="minorEastAsia" w:hAnsiTheme="minorHAnsi" w:cstheme="minorBidi"/>
          <w:szCs w:val="22"/>
        </w:rPr>
      </w:pPr>
      <w:ins w:author="Open-Xml-PowerTools" w:id="610" w:date="2000-01-01T00:00:00Z">
        <w:r>
          <w:t>41.</w:t>
        </w:r>
      </w:ins>
      <w:ins w:author="Open-Xml-PowerTools" w:id="611" w:date="2000-01-01T00:00:00Z">
        <w:r>
          <w:tab/>
          <w:t>Building work for which building permit not required (s. 9(b))</w:t>
        </w:r>
      </w:ins>
      <w:ins w:author="Open-Xml-PowerTools" w:id="612" w:date="2000-01-01T00:00:00Z">
        <w:r>
          <w:tab/>
        </w:r>
      </w:ins>
      <w:ins w:author="Open-Xml-PowerTools" w:id="613" w:date="2000-01-01T00:00:00Z">
        <w:r>
          <w:fldChar w:fldCharType="begin"/>
        </w:r>
      </w:ins>
      <w:ins w:author="Open-Xml-PowerTools" w:id="614" w:date="2000-01-01T00:00:00Z">
        <w:r>
          <w:instrText xml:space="preserve"> PAGEREF _Toc97638591 \h </w:instrText>
        </w:r>
      </w:ins>
      <w:ins w:author="Open-Xml-PowerTools" w:id="615" w:date="2000-01-01T00:00:00Z">
        <w:r>
          <w:fldChar w:fldCharType="separate"/>
        </w:r>
      </w:ins>
      <w:ins w:author="Open-Xml-PowerTools" w:id="616" w:date="2000-01-01T00:00:00Z">
        <w:r>
          <w:t>66</w:t>
        </w:r>
      </w:ins>
      <w:ins w:author="Open-Xml-PowerTools" w:id="617" w:date="2000-01-01T00:00:00Z">
        <w:r>
          <w:fldChar w:fldCharType="end"/>
        </w:r>
      </w:ins>
    </w:p>
    <w:p>
      <w:pPr>
        <w:pStyle w:val="TOC8"/>
        <w:rPr>
          <w:ins w:author="Open-Xml-PowerTools" w:id="627" w:date="2000-01-01T00:00:00Z"/>
          <w:rFonts w:asciiTheme="minorHAnsi" w:eastAsiaTheme="minorEastAsia" w:hAnsiTheme="minorHAnsi" w:cstheme="minorBidi"/>
          <w:szCs w:val="22"/>
        </w:rPr>
      </w:pPr>
      <w:ins w:author="Open-Xml-PowerTools" w:id="619" w:date="2000-01-01T00:00:00Z">
        <w:r>
          <w:t>42.</w:t>
        </w:r>
      </w:ins>
      <w:ins w:author="Open-Xml-PowerTools" w:id="620" w:date="2000-01-01T00:00:00Z">
        <w:r>
          <w:tab/>
          <w:t>Demolition work for which demolition permit not required (s. 10(c))</w:t>
        </w:r>
      </w:ins>
      <w:ins w:author="Open-Xml-PowerTools" w:id="621" w:date="2000-01-01T00:00:00Z">
        <w:r>
          <w:tab/>
        </w:r>
      </w:ins>
      <w:ins w:author="Open-Xml-PowerTools" w:id="622" w:date="2000-01-01T00:00:00Z">
        <w:r>
          <w:fldChar w:fldCharType="begin"/>
        </w:r>
      </w:ins>
      <w:ins w:author="Open-Xml-PowerTools" w:id="623" w:date="2000-01-01T00:00:00Z">
        <w:r>
          <w:instrText xml:space="preserve"> PAGEREF _Toc97638592 \h </w:instrText>
        </w:r>
      </w:ins>
      <w:ins w:author="Open-Xml-PowerTools" w:id="624" w:date="2000-01-01T00:00:00Z">
        <w:r>
          <w:fldChar w:fldCharType="separate"/>
        </w:r>
      </w:ins>
      <w:ins w:author="Open-Xml-PowerTools" w:id="625" w:date="2000-01-01T00:00:00Z">
        <w:r>
          <w:t>67</w:t>
        </w:r>
      </w:ins>
      <w:ins w:author="Open-Xml-PowerTools" w:id="626" w:date="2000-01-01T00:00:00Z">
        <w:r>
          <w:fldChar w:fldCharType="end"/>
        </w:r>
      </w:ins>
    </w:p>
    <w:p>
      <w:pPr>
        <w:pStyle w:val="TOC8"/>
        <w:rPr>
          <w:ins w:author="Open-Xml-PowerTools" w:id="636" w:date="2000-01-01T00:00:00Z"/>
          <w:rFonts w:asciiTheme="minorHAnsi" w:eastAsiaTheme="minorEastAsia" w:hAnsiTheme="minorHAnsi" w:cstheme="minorBidi"/>
          <w:szCs w:val="22"/>
        </w:rPr>
      </w:pPr>
      <w:ins w:author="Open-Xml-PowerTools" w:id="628" w:date="2000-01-01T00:00:00Z">
        <w:r>
          <w:t>43.</w:t>
        </w:r>
      </w:ins>
      <w:ins w:author="Open-Xml-PowerTools" w:id="629" w:date="2000-01-01T00:00:00Z">
        <w:r>
          <w:tab/>
          <w:t>Buildings for which occupancy permit not required (s. 41(2))</w:t>
        </w:r>
      </w:ins>
      <w:ins w:author="Open-Xml-PowerTools" w:id="630" w:date="2000-01-01T00:00:00Z">
        <w:r>
          <w:tab/>
        </w:r>
      </w:ins>
      <w:ins w:author="Open-Xml-PowerTools" w:id="631" w:date="2000-01-01T00:00:00Z">
        <w:r>
          <w:fldChar w:fldCharType="begin"/>
        </w:r>
      </w:ins>
      <w:ins w:author="Open-Xml-PowerTools" w:id="632" w:date="2000-01-01T00:00:00Z">
        <w:r>
          <w:instrText xml:space="preserve"> PAGEREF _Toc97638593 \h </w:instrText>
        </w:r>
      </w:ins>
      <w:ins w:author="Open-Xml-PowerTools" w:id="633" w:date="2000-01-01T00:00:00Z">
        <w:r>
          <w:fldChar w:fldCharType="separate"/>
        </w:r>
      </w:ins>
      <w:ins w:author="Open-Xml-PowerTools" w:id="634" w:date="2000-01-01T00:00:00Z">
        <w:r>
          <w:t>67</w:t>
        </w:r>
      </w:ins>
      <w:ins w:author="Open-Xml-PowerTools" w:id="635" w:date="2000-01-01T00:00:00Z">
        <w:r>
          <w:fldChar w:fldCharType="end"/>
        </w:r>
      </w:ins>
    </w:p>
    <w:p>
      <w:pPr>
        <w:pStyle w:val="TOC2"/>
        <w:tabs>
          <w:tab w:val="right" w:leader="dot" w:pos="7077"/>
        </w:tabs>
        <w:rPr>
          <w:ins w:author="Open-Xml-PowerTools" w:id="638" w:date="2000-01-01T00:00:00Z"/>
          <w:rFonts w:asciiTheme="minorHAnsi" w:eastAsiaTheme="minorEastAsia" w:hAnsiTheme="minorHAnsi" w:cstheme="minorBidi"/>
          <w:b w:val="0"/>
          <w:sz w:val="22"/>
          <w:szCs w:val="22"/>
        </w:rPr>
      </w:pPr>
      <w:ins w:author="Open-Xml-PowerTools" w:id="637" w:date="2000-01-01T00:00:00Z">
        <w:r>
          <w:t>Part 7 — Work affecting other land</w:t>
        </w:r>
      </w:ins>
    </w:p>
    <w:p>
      <w:pPr>
        <w:pStyle w:val="TOC8"/>
        <w:rPr>
          <w:ins w:author="Open-Xml-PowerTools" w:id="647" w:date="2000-01-01T00:00:00Z"/>
          <w:rFonts w:asciiTheme="minorHAnsi" w:eastAsiaTheme="minorEastAsia" w:hAnsiTheme="minorHAnsi" w:cstheme="minorBidi"/>
          <w:szCs w:val="22"/>
        </w:rPr>
      </w:pPr>
      <w:ins w:author="Open-Xml-PowerTools" w:id="639" w:date="2000-01-01T00:00:00Z">
        <w:r>
          <w:t>44A.</w:t>
        </w:r>
      </w:ins>
      <w:ins w:author="Open-Xml-PowerTools" w:id="640" w:date="2000-01-01T00:00:00Z">
        <w:r>
          <w:tab/>
          <w:t>Terms used</w:t>
        </w:r>
      </w:ins>
      <w:ins w:author="Open-Xml-PowerTools" w:id="641" w:date="2000-01-01T00:00:00Z">
        <w:r>
          <w:tab/>
        </w:r>
      </w:ins>
      <w:ins w:author="Open-Xml-PowerTools" w:id="642" w:date="2000-01-01T00:00:00Z">
        <w:r>
          <w:fldChar w:fldCharType="begin"/>
        </w:r>
      </w:ins>
      <w:ins w:author="Open-Xml-PowerTools" w:id="643" w:date="2000-01-01T00:00:00Z">
        <w:r>
          <w:instrText xml:space="preserve"> PAGEREF _Toc97638595 \h </w:instrText>
        </w:r>
      </w:ins>
      <w:ins w:author="Open-Xml-PowerTools" w:id="644" w:date="2000-01-01T00:00:00Z">
        <w:r>
          <w:fldChar w:fldCharType="separate"/>
        </w:r>
      </w:ins>
      <w:ins w:author="Open-Xml-PowerTools" w:id="645" w:date="2000-01-01T00:00:00Z">
        <w:r>
          <w:t>69</w:t>
        </w:r>
      </w:ins>
      <w:ins w:author="Open-Xml-PowerTools" w:id="646" w:date="2000-01-01T00:00:00Z">
        <w:r>
          <w:fldChar w:fldCharType="end"/>
        </w:r>
      </w:ins>
    </w:p>
    <w:p>
      <w:pPr>
        <w:pStyle w:val="TOC8"/>
        <w:rPr>
          <w:ins w:author="Open-Xml-PowerTools" w:id="656" w:date="2000-01-01T00:00:00Z"/>
          <w:rFonts w:asciiTheme="minorHAnsi" w:eastAsiaTheme="minorEastAsia" w:hAnsiTheme="minorHAnsi" w:cstheme="minorBidi"/>
          <w:szCs w:val="22"/>
        </w:rPr>
      </w:pPr>
      <w:ins w:author="Open-Xml-PowerTools" w:id="648" w:date="2000-01-01T00:00:00Z">
        <w:r>
          <w:t>44.</w:t>
        </w:r>
      </w:ins>
      <w:ins w:author="Open-Xml-PowerTools" w:id="649" w:date="2000-01-01T00:00:00Z">
        <w:r>
          <w:tab/>
          <w:t>Owner of land for purposes of Part 6 of Act</w:t>
        </w:r>
      </w:ins>
      <w:ins w:author="Open-Xml-PowerTools" w:id="650" w:date="2000-01-01T00:00:00Z">
        <w:r>
          <w:tab/>
        </w:r>
      </w:ins>
      <w:ins w:author="Open-Xml-PowerTools" w:id="651" w:date="2000-01-01T00:00:00Z">
        <w:r>
          <w:fldChar w:fldCharType="begin"/>
        </w:r>
      </w:ins>
      <w:ins w:author="Open-Xml-PowerTools" w:id="652" w:date="2000-01-01T00:00:00Z">
        <w:r>
          <w:instrText xml:space="preserve"> PAGEREF _Toc97638596 \h </w:instrText>
        </w:r>
      </w:ins>
      <w:ins w:author="Open-Xml-PowerTools" w:id="653" w:date="2000-01-01T00:00:00Z">
        <w:r>
          <w:fldChar w:fldCharType="separate"/>
        </w:r>
      </w:ins>
      <w:ins w:author="Open-Xml-PowerTools" w:id="654" w:date="2000-01-01T00:00:00Z">
        <w:r>
          <w:t>69</w:t>
        </w:r>
      </w:ins>
      <w:ins w:author="Open-Xml-PowerTools" w:id="655" w:date="2000-01-01T00:00:00Z">
        <w:r>
          <w:fldChar w:fldCharType="end"/>
        </w:r>
      </w:ins>
    </w:p>
    <w:p>
      <w:pPr>
        <w:pStyle w:val="TOC8"/>
        <w:rPr>
          <w:ins w:author="Open-Xml-PowerTools" w:id="665" w:date="2000-01-01T00:00:00Z"/>
          <w:rFonts w:asciiTheme="minorHAnsi" w:eastAsiaTheme="minorEastAsia" w:hAnsiTheme="minorHAnsi" w:cstheme="minorBidi"/>
          <w:szCs w:val="22"/>
        </w:rPr>
      </w:pPr>
      <w:ins w:author="Open-Xml-PowerTools" w:id="657" w:date="2000-01-01T00:00:00Z">
        <w:r>
          <w:t>45A.</w:t>
        </w:r>
      </w:ins>
      <w:ins w:author="Open-Xml-PowerTools" w:id="658" w:date="2000-01-01T00:00:00Z">
        <w:r>
          <w:tab/>
          <w:t>Minor encroachments (s. 76(1)(c))</w:t>
        </w:r>
      </w:ins>
      <w:ins w:author="Open-Xml-PowerTools" w:id="659" w:date="2000-01-01T00:00:00Z">
        <w:r>
          <w:tab/>
        </w:r>
      </w:ins>
      <w:ins w:author="Open-Xml-PowerTools" w:id="660" w:date="2000-01-01T00:00:00Z">
        <w:r>
          <w:fldChar w:fldCharType="begin"/>
        </w:r>
      </w:ins>
      <w:ins w:author="Open-Xml-PowerTools" w:id="661" w:date="2000-01-01T00:00:00Z">
        <w:r>
          <w:instrText xml:space="preserve"> PAGEREF _Toc97638597 \h </w:instrText>
        </w:r>
      </w:ins>
      <w:ins w:author="Open-Xml-PowerTools" w:id="662" w:date="2000-01-01T00:00:00Z">
        <w:r>
          <w:fldChar w:fldCharType="separate"/>
        </w:r>
      </w:ins>
      <w:ins w:author="Open-Xml-PowerTools" w:id="663" w:date="2000-01-01T00:00:00Z">
        <w:r>
          <w:t>69</w:t>
        </w:r>
      </w:ins>
      <w:ins w:author="Open-Xml-PowerTools" w:id="664" w:date="2000-01-01T00:00:00Z">
        <w:r>
          <w:fldChar w:fldCharType="end"/>
        </w:r>
      </w:ins>
    </w:p>
    <w:p>
      <w:pPr>
        <w:pStyle w:val="TOC8"/>
        <w:rPr>
          <w:ins w:author="Open-Xml-PowerTools" w:id="674" w:date="2000-01-01T00:00:00Z"/>
          <w:rFonts w:asciiTheme="minorHAnsi" w:eastAsiaTheme="minorEastAsia" w:hAnsiTheme="minorHAnsi" w:cstheme="minorBidi"/>
          <w:szCs w:val="22"/>
        </w:rPr>
      </w:pPr>
      <w:ins w:author="Open-Xml-PowerTools" w:id="666" w:date="2000-01-01T00:00:00Z">
        <w:r>
          <w:t>45B.</w:t>
        </w:r>
      </w:ins>
      <w:ins w:author="Open-Xml-PowerTools" w:id="667" w:date="2000-01-01T00:00:00Z">
        <w:r>
          <w:tab/>
          <w:t>Circumstances prescribed for purposes of section 76(1)(e)</w:t>
        </w:r>
      </w:ins>
      <w:ins w:author="Open-Xml-PowerTools" w:id="668" w:date="2000-01-01T00:00:00Z">
        <w:r>
          <w:tab/>
        </w:r>
      </w:ins>
      <w:ins w:author="Open-Xml-PowerTools" w:id="669" w:date="2000-01-01T00:00:00Z">
        <w:r>
          <w:fldChar w:fldCharType="begin"/>
        </w:r>
      </w:ins>
      <w:ins w:author="Open-Xml-PowerTools" w:id="670" w:date="2000-01-01T00:00:00Z">
        <w:r>
          <w:instrText xml:space="preserve"> PAGEREF _Toc97638598 \h </w:instrText>
        </w:r>
      </w:ins>
      <w:ins w:author="Open-Xml-PowerTools" w:id="671" w:date="2000-01-01T00:00:00Z">
        <w:r>
          <w:fldChar w:fldCharType="separate"/>
        </w:r>
      </w:ins>
      <w:ins w:author="Open-Xml-PowerTools" w:id="672" w:date="2000-01-01T00:00:00Z">
        <w:r>
          <w:t>70</w:t>
        </w:r>
      </w:ins>
      <w:ins w:author="Open-Xml-PowerTools" w:id="673" w:date="2000-01-01T00:00:00Z">
        <w:r>
          <w:fldChar w:fldCharType="end"/>
        </w:r>
      </w:ins>
    </w:p>
    <w:p>
      <w:pPr>
        <w:pStyle w:val="TOC8"/>
        <w:rPr>
          <w:ins w:author="Open-Xml-PowerTools" w:id="683" w:date="2000-01-01T00:00:00Z"/>
          <w:rFonts w:asciiTheme="minorHAnsi" w:eastAsiaTheme="minorEastAsia" w:hAnsiTheme="minorHAnsi" w:cstheme="minorBidi"/>
          <w:szCs w:val="22"/>
        </w:rPr>
      </w:pPr>
      <w:ins w:author="Open-Xml-PowerTools" w:id="675" w:date="2000-01-01T00:00:00Z">
        <w:r>
          <w:t>45.</w:t>
        </w:r>
      </w:ins>
      <w:ins w:author="Open-Xml-PowerTools" w:id="676" w:date="2000-01-01T00:00:00Z">
        <w:r>
          <w:tab/>
          <w:t>Content of notice about effect on other land (s. 85)</w:t>
        </w:r>
      </w:ins>
      <w:ins w:author="Open-Xml-PowerTools" w:id="677" w:date="2000-01-01T00:00:00Z">
        <w:r>
          <w:tab/>
        </w:r>
      </w:ins>
      <w:ins w:author="Open-Xml-PowerTools" w:id="678" w:date="2000-01-01T00:00:00Z">
        <w:r>
          <w:fldChar w:fldCharType="begin"/>
        </w:r>
      </w:ins>
      <w:ins w:author="Open-Xml-PowerTools" w:id="679" w:date="2000-01-01T00:00:00Z">
        <w:r>
          <w:instrText xml:space="preserve"> PAGEREF _Toc97638599 \h </w:instrText>
        </w:r>
      </w:ins>
      <w:ins w:author="Open-Xml-PowerTools" w:id="680" w:date="2000-01-01T00:00:00Z">
        <w:r>
          <w:fldChar w:fldCharType="separate"/>
        </w:r>
      </w:ins>
      <w:ins w:author="Open-Xml-PowerTools" w:id="681" w:date="2000-01-01T00:00:00Z">
        <w:r>
          <w:t>71</w:t>
        </w:r>
      </w:ins>
      <w:ins w:author="Open-Xml-PowerTools" w:id="682" w:date="2000-01-01T00:00:00Z">
        <w:r>
          <w:fldChar w:fldCharType="end"/>
        </w:r>
      </w:ins>
    </w:p>
    <w:p>
      <w:pPr>
        <w:pStyle w:val="TOC2"/>
        <w:tabs>
          <w:tab w:val="right" w:leader="dot" w:pos="7077"/>
        </w:tabs>
        <w:rPr>
          <w:ins w:author="Open-Xml-PowerTools" w:id="685" w:date="2000-01-01T00:00:00Z"/>
          <w:rFonts w:asciiTheme="minorHAnsi" w:eastAsiaTheme="minorEastAsia" w:hAnsiTheme="minorHAnsi" w:cstheme="minorBidi"/>
          <w:b w:val="0"/>
          <w:sz w:val="22"/>
          <w:szCs w:val="22"/>
        </w:rPr>
      </w:pPr>
      <w:ins w:author="Open-Xml-PowerTools" w:id="684" w:date="2000-01-01T00:00:00Z">
        <w:r>
          <w:lastRenderedPageBreak/>
          <w:t>Part 8 — Existing buildings</w:t>
        </w:r>
      </w:ins>
    </w:p>
    <w:p>
      <w:pPr>
        <w:pStyle w:val="TOC4"/>
        <w:tabs>
          <w:tab w:val="right" w:leader="dot" w:pos="7077"/>
        </w:tabs>
        <w:rPr>
          <w:ins w:author="Open-Xml-PowerTools" w:id="687" w:date="2000-01-01T00:00:00Z"/>
          <w:rFonts w:asciiTheme="minorHAnsi" w:eastAsiaTheme="minorEastAsia" w:hAnsiTheme="minorHAnsi" w:cstheme="minorBidi"/>
          <w:b w:val="0"/>
          <w:szCs w:val="22"/>
        </w:rPr>
      </w:pPr>
      <w:ins w:author="Open-Xml-PowerTools" w:id="686" w:date="2000-01-01T00:00:00Z">
        <w:r>
          <w:t>Division 1 — General</w:t>
        </w:r>
      </w:ins>
    </w:p>
    <w:p>
      <w:pPr>
        <w:pStyle w:val="TOC8"/>
        <w:rPr>
          <w:ins w:author="Open-Xml-PowerTools" w:id="696" w:date="2000-01-01T00:00:00Z"/>
          <w:rFonts w:asciiTheme="minorHAnsi" w:eastAsiaTheme="minorEastAsia" w:hAnsiTheme="minorHAnsi" w:cstheme="minorBidi"/>
          <w:szCs w:val="22"/>
        </w:rPr>
      </w:pPr>
      <w:ins w:author="Open-Xml-PowerTools" w:id="688" w:date="2000-01-01T00:00:00Z">
        <w:r>
          <w:t>47.</w:t>
        </w:r>
      </w:ins>
      <w:ins w:author="Open-Xml-PowerTools" w:id="689" w:date="2000-01-01T00:00:00Z">
        <w:r>
          <w:tab/>
          <w:t>Notification of change of classification of certain buildings and incidental structures</w:t>
        </w:r>
      </w:ins>
      <w:ins w:author="Open-Xml-PowerTools" w:id="690" w:date="2000-01-01T00:00:00Z">
        <w:r>
          <w:tab/>
        </w:r>
      </w:ins>
      <w:ins w:author="Open-Xml-PowerTools" w:id="691" w:date="2000-01-01T00:00:00Z">
        <w:r>
          <w:fldChar w:fldCharType="begin"/>
        </w:r>
      </w:ins>
      <w:ins w:author="Open-Xml-PowerTools" w:id="692" w:date="2000-01-01T00:00:00Z">
        <w:r>
          <w:instrText xml:space="preserve"> PAGEREF _Toc97638602 \h </w:instrText>
        </w:r>
      </w:ins>
      <w:ins w:author="Open-Xml-PowerTools" w:id="693" w:date="2000-01-01T00:00:00Z">
        <w:r>
          <w:fldChar w:fldCharType="separate"/>
        </w:r>
      </w:ins>
      <w:ins w:author="Open-Xml-PowerTools" w:id="694" w:date="2000-01-01T00:00:00Z">
        <w:r>
          <w:t>72</w:t>
        </w:r>
      </w:ins>
      <w:ins w:author="Open-Xml-PowerTools" w:id="695" w:date="2000-01-01T00:00:00Z">
        <w:r>
          <w:fldChar w:fldCharType="end"/>
        </w:r>
      </w:ins>
    </w:p>
    <w:p>
      <w:pPr>
        <w:pStyle w:val="TOC4"/>
        <w:tabs>
          <w:tab w:val="right" w:leader="dot" w:pos="7077"/>
        </w:tabs>
        <w:rPr>
          <w:ins w:author="Open-Xml-PowerTools" w:id="698" w:date="2000-01-01T00:00:00Z"/>
          <w:rFonts w:asciiTheme="minorHAnsi" w:eastAsiaTheme="minorEastAsia" w:hAnsiTheme="minorHAnsi" w:cstheme="minorBidi"/>
          <w:b w:val="0"/>
          <w:szCs w:val="22"/>
        </w:rPr>
      </w:pPr>
      <w:ins w:author="Open-Xml-PowerTools" w:id="697" w:date="2000-01-01T00:00:00Z">
        <w:r>
          <w:t>Division 2A — Maintenance</w:t>
        </w:r>
      </w:ins>
    </w:p>
    <w:p>
      <w:pPr>
        <w:pStyle w:val="TOC8"/>
        <w:rPr>
          <w:ins w:author="Open-Xml-PowerTools" w:id="707" w:date="2000-01-01T00:00:00Z"/>
          <w:rFonts w:asciiTheme="minorHAnsi" w:eastAsiaTheme="minorEastAsia" w:hAnsiTheme="minorHAnsi" w:cstheme="minorBidi"/>
          <w:szCs w:val="22"/>
        </w:rPr>
      </w:pPr>
      <w:ins w:author="Open-Xml-PowerTools" w:id="699" w:date="2000-01-01T00:00:00Z">
        <w:r>
          <w:t>48A.</w:t>
        </w:r>
      </w:ins>
      <w:ins w:author="Open-Xml-PowerTools" w:id="700" w:date="2000-01-01T00:00:00Z">
        <w:r>
          <w:tab/>
          <w:t>Maintenance of buildings</w:t>
        </w:r>
      </w:ins>
      <w:ins w:author="Open-Xml-PowerTools" w:id="701" w:date="2000-01-01T00:00:00Z">
        <w:r>
          <w:tab/>
        </w:r>
      </w:ins>
      <w:ins w:author="Open-Xml-PowerTools" w:id="702" w:date="2000-01-01T00:00:00Z">
        <w:r>
          <w:fldChar w:fldCharType="begin"/>
        </w:r>
      </w:ins>
      <w:ins w:author="Open-Xml-PowerTools" w:id="703" w:date="2000-01-01T00:00:00Z">
        <w:r>
          <w:instrText xml:space="preserve"> PAGEREF _Toc97638604 \h </w:instrText>
        </w:r>
      </w:ins>
      <w:ins w:author="Open-Xml-PowerTools" w:id="704" w:date="2000-01-01T00:00:00Z">
        <w:r>
          <w:fldChar w:fldCharType="separate"/>
        </w:r>
      </w:ins>
      <w:ins w:author="Open-Xml-PowerTools" w:id="705" w:date="2000-01-01T00:00:00Z">
        <w:r>
          <w:t>74</w:t>
        </w:r>
      </w:ins>
      <w:ins w:author="Open-Xml-PowerTools" w:id="706" w:date="2000-01-01T00:00:00Z">
        <w:r>
          <w:fldChar w:fldCharType="end"/>
        </w:r>
      </w:ins>
    </w:p>
    <w:p>
      <w:pPr>
        <w:pStyle w:val="TOC4"/>
        <w:tabs>
          <w:tab w:val="right" w:leader="dot" w:pos="7077"/>
        </w:tabs>
        <w:rPr>
          <w:ins w:author="Open-Xml-PowerTools" w:id="709" w:date="2000-01-01T00:00:00Z"/>
          <w:rFonts w:asciiTheme="minorHAnsi" w:eastAsiaTheme="minorEastAsia" w:hAnsiTheme="minorHAnsi" w:cstheme="minorBidi"/>
          <w:b w:val="0"/>
          <w:szCs w:val="22"/>
        </w:rPr>
      </w:pPr>
      <w:ins w:author="Open-Xml-PowerTools" w:id="708" w:date="2000-01-01T00:00:00Z">
        <w:r>
          <w:t>Division 2 — Private swimming pools</w:t>
        </w:r>
      </w:ins>
    </w:p>
    <w:p>
      <w:pPr>
        <w:pStyle w:val="TOC8"/>
        <w:rPr>
          <w:ins w:author="Open-Xml-PowerTools" w:id="718" w:date="2000-01-01T00:00:00Z"/>
          <w:rFonts w:asciiTheme="minorHAnsi" w:eastAsiaTheme="minorEastAsia" w:hAnsiTheme="minorHAnsi" w:cstheme="minorBidi"/>
          <w:szCs w:val="22"/>
        </w:rPr>
      </w:pPr>
      <w:ins w:author="Open-Xml-PowerTools" w:id="710" w:date="2000-01-01T00:00:00Z">
        <w:r>
          <w:t>48.</w:t>
        </w:r>
      </w:ins>
      <w:ins w:author="Open-Xml-PowerTools" w:id="711" w:date="2000-01-01T00:00:00Z">
        <w:r>
          <w:tab/>
          <w:t>Terms used</w:t>
        </w:r>
      </w:ins>
      <w:ins w:author="Open-Xml-PowerTools" w:id="712" w:date="2000-01-01T00:00:00Z">
        <w:r>
          <w:tab/>
        </w:r>
      </w:ins>
      <w:ins w:author="Open-Xml-PowerTools" w:id="713" w:date="2000-01-01T00:00:00Z">
        <w:r>
          <w:fldChar w:fldCharType="begin"/>
        </w:r>
      </w:ins>
      <w:ins w:author="Open-Xml-PowerTools" w:id="714" w:date="2000-01-01T00:00:00Z">
        <w:r>
          <w:instrText xml:space="preserve"> PAGEREF _Toc97638606 \h </w:instrText>
        </w:r>
      </w:ins>
      <w:ins w:author="Open-Xml-PowerTools" w:id="715" w:date="2000-01-01T00:00:00Z">
        <w:r>
          <w:fldChar w:fldCharType="separate"/>
        </w:r>
      </w:ins>
      <w:ins w:author="Open-Xml-PowerTools" w:id="716" w:date="2000-01-01T00:00:00Z">
        <w:r>
          <w:t>76</w:t>
        </w:r>
      </w:ins>
      <w:ins w:author="Open-Xml-PowerTools" w:id="717" w:date="2000-01-01T00:00:00Z">
        <w:r>
          <w:fldChar w:fldCharType="end"/>
        </w:r>
      </w:ins>
    </w:p>
    <w:p>
      <w:pPr>
        <w:pStyle w:val="TOC8"/>
        <w:rPr>
          <w:ins w:author="Open-Xml-PowerTools" w:id="727" w:date="2000-01-01T00:00:00Z"/>
          <w:rFonts w:asciiTheme="minorHAnsi" w:eastAsiaTheme="minorEastAsia" w:hAnsiTheme="minorHAnsi" w:cstheme="minorBidi"/>
          <w:szCs w:val="22"/>
        </w:rPr>
      </w:pPr>
      <w:ins w:author="Open-Xml-PowerTools" w:id="719" w:date="2000-01-01T00:00:00Z">
        <w:r>
          <w:t>49.</w:t>
        </w:r>
      </w:ins>
      <w:ins w:author="Open-Xml-PowerTools" w:id="720" w:date="2000-01-01T00:00:00Z">
        <w:r>
          <w:tab/>
          <w:t>Application of this Division</w:t>
        </w:r>
      </w:ins>
      <w:ins w:author="Open-Xml-PowerTools" w:id="721" w:date="2000-01-01T00:00:00Z">
        <w:r>
          <w:tab/>
        </w:r>
      </w:ins>
      <w:ins w:author="Open-Xml-PowerTools" w:id="722" w:date="2000-01-01T00:00:00Z">
        <w:r>
          <w:fldChar w:fldCharType="begin"/>
        </w:r>
      </w:ins>
      <w:ins w:author="Open-Xml-PowerTools" w:id="723" w:date="2000-01-01T00:00:00Z">
        <w:r>
          <w:instrText xml:space="preserve"> PAGEREF _Toc97638607 \h </w:instrText>
        </w:r>
      </w:ins>
      <w:ins w:author="Open-Xml-PowerTools" w:id="724" w:date="2000-01-01T00:00:00Z">
        <w:r>
          <w:fldChar w:fldCharType="separate"/>
        </w:r>
      </w:ins>
      <w:ins w:author="Open-Xml-PowerTools" w:id="725" w:date="2000-01-01T00:00:00Z">
        <w:r>
          <w:t>76</w:t>
        </w:r>
      </w:ins>
      <w:ins w:author="Open-Xml-PowerTools" w:id="726" w:date="2000-01-01T00:00:00Z">
        <w:r>
          <w:fldChar w:fldCharType="end"/>
        </w:r>
      </w:ins>
    </w:p>
    <w:p>
      <w:pPr>
        <w:pStyle w:val="TOC8"/>
        <w:rPr>
          <w:ins w:author="Open-Xml-PowerTools" w:id="736" w:date="2000-01-01T00:00:00Z"/>
          <w:rFonts w:asciiTheme="minorHAnsi" w:eastAsiaTheme="minorEastAsia" w:hAnsiTheme="minorHAnsi" w:cstheme="minorBidi"/>
          <w:szCs w:val="22"/>
        </w:rPr>
      </w:pPr>
      <w:ins w:author="Open-Xml-PowerTools" w:id="728" w:date="2000-01-01T00:00:00Z">
        <w:r>
          <w:t>50.</w:t>
        </w:r>
      </w:ins>
      <w:ins w:author="Open-Xml-PowerTools" w:id="729" w:date="2000-01-01T00:00:00Z">
        <w:r>
          <w:tab/>
          <w:t>Barrier to private swimming pool</w:t>
        </w:r>
      </w:ins>
      <w:ins w:author="Open-Xml-PowerTools" w:id="730" w:date="2000-01-01T00:00:00Z">
        <w:r>
          <w:tab/>
        </w:r>
      </w:ins>
      <w:ins w:author="Open-Xml-PowerTools" w:id="731" w:date="2000-01-01T00:00:00Z">
        <w:r>
          <w:fldChar w:fldCharType="begin"/>
        </w:r>
      </w:ins>
      <w:ins w:author="Open-Xml-PowerTools" w:id="732" w:date="2000-01-01T00:00:00Z">
        <w:r>
          <w:instrText xml:space="preserve"> PAGEREF _Toc97638608 \h </w:instrText>
        </w:r>
      </w:ins>
      <w:ins w:author="Open-Xml-PowerTools" w:id="733" w:date="2000-01-01T00:00:00Z">
        <w:r>
          <w:fldChar w:fldCharType="separate"/>
        </w:r>
      </w:ins>
      <w:ins w:author="Open-Xml-PowerTools" w:id="734" w:date="2000-01-01T00:00:00Z">
        <w:r>
          <w:t>76</w:t>
        </w:r>
      </w:ins>
      <w:ins w:author="Open-Xml-PowerTools" w:id="735" w:date="2000-01-01T00:00:00Z">
        <w:r>
          <w:fldChar w:fldCharType="end"/>
        </w:r>
      </w:ins>
    </w:p>
    <w:p>
      <w:pPr>
        <w:pStyle w:val="TOC8"/>
        <w:rPr>
          <w:ins w:author="Open-Xml-PowerTools" w:id="745" w:date="2000-01-01T00:00:00Z"/>
          <w:rFonts w:asciiTheme="minorHAnsi" w:eastAsiaTheme="minorEastAsia" w:hAnsiTheme="minorHAnsi" w:cstheme="minorBidi"/>
          <w:szCs w:val="22"/>
        </w:rPr>
      </w:pPr>
      <w:ins w:author="Open-Xml-PowerTools" w:id="737" w:date="2000-01-01T00:00:00Z">
        <w:r>
          <w:t>51.</w:t>
        </w:r>
      </w:ins>
      <w:ins w:author="Open-Xml-PowerTools" w:id="738" w:date="2000-01-01T00:00:00Z">
        <w:r>
          <w:tab/>
          <w:t>Approvals by permit authority</w:t>
        </w:r>
      </w:ins>
      <w:ins w:author="Open-Xml-PowerTools" w:id="739" w:date="2000-01-01T00:00:00Z">
        <w:r>
          <w:tab/>
        </w:r>
      </w:ins>
      <w:ins w:author="Open-Xml-PowerTools" w:id="740" w:date="2000-01-01T00:00:00Z">
        <w:r>
          <w:fldChar w:fldCharType="begin"/>
        </w:r>
      </w:ins>
      <w:ins w:author="Open-Xml-PowerTools" w:id="741" w:date="2000-01-01T00:00:00Z">
        <w:r>
          <w:instrText xml:space="preserve"> PAGEREF _Toc97638609 \h </w:instrText>
        </w:r>
      </w:ins>
      <w:ins w:author="Open-Xml-PowerTools" w:id="742" w:date="2000-01-01T00:00:00Z">
        <w:r>
          <w:fldChar w:fldCharType="separate"/>
        </w:r>
      </w:ins>
      <w:ins w:author="Open-Xml-PowerTools" w:id="743" w:date="2000-01-01T00:00:00Z">
        <w:r>
          <w:t>78</w:t>
        </w:r>
      </w:ins>
      <w:ins w:author="Open-Xml-PowerTools" w:id="744" w:date="2000-01-01T00:00:00Z">
        <w:r>
          <w:fldChar w:fldCharType="end"/>
        </w:r>
      </w:ins>
    </w:p>
    <w:p>
      <w:pPr>
        <w:pStyle w:val="TOC8"/>
        <w:rPr>
          <w:ins w:author="Open-Xml-PowerTools" w:id="755" w:date="2000-01-01T00:00:00Z"/>
          <w:rFonts w:asciiTheme="minorHAnsi" w:eastAsiaTheme="minorEastAsia" w:hAnsiTheme="minorHAnsi" w:cstheme="minorBidi"/>
          <w:szCs w:val="22"/>
        </w:rPr>
      </w:pPr>
      <w:ins w:author="Open-Xml-PowerTools" w:id="746" w:date="2000-01-01T00:00:00Z">
        <w:r>
          <w:t>52.</w:t>
        </w:r>
      </w:ins>
      <w:ins w:author="Open-Xml-PowerTools" w:id="747" w:date="2000-01-01T00:00:00Z">
        <w:r>
          <w:tab/>
          <w:t>Concessions for pre</w:t>
        </w:r>
      </w:ins>
      <w:ins w:author="Open-Xml-PowerTools" w:id="748" w:date="2000-01-01T00:00:00Z">
        <w:r>
          <w:noBreakHyphen/>
          <w:t>November 2001 private swimming pools</w:t>
        </w:r>
      </w:ins>
      <w:ins w:author="Open-Xml-PowerTools" w:id="749" w:date="2000-01-01T00:00:00Z">
        <w:r>
          <w:tab/>
        </w:r>
      </w:ins>
      <w:ins w:author="Open-Xml-PowerTools" w:id="750" w:date="2000-01-01T00:00:00Z">
        <w:r>
          <w:fldChar w:fldCharType="begin"/>
        </w:r>
      </w:ins>
      <w:ins w:author="Open-Xml-PowerTools" w:id="751" w:date="2000-01-01T00:00:00Z">
        <w:r>
          <w:instrText xml:space="preserve"> PAGEREF _Toc97638610 \h </w:instrText>
        </w:r>
      </w:ins>
      <w:ins w:author="Open-Xml-PowerTools" w:id="752" w:date="2000-01-01T00:00:00Z">
        <w:r>
          <w:fldChar w:fldCharType="separate"/>
        </w:r>
      </w:ins>
      <w:ins w:author="Open-Xml-PowerTools" w:id="753" w:date="2000-01-01T00:00:00Z">
        <w:r>
          <w:t>79</w:t>
        </w:r>
      </w:ins>
      <w:ins w:author="Open-Xml-PowerTools" w:id="754" w:date="2000-01-01T00:00:00Z">
        <w:r>
          <w:fldChar w:fldCharType="end"/>
        </w:r>
      </w:ins>
    </w:p>
    <w:p>
      <w:pPr>
        <w:pStyle w:val="TOC8"/>
        <w:rPr>
          <w:ins w:author="Open-Xml-PowerTools" w:id="764" w:date="2000-01-01T00:00:00Z"/>
          <w:rFonts w:asciiTheme="minorHAnsi" w:eastAsiaTheme="minorEastAsia" w:hAnsiTheme="minorHAnsi" w:cstheme="minorBidi"/>
          <w:szCs w:val="22"/>
        </w:rPr>
      </w:pPr>
      <w:ins w:author="Open-Xml-PowerTools" w:id="756" w:date="2000-01-01T00:00:00Z">
        <w:r>
          <w:t>53.</w:t>
        </w:r>
      </w:ins>
      <w:ins w:author="Open-Xml-PowerTools" w:id="757" w:date="2000-01-01T00:00:00Z">
        <w:r>
          <w:tab/>
          <w:t>Inspection of barrier to private swimming pool</w:t>
        </w:r>
      </w:ins>
      <w:ins w:author="Open-Xml-PowerTools" w:id="758" w:date="2000-01-01T00:00:00Z">
        <w:r>
          <w:tab/>
        </w:r>
      </w:ins>
      <w:ins w:author="Open-Xml-PowerTools" w:id="759" w:date="2000-01-01T00:00:00Z">
        <w:r>
          <w:fldChar w:fldCharType="begin"/>
        </w:r>
      </w:ins>
      <w:ins w:author="Open-Xml-PowerTools" w:id="760" w:date="2000-01-01T00:00:00Z">
        <w:r>
          <w:instrText xml:space="preserve"> PAGEREF _Toc97638611 \h </w:instrText>
        </w:r>
      </w:ins>
      <w:ins w:author="Open-Xml-PowerTools" w:id="761" w:date="2000-01-01T00:00:00Z">
        <w:r>
          <w:fldChar w:fldCharType="separate"/>
        </w:r>
      </w:ins>
      <w:ins w:author="Open-Xml-PowerTools" w:id="762" w:date="2000-01-01T00:00:00Z">
        <w:r>
          <w:t>80</w:t>
        </w:r>
      </w:ins>
      <w:ins w:author="Open-Xml-PowerTools" w:id="763" w:date="2000-01-01T00:00:00Z">
        <w:r>
          <w:fldChar w:fldCharType="end"/>
        </w:r>
      </w:ins>
    </w:p>
    <w:p>
      <w:pPr>
        <w:pStyle w:val="TOC8"/>
        <w:rPr>
          <w:ins w:author="Open-Xml-PowerTools" w:id="773" w:date="2000-01-01T00:00:00Z"/>
          <w:rFonts w:asciiTheme="minorHAnsi" w:eastAsiaTheme="minorEastAsia" w:hAnsiTheme="minorHAnsi" w:cstheme="minorBidi"/>
          <w:szCs w:val="22"/>
        </w:rPr>
      </w:pPr>
      <w:ins w:author="Open-Xml-PowerTools" w:id="765" w:date="2000-01-01T00:00:00Z">
        <w:r>
          <w:t>54A.</w:t>
        </w:r>
      </w:ins>
      <w:ins w:author="Open-Xml-PowerTools" w:id="766" w:date="2000-01-01T00:00:00Z">
        <w:r>
          <w:tab/>
          <w:t>Temporary pool barriers</w:t>
        </w:r>
      </w:ins>
      <w:ins w:author="Open-Xml-PowerTools" w:id="767" w:date="2000-01-01T00:00:00Z">
        <w:r>
          <w:tab/>
        </w:r>
      </w:ins>
      <w:ins w:author="Open-Xml-PowerTools" w:id="768" w:date="2000-01-01T00:00:00Z">
        <w:r>
          <w:fldChar w:fldCharType="begin"/>
        </w:r>
      </w:ins>
      <w:ins w:author="Open-Xml-PowerTools" w:id="769" w:date="2000-01-01T00:00:00Z">
        <w:r>
          <w:instrText xml:space="preserve"> PAGEREF _Toc97638612 \h </w:instrText>
        </w:r>
      </w:ins>
      <w:ins w:author="Open-Xml-PowerTools" w:id="770" w:date="2000-01-01T00:00:00Z">
        <w:r>
          <w:fldChar w:fldCharType="separate"/>
        </w:r>
      </w:ins>
      <w:ins w:author="Open-Xml-PowerTools" w:id="771" w:date="2000-01-01T00:00:00Z">
        <w:r>
          <w:t>80</w:t>
        </w:r>
      </w:ins>
      <w:ins w:author="Open-Xml-PowerTools" w:id="772" w:date="2000-01-01T00:00:00Z">
        <w:r>
          <w:fldChar w:fldCharType="end"/>
        </w:r>
      </w:ins>
    </w:p>
    <w:p>
      <w:pPr>
        <w:pStyle w:val="TOC8"/>
        <w:rPr>
          <w:ins w:author="Open-Xml-PowerTools" w:id="782" w:date="2000-01-01T00:00:00Z"/>
          <w:rFonts w:asciiTheme="minorHAnsi" w:eastAsiaTheme="minorEastAsia" w:hAnsiTheme="minorHAnsi" w:cstheme="minorBidi"/>
          <w:szCs w:val="22"/>
        </w:rPr>
      </w:pPr>
      <w:ins w:author="Open-Xml-PowerTools" w:id="774" w:date="2000-01-01T00:00:00Z">
        <w:r>
          <w:t>54.</w:t>
        </w:r>
      </w:ins>
      <w:ins w:author="Open-Xml-PowerTools" w:id="775" w:date="2000-01-01T00:00:00Z">
        <w:r>
          <w:tab/>
          <w:t>Transitional provisions — persons authorised to carry out inspections of private swimming pools</w:t>
        </w:r>
      </w:ins>
      <w:ins w:author="Open-Xml-PowerTools" w:id="776" w:date="2000-01-01T00:00:00Z">
        <w:r>
          <w:tab/>
        </w:r>
      </w:ins>
      <w:ins w:author="Open-Xml-PowerTools" w:id="777" w:date="2000-01-01T00:00:00Z">
        <w:r>
          <w:fldChar w:fldCharType="begin"/>
        </w:r>
      </w:ins>
      <w:ins w:author="Open-Xml-PowerTools" w:id="778" w:date="2000-01-01T00:00:00Z">
        <w:r>
          <w:instrText xml:space="preserve"> PAGEREF _Toc97638613 \h </w:instrText>
        </w:r>
      </w:ins>
      <w:ins w:author="Open-Xml-PowerTools" w:id="779" w:date="2000-01-01T00:00:00Z">
        <w:r>
          <w:fldChar w:fldCharType="separate"/>
        </w:r>
      </w:ins>
      <w:ins w:author="Open-Xml-PowerTools" w:id="780" w:date="2000-01-01T00:00:00Z">
        <w:r>
          <w:t>81</w:t>
        </w:r>
      </w:ins>
      <w:ins w:author="Open-Xml-PowerTools" w:id="781" w:date="2000-01-01T00:00:00Z">
        <w:r>
          <w:fldChar w:fldCharType="end"/>
        </w:r>
      </w:ins>
    </w:p>
    <w:p>
      <w:pPr>
        <w:pStyle w:val="TOC4"/>
        <w:tabs>
          <w:tab w:val="right" w:leader="dot" w:pos="7077"/>
        </w:tabs>
        <w:rPr>
          <w:ins w:author="Open-Xml-PowerTools" w:id="784" w:date="2000-01-01T00:00:00Z"/>
          <w:rFonts w:asciiTheme="minorHAnsi" w:eastAsiaTheme="minorEastAsia" w:hAnsiTheme="minorHAnsi" w:cstheme="minorBidi"/>
          <w:b w:val="0"/>
          <w:szCs w:val="22"/>
        </w:rPr>
      </w:pPr>
      <w:ins w:author="Open-Xml-PowerTools" w:id="783" w:date="2000-01-01T00:00:00Z">
        <w:r>
          <w:t>Division 3 — Smoke alarms</w:t>
        </w:r>
      </w:ins>
    </w:p>
    <w:p>
      <w:pPr>
        <w:pStyle w:val="TOC8"/>
        <w:rPr>
          <w:ins w:author="Open-Xml-PowerTools" w:id="793" w:date="2000-01-01T00:00:00Z"/>
          <w:rFonts w:asciiTheme="minorHAnsi" w:eastAsiaTheme="minorEastAsia" w:hAnsiTheme="minorHAnsi" w:cstheme="minorBidi"/>
          <w:szCs w:val="22"/>
        </w:rPr>
      </w:pPr>
      <w:ins w:author="Open-Xml-PowerTools" w:id="785" w:date="2000-01-01T00:00:00Z">
        <w:r>
          <w:t>55.</w:t>
        </w:r>
      </w:ins>
      <w:ins w:author="Open-Xml-PowerTools" w:id="786" w:date="2000-01-01T00:00:00Z">
        <w:r>
          <w:tab/>
          <w:t>Terms used</w:t>
        </w:r>
      </w:ins>
      <w:ins w:author="Open-Xml-PowerTools" w:id="787" w:date="2000-01-01T00:00:00Z">
        <w:r>
          <w:tab/>
        </w:r>
      </w:ins>
      <w:ins w:author="Open-Xml-PowerTools" w:id="788" w:date="2000-01-01T00:00:00Z">
        <w:r>
          <w:fldChar w:fldCharType="begin"/>
        </w:r>
      </w:ins>
      <w:ins w:author="Open-Xml-PowerTools" w:id="789" w:date="2000-01-01T00:00:00Z">
        <w:r>
          <w:instrText xml:space="preserve"> PAGEREF _Toc97638615 \h </w:instrText>
        </w:r>
      </w:ins>
      <w:ins w:author="Open-Xml-PowerTools" w:id="790" w:date="2000-01-01T00:00:00Z">
        <w:r>
          <w:fldChar w:fldCharType="separate"/>
        </w:r>
      </w:ins>
      <w:ins w:author="Open-Xml-PowerTools" w:id="791" w:date="2000-01-01T00:00:00Z">
        <w:r>
          <w:t>81</w:t>
        </w:r>
      </w:ins>
      <w:ins w:author="Open-Xml-PowerTools" w:id="792" w:date="2000-01-01T00:00:00Z">
        <w:r>
          <w:fldChar w:fldCharType="end"/>
        </w:r>
      </w:ins>
    </w:p>
    <w:p>
      <w:pPr>
        <w:pStyle w:val="TOC8"/>
        <w:rPr>
          <w:ins w:author="Open-Xml-PowerTools" w:id="802" w:date="2000-01-01T00:00:00Z"/>
          <w:rFonts w:asciiTheme="minorHAnsi" w:eastAsiaTheme="minorEastAsia" w:hAnsiTheme="minorHAnsi" w:cstheme="minorBidi"/>
          <w:szCs w:val="22"/>
        </w:rPr>
      </w:pPr>
      <w:ins w:author="Open-Xml-PowerTools" w:id="794" w:date="2000-01-01T00:00:00Z">
        <w:r>
          <w:t>56.</w:t>
        </w:r>
      </w:ins>
      <w:ins w:author="Open-Xml-PowerTools" w:id="795" w:date="2000-01-01T00:00:00Z">
        <w:r>
          <w:tab/>
          <w:t>Requirement to have smoke alarms or similar prior to transfer of dwelling</w:t>
        </w:r>
      </w:ins>
      <w:ins w:author="Open-Xml-PowerTools" w:id="796" w:date="2000-01-01T00:00:00Z">
        <w:r>
          <w:tab/>
        </w:r>
      </w:ins>
      <w:ins w:author="Open-Xml-PowerTools" w:id="797" w:date="2000-01-01T00:00:00Z">
        <w:r>
          <w:fldChar w:fldCharType="begin"/>
        </w:r>
      </w:ins>
      <w:ins w:author="Open-Xml-PowerTools" w:id="798" w:date="2000-01-01T00:00:00Z">
        <w:r>
          <w:instrText xml:space="preserve"> PAGEREF _Toc97638616 \h </w:instrText>
        </w:r>
      </w:ins>
      <w:ins w:author="Open-Xml-PowerTools" w:id="799" w:date="2000-01-01T00:00:00Z">
        <w:r>
          <w:fldChar w:fldCharType="separate"/>
        </w:r>
      </w:ins>
      <w:ins w:author="Open-Xml-PowerTools" w:id="800" w:date="2000-01-01T00:00:00Z">
        <w:r>
          <w:t>83</w:t>
        </w:r>
      </w:ins>
      <w:ins w:author="Open-Xml-PowerTools" w:id="801" w:date="2000-01-01T00:00:00Z">
        <w:r>
          <w:fldChar w:fldCharType="end"/>
        </w:r>
      </w:ins>
    </w:p>
    <w:p>
      <w:pPr>
        <w:pStyle w:val="TOC8"/>
        <w:rPr>
          <w:ins w:author="Open-Xml-PowerTools" w:id="811" w:date="2000-01-01T00:00:00Z"/>
          <w:rFonts w:asciiTheme="minorHAnsi" w:eastAsiaTheme="minorEastAsia" w:hAnsiTheme="minorHAnsi" w:cstheme="minorBidi"/>
          <w:szCs w:val="22"/>
        </w:rPr>
      </w:pPr>
      <w:ins w:author="Open-Xml-PowerTools" w:id="803" w:date="2000-01-01T00:00:00Z">
        <w:r>
          <w:t>57.</w:t>
        </w:r>
      </w:ins>
      <w:ins w:author="Open-Xml-PowerTools" w:id="804" w:date="2000-01-01T00:00:00Z">
        <w:r>
          <w:tab/>
          <w:t>New owner must install smoke alarms or similar, and right to recover costs</w:t>
        </w:r>
      </w:ins>
      <w:ins w:author="Open-Xml-PowerTools" w:id="805" w:date="2000-01-01T00:00:00Z">
        <w:r>
          <w:tab/>
        </w:r>
      </w:ins>
      <w:ins w:author="Open-Xml-PowerTools" w:id="806" w:date="2000-01-01T00:00:00Z">
        <w:r>
          <w:fldChar w:fldCharType="begin"/>
        </w:r>
      </w:ins>
      <w:ins w:author="Open-Xml-PowerTools" w:id="807" w:date="2000-01-01T00:00:00Z">
        <w:r>
          <w:instrText xml:space="preserve"> PAGEREF _Toc97638617 \h </w:instrText>
        </w:r>
      </w:ins>
      <w:ins w:author="Open-Xml-PowerTools" w:id="808" w:date="2000-01-01T00:00:00Z">
        <w:r>
          <w:fldChar w:fldCharType="separate"/>
        </w:r>
      </w:ins>
      <w:ins w:author="Open-Xml-PowerTools" w:id="809" w:date="2000-01-01T00:00:00Z">
        <w:r>
          <w:t>84</w:t>
        </w:r>
      </w:ins>
      <w:ins w:author="Open-Xml-PowerTools" w:id="810" w:date="2000-01-01T00:00:00Z">
        <w:r>
          <w:fldChar w:fldCharType="end"/>
        </w:r>
      </w:ins>
    </w:p>
    <w:p>
      <w:pPr>
        <w:pStyle w:val="TOC8"/>
        <w:rPr>
          <w:ins w:author="Open-Xml-PowerTools" w:id="820" w:date="2000-01-01T00:00:00Z"/>
          <w:rFonts w:asciiTheme="minorHAnsi" w:eastAsiaTheme="minorEastAsia" w:hAnsiTheme="minorHAnsi" w:cstheme="minorBidi"/>
          <w:szCs w:val="22"/>
        </w:rPr>
      </w:pPr>
      <w:ins w:author="Open-Xml-PowerTools" w:id="812" w:date="2000-01-01T00:00:00Z">
        <w:r>
          <w:t>58.</w:t>
        </w:r>
      </w:ins>
      <w:ins w:author="Open-Xml-PowerTools" w:id="813" w:date="2000-01-01T00:00:00Z">
        <w:r>
          <w:tab/>
          <w:t>Requirement to have smoke alarms or similar prior to tenancy</w:t>
        </w:r>
      </w:ins>
      <w:ins w:author="Open-Xml-PowerTools" w:id="814" w:date="2000-01-01T00:00:00Z">
        <w:r>
          <w:tab/>
        </w:r>
      </w:ins>
      <w:ins w:author="Open-Xml-PowerTools" w:id="815" w:date="2000-01-01T00:00:00Z">
        <w:r>
          <w:fldChar w:fldCharType="begin"/>
        </w:r>
      </w:ins>
      <w:ins w:author="Open-Xml-PowerTools" w:id="816" w:date="2000-01-01T00:00:00Z">
        <w:r>
          <w:instrText xml:space="preserve"> PAGEREF _Toc97638618 \h </w:instrText>
        </w:r>
      </w:ins>
      <w:ins w:author="Open-Xml-PowerTools" w:id="817" w:date="2000-01-01T00:00:00Z">
        <w:r>
          <w:fldChar w:fldCharType="separate"/>
        </w:r>
      </w:ins>
      <w:ins w:author="Open-Xml-PowerTools" w:id="818" w:date="2000-01-01T00:00:00Z">
        <w:r>
          <w:t>85</w:t>
        </w:r>
      </w:ins>
      <w:ins w:author="Open-Xml-PowerTools" w:id="819" w:date="2000-01-01T00:00:00Z">
        <w:r>
          <w:fldChar w:fldCharType="end"/>
        </w:r>
      </w:ins>
    </w:p>
    <w:p>
      <w:pPr>
        <w:pStyle w:val="TOC8"/>
        <w:rPr>
          <w:ins w:author="Open-Xml-PowerTools" w:id="829" w:date="2000-01-01T00:00:00Z"/>
          <w:rFonts w:asciiTheme="minorHAnsi" w:eastAsiaTheme="minorEastAsia" w:hAnsiTheme="minorHAnsi" w:cstheme="minorBidi"/>
          <w:szCs w:val="22"/>
        </w:rPr>
      </w:pPr>
      <w:ins w:author="Open-Xml-PowerTools" w:id="821" w:date="2000-01-01T00:00:00Z">
        <w:r>
          <w:t>59.</w:t>
        </w:r>
      </w:ins>
      <w:ins w:author="Open-Xml-PowerTools" w:id="822" w:date="2000-01-01T00:00:00Z">
        <w:r>
          <w:tab/>
          <w:t>Requirement to have smoke alarms or similar prior to hire of dwelling</w:t>
        </w:r>
      </w:ins>
      <w:ins w:author="Open-Xml-PowerTools" w:id="823" w:date="2000-01-01T00:00:00Z">
        <w:r>
          <w:tab/>
        </w:r>
      </w:ins>
      <w:ins w:author="Open-Xml-PowerTools" w:id="824" w:date="2000-01-01T00:00:00Z">
        <w:r>
          <w:fldChar w:fldCharType="begin"/>
        </w:r>
      </w:ins>
      <w:ins w:author="Open-Xml-PowerTools" w:id="825" w:date="2000-01-01T00:00:00Z">
        <w:r>
          <w:instrText xml:space="preserve"> PAGEREF _Toc97638619 \h </w:instrText>
        </w:r>
      </w:ins>
      <w:ins w:author="Open-Xml-PowerTools" w:id="826" w:date="2000-01-01T00:00:00Z">
        <w:r>
          <w:fldChar w:fldCharType="separate"/>
        </w:r>
      </w:ins>
      <w:ins w:author="Open-Xml-PowerTools" w:id="827" w:date="2000-01-01T00:00:00Z">
        <w:r>
          <w:t>85</w:t>
        </w:r>
      </w:ins>
      <w:ins w:author="Open-Xml-PowerTools" w:id="828" w:date="2000-01-01T00:00:00Z">
        <w:r>
          <w:fldChar w:fldCharType="end"/>
        </w:r>
      </w:ins>
    </w:p>
    <w:p>
      <w:pPr>
        <w:pStyle w:val="TOC8"/>
        <w:rPr>
          <w:ins w:author="Open-Xml-PowerTools" w:id="838" w:date="2000-01-01T00:00:00Z"/>
          <w:rFonts w:asciiTheme="minorHAnsi" w:eastAsiaTheme="minorEastAsia" w:hAnsiTheme="minorHAnsi" w:cstheme="minorBidi"/>
          <w:szCs w:val="22"/>
        </w:rPr>
      </w:pPr>
      <w:ins w:author="Open-Xml-PowerTools" w:id="830" w:date="2000-01-01T00:00:00Z">
        <w:r>
          <w:t>60.</w:t>
        </w:r>
      </w:ins>
      <w:ins w:author="Open-Xml-PowerTools" w:id="831" w:date="2000-01-01T00:00:00Z">
        <w:r>
          <w:tab/>
          <w:t>Requirements for smoke alarms</w:t>
        </w:r>
      </w:ins>
      <w:ins w:author="Open-Xml-PowerTools" w:id="832" w:date="2000-01-01T00:00:00Z">
        <w:r>
          <w:tab/>
        </w:r>
      </w:ins>
      <w:ins w:author="Open-Xml-PowerTools" w:id="833" w:date="2000-01-01T00:00:00Z">
        <w:r>
          <w:fldChar w:fldCharType="begin"/>
        </w:r>
      </w:ins>
      <w:ins w:author="Open-Xml-PowerTools" w:id="834" w:date="2000-01-01T00:00:00Z">
        <w:r>
          <w:instrText xml:space="preserve"> PAGEREF _Toc97638620 \h </w:instrText>
        </w:r>
      </w:ins>
      <w:ins w:author="Open-Xml-PowerTools" w:id="835" w:date="2000-01-01T00:00:00Z">
        <w:r>
          <w:fldChar w:fldCharType="separate"/>
        </w:r>
      </w:ins>
      <w:ins w:author="Open-Xml-PowerTools" w:id="836" w:date="2000-01-01T00:00:00Z">
        <w:r>
          <w:t>85</w:t>
        </w:r>
      </w:ins>
      <w:ins w:author="Open-Xml-PowerTools" w:id="837" w:date="2000-01-01T00:00:00Z">
        <w:r>
          <w:fldChar w:fldCharType="end"/>
        </w:r>
      </w:ins>
    </w:p>
    <w:p>
      <w:pPr>
        <w:pStyle w:val="TOC8"/>
        <w:rPr>
          <w:ins w:author="Open-Xml-PowerTools" w:id="847" w:date="2000-01-01T00:00:00Z"/>
          <w:rFonts w:asciiTheme="minorHAnsi" w:eastAsiaTheme="minorEastAsia" w:hAnsiTheme="minorHAnsi" w:cstheme="minorBidi"/>
          <w:szCs w:val="22"/>
        </w:rPr>
      </w:pPr>
      <w:ins w:author="Open-Xml-PowerTools" w:id="839" w:date="2000-01-01T00:00:00Z">
        <w:r>
          <w:t>61.</w:t>
        </w:r>
      </w:ins>
      <w:ins w:author="Open-Xml-PowerTools" w:id="840" w:date="2000-01-01T00:00:00Z">
        <w:r>
          <w:tab/>
          <w:t>Local government approval of battery powered smoke alarms</w:t>
        </w:r>
      </w:ins>
      <w:ins w:author="Open-Xml-PowerTools" w:id="841" w:date="2000-01-01T00:00:00Z">
        <w:r>
          <w:tab/>
        </w:r>
      </w:ins>
      <w:ins w:author="Open-Xml-PowerTools" w:id="842" w:date="2000-01-01T00:00:00Z">
        <w:r>
          <w:fldChar w:fldCharType="begin"/>
        </w:r>
      </w:ins>
      <w:ins w:author="Open-Xml-PowerTools" w:id="843" w:date="2000-01-01T00:00:00Z">
        <w:r>
          <w:instrText xml:space="preserve"> PAGEREF _Toc97638621 \h </w:instrText>
        </w:r>
      </w:ins>
      <w:ins w:author="Open-Xml-PowerTools" w:id="844" w:date="2000-01-01T00:00:00Z">
        <w:r>
          <w:fldChar w:fldCharType="separate"/>
        </w:r>
      </w:ins>
      <w:ins w:author="Open-Xml-PowerTools" w:id="845" w:date="2000-01-01T00:00:00Z">
        <w:r>
          <w:t>87</w:t>
        </w:r>
      </w:ins>
      <w:ins w:author="Open-Xml-PowerTools" w:id="846" w:date="2000-01-01T00:00:00Z">
        <w:r>
          <w:fldChar w:fldCharType="end"/>
        </w:r>
      </w:ins>
    </w:p>
    <w:p>
      <w:pPr>
        <w:pStyle w:val="TOC8"/>
        <w:rPr>
          <w:ins w:author="Open-Xml-PowerTools" w:id="856" w:date="2000-01-01T00:00:00Z"/>
          <w:rFonts w:asciiTheme="minorHAnsi" w:eastAsiaTheme="minorEastAsia" w:hAnsiTheme="minorHAnsi" w:cstheme="minorBidi"/>
          <w:szCs w:val="22"/>
        </w:rPr>
      </w:pPr>
      <w:ins w:author="Open-Xml-PowerTools" w:id="848" w:date="2000-01-01T00:00:00Z">
        <w:r>
          <w:t>62.</w:t>
        </w:r>
      </w:ins>
      <w:ins w:author="Open-Xml-PowerTools" w:id="849" w:date="2000-01-01T00:00:00Z">
        <w:r>
          <w:tab/>
          <w:t>Requirement to maintain certain smoke alarms</w:t>
        </w:r>
      </w:ins>
      <w:ins w:author="Open-Xml-PowerTools" w:id="850" w:date="2000-01-01T00:00:00Z">
        <w:r>
          <w:tab/>
        </w:r>
      </w:ins>
      <w:ins w:author="Open-Xml-PowerTools" w:id="851" w:date="2000-01-01T00:00:00Z">
        <w:r>
          <w:fldChar w:fldCharType="begin"/>
        </w:r>
      </w:ins>
      <w:ins w:author="Open-Xml-PowerTools" w:id="852" w:date="2000-01-01T00:00:00Z">
        <w:r>
          <w:instrText xml:space="preserve"> PAGEREF _Toc97638622 \h </w:instrText>
        </w:r>
      </w:ins>
      <w:ins w:author="Open-Xml-PowerTools" w:id="853" w:date="2000-01-01T00:00:00Z">
        <w:r>
          <w:fldChar w:fldCharType="separate"/>
        </w:r>
      </w:ins>
      <w:ins w:author="Open-Xml-PowerTools" w:id="854" w:date="2000-01-01T00:00:00Z">
        <w:r>
          <w:t>88</w:t>
        </w:r>
      </w:ins>
      <w:ins w:author="Open-Xml-PowerTools" w:id="855" w:date="2000-01-01T00:00:00Z">
        <w:r>
          <w:fldChar w:fldCharType="end"/>
        </w:r>
      </w:ins>
    </w:p>
    <w:p>
      <w:pPr>
        <w:pStyle w:val="TOC2"/>
        <w:tabs>
          <w:tab w:val="right" w:leader="dot" w:pos="7077"/>
        </w:tabs>
        <w:rPr>
          <w:ins w:author="Open-Xml-PowerTools" w:id="858" w:date="2000-01-01T00:00:00Z"/>
          <w:rFonts w:asciiTheme="minorHAnsi" w:eastAsiaTheme="minorEastAsia" w:hAnsiTheme="minorHAnsi" w:cstheme="minorBidi"/>
          <w:b w:val="0"/>
          <w:sz w:val="22"/>
          <w:szCs w:val="22"/>
        </w:rPr>
      </w:pPr>
      <w:ins w:author="Open-Xml-PowerTools" w:id="857" w:date="2000-01-01T00:00:00Z">
        <w:r>
          <w:t>Part 10 — Infringement notices</w:t>
        </w:r>
      </w:ins>
    </w:p>
    <w:p>
      <w:pPr>
        <w:pStyle w:val="TOC8"/>
        <w:rPr>
          <w:ins w:author="Open-Xml-PowerTools" w:id="867" w:date="2000-01-01T00:00:00Z"/>
          <w:rFonts w:asciiTheme="minorHAnsi" w:eastAsiaTheme="minorEastAsia" w:hAnsiTheme="minorHAnsi" w:cstheme="minorBidi"/>
          <w:szCs w:val="22"/>
        </w:rPr>
      </w:pPr>
      <w:ins w:author="Open-Xml-PowerTools" w:id="859" w:date="2000-01-01T00:00:00Z">
        <w:r>
          <w:t>69.</w:t>
        </w:r>
      </w:ins>
      <w:ins w:author="Open-Xml-PowerTools" w:id="860" w:date="2000-01-01T00:00:00Z">
        <w:r>
          <w:tab/>
          <w:t>Prescribed offences and modified penalties</w:t>
        </w:r>
      </w:ins>
      <w:ins w:author="Open-Xml-PowerTools" w:id="861" w:date="2000-01-01T00:00:00Z">
        <w:r>
          <w:tab/>
        </w:r>
      </w:ins>
      <w:ins w:author="Open-Xml-PowerTools" w:id="862" w:date="2000-01-01T00:00:00Z">
        <w:r>
          <w:fldChar w:fldCharType="begin"/>
        </w:r>
      </w:ins>
      <w:ins w:author="Open-Xml-PowerTools" w:id="863" w:date="2000-01-01T00:00:00Z">
        <w:r>
          <w:instrText xml:space="preserve"> PAGEREF _Toc97638624 \h </w:instrText>
        </w:r>
      </w:ins>
      <w:ins w:author="Open-Xml-PowerTools" w:id="864" w:date="2000-01-01T00:00:00Z">
        <w:r>
          <w:fldChar w:fldCharType="separate"/>
        </w:r>
      </w:ins>
      <w:ins w:author="Open-Xml-PowerTools" w:id="865" w:date="2000-01-01T00:00:00Z">
        <w:r>
          <w:t>90</w:t>
        </w:r>
      </w:ins>
      <w:ins w:author="Open-Xml-PowerTools" w:id="866" w:date="2000-01-01T00:00:00Z">
        <w:r>
          <w:fldChar w:fldCharType="end"/>
        </w:r>
      </w:ins>
    </w:p>
    <w:p>
      <w:pPr>
        <w:pStyle w:val="TOC8"/>
        <w:rPr>
          <w:ins w:author="Open-Xml-PowerTools" w:id="876" w:date="2000-01-01T00:00:00Z"/>
          <w:rFonts w:asciiTheme="minorHAnsi" w:eastAsiaTheme="minorEastAsia" w:hAnsiTheme="minorHAnsi" w:cstheme="minorBidi"/>
          <w:szCs w:val="22"/>
        </w:rPr>
      </w:pPr>
      <w:ins w:author="Open-Xml-PowerTools" w:id="868" w:date="2000-01-01T00:00:00Z">
        <w:r>
          <w:t>70.</w:t>
        </w:r>
      </w:ins>
      <w:ins w:author="Open-Xml-PowerTools" w:id="869" w:date="2000-01-01T00:00:00Z">
        <w:r>
          <w:tab/>
          <w:t>Approved officers and authorised officers</w:t>
        </w:r>
      </w:ins>
      <w:ins w:author="Open-Xml-PowerTools" w:id="870" w:date="2000-01-01T00:00:00Z">
        <w:r>
          <w:tab/>
        </w:r>
      </w:ins>
      <w:ins w:author="Open-Xml-PowerTools" w:id="871" w:date="2000-01-01T00:00:00Z">
        <w:r>
          <w:fldChar w:fldCharType="begin"/>
        </w:r>
      </w:ins>
      <w:ins w:author="Open-Xml-PowerTools" w:id="872" w:date="2000-01-01T00:00:00Z">
        <w:r>
          <w:instrText xml:space="preserve"> PAGEREF _Toc97638625 \h </w:instrText>
        </w:r>
      </w:ins>
      <w:ins w:author="Open-Xml-PowerTools" w:id="873" w:date="2000-01-01T00:00:00Z">
        <w:r>
          <w:fldChar w:fldCharType="separate"/>
        </w:r>
      </w:ins>
      <w:ins w:author="Open-Xml-PowerTools" w:id="874" w:date="2000-01-01T00:00:00Z">
        <w:r>
          <w:t>90</w:t>
        </w:r>
      </w:ins>
      <w:ins w:author="Open-Xml-PowerTools" w:id="875" w:date="2000-01-01T00:00:00Z">
        <w:r>
          <w:fldChar w:fldCharType="end"/>
        </w:r>
      </w:ins>
    </w:p>
    <w:p>
      <w:pPr>
        <w:pStyle w:val="TOC8"/>
        <w:rPr>
          <w:ins w:author="Open-Xml-PowerTools" w:id="885" w:date="2000-01-01T00:00:00Z"/>
          <w:rFonts w:asciiTheme="minorHAnsi" w:eastAsiaTheme="minorEastAsia" w:hAnsiTheme="minorHAnsi" w:cstheme="minorBidi"/>
          <w:szCs w:val="22"/>
        </w:rPr>
      </w:pPr>
      <w:ins w:author="Open-Xml-PowerTools" w:id="877" w:date="2000-01-01T00:00:00Z">
        <w:r>
          <w:t>71.</w:t>
        </w:r>
      </w:ins>
      <w:ins w:author="Open-Xml-PowerTools" w:id="878" w:date="2000-01-01T00:00:00Z">
        <w:r>
          <w:tab/>
          <w:t>Forms</w:t>
        </w:r>
      </w:ins>
      <w:ins w:author="Open-Xml-PowerTools" w:id="879" w:date="2000-01-01T00:00:00Z">
        <w:r>
          <w:tab/>
        </w:r>
      </w:ins>
      <w:ins w:author="Open-Xml-PowerTools" w:id="880" w:date="2000-01-01T00:00:00Z">
        <w:r>
          <w:fldChar w:fldCharType="begin"/>
        </w:r>
      </w:ins>
      <w:ins w:author="Open-Xml-PowerTools" w:id="881" w:date="2000-01-01T00:00:00Z">
        <w:r>
          <w:instrText xml:space="preserve"> PAGEREF _Toc97638626 \h </w:instrText>
        </w:r>
      </w:ins>
      <w:ins w:author="Open-Xml-PowerTools" w:id="882" w:date="2000-01-01T00:00:00Z">
        <w:r>
          <w:fldChar w:fldCharType="separate"/>
        </w:r>
      </w:ins>
      <w:ins w:author="Open-Xml-PowerTools" w:id="883" w:date="2000-01-01T00:00:00Z">
        <w:r>
          <w:t>91</w:t>
        </w:r>
      </w:ins>
      <w:ins w:author="Open-Xml-PowerTools" w:id="884" w:date="2000-01-01T00:00:00Z">
        <w:r>
          <w:fldChar w:fldCharType="end"/>
        </w:r>
      </w:ins>
    </w:p>
    <w:p>
      <w:pPr>
        <w:pStyle w:val="TOC2"/>
        <w:tabs>
          <w:tab w:val="right" w:leader="dot" w:pos="7077"/>
        </w:tabs>
        <w:rPr>
          <w:ins w:author="Open-Xml-PowerTools" w:id="887" w:date="2000-01-01T00:00:00Z"/>
          <w:rFonts w:asciiTheme="minorHAnsi" w:eastAsiaTheme="minorEastAsia" w:hAnsiTheme="minorHAnsi" w:cstheme="minorBidi"/>
          <w:b w:val="0"/>
          <w:sz w:val="22"/>
          <w:szCs w:val="22"/>
        </w:rPr>
      </w:pPr>
      <w:ins w:author="Open-Xml-PowerTools" w:id="886" w:date="2000-01-01T00:00:00Z">
        <w:r>
          <w:lastRenderedPageBreak/>
          <w:t>Schedule 1 — Estimated value of building work</w:t>
        </w:r>
      </w:ins>
    </w:p>
    <w:p>
      <w:pPr>
        <w:pStyle w:val="TOC8"/>
        <w:rPr>
          <w:ins w:author="Open-Xml-PowerTools" w:id="896" w:date="2000-01-01T00:00:00Z"/>
          <w:rFonts w:asciiTheme="minorHAnsi" w:eastAsiaTheme="minorEastAsia" w:hAnsiTheme="minorHAnsi" w:cstheme="minorBidi"/>
          <w:szCs w:val="22"/>
        </w:rPr>
      </w:pPr>
      <w:ins w:author="Open-Xml-PowerTools" w:id="888" w:date="2000-01-01T00:00:00Z">
        <w:r>
          <w:t>1.</w:t>
        </w:r>
      </w:ins>
      <w:ins w:author="Open-Xml-PowerTools" w:id="889" w:date="2000-01-01T00:00:00Z">
        <w:r>
          <w:tab/>
          <w:t>Terms used</w:t>
        </w:r>
      </w:ins>
      <w:ins w:author="Open-Xml-PowerTools" w:id="890" w:date="2000-01-01T00:00:00Z">
        <w:r>
          <w:tab/>
        </w:r>
      </w:ins>
      <w:ins w:author="Open-Xml-PowerTools" w:id="891" w:date="2000-01-01T00:00:00Z">
        <w:r>
          <w:fldChar w:fldCharType="begin"/>
        </w:r>
      </w:ins>
      <w:ins w:author="Open-Xml-PowerTools" w:id="892" w:date="2000-01-01T00:00:00Z">
        <w:r>
          <w:instrText xml:space="preserve"> PAGEREF _Toc97638628 \h </w:instrText>
        </w:r>
      </w:ins>
      <w:ins w:author="Open-Xml-PowerTools" w:id="893" w:date="2000-01-01T00:00:00Z">
        <w:r>
          <w:fldChar w:fldCharType="separate"/>
        </w:r>
      </w:ins>
      <w:ins w:author="Open-Xml-PowerTools" w:id="894" w:date="2000-01-01T00:00:00Z">
        <w:r>
          <w:t>92</w:t>
        </w:r>
      </w:ins>
      <w:ins w:author="Open-Xml-PowerTools" w:id="895" w:date="2000-01-01T00:00:00Z">
        <w:r>
          <w:fldChar w:fldCharType="end"/>
        </w:r>
      </w:ins>
    </w:p>
    <w:p>
      <w:pPr>
        <w:pStyle w:val="TOC8"/>
        <w:rPr>
          <w:ins w:author="Open-Xml-PowerTools" w:id="905" w:date="2000-01-01T00:00:00Z"/>
          <w:rFonts w:asciiTheme="minorHAnsi" w:eastAsiaTheme="minorEastAsia" w:hAnsiTheme="minorHAnsi" w:cstheme="minorBidi"/>
          <w:szCs w:val="22"/>
        </w:rPr>
      </w:pPr>
      <w:ins w:author="Open-Xml-PowerTools" w:id="897" w:date="2000-01-01T00:00:00Z">
        <w:r>
          <w:t>2.</w:t>
        </w:r>
      </w:ins>
      <w:ins w:author="Open-Xml-PowerTools" w:id="898" w:date="2000-01-01T00:00:00Z">
        <w:r>
          <w:tab/>
          <w:t>Estimated value of building work</w:t>
        </w:r>
      </w:ins>
      <w:ins w:author="Open-Xml-PowerTools" w:id="899" w:date="2000-01-01T00:00:00Z">
        <w:r>
          <w:tab/>
        </w:r>
      </w:ins>
      <w:ins w:author="Open-Xml-PowerTools" w:id="900" w:date="2000-01-01T00:00:00Z">
        <w:r>
          <w:fldChar w:fldCharType="begin"/>
        </w:r>
      </w:ins>
      <w:ins w:author="Open-Xml-PowerTools" w:id="901" w:date="2000-01-01T00:00:00Z">
        <w:r>
          <w:instrText xml:space="preserve"> PAGEREF _Toc97638629 \h </w:instrText>
        </w:r>
      </w:ins>
      <w:ins w:author="Open-Xml-PowerTools" w:id="902" w:date="2000-01-01T00:00:00Z">
        <w:r>
          <w:fldChar w:fldCharType="separate"/>
        </w:r>
      </w:ins>
      <w:ins w:author="Open-Xml-PowerTools" w:id="903" w:date="2000-01-01T00:00:00Z">
        <w:r>
          <w:t>92</w:t>
        </w:r>
      </w:ins>
      <w:ins w:author="Open-Xml-PowerTools" w:id="904" w:date="2000-01-01T00:00:00Z">
        <w:r>
          <w:fldChar w:fldCharType="end"/>
        </w:r>
      </w:ins>
    </w:p>
    <w:p>
      <w:pPr>
        <w:pStyle w:val="TOC8"/>
        <w:rPr>
          <w:ins w:author="Open-Xml-PowerTools" w:id="914" w:date="2000-01-01T00:00:00Z"/>
          <w:rFonts w:asciiTheme="minorHAnsi" w:eastAsiaTheme="minorEastAsia" w:hAnsiTheme="minorHAnsi" w:cstheme="minorBidi"/>
          <w:szCs w:val="22"/>
        </w:rPr>
      </w:pPr>
      <w:ins w:author="Open-Xml-PowerTools" w:id="906" w:date="2000-01-01T00:00:00Z">
        <w:r>
          <w:t>3.</w:t>
        </w:r>
      </w:ins>
      <w:ins w:author="Open-Xml-PowerTools" w:id="907" w:date="2000-01-01T00:00:00Z">
        <w:r>
          <w:tab/>
          <w:t>Estimated value of unauthorised building work</w:t>
        </w:r>
      </w:ins>
      <w:ins w:author="Open-Xml-PowerTools" w:id="908" w:date="2000-01-01T00:00:00Z">
        <w:r>
          <w:tab/>
        </w:r>
      </w:ins>
      <w:ins w:author="Open-Xml-PowerTools" w:id="909" w:date="2000-01-01T00:00:00Z">
        <w:r>
          <w:fldChar w:fldCharType="begin"/>
        </w:r>
      </w:ins>
      <w:ins w:author="Open-Xml-PowerTools" w:id="910" w:date="2000-01-01T00:00:00Z">
        <w:r>
          <w:instrText xml:space="preserve"> PAGEREF _Toc97638630 \h </w:instrText>
        </w:r>
      </w:ins>
      <w:ins w:author="Open-Xml-PowerTools" w:id="911" w:date="2000-01-01T00:00:00Z">
        <w:r>
          <w:fldChar w:fldCharType="separate"/>
        </w:r>
      </w:ins>
      <w:ins w:author="Open-Xml-PowerTools" w:id="912" w:date="2000-01-01T00:00:00Z">
        <w:r>
          <w:t>93</w:t>
        </w:r>
      </w:ins>
      <w:ins w:author="Open-Xml-PowerTools" w:id="913" w:date="2000-01-01T00:00:00Z">
        <w:r>
          <w:fldChar w:fldCharType="end"/>
        </w:r>
      </w:ins>
    </w:p>
    <w:p>
      <w:pPr>
        <w:pStyle w:val="TOC2"/>
        <w:tabs>
          <w:tab w:val="right" w:leader="dot" w:pos="7077"/>
        </w:tabs>
        <w:rPr>
          <w:ins w:author="Open-Xml-PowerTools" w:id="916" w:date="2000-01-01T00:00:00Z"/>
          <w:rFonts w:asciiTheme="minorHAnsi" w:eastAsiaTheme="minorEastAsia" w:hAnsiTheme="minorHAnsi" w:cstheme="minorBidi"/>
          <w:b w:val="0"/>
          <w:sz w:val="22"/>
          <w:szCs w:val="22"/>
        </w:rPr>
      </w:pPr>
      <w:ins w:author="Open-Xml-PowerTools" w:id="915" w:date="2000-01-01T00:00:00Z">
        <w:r>
          <w:t>Schedule 2 — Fees</w:t>
        </w:r>
      </w:ins>
    </w:p>
    <w:p>
      <w:pPr>
        <w:pStyle w:val="TOC4"/>
        <w:tabs>
          <w:tab w:val="right" w:leader="dot" w:pos="7077"/>
        </w:tabs>
        <w:rPr>
          <w:ins w:author="Open-Xml-PowerTools" w:id="918" w:date="2000-01-01T00:00:00Z"/>
          <w:rFonts w:asciiTheme="minorHAnsi" w:eastAsiaTheme="minorEastAsia" w:hAnsiTheme="minorHAnsi" w:cstheme="minorBidi"/>
          <w:b w:val="0"/>
          <w:szCs w:val="22"/>
        </w:rPr>
      </w:pPr>
      <w:ins w:author="Open-Xml-PowerTools" w:id="917" w:date="2000-01-01T00:00:00Z">
        <w:r>
          <w:t>Division 1 — Applications for building permits, demolition permits</w:t>
        </w:r>
      </w:ins>
    </w:p>
    <w:p>
      <w:pPr>
        <w:pStyle w:val="TOC4"/>
        <w:tabs>
          <w:tab w:val="right" w:leader="dot" w:pos="7077"/>
        </w:tabs>
        <w:rPr>
          <w:ins w:author="Open-Xml-PowerTools" w:id="920" w:date="2000-01-01T00:00:00Z"/>
          <w:rFonts w:asciiTheme="minorHAnsi" w:eastAsiaTheme="minorEastAsia" w:hAnsiTheme="minorHAnsi" w:cstheme="minorBidi"/>
          <w:b w:val="0"/>
          <w:szCs w:val="22"/>
        </w:rPr>
      </w:pPr>
      <w:ins w:author="Open-Xml-PowerTools" w:id="919" w:date="2000-01-01T00:00:00Z">
        <w:r>
          <w:t>Division 2 — Application for occupancy permits, building approval certificates</w:t>
        </w:r>
      </w:ins>
    </w:p>
    <w:p>
      <w:pPr>
        <w:pStyle w:val="TOC4"/>
        <w:tabs>
          <w:tab w:val="right" w:leader="dot" w:pos="7077"/>
        </w:tabs>
        <w:rPr>
          <w:ins w:author="Open-Xml-PowerTools" w:id="922" w:date="2000-01-01T00:00:00Z"/>
          <w:rFonts w:asciiTheme="minorHAnsi" w:eastAsiaTheme="minorEastAsia" w:hAnsiTheme="minorHAnsi" w:cstheme="minorBidi"/>
          <w:b w:val="0"/>
          <w:szCs w:val="22"/>
        </w:rPr>
      </w:pPr>
      <w:ins w:author="Open-Xml-PowerTools" w:id="921" w:date="2000-01-01T00:00:00Z">
        <w:r>
          <w:t>Division 3 — Other applications</w:t>
        </w:r>
      </w:ins>
    </w:p>
    <w:p>
      <w:pPr>
        <w:pStyle w:val="TOC2"/>
        <w:tabs>
          <w:tab w:val="right" w:leader="dot" w:pos="7077"/>
        </w:tabs>
        <w:rPr>
          <w:ins w:author="Open-Xml-PowerTools" w:id="924" w:date="2000-01-01T00:00:00Z"/>
          <w:rFonts w:asciiTheme="minorHAnsi" w:eastAsiaTheme="minorEastAsia" w:hAnsiTheme="minorHAnsi" w:cstheme="minorBidi"/>
          <w:b w:val="0"/>
          <w:sz w:val="22"/>
          <w:szCs w:val="22"/>
        </w:rPr>
      </w:pPr>
      <w:ins w:author="Open-Xml-PowerTools" w:id="923" w:date="2000-01-01T00:00:00Z">
        <w:r>
          <w:t>Schedule 3 — Inspections or tests of systems</w:t>
        </w:r>
      </w:ins>
    </w:p>
    <w:p>
      <w:pPr>
        <w:pStyle w:val="TOC8"/>
        <w:rPr>
          <w:ins w:author="Open-Xml-PowerTools" w:id="933" w:date="2000-01-01T00:00:00Z"/>
          <w:rFonts w:asciiTheme="minorHAnsi" w:eastAsiaTheme="minorEastAsia" w:hAnsiTheme="minorHAnsi" w:cstheme="minorBidi"/>
          <w:szCs w:val="22"/>
        </w:rPr>
      </w:pPr>
      <w:ins w:author="Open-Xml-PowerTools" w:id="925" w:date="2000-01-01T00:00:00Z">
        <w:r>
          <w:t>1.</w:t>
        </w:r>
      </w:ins>
      <w:ins w:author="Open-Xml-PowerTools" w:id="926" w:date="2000-01-01T00:00:00Z">
        <w:r>
          <w:tab/>
          <w:t>Term used: EP</w:t>
        </w:r>
      </w:ins>
      <w:ins w:author="Open-Xml-PowerTools" w:id="927" w:date="2000-01-01T00:00:00Z">
        <w:r>
          <w:tab/>
        </w:r>
      </w:ins>
      <w:ins w:author="Open-Xml-PowerTools" w:id="928" w:date="2000-01-01T00:00:00Z">
        <w:r>
          <w:fldChar w:fldCharType="begin"/>
        </w:r>
      </w:ins>
      <w:ins w:author="Open-Xml-PowerTools" w:id="929" w:date="2000-01-01T00:00:00Z">
        <w:r>
          <w:instrText xml:space="preserve"> PAGEREF _Toc97638636 \h </w:instrText>
        </w:r>
      </w:ins>
      <w:ins w:author="Open-Xml-PowerTools" w:id="930" w:date="2000-01-01T00:00:00Z">
        <w:r>
          <w:fldChar w:fldCharType="separate"/>
        </w:r>
      </w:ins>
      <w:ins w:author="Open-Xml-PowerTools" w:id="931" w:date="2000-01-01T00:00:00Z">
        <w:r>
          <w:t>97</w:t>
        </w:r>
      </w:ins>
      <w:ins w:author="Open-Xml-PowerTools" w:id="932" w:date="2000-01-01T00:00:00Z">
        <w:r>
          <w:fldChar w:fldCharType="end"/>
        </w:r>
      </w:ins>
    </w:p>
    <w:p>
      <w:pPr>
        <w:pStyle w:val="TOC2"/>
        <w:tabs>
          <w:tab w:val="right" w:leader="dot" w:pos="7077"/>
        </w:tabs>
        <w:rPr>
          <w:ins w:author="Open-Xml-PowerTools" w:id="935" w:date="2000-01-01T00:00:00Z"/>
          <w:rFonts w:asciiTheme="minorHAnsi" w:eastAsiaTheme="minorEastAsia" w:hAnsiTheme="minorHAnsi" w:cstheme="minorBidi"/>
          <w:b w:val="0"/>
          <w:sz w:val="22"/>
          <w:szCs w:val="22"/>
        </w:rPr>
      </w:pPr>
      <w:ins w:author="Open-Xml-PowerTools" w:id="934" w:date="2000-01-01T00:00:00Z">
        <w:r>
          <w:t>Schedule 4 — Building work that does not require building permit</w:t>
        </w:r>
      </w:ins>
    </w:p>
    <w:p>
      <w:pPr>
        <w:pStyle w:val="TOC8"/>
        <w:rPr>
          <w:ins w:author="Open-Xml-PowerTools" w:id="944" w:date="2000-01-01T00:00:00Z"/>
          <w:rFonts w:asciiTheme="minorHAnsi" w:eastAsiaTheme="minorEastAsia" w:hAnsiTheme="minorHAnsi" w:cstheme="minorBidi"/>
          <w:szCs w:val="22"/>
        </w:rPr>
      </w:pPr>
      <w:ins w:author="Open-Xml-PowerTools" w:id="936" w:date="2000-01-01T00:00:00Z">
        <w:r>
          <w:t>1.</w:t>
        </w:r>
      </w:ins>
      <w:ins w:author="Open-Xml-PowerTools" w:id="937" w:date="2000-01-01T00:00:00Z">
        <w:r>
          <w:tab/>
          <w:t>Areas where building permit not required for certain work</w:t>
        </w:r>
      </w:ins>
      <w:ins w:author="Open-Xml-PowerTools" w:id="938" w:date="2000-01-01T00:00:00Z">
        <w:r>
          <w:tab/>
        </w:r>
      </w:ins>
      <w:ins w:author="Open-Xml-PowerTools" w:id="939" w:date="2000-01-01T00:00:00Z">
        <w:r>
          <w:fldChar w:fldCharType="begin"/>
        </w:r>
      </w:ins>
      <w:ins w:author="Open-Xml-PowerTools" w:id="940" w:date="2000-01-01T00:00:00Z">
        <w:r>
          <w:instrText xml:space="preserve"> PAGEREF _Toc97638638 \h </w:instrText>
        </w:r>
      </w:ins>
      <w:ins w:author="Open-Xml-PowerTools" w:id="941" w:date="2000-01-01T00:00:00Z">
        <w:r>
          <w:fldChar w:fldCharType="separate"/>
        </w:r>
      </w:ins>
      <w:ins w:author="Open-Xml-PowerTools" w:id="942" w:date="2000-01-01T00:00:00Z">
        <w:r>
          <w:t>98</w:t>
        </w:r>
      </w:ins>
      <w:ins w:author="Open-Xml-PowerTools" w:id="943" w:date="2000-01-01T00:00:00Z">
        <w:r>
          <w:fldChar w:fldCharType="end"/>
        </w:r>
      </w:ins>
    </w:p>
    <w:p>
      <w:pPr>
        <w:pStyle w:val="TOC8"/>
        <w:rPr>
          <w:ins w:author="Open-Xml-PowerTools" w:id="953" w:date="2000-01-01T00:00:00Z"/>
          <w:rFonts w:asciiTheme="minorHAnsi" w:eastAsiaTheme="minorEastAsia" w:hAnsiTheme="minorHAnsi" w:cstheme="minorBidi"/>
          <w:szCs w:val="22"/>
        </w:rPr>
      </w:pPr>
      <w:ins w:author="Open-Xml-PowerTools" w:id="945" w:date="2000-01-01T00:00:00Z">
        <w:r>
          <w:t>2.</w:t>
        </w:r>
      </w:ins>
      <w:ins w:author="Open-Xml-PowerTools" w:id="946" w:date="2000-01-01T00:00:00Z">
        <w:r>
          <w:tab/>
          <w:t>Kinds of building work for which a building permit is not required</w:t>
        </w:r>
      </w:ins>
      <w:ins w:author="Open-Xml-PowerTools" w:id="947" w:date="2000-01-01T00:00:00Z">
        <w:r>
          <w:tab/>
        </w:r>
      </w:ins>
      <w:ins w:author="Open-Xml-PowerTools" w:id="948" w:date="2000-01-01T00:00:00Z">
        <w:r>
          <w:fldChar w:fldCharType="begin"/>
        </w:r>
      </w:ins>
      <w:ins w:author="Open-Xml-PowerTools" w:id="949" w:date="2000-01-01T00:00:00Z">
        <w:r>
          <w:instrText xml:space="preserve"> PAGEREF _Toc97638639 \h </w:instrText>
        </w:r>
      </w:ins>
      <w:ins w:author="Open-Xml-PowerTools" w:id="950" w:date="2000-01-01T00:00:00Z">
        <w:r>
          <w:fldChar w:fldCharType="separate"/>
        </w:r>
      </w:ins>
      <w:ins w:author="Open-Xml-PowerTools" w:id="951" w:date="2000-01-01T00:00:00Z">
        <w:r>
          <w:t>105</w:t>
        </w:r>
      </w:ins>
      <w:ins w:author="Open-Xml-PowerTools" w:id="952" w:date="2000-01-01T00:00:00Z">
        <w:r>
          <w:fldChar w:fldCharType="end"/>
        </w:r>
      </w:ins>
    </w:p>
    <w:p>
      <w:pPr>
        <w:pStyle w:val="TOC2"/>
        <w:tabs>
          <w:tab w:val="right" w:leader="dot" w:pos="7077"/>
        </w:tabs>
        <w:rPr>
          <w:ins w:author="Open-Xml-PowerTools" w:id="955" w:date="2000-01-01T00:00:00Z"/>
          <w:rFonts w:asciiTheme="minorHAnsi" w:eastAsiaTheme="minorEastAsia" w:hAnsiTheme="minorHAnsi" w:cstheme="minorBidi"/>
          <w:b w:val="0"/>
          <w:sz w:val="22"/>
          <w:szCs w:val="22"/>
        </w:rPr>
      </w:pPr>
      <w:ins w:author="Open-Xml-PowerTools" w:id="954" w:date="2000-01-01T00:00:00Z">
        <w:r>
          <w:t>Schedule 5 — Areas of State where Part 8 Division 2 applies</w:t>
        </w:r>
      </w:ins>
    </w:p>
    <w:p>
      <w:pPr>
        <w:pStyle w:val="TOC2"/>
        <w:tabs>
          <w:tab w:val="right" w:leader="dot" w:pos="7077"/>
        </w:tabs>
        <w:rPr>
          <w:ins w:author="Open-Xml-PowerTools" w:id="957" w:date="2000-01-01T00:00:00Z"/>
          <w:rFonts w:asciiTheme="minorHAnsi" w:eastAsiaTheme="minorEastAsia" w:hAnsiTheme="minorHAnsi" w:cstheme="minorBidi"/>
          <w:b w:val="0"/>
          <w:sz w:val="22"/>
          <w:szCs w:val="22"/>
        </w:rPr>
      </w:pPr>
      <w:ins w:author="Open-Xml-PowerTools" w:id="956" w:date="2000-01-01T00:00:00Z">
        <w:r>
          <w:t>Schedule 6 — Prescribed offences and modified penalties</w:t>
        </w:r>
      </w:ins>
    </w:p>
    <w:p>
      <w:pPr>
        <w:pStyle w:val="TOC4"/>
        <w:tabs>
          <w:tab w:val="right" w:leader="dot" w:pos="7077"/>
        </w:tabs>
        <w:rPr>
          <w:ins w:author="Open-Xml-PowerTools" w:id="959" w:date="2000-01-01T00:00:00Z"/>
          <w:rFonts w:asciiTheme="minorHAnsi" w:eastAsiaTheme="minorEastAsia" w:hAnsiTheme="minorHAnsi" w:cstheme="minorBidi"/>
          <w:b w:val="0"/>
          <w:szCs w:val="22"/>
        </w:rPr>
      </w:pPr>
      <w:ins w:author="Open-Xml-PowerTools" w:id="958" w:date="2000-01-01T00:00:00Z">
        <w:r>
          <w:t>Division 1 — Offences under the Act</w:t>
        </w:r>
      </w:ins>
    </w:p>
    <w:p>
      <w:pPr>
        <w:pStyle w:val="TOC4"/>
        <w:tabs>
          <w:tab w:val="right" w:leader="dot" w:pos="7077"/>
        </w:tabs>
        <w:rPr>
          <w:ins w:author="Open-Xml-PowerTools" w:id="961" w:date="2000-01-01T00:00:00Z"/>
          <w:rFonts w:asciiTheme="minorHAnsi" w:eastAsiaTheme="minorEastAsia" w:hAnsiTheme="minorHAnsi" w:cstheme="minorBidi"/>
          <w:b w:val="0"/>
          <w:szCs w:val="22"/>
        </w:rPr>
      </w:pPr>
      <w:ins w:author="Open-Xml-PowerTools" w:id="960" w:date="2000-01-01T00:00:00Z">
        <w:r>
          <w:t>Division 2 — Offences under these regulations</w:t>
        </w:r>
      </w:ins>
    </w:p>
    <w:p>
      <w:pPr>
        <w:pStyle w:val="TOC2"/>
        <w:tabs>
          <w:tab w:val="right" w:leader="dot" w:pos="7077"/>
        </w:tabs>
        <w:rPr>
          <w:ins w:author="Open-Xml-PowerTools" w:id="963" w:date="2000-01-01T00:00:00Z"/>
          <w:rFonts w:asciiTheme="minorHAnsi" w:eastAsiaTheme="minorEastAsia" w:hAnsiTheme="minorHAnsi" w:cstheme="minorBidi"/>
          <w:b w:val="0"/>
          <w:sz w:val="22"/>
          <w:szCs w:val="22"/>
        </w:rPr>
      </w:pPr>
      <w:ins w:author="Open-Xml-PowerTools" w:id="962" w:date="2000-01-01T00:00:00Z">
        <w:r>
          <w:t>Schedule 7 — Forms</w:t>
        </w:r>
      </w:ins>
    </w:p>
    <w:p>
      <w:pPr>
        <w:pStyle w:val="TOC2"/>
        <w:tabs>
          <w:tab w:val="right" w:leader="dot" w:pos="7077"/>
        </w:tabs>
        <w:rPr>
          <w:ins w:author="Open-Xml-PowerTools" w:id="965" w:date="2000-01-01T00:00:00Z"/>
          <w:rFonts w:asciiTheme="minorHAnsi" w:eastAsiaTheme="minorEastAsia" w:hAnsiTheme="minorHAnsi" w:cstheme="minorBidi"/>
          <w:b w:val="0"/>
          <w:sz w:val="22"/>
          <w:szCs w:val="22"/>
        </w:rPr>
      </w:pPr>
      <w:ins w:author="Open-Xml-PowerTools" w:id="964" w:date="2000-01-01T00:00:00Z">
        <w:r>
          <w:t>Notes</w:t>
        </w:r>
      </w:ins>
    </w:p>
    <w:p>
      <w:pPr>
        <w:pStyle w:val="TOC8"/>
        <w:rPr>
          <w:ins w:author="Open-Xml-PowerTools" w:id="973" w:date="2000-01-01T00:00:00Z"/>
          <w:rFonts w:asciiTheme="minorHAnsi" w:eastAsiaTheme="minorEastAsia" w:hAnsiTheme="minorHAnsi" w:cstheme="minorBidi"/>
          <w:szCs w:val="22"/>
        </w:rPr>
      </w:pPr>
      <w:ins w:author="Open-Xml-PowerTools" w:id="966" w:date="2000-01-01T00:00:00Z">
        <w:r>
          <w:tab/>
          <w:t>Compilation table</w:t>
        </w:r>
      </w:ins>
      <w:ins w:author="Open-Xml-PowerTools" w:id="967" w:date="2000-01-01T00:00:00Z">
        <w:r>
          <w:tab/>
        </w:r>
      </w:ins>
      <w:ins w:author="Open-Xml-PowerTools" w:id="968" w:date="2000-01-01T00:00:00Z">
        <w:r>
          <w:fldChar w:fldCharType="begin"/>
        </w:r>
      </w:ins>
      <w:ins w:author="Open-Xml-PowerTools" w:id="969" w:date="2000-01-01T00:00:00Z">
        <w:r>
          <w:instrText xml:space="preserve"> PAGEREF _Toc97638646 \h </w:instrText>
        </w:r>
      </w:ins>
      <w:ins w:author="Open-Xml-PowerTools" w:id="970" w:date="2000-01-01T00:00:00Z">
        <w:r>
          <w:fldChar w:fldCharType="separate"/>
        </w:r>
      </w:ins>
      <w:ins w:author="Open-Xml-PowerTools" w:id="971" w:date="2000-01-01T00:00:00Z">
        <w:r>
          <w:t>121</w:t>
        </w:r>
      </w:ins>
      <w:ins w:author="Open-Xml-PowerTools" w:id="972" w:date="2000-01-01T00:00:00Z">
        <w:r>
          <w:fldChar w:fldCharType="end"/>
        </w:r>
      </w:ins>
    </w:p>
    <w:p>
      <w:pPr>
        <w:pStyle w:val="TOC8"/>
        <w:rPr>
          <w:ins w:author="Open-Xml-PowerTools" w:id="981" w:date="2000-01-01T00:00:00Z"/>
          <w:rFonts w:asciiTheme="minorHAnsi" w:eastAsiaTheme="minorEastAsia" w:hAnsiTheme="minorHAnsi" w:cstheme="minorBidi"/>
          <w:szCs w:val="22"/>
        </w:rPr>
      </w:pPr>
      <w:ins w:author="Open-Xml-PowerTools" w:id="974" w:date="2000-01-01T00:00:00Z">
        <w:r>
          <w:tab/>
          <w:t>Uncommenced provisions table</w:t>
        </w:r>
      </w:ins>
      <w:ins w:author="Open-Xml-PowerTools" w:id="975" w:date="2000-01-01T00:00:00Z">
        <w:r>
          <w:tab/>
        </w:r>
      </w:ins>
      <w:ins w:author="Open-Xml-PowerTools" w:id="976" w:date="2000-01-01T00:00:00Z">
        <w:r>
          <w:fldChar w:fldCharType="begin"/>
        </w:r>
      </w:ins>
      <w:ins w:author="Open-Xml-PowerTools" w:id="977" w:date="2000-01-01T00:00:00Z">
        <w:r>
          <w:instrText xml:space="preserve"> PAGEREF _Toc97638647 \h </w:instrText>
        </w:r>
      </w:ins>
      <w:ins w:author="Open-Xml-PowerTools" w:id="978" w:date="2000-01-01T00:00:00Z">
        <w:r>
          <w:fldChar w:fldCharType="separate"/>
        </w:r>
      </w:ins>
      <w:ins w:author="Open-Xml-PowerTools" w:id="979" w:date="2000-01-01T00:00:00Z">
        <w:r>
          <w:t>125</w:t>
        </w:r>
      </w:ins>
      <w:ins w:author="Open-Xml-PowerTools" w:id="980" w:date="2000-01-01T00:00:00Z">
        <w:r>
          <w:fldChar w:fldCharType="end"/>
        </w:r>
      </w:ins>
    </w:p>
    <w:p>
      <w:pPr>
        <w:pStyle w:val="TOC8"/>
        <w:rPr>
          <w:ins w:author="Open-Xml-PowerTools" w:id="989" w:date="2000-01-01T00:00:00Z"/>
          <w:rFonts w:asciiTheme="minorHAnsi" w:eastAsiaTheme="minorEastAsia" w:hAnsiTheme="minorHAnsi" w:cstheme="minorBidi"/>
          <w:szCs w:val="22"/>
        </w:rPr>
      </w:pPr>
      <w:ins w:author="Open-Xml-PowerTools" w:id="982" w:date="2000-01-01T00:00:00Z">
        <w:r>
          <w:tab/>
          <w:t>Other notes</w:t>
        </w:r>
      </w:ins>
      <w:ins w:author="Open-Xml-PowerTools" w:id="983" w:date="2000-01-01T00:00:00Z">
        <w:r>
          <w:tab/>
        </w:r>
      </w:ins>
      <w:ins w:author="Open-Xml-PowerTools" w:id="984" w:date="2000-01-01T00:00:00Z">
        <w:r>
          <w:fldChar w:fldCharType="begin"/>
        </w:r>
      </w:ins>
      <w:ins w:author="Open-Xml-PowerTools" w:id="985" w:date="2000-01-01T00:00:00Z">
        <w:r>
          <w:instrText xml:space="preserve"> PAGEREF _Toc97638648 \h </w:instrText>
        </w:r>
      </w:ins>
      <w:ins w:author="Open-Xml-PowerTools" w:id="986" w:date="2000-01-01T00:00:00Z">
        <w:r>
          <w:fldChar w:fldCharType="separate"/>
        </w:r>
      </w:ins>
      <w:ins w:author="Open-Xml-PowerTools" w:id="987" w:date="2000-01-01T00:00:00Z">
        <w:r>
          <w:t>125</w:t>
        </w:r>
      </w:ins>
      <w:ins w:author="Open-Xml-PowerTools" w:id="988" w:date="2000-01-01T00:00:00Z">
        <w:r>
          <w:fldChar w:fldCharType="end"/>
        </w:r>
      </w:ins>
    </w:p>
    <w:p>
      <w:pPr>
        <w:pStyle w:val="TOC2"/>
        <w:tabs>
          <w:tab w:val="right" w:leader="dot" w:pos="7077"/>
        </w:tabs>
        <w:rPr>
          <w:ins w:author="Open-Xml-PowerTools" w:id="991" w:date="2000-01-01T00:00:00Z"/>
          <w:rFonts w:asciiTheme="minorHAnsi" w:eastAsiaTheme="minorEastAsia" w:hAnsiTheme="minorHAnsi" w:cstheme="minorBidi"/>
          <w:b w:val="0"/>
          <w:sz w:val="22"/>
          <w:szCs w:val="22"/>
        </w:rPr>
      </w:pPr>
      <w:ins w:author="Open-Xml-PowerTools" w:id="990" w:date="2000-01-01T00:00:00Z">
        <w:r>
          <w:lastRenderedPageBreak/>
          <w:t>Defined terms</w:t>
        </w:r>
      </w:ins>
    </w:p>
    <w:p>
      <w:pPr>
        <w:pStyle w:val="NoteHeading"/>
        <w:rPr>
          <w:ins w:author="Open-Xml-PowerTools" w:id="1002" w:date="2000-01-01T00:00:00Z"/>
        </w:rPr>
      </w:pPr>
      <w:ins w:author="Open-Xml-PowerTools" w:id="992" w:date="2000-01-01T00:00:00Z">
        <w:r>
          <w:fldChar w:fldCharType="end"/>
        </w:r>
      </w:ins>
      <w:ins w:author="Open-Xml-PowerTools" w:id="993" w:date="2000-01-01T00:00:00Z">
        <w:r>
          <w:rPr>
            <w:rStyle w:val="CharPartNo"/>
          </w:rPr>
          <w:t xml:space="preserve"> </w:t>
        </w:r>
      </w:ins>
      <w:ins w:author="Open-Xml-PowerTools" w:id="994" w:date="2000-01-01T00:00:00Z">
        <w:r>
          <w:rPr>
            <w:rStyle w:val="CharPartText"/>
          </w:rPr>
          <w:t xml:space="preserve"> </w:t>
        </w:r>
      </w:ins>
      <w:ins w:author="Open-Xml-PowerTools" w:id="995" w:date="2000-01-01T00:00:00Z">
        <w:r>
          <w:rPr>
            <w:rStyle w:val="CharDivNo"/>
          </w:rPr>
          <w:t xml:space="preserve"> </w:t>
        </w:r>
      </w:ins>
      <w:ins w:author="Open-Xml-PowerTools" w:id="996" w:date="2000-01-01T00:00:00Z">
        <w:r>
          <w:rPr>
            <w:rStyle w:val="CharDivText"/>
          </w:rPr>
          <w:t xml:space="preserve"> </w:t>
        </w:r>
      </w:ins>
      <w:ins w:author="Open-Xml-PowerTools" w:id="997" w:date="2000-01-01T00:00:00Z">
        <w:r>
          <w:rPr>
            <w:rStyle w:val="CharSchNo"/>
          </w:rPr>
          <w:t xml:space="preserve"> </w:t>
        </w:r>
      </w:ins>
      <w:ins w:author="Open-Xml-PowerTools" w:id="998" w:date="2000-01-01T00:00:00Z">
        <w:r>
          <w:rPr>
            <w:rStyle w:val="CharSchText"/>
          </w:rPr>
          <w:t xml:space="preserve"> </w:t>
        </w:r>
      </w:ins>
      <w:ins w:author="Open-Xml-PowerTools" w:id="999" w:date="2000-01-01T00:00:00Z">
        <w:r>
          <w:rPr>
            <w:rStyle w:val="CharSDivNo"/>
          </w:rPr>
          <w:t xml:space="preserve"> </w:t>
        </w:r>
      </w:ins>
      <w:ins w:author="Open-Xml-PowerTools" w:id="1000" w:date="2000-01-01T00:00:00Z">
        <w:r>
          <w:rPr>
            <w:rStyle w:val="CharSDivText"/>
          </w:rPr>
          <w:t xml:space="preserve"> </w:t>
        </w:r>
      </w:ins>
      <w:ins w:author="Open-Xml-PowerTools" w:id="1001" w:date="2000-01-01T00:00:00Z">
        <w:r>
          <w:t xml:space="preserve"> </w:t>
        </w:r>
      </w:ins>
    </w:p>
    <w:p>
      <w:pPr>
        <w:pStyle w:val="NoteHeading"/>
        <w:rPr>
          <w:ins w:author="Open-Xml-PowerTools" w:id="1003" w:date="2000-01-01T00:00:00Z"/>
        </w:rPr>
        <w:sectPr>
          <w:headerReference w:type="even" r:id="rIdHeader6"/>
          <w:headerReference w:type="default" r:id="rIdHeader4"/>
          <w:footerReference w:type="even" r:id="rIdFooter6"/>
          <w:footerReference w:type="default" r:id="rIdFooter4"/>
          <w:headerReference w:type="first" r:id="rIdHeader5"/>
          <w:footerReference w:type="first" r:id="rIdFooter5"/>
          <w:type w:val="oddPage"/>
          <w:pgSz w:w="11907" w:h="16840" w:code="9"/>
          <w:pgMar w:top="2381" w:right="2410" w:bottom="3544" w:left="2410" w:header="720" w:footer="3544" w:gutter="0"/>
          <w:pgNumType w:fmt="lowerRoman" w:start="1"/>
          <w:cols w:space="720"/>
          <w:noEndnote/>
          <w:titlePg/>
        </w:sectPr>
      </w:pPr>
    </w:p>
    <w:p>
      <w:pPr>
        <w:pStyle w:val="PrincipalActReg"/>
        <w:rPr>
          <w:ins w:author="Open-Xml-PowerTools" w:id="1005" w:date="2000-01-01T00:00:00Z"/>
        </w:rPr>
      </w:pPr>
      <w:ins w:author="Open-Xml-PowerTools" w:id="1004" w:date="2000-01-01T00:00:00Z">
        <w:r>
          <w:lastRenderedPageBreak/>
          <w:t>Building Act 2011</w:t>
        </w:r>
      </w:ins>
    </w:p>
    <w:p>
      <w:pPr>
        <w:pStyle w:val="NameofActReg"/>
        <w:spacing w:before="600" w:after="720"/>
        <w:rPr>
          <w:ins w:author="Open-Xml-PowerTools" w:id="1007" w:date="2000-01-01T00:00:00Z"/>
        </w:rPr>
      </w:pPr>
      <w:ins w:author="Open-Xml-PowerTools" w:id="1006" w:date="2000-01-01T00:00:00Z">
        <w:r>
          <w:t>Building Regulations 2012</w:t>
        </w:r>
      </w:ins>
    </w:p>
    <w:p>
      <w:pPr>
        <w:pStyle w:val="Heading2"/>
        <w:keepNext w:val="0"/>
        <w:pageBreakBefore w:val="0"/>
        <w:spacing w:before="240"/>
        <w:rPr>
          <w:ins w:author="Open-Xml-PowerTools" w:id="1019" w:date="2000-01-01T00:00:00Z"/>
        </w:rPr>
      </w:pPr>
      <w:ins w:author="Open-Xml-PowerTools" w:id="1008" w:date="2000-01-01T00:00:00Z">
        <w:bookmarkStart w:id="3" w:name="_Toc97636266"/>
      </w:ins>
      <w:ins w:author="Open-Xml-PowerTools" w:id="1009" w:date="2000-01-01T00:00:00Z">
        <w:bookmarkStart w:id="4" w:name="_Toc97636954"/>
      </w:ins>
      <w:ins w:author="Open-Xml-PowerTools" w:id="1010" w:date="2000-01-01T00:00:00Z">
        <w:bookmarkStart w:id="5" w:name="_Toc97638519"/>
      </w:ins>
      <w:ins w:author="Open-Xml-PowerTools" w:id="1011" w:date="2000-01-01T00:00:00Z">
        <w:r>
          <w:rPr>
            <w:rStyle w:val="CharPartNo"/>
          </w:rPr>
          <w:t>Part 1</w:t>
        </w:r>
      </w:ins>
      <w:ins w:author="Open-Xml-PowerTools" w:id="1012" w:date="2000-01-01T00:00:00Z">
        <w:r>
          <w:rPr>
            <w:rStyle w:val="CharDivNo"/>
          </w:rPr>
          <w:t> </w:t>
        </w:r>
      </w:ins>
      <w:ins w:author="Open-Xml-PowerTools" w:id="1013" w:date="2000-01-01T00:00:00Z">
        <w:r>
          <w:t>—</w:t>
        </w:r>
      </w:ins>
      <w:ins w:author="Open-Xml-PowerTools" w:id="1014" w:date="2000-01-01T00:00:00Z">
        <w:r>
          <w:rPr>
            <w:rStyle w:val="CharDivText"/>
          </w:rPr>
          <w:t> </w:t>
        </w:r>
      </w:ins>
      <w:ins w:author="Open-Xml-PowerTools" w:id="1015" w:date="2000-01-01T00:00:00Z">
        <w:r>
          <w:rPr>
            <w:rStyle w:val="CharPartText"/>
          </w:rPr>
          <w:t>Preliminary</w:t>
        </w:r>
      </w:ins>
      <w:ins w:author="Open-Xml-PowerTools" w:id="1016" w:date="2000-01-01T00:00:00Z">
        <w:bookmarkEnd w:id="3"/>
      </w:ins>
      <w:ins w:author="Open-Xml-PowerTools" w:id="1017" w:date="2000-01-01T00:00:00Z">
        <w:bookmarkEnd w:id="4"/>
      </w:ins>
      <w:ins w:author="Open-Xml-PowerTools" w:id="1018" w:date="2000-01-01T00:00:00Z">
        <w:bookmarkEnd w:id="5"/>
      </w:ins>
    </w:p>
    <w:p>
      <w:pPr>
        <w:pStyle w:val="Heading5"/>
        <w:rPr>
          <w:ins w:author="Open-Xml-PowerTools" w:id="1025" w:date="2000-01-01T00:00:00Z"/>
        </w:rPr>
      </w:pPr>
      <w:ins w:author="Open-Xml-PowerTools" w:id="1020" w:date="2000-01-01T00:00:00Z">
        <w:bookmarkStart w:id="6" w:name="_Toc97638520"/>
      </w:ins>
      <w:ins w:author="Open-Xml-PowerTools" w:id="1021" w:date="2000-01-01T00:00:00Z">
        <w:r>
          <w:rPr>
            <w:rStyle w:val="CharSectno"/>
          </w:rPr>
          <w:t>1</w:t>
        </w:r>
      </w:ins>
      <w:ins w:author="Open-Xml-PowerTools" w:id="1022" w:date="2000-01-01T00:00:00Z">
        <w:r>
          <w:t>.</w:t>
        </w:r>
      </w:ins>
      <w:ins w:author="Open-Xml-PowerTools" w:id="1023" w:date="2000-01-01T00:00:00Z">
        <w:r>
          <w:tab/>
          <w:t>Citation</w:t>
        </w:r>
      </w:ins>
      <w:ins w:author="Open-Xml-PowerTools" w:id="1024" w:date="2000-01-01T00:00:00Z">
        <w:bookmarkEnd w:id="6"/>
      </w:ins>
    </w:p>
    <w:p>
      <w:pPr>
        <w:pStyle w:val="Subsection"/>
        <w:rPr>
          <w:ins w:author="Open-Xml-PowerTools" w:id="1034" w:date="2000-01-01T00:00:00Z"/>
        </w:rPr>
      </w:pPr>
      <w:ins w:author="Open-Xml-PowerTools" w:id="1026" w:date="2000-01-01T00:00:00Z">
        <w:r>
          <w:tab/>
        </w:r>
      </w:ins>
      <w:ins w:author="Open-Xml-PowerTools" w:id="1027" w:date="2000-01-01T00:00:00Z">
        <w:r>
          <w:tab/>
        </w:r>
      </w:ins>
      <w:ins w:author="Open-Xml-PowerTools" w:id="1028" w:date="2000-01-01T00:00:00Z">
        <w:r>
          <w:rPr>
            <w:spacing w:val="-2"/>
          </w:rPr>
          <w:t>These</w:t>
        </w:r>
      </w:ins>
      <w:ins w:author="Open-Xml-PowerTools" w:id="1029" w:date="2000-01-01T00:00:00Z">
        <w:r>
          <w:t xml:space="preserve"> </w:t>
        </w:r>
      </w:ins>
      <w:ins w:author="Open-Xml-PowerTools" w:id="1030" w:date="2000-01-01T00:00:00Z">
        <w:r>
          <w:rPr>
            <w:spacing w:val="-2"/>
          </w:rPr>
          <w:t>regulations</w:t>
        </w:r>
      </w:ins>
      <w:ins w:author="Open-Xml-PowerTools" w:id="1031" w:date="2000-01-01T00:00:00Z">
        <w:r>
          <w:t xml:space="preserve"> are the </w:t>
        </w:r>
      </w:ins>
      <w:ins w:author="Open-Xml-PowerTools" w:id="1032" w:date="2000-01-01T00:00:00Z">
        <w:r>
          <w:rPr>
            <w:i/>
          </w:rPr>
          <w:t>Building Regulations 2012</w:t>
        </w:r>
      </w:ins>
      <w:ins w:author="Open-Xml-PowerTools" w:id="1033" w:date="2000-01-01T00:00:00Z">
        <w:r>
          <w:t>.</w:t>
        </w:r>
      </w:ins>
    </w:p>
    <w:p>
      <w:pPr>
        <w:pStyle w:val="Heading5"/>
        <w:rPr>
          <w:ins w:author="Open-Xml-PowerTools" w:id="1040" w:date="2000-01-01T00:00:00Z"/>
          <w:spacing w:val="-2"/>
        </w:rPr>
      </w:pPr>
      <w:ins w:author="Open-Xml-PowerTools" w:id="1035" w:date="2000-01-01T00:00:00Z">
        <w:bookmarkStart w:id="7" w:name="_Toc97638521"/>
      </w:ins>
      <w:ins w:author="Open-Xml-PowerTools" w:id="1036" w:date="2000-01-01T00:00:00Z">
        <w:r>
          <w:rPr>
            <w:rStyle w:val="CharSectno"/>
          </w:rPr>
          <w:t>2</w:t>
        </w:r>
      </w:ins>
      <w:ins w:author="Open-Xml-PowerTools" w:id="1037" w:date="2000-01-01T00:00:00Z">
        <w:r>
          <w:rPr>
            <w:spacing w:val="-2"/>
          </w:rPr>
          <w:t>.</w:t>
        </w:r>
      </w:ins>
      <w:ins w:author="Open-Xml-PowerTools" w:id="1038" w:date="2000-01-01T00:00:00Z">
        <w:r>
          <w:rPr>
            <w:spacing w:val="-2"/>
          </w:rPr>
          <w:tab/>
          <w:t>Commencement</w:t>
        </w:r>
      </w:ins>
      <w:ins w:author="Open-Xml-PowerTools" w:id="1039" w:date="2000-01-01T00:00:00Z">
        <w:bookmarkEnd w:id="7"/>
      </w:ins>
    </w:p>
    <w:p>
      <w:pPr>
        <w:pStyle w:val="Subsection"/>
        <w:rPr>
          <w:ins w:author="Open-Xml-PowerTools" w:id="1044" w:date="2000-01-01T00:00:00Z"/>
          <w:spacing w:val="-2"/>
        </w:rPr>
      </w:pPr>
      <w:ins w:author="Open-Xml-PowerTools" w:id="1041" w:date="2000-01-01T00:00:00Z">
        <w:r>
          <w:rPr>
            <w:spacing w:val="-2"/>
          </w:rPr>
          <w:tab/>
        </w:r>
      </w:ins>
      <w:ins w:author="Open-Xml-PowerTools" w:id="1042" w:date="2000-01-01T00:00:00Z">
        <w:r>
          <w:rPr>
            <w:spacing w:val="-2"/>
          </w:rPr>
          <w:tab/>
          <w:t>These regulations come into operation as follows</w:t>
        </w:r>
      </w:ins>
      <w:ins w:author="Open-Xml-PowerTools" w:id="1043" w:date="2000-01-01T00:00:00Z">
        <w:r>
          <w:t> —</w:t>
        </w:r>
      </w:ins>
    </w:p>
    <w:p>
      <w:pPr>
        <w:pStyle w:val="Indenta"/>
        <w:rPr>
          <w:ins w:author="Open-Xml-PowerTools" w:id="1053" w:date="2000-01-01T00:00:00Z"/>
        </w:rPr>
      </w:pPr>
      <w:ins w:author="Open-Xml-PowerTools" w:id="1045" w:date="2000-01-01T00:00:00Z">
        <w:r>
          <w:tab/>
          <w:t>(a)</w:t>
        </w:r>
      </w:ins>
      <w:ins w:author="Open-Xml-PowerTools" w:id="1046" w:date="2000-01-01T00:00:00Z">
        <w:r>
          <w:tab/>
        </w:r>
      </w:ins>
      <w:ins w:author="Open-Xml-PowerTools" w:id="1047" w:date="2000-01-01T00:00:00Z">
        <w:r>
          <w:rPr>
            <w:spacing w:val="-2"/>
          </w:rPr>
          <w:t>regulations</w:t>
        </w:r>
      </w:ins>
      <w:ins w:author="Open-Xml-PowerTools" w:id="1048" w:date="2000-01-01T00:00:00Z">
        <w:r>
          <w:t xml:space="preserve"> 1 and 2 — on the day on which these </w:t>
        </w:r>
      </w:ins>
      <w:ins w:author="Open-Xml-PowerTools" w:id="1049" w:date="2000-01-01T00:00:00Z">
        <w:r>
          <w:rPr>
            <w:spacing w:val="-2"/>
          </w:rPr>
          <w:t>regulations</w:t>
        </w:r>
      </w:ins>
      <w:ins w:author="Open-Xml-PowerTools" w:id="1050" w:date="2000-01-01T00:00:00Z">
        <w:r>
          <w:t xml:space="preserve"> are published in the </w:t>
        </w:r>
      </w:ins>
      <w:ins w:author="Open-Xml-PowerTools" w:id="1051" w:date="2000-01-01T00:00:00Z">
        <w:r>
          <w:rPr>
            <w:i/>
            <w:iCs/>
          </w:rPr>
          <w:t>Gazette</w:t>
        </w:r>
      </w:ins>
      <w:ins w:author="Open-Xml-PowerTools" w:id="1052" w:date="2000-01-01T00:00:00Z">
        <w:r>
          <w:t>;</w:t>
        </w:r>
      </w:ins>
    </w:p>
    <w:p>
      <w:pPr>
        <w:pStyle w:val="Indenta"/>
        <w:rPr>
          <w:ins w:author="Open-Xml-PowerTools" w:id="1060" w:date="2000-01-01T00:00:00Z"/>
        </w:rPr>
      </w:pPr>
      <w:ins w:author="Open-Xml-PowerTools" w:id="1054" w:date="2000-01-01T00:00:00Z">
        <w:r>
          <w:tab/>
          <w:t>(b)</w:t>
        </w:r>
      </w:ins>
      <w:ins w:author="Open-Xml-PowerTools" w:id="1055" w:date="2000-01-01T00:00:00Z">
        <w:r>
          <w:tab/>
          <w:t xml:space="preserve">the rest of the </w:t>
        </w:r>
      </w:ins>
      <w:ins w:author="Open-Xml-PowerTools" w:id="1056" w:date="2000-01-01T00:00:00Z">
        <w:r>
          <w:rPr>
            <w:spacing w:val="-2"/>
          </w:rPr>
          <w:t>regulations</w:t>
        </w:r>
      </w:ins>
      <w:ins w:author="Open-Xml-PowerTools" w:id="1057" w:date="2000-01-01T00:00:00Z">
        <w:r>
          <w:t xml:space="preserve"> — on the day the </w:t>
        </w:r>
      </w:ins>
      <w:ins w:author="Open-Xml-PowerTools" w:id="1058" w:date="2000-01-01T00:00:00Z">
        <w:r>
          <w:rPr>
            <w:i/>
          </w:rPr>
          <w:t>Building Act 2011</w:t>
        </w:r>
      </w:ins>
      <w:ins w:author="Open-Xml-PowerTools" w:id="1059" w:date="2000-01-01T00:00:00Z">
        <w:r>
          <w:t xml:space="preserve"> Part 14 comes into operation.</w:t>
        </w:r>
      </w:ins>
    </w:p>
    <w:p>
      <w:pPr>
        <w:pStyle w:val="Heading5"/>
        <w:rPr>
          <w:ins w:author="Open-Xml-PowerTools" w:id="1066" w:date="2000-01-01T00:00:00Z"/>
        </w:rPr>
      </w:pPr>
      <w:ins w:author="Open-Xml-PowerTools" w:id="1061" w:date="2000-01-01T00:00:00Z">
        <w:bookmarkStart w:id="8" w:name="_Toc97638522"/>
      </w:ins>
      <w:ins w:author="Open-Xml-PowerTools" w:id="1062" w:date="2000-01-01T00:00:00Z">
        <w:r>
          <w:rPr>
            <w:rStyle w:val="CharSectno"/>
          </w:rPr>
          <w:t>3</w:t>
        </w:r>
      </w:ins>
      <w:ins w:author="Open-Xml-PowerTools" w:id="1063" w:date="2000-01-01T00:00:00Z">
        <w:r>
          <w:t>.</w:t>
        </w:r>
      </w:ins>
      <w:ins w:author="Open-Xml-PowerTools" w:id="1064" w:date="2000-01-01T00:00:00Z">
        <w:r>
          <w:tab/>
          <w:t>Terms used</w:t>
        </w:r>
      </w:ins>
      <w:ins w:author="Open-Xml-PowerTools" w:id="1065" w:date="2000-01-01T00:00:00Z">
        <w:bookmarkEnd w:id="8"/>
      </w:ins>
    </w:p>
    <w:p>
      <w:pPr>
        <w:pStyle w:val="Subsection"/>
        <w:rPr>
          <w:ins w:author="Open-Xml-PowerTools" w:id="1069" w:date="2000-01-01T00:00:00Z"/>
        </w:rPr>
      </w:pPr>
      <w:ins w:author="Open-Xml-PowerTools" w:id="1067" w:date="2000-01-01T00:00:00Z">
        <w:r>
          <w:tab/>
        </w:r>
      </w:ins>
      <w:ins w:author="Open-Xml-PowerTools" w:id="1068" w:date="2000-01-01T00:00:00Z">
        <w:r>
          <w:tab/>
          <w:t xml:space="preserve">In these regulations — </w:t>
        </w:r>
      </w:ins>
    </w:p>
    <w:p>
      <w:pPr>
        <w:pStyle w:val="Defstart"/>
        <w:rPr>
          <w:ins w:author="Open-Xml-PowerTools" w:id="1073" w:date="2000-01-01T00:00:00Z"/>
        </w:rPr>
      </w:pPr>
      <w:ins w:author="Open-Xml-PowerTools" w:id="1070" w:date="2000-01-01T00:00:00Z">
        <w:r>
          <w:tab/>
        </w:r>
      </w:ins>
      <w:ins w:author="Open-Xml-PowerTools" w:id="1071" w:date="2000-01-01T00:00:00Z">
        <w:r>
          <w:rPr>
            <w:rStyle w:val="CharDefText"/>
          </w:rPr>
          <w:t>approved barrier solution</w:t>
        </w:r>
      </w:ins>
      <w:ins w:author="Open-Xml-PowerTools" w:id="1072" w:date="2000-01-01T00:00:00Z">
        <w:r>
          <w:t>, in relation to a swimming pool, means a performance solution used to comply with a Building Code pool barrier requirement that has been approved in accordance with regulation 51 by the permit authority for the swimming pool;</w:t>
        </w:r>
      </w:ins>
    </w:p>
    <w:p>
      <w:pPr>
        <w:pStyle w:val="Defstart"/>
        <w:rPr>
          <w:ins w:author="Open-Xml-PowerTools" w:id="1077" w:date="2000-01-01T00:00:00Z"/>
        </w:rPr>
      </w:pPr>
      <w:ins w:author="Open-Xml-PowerTools" w:id="1074" w:date="2000-01-01T00:00:00Z">
        <w:r>
          <w:tab/>
        </w:r>
      </w:ins>
      <w:ins w:author="Open-Xml-PowerTools" w:id="1075" w:date="2000-01-01T00:00:00Z">
        <w:r>
          <w:rPr>
            <w:rStyle w:val="CharDefText"/>
          </w:rPr>
          <w:t>AS</w:t>
        </w:r>
      </w:ins>
      <w:ins w:author="Open-Xml-PowerTools" w:id="1076" w:date="2000-01-01T00:00:00Z">
        <w:r>
          <w:t xml:space="preserve"> followed by a designation refers to the Australian Standard having that designation that is published by Standards Australia as referenced in the relevant edition of the Building Code;</w:t>
        </w:r>
      </w:ins>
    </w:p>
    <w:p>
      <w:pPr>
        <w:pStyle w:val="Defstart"/>
        <w:rPr>
          <w:ins w:author="Open-Xml-PowerTools" w:id="1082" w:date="2000-01-01T00:00:00Z"/>
        </w:rPr>
      </w:pPr>
      <w:ins w:author="Open-Xml-PowerTools" w:id="1078" w:date="2000-01-01T00:00:00Z">
        <w:r>
          <w:tab/>
        </w:r>
      </w:ins>
      <w:ins w:author="Open-Xml-PowerTools" w:id="1079" w:date="2000-01-01T00:00:00Z">
        <w:r>
          <w:rPr>
            <w:rStyle w:val="CharDefText"/>
          </w:rPr>
          <w:t>AS 3959</w:t>
        </w:r>
      </w:ins>
      <w:ins w:author="Open-Xml-PowerTools" w:id="1080" w:date="2000-01-01T00:00:00Z">
        <w:r>
          <w:t xml:space="preserve"> means Australian Standard AS 3959 — Construction of buildings in bushfire</w:t>
        </w:r>
      </w:ins>
      <w:ins w:author="Open-Xml-PowerTools" w:id="1081" w:date="2000-01-01T00:00:00Z">
        <w:r>
          <w:noBreakHyphen/>
          <w:t>prone areas;</w:t>
        </w:r>
      </w:ins>
    </w:p>
    <w:p>
      <w:pPr>
        <w:pStyle w:val="Defstart"/>
        <w:rPr>
          <w:ins w:author="Open-Xml-PowerTools" w:id="1086" w:date="2000-01-01T00:00:00Z"/>
        </w:rPr>
      </w:pPr>
      <w:ins w:author="Open-Xml-PowerTools" w:id="1083" w:date="2000-01-01T00:00:00Z">
        <w:r>
          <w:tab/>
        </w:r>
      </w:ins>
      <w:ins w:author="Open-Xml-PowerTools" w:id="1084" w:date="2000-01-01T00:00:00Z">
        <w:r>
          <w:rPr>
            <w:rStyle w:val="CharDefText"/>
          </w:rPr>
          <w:t>assessment method</w:t>
        </w:r>
      </w:ins>
      <w:ins w:author="Open-Xml-PowerTools" w:id="1085" w:date="2000-01-01T00:00:00Z">
        <w:r>
          <w:t xml:space="preserve"> has the meaning given in the Building Code Volume One Schedule 3;</w:t>
        </w:r>
      </w:ins>
    </w:p>
    <w:p>
      <w:pPr>
        <w:pStyle w:val="Defstart"/>
        <w:rPr>
          <w:ins w:author="Open-Xml-PowerTools" w:id="1092" w:date="2000-01-01T00:00:00Z"/>
        </w:rPr>
      </w:pPr>
      <w:ins w:author="Open-Xml-PowerTools" w:id="1087" w:date="2000-01-01T00:00:00Z">
        <w:r>
          <w:lastRenderedPageBreak/>
          <w:tab/>
        </w:r>
      </w:ins>
      <w:ins w:author="Open-Xml-PowerTools" w:id="1088" w:date="2000-01-01T00:00:00Z">
        <w:r>
          <w:rPr>
            <w:rStyle w:val="CharDefText"/>
          </w:rPr>
          <w:t>builder work</w:t>
        </w:r>
      </w:ins>
      <w:ins w:author="Open-Xml-PowerTools" w:id="1089" w:date="2000-01-01T00:00:00Z">
        <w:r>
          <w:t xml:space="preserve"> has the meaning given in the </w:t>
        </w:r>
      </w:ins>
      <w:ins w:author="Open-Xml-PowerTools" w:id="1090" w:date="2000-01-01T00:00:00Z">
        <w:r>
          <w:rPr>
            <w:i/>
          </w:rPr>
          <w:t>Building Services (Registration) Regulations 2011</w:t>
        </w:r>
      </w:ins>
      <w:ins w:author="Open-Xml-PowerTools" w:id="1091" w:date="2000-01-01T00:00:00Z">
        <w:r>
          <w:t xml:space="preserve"> regulation 13(1);</w:t>
        </w:r>
      </w:ins>
    </w:p>
    <w:p>
      <w:pPr>
        <w:pStyle w:val="Defstart"/>
        <w:rPr>
          <w:ins w:author="Open-Xml-PowerTools" w:id="1096" w:date="2000-01-01T00:00:00Z"/>
        </w:rPr>
      </w:pPr>
      <w:ins w:author="Open-Xml-PowerTools" w:id="1093" w:date="2000-01-01T00:00:00Z">
        <w:r>
          <w:tab/>
        </w:r>
      </w:ins>
      <w:ins w:author="Open-Xml-PowerTools" w:id="1094" w:date="2000-01-01T00:00:00Z">
        <w:r>
          <w:rPr>
            <w:rStyle w:val="CharDefText"/>
          </w:rPr>
          <w:t>Building Code</w:t>
        </w:r>
      </w:ins>
      <w:ins w:author="Open-Xml-PowerTools" w:id="1095" w:date="2000-01-01T00:00:00Z">
        <w:r>
          <w:t xml:space="preserve"> means the Building Code of Australia which is Volumes One and Two, as amended from time to time, of the National Construction Code series published by, or on behalf of, the Australian Building Codes Board;</w:t>
        </w:r>
      </w:ins>
    </w:p>
    <w:p>
      <w:pPr>
        <w:pStyle w:val="Defstart"/>
        <w:rPr>
          <w:ins w:author="Open-Xml-PowerTools" w:id="1100" w:date="2000-01-01T00:00:00Z"/>
        </w:rPr>
      </w:pPr>
      <w:ins w:author="Open-Xml-PowerTools" w:id="1097" w:date="2000-01-01T00:00:00Z">
        <w:r>
          <w:tab/>
        </w:r>
      </w:ins>
      <w:ins w:author="Open-Xml-PowerTools" w:id="1098" w:date="2000-01-01T00:00:00Z">
        <w:r>
          <w:rPr>
            <w:rStyle w:val="CharDefText"/>
          </w:rPr>
          <w:t>Building Code pool barrier requirements</w:t>
        </w:r>
      </w:ins>
      <w:ins w:author="Open-Xml-PowerTools" w:id="1099" w:date="2000-01-01T00:00:00Z">
        <w:r>
          <w:t xml:space="preserve"> means — </w:t>
        </w:r>
      </w:ins>
    </w:p>
    <w:p>
      <w:pPr>
        <w:pStyle w:val="Defpara"/>
        <w:rPr>
          <w:ins w:author="Open-Xml-PowerTools" w:id="1103" w:date="2000-01-01T00:00:00Z"/>
        </w:rPr>
      </w:pPr>
      <w:ins w:author="Open-Xml-PowerTools" w:id="1101" w:date="2000-01-01T00:00:00Z">
        <w:r>
          <w:tab/>
          <w:t>(a)</w:t>
        </w:r>
      </w:ins>
      <w:ins w:author="Open-Xml-PowerTools" w:id="1102" w:date="2000-01-01T00:00:00Z">
        <w:r>
          <w:tab/>
          <w:t>in relation to a swimming pool associated with a Class 1 or Class 10 building — performance requirement P2.7.1 in the Building Code Volume Two Part 2.7;</w:t>
        </w:r>
      </w:ins>
    </w:p>
    <w:p>
      <w:pPr>
        <w:pStyle w:val="Defpara"/>
        <w:rPr>
          <w:ins w:author="Open-Xml-PowerTools" w:id="1106" w:date="2000-01-01T00:00:00Z"/>
        </w:rPr>
      </w:pPr>
      <w:ins w:author="Open-Xml-PowerTools" w:id="1104" w:date="2000-01-01T00:00:00Z">
        <w:r>
          <w:tab/>
          <w:t>(b)</w:t>
        </w:r>
      </w:ins>
      <w:ins w:author="Open-Xml-PowerTools" w:id="1105" w:date="2000-01-01T00:00:00Z">
        <w:r>
          <w:tab/>
          <w:t>in relation to a swimming pool associated with a Class 2 to Class 9 building — performance requirement GP1.2(a) in the Building Code Volume One Part G1;</w:t>
        </w:r>
      </w:ins>
    </w:p>
    <w:p>
      <w:pPr>
        <w:pStyle w:val="Defstart"/>
        <w:rPr>
          <w:ins w:author="Open-Xml-PowerTools" w:id="1110" w:date="2000-01-01T00:00:00Z"/>
        </w:rPr>
      </w:pPr>
      <w:ins w:author="Open-Xml-PowerTools" w:id="1107" w:date="2000-01-01T00:00:00Z">
        <w:r>
          <w:tab/>
        </w:r>
      </w:ins>
      <w:ins w:author="Open-Xml-PowerTools" w:id="1108" w:date="2000-01-01T00:00:00Z">
        <w:r>
          <w:rPr>
            <w:rStyle w:val="CharDefText"/>
          </w:rPr>
          <w:t>building site</w:t>
        </w:r>
      </w:ins>
      <w:ins w:author="Open-Xml-PowerTools" w:id="1109" w:date="2000-01-01T00:00:00Z">
        <w:r>
          <w:t>, in relation to a building or incidental structure, means that part of a lot on which the building or incidental structure stands or is to be constructed;</w:t>
        </w:r>
      </w:ins>
    </w:p>
    <w:p>
      <w:pPr>
        <w:pStyle w:val="Defstart"/>
        <w:rPr>
          <w:ins w:author="Open-Xml-PowerTools" w:id="1114" w:date="2000-01-01T00:00:00Z"/>
        </w:rPr>
      </w:pPr>
      <w:ins w:author="Open-Xml-PowerTools" w:id="1111" w:date="2000-01-01T00:00:00Z">
        <w:r>
          <w:tab/>
        </w:r>
      </w:ins>
      <w:ins w:author="Open-Xml-PowerTools" w:id="1112" w:date="2000-01-01T00:00:00Z">
        <w:r>
          <w:rPr>
            <w:rStyle w:val="CharDefText"/>
          </w:rPr>
          <w:t>bushfire attack level (BAL)</w:t>
        </w:r>
      </w:ins>
      <w:ins w:author="Open-Xml-PowerTools" w:id="1113" w:date="2000-01-01T00:00:00Z">
        <w:r>
          <w:t>, in relation to a building or incidental structure, means the bushfire attack level for the building site for the building or structure determined in accordance with AS 3959;</w:t>
        </w:r>
      </w:ins>
    </w:p>
    <w:p>
      <w:pPr>
        <w:pStyle w:val="Defstart"/>
        <w:rPr>
          <w:ins w:author="Open-Xml-PowerTools" w:id="1118" w:date="2000-01-01T00:00:00Z"/>
        </w:rPr>
      </w:pPr>
      <w:ins w:author="Open-Xml-PowerTools" w:id="1115" w:date="2000-01-01T00:00:00Z">
        <w:r>
          <w:tab/>
        </w:r>
      </w:ins>
      <w:ins w:author="Open-Xml-PowerTools" w:id="1116" w:date="2000-01-01T00:00:00Z">
        <w:r>
          <w:rPr>
            <w:rStyle w:val="CharDefText"/>
          </w:rPr>
          <w:t>bush fire performance requirement</w:t>
        </w:r>
      </w:ins>
      <w:ins w:author="Open-Xml-PowerTools" w:id="1117" w:date="2000-01-01T00:00:00Z">
        <w:r>
          <w:t xml:space="preserve"> means — </w:t>
        </w:r>
      </w:ins>
    </w:p>
    <w:p>
      <w:pPr>
        <w:pStyle w:val="Defpara"/>
        <w:rPr>
          <w:ins w:author="Open-Xml-PowerTools" w:id="1121" w:date="2000-01-01T00:00:00Z"/>
        </w:rPr>
      </w:pPr>
      <w:ins w:author="Open-Xml-PowerTools" w:id="1119" w:date="2000-01-01T00:00:00Z">
        <w:r>
          <w:tab/>
          <w:t>(a)</w:t>
        </w:r>
      </w:ins>
      <w:ins w:author="Open-Xml-PowerTools" w:id="1120" w:date="2000-01-01T00:00:00Z">
        <w:r>
          <w:tab/>
          <w:t>in relation to a Class 2 or Class 3 building or a Class 10a building or deck associated with a Class 2 or Class 3 building — the Building Code Volume One performance requirement GP5.1; and</w:t>
        </w:r>
      </w:ins>
    </w:p>
    <w:p>
      <w:pPr>
        <w:pStyle w:val="Defpara"/>
        <w:rPr>
          <w:ins w:author="Open-Xml-PowerTools" w:id="1124" w:date="2000-01-01T00:00:00Z"/>
        </w:rPr>
      </w:pPr>
      <w:ins w:author="Open-Xml-PowerTools" w:id="1122" w:date="2000-01-01T00:00:00Z">
        <w:r>
          <w:tab/>
          <w:t>(b)</w:t>
        </w:r>
      </w:ins>
      <w:ins w:author="Open-Xml-PowerTools" w:id="1123" w:date="2000-01-01T00:00:00Z">
        <w:r>
          <w:tab/>
          <w:t>in relation to a Class 1 building or a Class 10a building or deck associated with a Class 1 building — the Building Code Volume Two performance requirement P2.7.5;</w:t>
        </w:r>
      </w:ins>
    </w:p>
    <w:p>
      <w:pPr>
        <w:pStyle w:val="Defstart"/>
        <w:rPr>
          <w:ins w:author="Open-Xml-PowerTools" w:id="1130" w:date="2000-01-01T00:00:00Z"/>
        </w:rPr>
      </w:pPr>
      <w:ins w:author="Open-Xml-PowerTools" w:id="1125" w:date="2000-01-01T00:00:00Z">
        <w:r>
          <w:tab/>
        </w:r>
      </w:ins>
      <w:ins w:author="Open-Xml-PowerTools" w:id="1126" w:date="2000-01-01T00:00:00Z">
        <w:r>
          <w:rPr>
            <w:rStyle w:val="CharDefText"/>
          </w:rPr>
          <w:t>bush fire prone area</w:t>
        </w:r>
      </w:ins>
      <w:ins w:author="Open-Xml-PowerTools" w:id="1127" w:date="2000-01-01T00:00:00Z">
        <w:r>
          <w:t xml:space="preserve"> means an area of the State designated by an order made under the </w:t>
        </w:r>
      </w:ins>
      <w:ins w:author="Open-Xml-PowerTools" w:id="1128" w:date="2000-01-01T00:00:00Z">
        <w:r>
          <w:rPr>
            <w:i/>
          </w:rPr>
          <w:t>Fire and Emergency Services Act 1998</w:t>
        </w:r>
      </w:ins>
      <w:ins w:author="Open-Xml-PowerTools" w:id="1129" w:date="2000-01-01T00:00:00Z">
        <w:r>
          <w:t xml:space="preserve"> section 18P as a bush fire prone area;</w:t>
        </w:r>
      </w:ins>
    </w:p>
    <w:p>
      <w:pPr>
        <w:pStyle w:val="Defstart"/>
        <w:rPr>
          <w:ins w:author="Open-Xml-PowerTools" w:id="1134" w:date="2000-01-01T00:00:00Z"/>
        </w:rPr>
      </w:pPr>
      <w:ins w:author="Open-Xml-PowerTools" w:id="1131" w:date="2000-01-01T00:00:00Z">
        <w:r>
          <w:tab/>
        </w:r>
      </w:ins>
      <w:ins w:author="Open-Xml-PowerTools" w:id="1132" w:date="2000-01-01T00:00:00Z">
        <w:r>
          <w:rPr>
            <w:rStyle w:val="CharDefText"/>
          </w:rPr>
          <w:t>business day</w:t>
        </w:r>
      </w:ins>
      <w:ins w:author="Open-Xml-PowerTools" w:id="1133" w:date="2000-01-01T00:00:00Z">
        <w:r>
          <w:t xml:space="preserve"> means a day other than a Saturday, a Sunday or a public holiday;</w:t>
        </w:r>
      </w:ins>
    </w:p>
    <w:p>
      <w:pPr>
        <w:pStyle w:val="Defstart"/>
        <w:rPr>
          <w:ins w:author="Open-Xml-PowerTools" w:id="1138" w:date="2000-01-01T00:00:00Z"/>
        </w:rPr>
      </w:pPr>
      <w:ins w:author="Open-Xml-PowerTools" w:id="1135" w:date="2000-01-01T00:00:00Z">
        <w:r>
          <w:lastRenderedPageBreak/>
          <w:tab/>
        </w:r>
      </w:ins>
      <w:ins w:author="Open-Xml-PowerTools" w:id="1136" w:date="2000-01-01T00:00:00Z">
        <w:r>
          <w:rPr>
            <w:rStyle w:val="CharDefText"/>
          </w:rPr>
          <w:t>Class</w:t>
        </w:r>
      </w:ins>
      <w:ins w:author="Open-Xml-PowerTools" w:id="1137" w:date="2000-01-01T00:00:00Z">
        <w:r>
          <w:t>, followed by a number or a number and a letter, refers to the classification of a building or incidental structure under regulation 6;</w:t>
        </w:r>
      </w:ins>
    </w:p>
    <w:p>
      <w:pPr>
        <w:pStyle w:val="Defstart"/>
        <w:rPr>
          <w:ins w:author="Open-Xml-PowerTools" w:id="1142" w:date="2000-01-01T00:00:00Z"/>
        </w:rPr>
      </w:pPr>
      <w:ins w:author="Open-Xml-PowerTools" w:id="1139" w:date="2000-01-01T00:00:00Z">
        <w:r>
          <w:tab/>
        </w:r>
      </w:ins>
      <w:ins w:author="Open-Xml-PowerTools" w:id="1140" w:date="2000-01-01T00:00:00Z">
        <w:r>
          <w:rPr>
            <w:rStyle w:val="CharDefText"/>
          </w:rPr>
          <w:t>commencement day</w:t>
        </w:r>
      </w:ins>
      <w:ins w:author="Open-Xml-PowerTools" w:id="1141" w:date="2000-01-01T00:00:00Z">
        <w:r>
          <w:t xml:space="preserve"> has the meaning given in section 176;</w:t>
        </w:r>
      </w:ins>
    </w:p>
    <w:p>
      <w:pPr>
        <w:pStyle w:val="Defstart"/>
        <w:rPr>
          <w:ins w:author="Open-Xml-PowerTools" w:id="1146" w:date="2000-01-01T00:00:00Z"/>
        </w:rPr>
      </w:pPr>
      <w:ins w:author="Open-Xml-PowerTools" w:id="1143" w:date="2000-01-01T00:00:00Z">
        <w:r>
          <w:tab/>
        </w:r>
      </w:ins>
      <w:ins w:author="Open-Xml-PowerTools" w:id="1144" w:date="2000-01-01T00:00:00Z">
        <w:r>
          <w:rPr>
            <w:rStyle w:val="CharDefText"/>
          </w:rPr>
          <w:t>CV3</w:t>
        </w:r>
      </w:ins>
      <w:ins w:author="Open-Xml-PowerTools" w:id="1145" w:date="2000-01-01T00:00:00Z">
        <w:r>
          <w:t xml:space="preserve"> means the verification method CV3 set out in the Building Code Volume One Section C;</w:t>
        </w:r>
      </w:ins>
    </w:p>
    <w:p>
      <w:pPr>
        <w:pStyle w:val="Defstart"/>
        <w:rPr>
          <w:ins w:author="Open-Xml-PowerTools" w:id="1150" w:date="2000-01-01T00:00:00Z"/>
        </w:rPr>
      </w:pPr>
      <w:ins w:author="Open-Xml-PowerTools" w:id="1147" w:date="2000-01-01T00:00:00Z">
        <w:r>
          <w:tab/>
        </w:r>
      </w:ins>
      <w:ins w:author="Open-Xml-PowerTools" w:id="1148" w:date="2000-01-01T00:00:00Z">
        <w:r>
          <w:rPr>
            <w:rStyle w:val="CharDefText"/>
          </w:rPr>
          <w:t>estimated value</w:t>
        </w:r>
      </w:ins>
      <w:ins w:author="Open-Xml-PowerTools" w:id="1149" w:date="2000-01-01T00:00:00Z">
        <w:r>
          <w:t>, in relation to building work, means the value of the work estimated in accordance with Schedule 1;</w:t>
        </w:r>
      </w:ins>
    </w:p>
    <w:p>
      <w:pPr>
        <w:pStyle w:val="Defstart"/>
        <w:rPr>
          <w:ins w:author="Open-Xml-PowerTools" w:id="1156" w:date="2000-01-01T00:00:00Z"/>
        </w:rPr>
      </w:pPr>
      <w:ins w:author="Open-Xml-PowerTools" w:id="1151" w:date="2000-01-01T00:00:00Z">
        <w:r>
          <w:tab/>
        </w:r>
      </w:ins>
      <w:ins w:author="Open-Xml-PowerTools" w:id="1152" w:date="2000-01-01T00:00:00Z">
        <w:r>
          <w:rPr>
            <w:rStyle w:val="CharDefText"/>
          </w:rPr>
          <w:t>FES Commissioner</w:t>
        </w:r>
      </w:ins>
      <w:ins w:author="Open-Xml-PowerTools" w:id="1153" w:date="2000-01-01T00:00:00Z">
        <w:r>
          <w:t xml:space="preserve"> has the meaning given in the </w:t>
        </w:r>
      </w:ins>
      <w:ins w:author="Open-Xml-PowerTools" w:id="1154" w:date="2000-01-01T00:00:00Z">
        <w:r>
          <w:rPr>
            <w:i/>
          </w:rPr>
          <w:t>Fire and Emergency Services Act 1998</w:t>
        </w:r>
      </w:ins>
      <w:ins w:author="Open-Xml-PowerTools" w:id="1155" w:date="2000-01-01T00:00:00Z">
        <w:r>
          <w:t xml:space="preserve"> section 3;</w:t>
        </w:r>
      </w:ins>
    </w:p>
    <w:p>
      <w:pPr>
        <w:pStyle w:val="Defstart"/>
        <w:rPr>
          <w:ins w:author="Open-Xml-PowerTools" w:id="1160" w:date="2000-01-01T00:00:00Z"/>
        </w:rPr>
      </w:pPr>
      <w:ins w:author="Open-Xml-PowerTools" w:id="1157" w:date="2000-01-01T00:00:00Z">
        <w:r>
          <w:rPr>
            <w:b/>
            <w:i/>
          </w:rPr>
          <w:tab/>
        </w:r>
      </w:ins>
      <w:ins w:author="Open-Xml-PowerTools" w:id="1158" w:date="2000-01-01T00:00:00Z">
        <w:r>
          <w:rPr>
            <w:rStyle w:val="CharDefText"/>
          </w:rPr>
          <w:t>fire resistance performance requirement</w:t>
        </w:r>
      </w:ins>
      <w:ins w:author="Open-Xml-PowerTools" w:id="1159" w:date="2000-01-01T00:00:00Z">
        <w:r>
          <w:t xml:space="preserve"> means a requirement that is part of the Building Code Volume One performance requirement CP2 if the purpose of the requirement is to avoid the spread of fire via an external wall of a building;</w:t>
        </w:r>
      </w:ins>
    </w:p>
    <w:p>
      <w:pPr>
        <w:pStyle w:val="Defstart"/>
        <w:rPr>
          <w:ins w:author="Open-Xml-PowerTools" w:id="1164" w:date="2000-01-01T00:00:00Z"/>
        </w:rPr>
      </w:pPr>
      <w:ins w:author="Open-Xml-PowerTools" w:id="1161" w:date="2000-01-01T00:00:00Z">
        <w:r>
          <w:tab/>
        </w:r>
      </w:ins>
      <w:ins w:author="Open-Xml-PowerTools" w:id="1162" w:date="2000-01-01T00:00:00Z">
        <w:r>
          <w:rPr>
            <w:rStyle w:val="CharDefText"/>
          </w:rPr>
          <w:t>former provisions</w:t>
        </w:r>
      </w:ins>
      <w:ins w:author="Open-Xml-PowerTools" w:id="1163" w:date="2000-01-01T00:00:00Z">
        <w:r>
          <w:t xml:space="preserve"> has the meaning given in section 176;</w:t>
        </w:r>
      </w:ins>
    </w:p>
    <w:p>
      <w:pPr>
        <w:pStyle w:val="Defstart"/>
        <w:rPr>
          <w:ins w:author="Open-Xml-PowerTools" w:id="1170" w:date="2000-01-01T00:00:00Z"/>
        </w:rPr>
      </w:pPr>
      <w:ins w:author="Open-Xml-PowerTools" w:id="1165" w:date="2000-01-01T00:00:00Z">
        <w:r>
          <w:tab/>
        </w:r>
      </w:ins>
      <w:ins w:author="Open-Xml-PowerTools" w:id="1166" w:date="2000-01-01T00:00:00Z">
        <w:r>
          <w:rPr>
            <w:rStyle w:val="CharDefText"/>
          </w:rPr>
          <w:t>Heritage Act</w:t>
        </w:r>
      </w:ins>
      <w:ins w:author="Open-Xml-PowerTools" w:id="1167" w:date="2000-01-01T00:00:00Z">
        <w:r>
          <w:t xml:space="preserve"> means the </w:t>
        </w:r>
      </w:ins>
      <w:ins w:author="Open-Xml-PowerTools" w:id="1168" w:date="2000-01-01T00:00:00Z">
        <w:r>
          <w:rPr>
            <w:i/>
          </w:rPr>
          <w:t>Heritage of Western Australia Act 1990</w:t>
        </w:r>
      </w:ins>
      <w:ins w:author="Open-Xml-PowerTools" w:id="1169" w:date="2000-01-01T00:00:00Z">
        <w:r>
          <w:t>;</w:t>
        </w:r>
      </w:ins>
    </w:p>
    <w:p>
      <w:pPr>
        <w:pStyle w:val="Defstart"/>
        <w:rPr>
          <w:ins w:author="Open-Xml-PowerTools" w:id="1176" w:date="2000-01-01T00:00:00Z"/>
        </w:rPr>
      </w:pPr>
      <w:ins w:author="Open-Xml-PowerTools" w:id="1171" w:date="2000-01-01T00:00:00Z">
        <w:r>
          <w:tab/>
        </w:r>
      </w:ins>
      <w:ins w:author="Open-Xml-PowerTools" w:id="1172" w:date="2000-01-01T00:00:00Z">
        <w:r>
          <w:rPr>
            <w:rStyle w:val="CharDefText"/>
          </w:rPr>
          <w:t>local planning scheme</w:t>
        </w:r>
      </w:ins>
      <w:ins w:author="Open-Xml-PowerTools" w:id="1173" w:date="2000-01-01T00:00:00Z">
        <w:r>
          <w:t xml:space="preserve"> means a local planning scheme in force under the </w:t>
        </w:r>
      </w:ins>
      <w:ins w:author="Open-Xml-PowerTools" w:id="1174" w:date="2000-01-01T00:00:00Z">
        <w:r>
          <w:rPr>
            <w:i/>
          </w:rPr>
          <w:t>Planning and Development Act 2005</w:t>
        </w:r>
      </w:ins>
      <w:ins w:author="Open-Xml-PowerTools" w:id="1175" w:date="2000-01-01T00:00:00Z">
        <w:r>
          <w:t>;</w:t>
        </w:r>
      </w:ins>
    </w:p>
    <w:p>
      <w:pPr>
        <w:pStyle w:val="Defstart"/>
        <w:rPr>
          <w:ins w:author="Open-Xml-PowerTools" w:id="1180" w:date="2000-01-01T00:00:00Z"/>
        </w:rPr>
      </w:pPr>
      <w:ins w:author="Open-Xml-PowerTools" w:id="1177" w:date="2000-01-01T00:00:00Z">
        <w:r>
          <w:tab/>
        </w:r>
      </w:ins>
      <w:ins w:author="Open-Xml-PowerTools" w:id="1178" w:date="2000-01-01T00:00:00Z">
        <w:r>
          <w:rPr>
            <w:rStyle w:val="CharDefText"/>
          </w:rPr>
          <w:t>performance requirement</w:t>
        </w:r>
      </w:ins>
      <w:ins w:author="Open-Xml-PowerTools" w:id="1179" w:date="2000-01-01T00:00:00Z">
        <w:r>
          <w:t xml:space="preserve"> has the meaning given in the Building Code Volume One Schedule 3;</w:t>
        </w:r>
      </w:ins>
    </w:p>
    <w:p>
      <w:pPr>
        <w:pStyle w:val="Defstart"/>
        <w:rPr>
          <w:ins w:author="Open-Xml-PowerTools" w:id="1184" w:date="2000-01-01T00:00:00Z"/>
        </w:rPr>
      </w:pPr>
      <w:ins w:author="Open-Xml-PowerTools" w:id="1181" w:date="2000-01-01T00:00:00Z">
        <w:r>
          <w:tab/>
        </w:r>
      </w:ins>
      <w:ins w:author="Open-Xml-PowerTools" w:id="1182" w:date="2000-01-01T00:00:00Z">
        <w:r>
          <w:rPr>
            <w:rStyle w:val="CharDefText"/>
          </w:rPr>
          <w:t>performance solution</w:t>
        </w:r>
      </w:ins>
      <w:ins w:author="Open-Xml-PowerTools" w:id="1183" w:date="2000-01-01T00:00:00Z">
        <w:r>
          <w:t xml:space="preserve"> has the meaning given in the Building Code Volume One Schedule 3;</w:t>
        </w:r>
      </w:ins>
    </w:p>
    <w:p>
      <w:pPr>
        <w:pStyle w:val="Defstart"/>
        <w:rPr>
          <w:ins w:author="Open-Xml-PowerTools" w:id="1189" w:date="2000-01-01T00:00:00Z"/>
        </w:rPr>
      </w:pPr>
      <w:ins w:author="Open-Xml-PowerTools" w:id="1185" w:date="2000-01-01T00:00:00Z">
        <w:r>
          <w:tab/>
        </w:r>
      </w:ins>
      <w:ins w:author="Open-Xml-PowerTools" w:id="1186" w:date="2000-01-01T00:00:00Z">
        <w:r>
          <w:rPr>
            <w:rStyle w:val="CharDefText"/>
          </w:rPr>
          <w:t>pre</w:t>
        </w:r>
      </w:ins>
      <w:ins w:author="Open-Xml-PowerTools" w:id="1187" w:date="2000-01-01T00:00:00Z">
        <w:r>
          <w:rPr>
            <w:rStyle w:val="CharDefText"/>
          </w:rPr>
          <w:noBreakHyphen/>
          <w:t xml:space="preserve">May 2016 private swimming pool </w:t>
        </w:r>
      </w:ins>
      <w:ins w:author="Open-Xml-PowerTools" w:id="1188" w:date="2000-01-01T00:00:00Z">
        <w:r>
          <w:t xml:space="preserve">means a private swimming pool — </w:t>
        </w:r>
      </w:ins>
    </w:p>
    <w:p>
      <w:pPr>
        <w:pStyle w:val="Defpara"/>
        <w:rPr>
          <w:ins w:author="Open-Xml-PowerTools" w:id="1192" w:date="2000-01-01T00:00:00Z"/>
        </w:rPr>
      </w:pPr>
      <w:ins w:author="Open-Xml-PowerTools" w:id="1190" w:date="2000-01-01T00:00:00Z">
        <w:r>
          <w:tab/>
          <w:t>(a)</w:t>
        </w:r>
      </w:ins>
      <w:ins w:author="Open-Xml-PowerTools" w:id="1191" w:date="2000-01-01T00:00:00Z">
        <w:r>
          <w:tab/>
          <w:t>installed before 1 May 2016; or</w:t>
        </w:r>
      </w:ins>
    </w:p>
    <w:p>
      <w:pPr>
        <w:pStyle w:val="Indenta"/>
        <w:rPr>
          <w:ins w:author="Open-Xml-PowerTools" w:id="1195" w:date="2000-01-01T00:00:00Z"/>
        </w:rPr>
      </w:pPr>
      <w:ins w:author="Open-Xml-PowerTools" w:id="1193" w:date="2000-01-01T00:00:00Z">
        <w:r>
          <w:tab/>
          <w:t>(b)</w:t>
        </w:r>
      </w:ins>
      <w:ins w:author="Open-Xml-PowerTools" w:id="1194" w:date="2000-01-01T00:00:00Z">
        <w:r>
          <w:tab/>
          <w:t>installed on or after 1 May 2016 in accordance with plans, drawings and specifications submitted to a permit authority for approval before that day;</w:t>
        </w:r>
      </w:ins>
    </w:p>
    <w:p>
      <w:pPr>
        <w:pStyle w:val="Defstart"/>
        <w:rPr>
          <w:ins w:author="Open-Xml-PowerTools" w:id="1199" w:date="2000-01-01T00:00:00Z"/>
        </w:rPr>
      </w:pPr>
      <w:ins w:author="Open-Xml-PowerTools" w:id="1196" w:date="2000-01-01T00:00:00Z">
        <w:r>
          <w:tab/>
        </w:r>
      </w:ins>
      <w:ins w:author="Open-Xml-PowerTools" w:id="1197" w:date="2000-01-01T00:00:00Z">
        <w:r>
          <w:rPr>
            <w:rStyle w:val="CharDefText"/>
          </w:rPr>
          <w:t>private swimming pool</w:t>
        </w:r>
      </w:ins>
      <w:ins w:author="Open-Xml-PowerTools" w:id="1198" w:date="2000-01-01T00:00:00Z">
        <w:r>
          <w:t xml:space="preserve"> means a swimming pool — </w:t>
        </w:r>
      </w:ins>
    </w:p>
    <w:p>
      <w:pPr>
        <w:pStyle w:val="Indenta"/>
        <w:rPr>
          <w:ins w:author="Open-Xml-PowerTools" w:id="1202" w:date="2000-01-01T00:00:00Z"/>
        </w:rPr>
      </w:pPr>
      <w:ins w:author="Open-Xml-PowerTools" w:id="1200" w:date="2000-01-01T00:00:00Z">
        <w:r>
          <w:tab/>
          <w:t>(a)</w:t>
        </w:r>
      </w:ins>
      <w:ins w:author="Open-Xml-PowerTools" w:id="1201" w:date="2000-01-01T00:00:00Z">
        <w:r>
          <w:tab/>
          <w:t xml:space="preserve">that is associated with — </w:t>
        </w:r>
      </w:ins>
    </w:p>
    <w:p>
      <w:pPr>
        <w:pStyle w:val="Indenti"/>
        <w:rPr>
          <w:ins w:author="Open-Xml-PowerTools" w:id="1205" w:date="2000-01-01T00:00:00Z"/>
        </w:rPr>
      </w:pPr>
      <w:ins w:author="Open-Xml-PowerTools" w:id="1203" w:date="2000-01-01T00:00:00Z">
        <w:r>
          <w:tab/>
          <w:t>(i)</w:t>
        </w:r>
      </w:ins>
      <w:ins w:author="Open-Xml-PowerTools" w:id="1204" w:date="2000-01-01T00:00:00Z">
        <w:r>
          <w:tab/>
          <w:t>a Class 1a building; or</w:t>
        </w:r>
      </w:ins>
    </w:p>
    <w:p>
      <w:pPr>
        <w:pStyle w:val="Indenti"/>
        <w:rPr>
          <w:ins w:author="Open-Xml-PowerTools" w:id="1209" w:date="2000-01-01T00:00:00Z"/>
        </w:rPr>
      </w:pPr>
      <w:ins w:author="Open-Xml-PowerTools" w:id="1206" w:date="2000-01-01T00:00:00Z">
        <w:r>
          <w:lastRenderedPageBreak/>
          <w:tab/>
          <w:t>(ii)</w:t>
        </w:r>
      </w:ins>
      <w:ins w:author="Open-Xml-PowerTools" w:id="1207" w:date="2000-01-01T00:00:00Z">
        <w:r>
          <w:tab/>
          <w:t>less than 30 sole</w:t>
        </w:r>
      </w:ins>
      <w:ins w:author="Open-Xml-PowerTools" w:id="1208" w:date="2000-01-01T00:00:00Z">
        <w:r>
          <w:noBreakHyphen/>
          <w:t>occupancy units in a Class 2 building; or</w:t>
        </w:r>
      </w:ins>
    </w:p>
    <w:p>
      <w:pPr>
        <w:pStyle w:val="Indenti"/>
        <w:keepNext/>
        <w:rPr>
          <w:ins w:author="Open-Xml-PowerTools" w:id="1212" w:date="2000-01-01T00:00:00Z"/>
        </w:rPr>
      </w:pPr>
      <w:ins w:author="Open-Xml-PowerTools" w:id="1210" w:date="2000-01-01T00:00:00Z">
        <w:r>
          <w:tab/>
          <w:t>(iii)</w:t>
        </w:r>
      </w:ins>
      <w:ins w:author="Open-Xml-PowerTools" w:id="1211" w:date="2000-01-01T00:00:00Z">
        <w:r>
          <w:tab/>
          <w:t>a Class 4 part of a building;</w:t>
        </w:r>
      </w:ins>
    </w:p>
    <w:p>
      <w:pPr>
        <w:pStyle w:val="Defpara"/>
        <w:rPr>
          <w:ins w:author="Open-Xml-PowerTools" w:id="1215" w:date="2000-01-01T00:00:00Z"/>
        </w:rPr>
      </w:pPr>
      <w:ins w:author="Open-Xml-PowerTools" w:id="1213" w:date="2000-01-01T00:00:00Z">
        <w:r>
          <w:tab/>
        </w:r>
      </w:ins>
      <w:ins w:author="Open-Xml-PowerTools" w:id="1214" w:date="2000-01-01T00:00:00Z">
        <w:r>
          <w:tab/>
          <w:t>and</w:t>
        </w:r>
      </w:ins>
    </w:p>
    <w:p>
      <w:pPr>
        <w:pStyle w:val="Defpara"/>
        <w:rPr>
          <w:ins w:author="Open-Xml-PowerTools" w:id="1218" w:date="2000-01-01T00:00:00Z"/>
        </w:rPr>
      </w:pPr>
      <w:ins w:author="Open-Xml-PowerTools" w:id="1216" w:date="2000-01-01T00:00:00Z">
        <w:r>
          <w:tab/>
          <w:t>(b)</w:t>
        </w:r>
      </w:ins>
      <w:ins w:author="Open-Xml-PowerTools" w:id="1217" w:date="2000-01-01T00:00:00Z">
        <w:r>
          <w:tab/>
          <w:t>which has the capacity to contain water that is more than 300 mm deep;</w:t>
        </w:r>
      </w:ins>
    </w:p>
    <w:p>
      <w:pPr>
        <w:pStyle w:val="Defstart"/>
        <w:rPr>
          <w:ins w:author="Open-Xml-PowerTools" w:id="1222" w:date="2000-01-01T00:00:00Z"/>
        </w:rPr>
      </w:pPr>
      <w:ins w:author="Open-Xml-PowerTools" w:id="1219" w:date="2000-01-01T00:00:00Z">
        <w:r>
          <w:tab/>
        </w:r>
      </w:ins>
      <w:ins w:author="Open-Xml-PowerTools" w:id="1220" w:date="2000-01-01T00:00:00Z">
        <w:r>
          <w:rPr>
            <w:rStyle w:val="CharDefText"/>
          </w:rPr>
          <w:t>relevant edition of the Building Code</w:t>
        </w:r>
      </w:ins>
      <w:ins w:author="Open-Xml-PowerTools" w:id="1221" w:date="2000-01-01T00:00:00Z">
        <w:r>
          <w:t>, in relation to a building, incidental structure, building work or application, means the edition of the Building Code referred to in Part 4 Division 1 as setting out the building standards that apply as applicable building standards to the building, incidental structure, building work or application;</w:t>
        </w:r>
      </w:ins>
    </w:p>
    <w:p>
      <w:pPr>
        <w:pStyle w:val="Defstart"/>
        <w:rPr>
          <w:ins w:author="Open-Xml-PowerTools" w:id="1226" w:date="2000-01-01T00:00:00Z"/>
        </w:rPr>
      </w:pPr>
      <w:ins w:author="Open-Xml-PowerTools" w:id="1223" w:date="2000-01-01T00:00:00Z">
        <w:r>
          <w:tab/>
        </w:r>
      </w:ins>
      <w:ins w:author="Open-Xml-PowerTools" w:id="1224" w:date="2000-01-01T00:00:00Z">
        <w:r>
          <w:rPr>
            <w:rStyle w:val="CharDefText"/>
          </w:rPr>
          <w:t>section</w:t>
        </w:r>
      </w:ins>
      <w:ins w:author="Open-Xml-PowerTools" w:id="1225" w:date="2000-01-01T00:00:00Z">
        <w:r>
          <w:t xml:space="preserve"> means section of the Act;</w:t>
        </w:r>
      </w:ins>
    </w:p>
    <w:p>
      <w:pPr>
        <w:pStyle w:val="Defstart"/>
        <w:rPr>
          <w:ins w:author="Open-Xml-PowerTools" w:id="1231" w:date="2000-01-01T00:00:00Z"/>
        </w:rPr>
      </w:pPr>
      <w:ins w:author="Open-Xml-PowerTools" w:id="1227" w:date="2000-01-01T00:00:00Z">
        <w:r>
          <w:tab/>
        </w:r>
      </w:ins>
      <w:ins w:author="Open-Xml-PowerTools" w:id="1228" w:date="2000-01-01T00:00:00Z">
        <w:r>
          <w:rPr>
            <w:rStyle w:val="CharDefText"/>
          </w:rPr>
          <w:t>sole</w:t>
        </w:r>
      </w:ins>
      <w:ins w:author="Open-Xml-PowerTools" w:id="1229" w:date="2000-01-01T00:00:00Z">
        <w:r>
          <w:rPr>
            <w:rStyle w:val="CharDefText"/>
          </w:rPr>
          <w:noBreakHyphen/>
          <w:t>occupancy unit</w:t>
        </w:r>
      </w:ins>
      <w:ins w:author="Open-Xml-PowerTools" w:id="1230" w:date="2000-01-01T00:00:00Z">
        <w:r>
          <w:t xml:space="preserve"> has the meaning given in the Building Code Volume One Schedule 3;</w:t>
        </w:r>
      </w:ins>
    </w:p>
    <w:p>
      <w:pPr>
        <w:pStyle w:val="Defstart"/>
        <w:rPr>
          <w:ins w:author="Open-Xml-PowerTools" w:id="1235" w:date="2000-01-01T00:00:00Z"/>
        </w:rPr>
      </w:pPr>
      <w:ins w:author="Open-Xml-PowerTools" w:id="1232" w:date="2000-01-01T00:00:00Z">
        <w:r>
          <w:tab/>
        </w:r>
      </w:ins>
      <w:ins w:author="Open-Xml-PowerTools" w:id="1233" w:date="2000-01-01T00:00:00Z">
        <w:r>
          <w:rPr>
            <w:rStyle w:val="CharDefText"/>
          </w:rPr>
          <w:t>swimming pool</w:t>
        </w:r>
      </w:ins>
      <w:ins w:author="Open-Xml-PowerTools" w:id="1234" w:date="2000-01-01T00:00:00Z">
        <w:r>
          <w:t xml:space="preserve"> has the meaning given in the Building Code Volume One Schedule 3;</w:t>
        </w:r>
      </w:ins>
    </w:p>
    <w:p>
      <w:pPr>
        <w:pStyle w:val="Defstart"/>
        <w:keepNext/>
        <w:rPr>
          <w:ins w:author="Open-Xml-PowerTools" w:id="1241" w:date="2000-01-01T00:00:00Z"/>
        </w:rPr>
      </w:pPr>
      <w:ins w:author="Open-Xml-PowerTools" w:id="1236" w:date="2000-01-01T00:00:00Z">
        <w:r>
          <w:tab/>
        </w:r>
      </w:ins>
      <w:ins w:author="Open-Xml-PowerTools" w:id="1237" w:date="2000-01-01T00:00:00Z">
        <w:r>
          <w:rPr>
            <w:rStyle w:val="CharDefText"/>
          </w:rPr>
          <w:t>townsite</w:t>
        </w:r>
      </w:ins>
      <w:ins w:author="Open-Xml-PowerTools" w:id="1238" w:date="2000-01-01T00:00:00Z">
        <w:r>
          <w:t xml:space="preserve"> means a townsite constituted under the </w:t>
        </w:r>
      </w:ins>
      <w:ins w:author="Open-Xml-PowerTools" w:id="1239" w:date="2000-01-01T00:00:00Z">
        <w:r>
          <w:rPr>
            <w:i/>
          </w:rPr>
          <w:t xml:space="preserve">Land Administration Act 1997 </w:t>
        </w:r>
      </w:ins>
      <w:ins w:author="Open-Xml-PowerTools" w:id="1240" w:date="2000-01-01T00:00:00Z">
        <w:r>
          <w:t>section 26(2).</w:t>
        </w:r>
      </w:ins>
    </w:p>
    <w:p>
      <w:pPr>
        <w:pStyle w:val="Footnotesection"/>
        <w:spacing w:before="100"/>
        <w:rPr>
          <w:ins w:author="Open-Xml-PowerTools" w:id="1245" w:date="2000-01-01T00:00:00Z"/>
        </w:rPr>
      </w:pPr>
      <w:ins w:author="Open-Xml-PowerTools" w:id="1242" w:date="2000-01-01T00:00:00Z">
        <w:r>
          <w:tab/>
          <w:t>[Regulation 3 amended: Gazette 30 Nov 2012 p. 5782; 7 Dec 2015 p. 4897; 5 Apr 2016 p. 1015</w:t>
        </w:r>
      </w:ins>
      <w:ins w:author="Open-Xml-PowerTools" w:id="1243" w:date="2000-01-01T00:00:00Z">
        <w:r>
          <w:noBreakHyphen/>
          <w:t>16; 15 Apr 2016 p. 1165</w:t>
        </w:r>
      </w:ins>
      <w:ins w:author="Open-Xml-PowerTools" w:id="1244" w:date="2000-01-01T00:00:00Z">
        <w:r>
          <w:noBreakHyphen/>
          <w:t>6; 8 Aug 2017 p. 4343 and 4345; 22 Dec 2017 p. 5975; 5 Oct 2018 p. 4013; 26 Mar 2019 p. 944 and 946; SL 2021/42 r. 4.]</w:t>
        </w:r>
      </w:ins>
    </w:p>
    <w:p>
      <w:pPr>
        <w:pStyle w:val="Heading5"/>
        <w:rPr>
          <w:ins w:author="Open-Xml-PowerTools" w:id="1253" w:date="2000-01-01T00:00:00Z"/>
        </w:rPr>
      </w:pPr>
      <w:ins w:author="Open-Xml-PowerTools" w:id="1246" w:date="2000-01-01T00:00:00Z">
        <w:bookmarkStart w:id="9" w:name="_Toc97638523"/>
      </w:ins>
      <w:ins w:author="Open-Xml-PowerTools" w:id="1247" w:date="2000-01-01T00:00:00Z">
        <w:r>
          <w:rPr>
            <w:rStyle w:val="CharSectno"/>
          </w:rPr>
          <w:t>3A</w:t>
        </w:r>
      </w:ins>
      <w:ins w:author="Open-Xml-PowerTools" w:id="1248" w:date="2000-01-01T00:00:00Z">
        <w:r>
          <w:t>.</w:t>
        </w:r>
      </w:ins>
      <w:ins w:author="Open-Xml-PowerTools" w:id="1249" w:date="2000-01-01T00:00:00Z">
        <w:r>
          <w:tab/>
          <w:t xml:space="preserve">Transitional provision relating to </w:t>
        </w:r>
      </w:ins>
      <w:ins w:author="Open-Xml-PowerTools" w:id="1250" w:date="2000-01-01T00:00:00Z">
        <w:r>
          <w:rPr>
            <w:i/>
          </w:rPr>
          <w:t>Building Amendment Regulations 2019</w:t>
        </w:r>
      </w:ins>
      <w:ins w:author="Open-Xml-PowerTools" w:id="1251" w:date="2000-01-01T00:00:00Z">
        <w:r>
          <w:t xml:space="preserve"> Part 3</w:t>
        </w:r>
      </w:ins>
      <w:ins w:author="Open-Xml-PowerTools" w:id="1252" w:date="2000-01-01T00:00:00Z">
        <w:bookmarkEnd w:id="9"/>
      </w:ins>
    </w:p>
    <w:p>
      <w:pPr>
        <w:pStyle w:val="Subsection"/>
        <w:rPr>
          <w:ins w:author="Open-Xml-PowerTools" w:id="1258" w:date="2000-01-01T00:00:00Z"/>
        </w:rPr>
      </w:pPr>
      <w:ins w:author="Open-Xml-PowerTools" w:id="1254" w:date="2000-01-01T00:00:00Z">
        <w:r>
          <w:tab/>
        </w:r>
      </w:ins>
      <w:ins w:author="Open-Xml-PowerTools" w:id="1255" w:date="2000-01-01T00:00:00Z">
        <w:r>
          <w:tab/>
          <w:t xml:space="preserve">In a case where, in accordance with these regulations, an edition of the Building Code that is earlier than the 2019 edition is applicable, these regulations apply, as necessary, as if the </w:t>
        </w:r>
      </w:ins>
      <w:ins w:author="Open-Xml-PowerTools" w:id="1256" w:date="2000-01-01T00:00:00Z">
        <w:r>
          <w:rPr>
            <w:i/>
          </w:rPr>
          <w:t>Building Amendment Regulations 2019</w:t>
        </w:r>
      </w:ins>
      <w:ins w:author="Open-Xml-PowerTools" w:id="1257" w:date="2000-01-01T00:00:00Z">
        <w:r>
          <w:t xml:space="preserve"> regulations 6 and 8 to 11 had not come into operation.</w:t>
        </w:r>
      </w:ins>
    </w:p>
    <w:p>
      <w:pPr>
        <w:pStyle w:val="Footnotesection"/>
        <w:spacing w:before="100"/>
        <w:rPr>
          <w:ins w:author="Open-Xml-PowerTools" w:id="1261" w:date="2000-01-01T00:00:00Z"/>
        </w:rPr>
      </w:pPr>
      <w:ins w:author="Open-Xml-PowerTools" w:id="1259" w:date="2000-01-01T00:00:00Z">
        <w:r>
          <w:tab/>
          <w:t>[Regulation 3A inserted: Gazette 26 Mar 2019 p. 944</w:t>
        </w:r>
      </w:ins>
      <w:ins w:author="Open-Xml-PowerTools" w:id="1260" w:date="2000-01-01T00:00:00Z">
        <w:r>
          <w:noBreakHyphen/>
          <w:t>5.]</w:t>
        </w:r>
      </w:ins>
    </w:p>
    <w:p>
      <w:pPr>
        <w:pStyle w:val="Heading2"/>
        <w:rPr>
          <w:ins w:author="Open-Xml-PowerTools" w:id="1273" w:date="2000-01-01T00:00:00Z"/>
        </w:rPr>
      </w:pPr>
      <w:ins w:author="Open-Xml-PowerTools" w:id="1262" w:date="2000-01-01T00:00:00Z">
        <w:bookmarkStart w:id="10" w:name="_Toc97636271"/>
      </w:ins>
      <w:ins w:author="Open-Xml-PowerTools" w:id="1263" w:date="2000-01-01T00:00:00Z">
        <w:bookmarkStart w:id="11" w:name="_Toc97636959"/>
      </w:ins>
      <w:ins w:author="Open-Xml-PowerTools" w:id="1264" w:date="2000-01-01T00:00:00Z">
        <w:bookmarkStart w:id="12" w:name="_Toc97638524"/>
      </w:ins>
      <w:ins w:author="Open-Xml-PowerTools" w:id="1265" w:date="2000-01-01T00:00:00Z">
        <w:r>
          <w:rPr>
            <w:rStyle w:val="CharPartNo"/>
          </w:rPr>
          <w:lastRenderedPageBreak/>
          <w:t>Part 2</w:t>
        </w:r>
      </w:ins>
      <w:ins w:author="Open-Xml-PowerTools" w:id="1266" w:date="2000-01-01T00:00:00Z">
        <w:r>
          <w:rPr>
            <w:rStyle w:val="CharDivNo"/>
          </w:rPr>
          <w:t> </w:t>
        </w:r>
      </w:ins>
      <w:ins w:author="Open-Xml-PowerTools" w:id="1267" w:date="2000-01-01T00:00:00Z">
        <w:r>
          <w:t>—</w:t>
        </w:r>
      </w:ins>
      <w:ins w:author="Open-Xml-PowerTools" w:id="1268" w:date="2000-01-01T00:00:00Z">
        <w:r>
          <w:rPr>
            <w:rStyle w:val="CharDivText"/>
          </w:rPr>
          <w:t> </w:t>
        </w:r>
      </w:ins>
      <w:ins w:author="Open-Xml-PowerTools" w:id="1269" w:date="2000-01-01T00:00:00Z">
        <w:r>
          <w:rPr>
            <w:rStyle w:val="CharPartText"/>
          </w:rPr>
          <w:t>General matters</w:t>
        </w:r>
      </w:ins>
      <w:ins w:author="Open-Xml-PowerTools" w:id="1270" w:date="2000-01-01T00:00:00Z">
        <w:bookmarkEnd w:id="10"/>
      </w:ins>
      <w:ins w:author="Open-Xml-PowerTools" w:id="1271" w:date="2000-01-01T00:00:00Z">
        <w:bookmarkEnd w:id="11"/>
      </w:ins>
      <w:ins w:author="Open-Xml-PowerTools" w:id="1272" w:date="2000-01-01T00:00:00Z">
        <w:bookmarkEnd w:id="12"/>
      </w:ins>
    </w:p>
    <w:p>
      <w:pPr>
        <w:pStyle w:val="Heading5"/>
        <w:rPr>
          <w:ins w:author="Open-Xml-PowerTools" w:id="1279" w:date="2000-01-01T00:00:00Z"/>
        </w:rPr>
      </w:pPr>
      <w:ins w:author="Open-Xml-PowerTools" w:id="1274" w:date="2000-01-01T00:00:00Z">
        <w:bookmarkStart w:id="13" w:name="_Toc97638525"/>
      </w:ins>
      <w:ins w:author="Open-Xml-PowerTools" w:id="1275" w:date="2000-01-01T00:00:00Z">
        <w:r>
          <w:rPr>
            <w:rStyle w:val="CharSectno"/>
          </w:rPr>
          <w:t>4</w:t>
        </w:r>
      </w:ins>
      <w:ins w:author="Open-Xml-PowerTools" w:id="1276" w:date="2000-01-01T00:00:00Z">
        <w:r>
          <w:t>.</w:t>
        </w:r>
      </w:ins>
      <w:ins w:author="Open-Xml-PowerTools" w:id="1277" w:date="2000-01-01T00:00:00Z">
        <w:r>
          <w:tab/>
          <w:t>Approval of manner or form of things (s. 3)</w:t>
        </w:r>
      </w:ins>
      <w:ins w:author="Open-Xml-PowerTools" w:id="1278" w:date="2000-01-01T00:00:00Z">
        <w:bookmarkEnd w:id="13"/>
      </w:ins>
    </w:p>
    <w:p>
      <w:pPr>
        <w:pStyle w:val="Subsection"/>
        <w:rPr>
          <w:ins w:author="Open-Xml-PowerTools" w:id="1284" w:date="2000-01-01T00:00:00Z"/>
        </w:rPr>
      </w:pPr>
      <w:ins w:author="Open-Xml-PowerTools" w:id="1280" w:date="2000-01-01T00:00:00Z">
        <w:r>
          <w:tab/>
        </w:r>
      </w:ins>
      <w:ins w:author="Open-Xml-PowerTools" w:id="1281" w:date="2000-01-01T00:00:00Z">
        <w:r>
          <w:tab/>
          <w:t xml:space="preserve">For the purposes of paragraph (a) of the definition of </w:t>
        </w:r>
      </w:ins>
      <w:ins w:author="Open-Xml-PowerTools" w:id="1282" w:date="2000-01-01T00:00:00Z">
        <w:r>
          <w:rPr>
            <w:b/>
            <w:i/>
          </w:rPr>
          <w:t>approved</w:t>
        </w:r>
      </w:ins>
      <w:ins w:author="Open-Xml-PowerTools" w:id="1283" w:date="2000-01-01T00:00:00Z">
        <w:r>
          <w:t xml:space="preserve"> in section 3 the Building Commissioner is a person who may approve the things set out in the Table.</w:t>
        </w:r>
      </w:ins>
    </w:p>
    <w:p>
      <w:pPr>
        <w:pStyle w:val="THeadingNAm"/>
        <w:keepLines/>
        <w:rPr>
          <w:ins w:author="Open-Xml-PowerTools" w:id="1286" w:date="2000-01-01T00:00:00Z"/>
        </w:rPr>
      </w:pPr>
      <w:ins w:author="Open-Xml-PowerTools" w:id="1285" w:date="2000-01-01T00:00:00Z">
        <w:r>
          <w:t>Table</w:t>
        </w:r>
      </w:ins>
    </w:p>
    <w:p>
      <w:pPr>
        <w:spacing w:after="0" w:line="240" w:lineRule="auto"/>
        <w:jc w:val="center"/>
        <w:rPr>
          <w:del w:author="Open-Xml-PowerTools" w:id="1288" w:date="2000-01-01T00:00:00Z"/>
          <w:rFonts w:ascii="Times New Roman" w:eastAsia="Times New Roman" w:hAnsi="Times New Roman" w:cs="Times New Roman"/>
          <w:b/>
          <w:bCs/>
          <w:sz w:val="24"/>
          <w:szCs w:val="24"/>
          <w:lang w:eastAsia="ru-RU"/>
        </w:rPr>
      </w:pPr>
      <w:del w:author="Open-Xml-PowerTools" w:id="1287" w:date="2000-01-01T00:00:00Z">
        <w:r>
          <w:rPr>
            <w:rFonts w:ascii="Times New Roman" w:eastAsia="Times New Roman" w:hAnsi="Times New Roman" w:cs="Times New Roman"/>
            <w:b/>
            <w:bCs/>
            <w:sz w:val="24"/>
            <w:szCs w:val="24"/>
            <w:lang w:eastAsia="ru-RU"/>
          </w:rPr>
          <w:delText xml:space="preserve">  </w:delText>
        </w:r>
      </w:del>
    </w:p>
    <w:p>
      <w:pPr>
        <w:spacing w:after="0" w:line="240" w:lineRule="auto"/>
        <w:jc w:val="center"/>
        <w:rPr>
          <w:del w:author="Open-Xml-PowerTools" w:id="1290" w:date="2000-01-01T00:00:00Z"/>
          <w:rFonts w:ascii="Times New Roman" w:eastAsia="Times New Roman" w:hAnsi="Times New Roman" w:cs="Times New Roman"/>
          <w:b/>
          <w:bCs/>
          <w:sz w:val="28"/>
          <w:szCs w:val="28"/>
          <w:lang w:eastAsia="ru-RU"/>
        </w:rPr>
      </w:pPr>
      <w:del w:author="Open-Xml-PowerTools" w:id="1289" w:date="2000-01-01T00:00:00Z">
        <w:r>
          <w:rPr>
            <w:rFonts w:ascii="Times New Roman" w:eastAsia="Times New Roman" w:hAnsi="Times New Roman" w:cs="Times New Roman"/>
            <w:b/>
            <w:bCs/>
            <w:sz w:val="28"/>
            <w:szCs w:val="28"/>
            <w:lang w:eastAsia="ru-RU"/>
          </w:rPr>
          <w:delText xml:space="preserve">Перечень </w:delText>
        </w:r>
      </w:del>
    </w:p>
    <w:p>
      <w:pPr>
        <w:spacing w:after="0" w:line="240" w:lineRule="auto"/>
        <w:jc w:val="center"/>
        <w:rPr>
          <w:del w:author="Open-Xml-PowerTools" w:id="1296" w:date="2000-01-01T00:00:00Z"/>
          <w:rFonts w:ascii="Times New Roman" w:eastAsia="Times New Roman" w:hAnsi="Times New Roman" w:cs="Times New Roman"/>
          <w:b/>
          <w:bCs/>
          <w:sz w:val="28"/>
          <w:szCs w:val="28"/>
          <w:lang w:eastAsia="ru-RU"/>
        </w:rPr>
      </w:pPr>
      <w:del w:author="Open-Xml-PowerTools" w:id="1291" w:date="2000-01-01T00:00:00Z">
        <w:r>
          <w:rPr>
            <w:rFonts w:ascii="Times New Roman" w:hAnsi="Times New Roman" w:cs="Times New Roman"/>
            <w:b/>
            <w:color w:val="000000"/>
            <w:sz w:val="28"/>
            <w:szCs w:val="28"/>
          </w:rPr>
          <w:delText xml:space="preserve">нормативных правовых актов, регламентирующих муниципальный </w:delText>
        </w:r>
      </w:del>
      <w:del w:author="Open-Xml-PowerTools" w:id="1292" w:date="2000-01-01T00:00:00Z">
        <w:proofErr w:type="gramStart"/>
      </w:del>
      <w:del w:author="Open-Xml-PowerTools" w:id="1293" w:date="2000-01-01T00:00:00Z">
        <w:r>
          <w:rPr>
            <w:rFonts w:ascii="Times New Roman" w:hAnsi="Times New Roman" w:cs="Times New Roman"/>
            <w:b/>
            <w:color w:val="000000"/>
            <w:sz w:val="28"/>
            <w:szCs w:val="28"/>
          </w:rPr>
          <w:delText>контроль  за</w:delText>
        </w:r>
      </w:del>
      <w:del w:author="Open-Xml-PowerTools" w:id="1294" w:date="2000-01-01T00:00:00Z">
        <w:proofErr w:type="gramEnd"/>
      </w:del>
      <w:del w:author="Open-Xml-PowerTools" w:id="1295" w:date="2000-01-01T00:00:00Z">
        <w:r>
          <w:rPr>
            <w:rFonts w:ascii="Times New Roman" w:hAnsi="Times New Roman" w:cs="Times New Roman"/>
            <w:b/>
            <w:color w:val="000000"/>
            <w:sz w:val="28"/>
            <w:szCs w:val="28"/>
          </w:rPr>
          <w:delText xml:space="preserve"> сохранностью автомобильных дорог местного значения в границах населенных пунктов поселения</w:delText>
        </w:r>
      </w:del>
    </w:p>
    <w:p>
      <w:pPr>
        <w:suppressAutoHyphens/>
        <w:autoSpaceDE w:val="0"/>
        <w:autoSpaceDN w:val="0"/>
        <w:adjustRightInd w:val="0"/>
        <w:spacing w:after="0" w:line="240" w:lineRule="auto"/>
        <w:jc w:val="center"/>
        <w:outlineLvl w:val="0"/>
        <w:rPr>
          <w:del w:author="Open-Xml-PowerTools" w:id="1297"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center"/>
        <w:outlineLvl w:val="0"/>
        <w:rPr>
          <w:del w:author="Open-Xml-PowerTools" w:id="1298"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center"/>
        <w:outlineLvl w:val="0"/>
        <w:rPr>
          <w:del w:author="Open-Xml-PowerTools" w:id="1299"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center"/>
        <w:outlineLvl w:val="0"/>
        <w:rPr>
          <w:del w:author="Open-Xml-PowerTools" w:id="1301" w:date="2000-01-01T00:00:00Z"/>
          <w:rFonts w:ascii="Times New Roman" w:eastAsia="Calibri" w:hAnsi="Times New Roman" w:cs="Times New Roman"/>
          <w:sz w:val="24"/>
          <w:szCs w:val="24"/>
          <w:lang w:eastAsia="ar-SA"/>
        </w:rPr>
      </w:pPr>
      <w:del w:author="Open-Xml-PowerTools" w:id="1300" w:date="2000-01-01T00:00:00Z">
        <w:r>
          <w:rPr>
            <w:rFonts w:ascii="Times New Roman" w:eastAsia="Calibri" w:hAnsi="Times New Roman" w:cs="Times New Roman"/>
            <w:sz w:val="24"/>
            <w:szCs w:val="24"/>
            <w:lang w:eastAsia="ar-SA"/>
          </w:rPr>
          <w:delText>Раздел I. Международные договоры Российской Федерации</w:delText>
        </w:r>
      </w:del>
    </w:p>
    <w:p>
      <w:pPr>
        <w:suppressAutoHyphens/>
        <w:autoSpaceDE w:val="0"/>
        <w:autoSpaceDN w:val="0"/>
        <w:adjustRightInd w:val="0"/>
        <w:spacing w:after="0" w:line="240" w:lineRule="auto"/>
        <w:jc w:val="center"/>
        <w:rPr>
          <w:del w:author="Open-Xml-PowerTools" w:id="1303" w:date="2000-01-01T00:00:00Z"/>
          <w:rFonts w:ascii="Times New Roman" w:eastAsia="Calibri" w:hAnsi="Times New Roman" w:cs="Times New Roman"/>
          <w:sz w:val="24"/>
          <w:szCs w:val="24"/>
          <w:lang w:eastAsia="ar-SA"/>
        </w:rPr>
      </w:pPr>
      <w:del w:author="Open-Xml-PowerTools" w:id="1302" w:date="2000-01-01T00:00:00Z">
        <w:r>
          <w:rPr>
            <w:rFonts w:ascii="Times New Roman" w:eastAsia="Calibri" w:hAnsi="Times New Roman" w:cs="Times New Roman"/>
            <w:sz w:val="24"/>
            <w:szCs w:val="24"/>
            <w:lang w:eastAsia="ar-SA"/>
          </w:rPr>
          <w:delText>и акты органов Евразийского экономического союза</w:delText>
        </w:r>
      </w:del>
    </w:p>
    <w:p>
      <w:pPr>
        <w:suppressAutoHyphens/>
        <w:autoSpaceDE w:val="0"/>
        <w:autoSpaceDN w:val="0"/>
        <w:adjustRightInd w:val="0"/>
        <w:spacing w:after="0" w:line="240" w:lineRule="auto"/>
        <w:jc w:val="center"/>
        <w:rPr>
          <w:del w:author="Open-Xml-PowerTools" w:id="1304" w:date="2000-01-01T00:00:00Z"/>
          <w:rFonts w:ascii="Times New Roman" w:eastAsia="Calibri" w:hAnsi="Times New Roman" w:cs="Times New Roman"/>
          <w:sz w:val="24"/>
          <w:szCs w:val="24"/>
          <w:lang w:eastAsia="ar-SA"/>
        </w:rPr>
      </w:pPr>
    </w:p>
    <w:tbl>
      <w:tblPr>
        <w:tblW w:w="0" w:type="auto"/>
        <w:tblInd w:w="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Change w:author="Open-Xml-PowerTools" w:id="1305" w:date="2000-01-01T00:00:00Z">
          <w:tblPr>
            <w:tblW w:w="0" w:type="auto"/>
            <w:tblInd w:w="108" w:type="dxa"/>
            <w:shd w:val="clear" w:color="auto" w:fill="FFFFFF"/>
            <w:tblCellMar>
              <w:left w:w="0" w:type="dxa"/>
              <w:right w:w="0" w:type="dxa"/>
            </w:tblCellMar>
            <w:tblLook w:val="04A0" w:firstRow="1" w:lastRow="0" w:firstColumn="1" w:lastColumn="0" w:noHBand="0" w:noVBand="1"/>
          </w:tblPr>
        </w:tblPrChange>
      </w:tblPr>
      <w:tblGrid>
        <w:gridCol w:w="1815"/>
        <w:gridCol w:w="4252"/>
        <w:tblGridChange w:id="1306">
          <w:tblGrid>
            <w:gridCol w:w="552"/>
            <w:gridCol w:w="2179"/>
            <w:gridCol w:w="2251"/>
            <w:gridCol w:w="3689"/>
            <w:gridCol w:w="2399"/>
          </w:tblGrid>
        </w:tblGridChange>
      </w:tblGrid>
      <w:tr>
        <w:trPr>
          <w:cantSplit/>
          <w:tblHeader/>
          <w:trPrChange w:author="Open-Xml-PowerTools" w:id="1340" w:date="2000-01-01T00:00:00Z">
            <w:trPr/>
          </w:trPrChange>
        </w:trPr>
        <w:tc>
          <w:tcPr>
            <w:tcW w:w="1815" w:type="dxa"/>
            <w:tcPrChange w:author="Open-Xml-PowerTools" w:id="1314" w:date="2000-01-01T00:00:00Z">
              <w:tcPr>
                <w:tcW w:w="5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1310" w:date="2000-01-01T00:00:00Z"/>
                <w:rFonts w:ascii="Times New Roman" w:eastAsia="Times New Roman" w:hAnsi="Times New Roman" w:cs="Times New Roman"/>
                <w:sz w:val="24"/>
                <w:szCs w:val="24"/>
                <w:lang w:eastAsia="ru-RU"/>
              </w:rPr>
            </w:pPr>
            <w:ins w:author="Open-Xml-PowerTools" w:id="1307" w:date="2000-01-01T00:00:00Z">
              <w:r>
                <w:rPr>
                  <w:b/>
                  <w:bCs/>
                </w:rPr>
                <w:t>Section</w:t>
              </w:r>
            </w:ins>
            <w:del w:author="Open-Xml-PowerTools" w:id="1309" w:date="2000-01-01T00:00:00Z">
              <w:r>
                <w:rPr>
                  <w:rFonts w:ascii="Times New Roman" w:eastAsia="Times New Roman" w:hAnsi="Times New Roman" w:cs="Times New Roman"/>
                  <w:sz w:val="24"/>
                  <w:szCs w:val="24"/>
                  <w:lang w:eastAsia="ru-RU"/>
                </w:rPr>
                <w:delText>№</w:delText>
              </w:r>
            </w:del>
          </w:p>
          <w:p>
            <w:pPr>
              <w:pStyle w:val="TableNAm"/>
              <w:keepNext/>
              <w:keepLines/>
              <w:rPr>
                <w:b/>
                <w:bCs/>
              </w:rPr>
              <w:pPrChange w:author="Open-Xml-PowerTools" w:id="1313" w:date="2000-01-01T00:00:00Z">
                <w:pPr>
                  <w:spacing w:after="192" w:line="240" w:lineRule="auto"/>
                  <w:jc w:val="center"/>
                </w:pPr>
              </w:pPrChange>
            </w:pPr>
            <w:del w:author="Open-Xml-PowerTools" w:id="1311" w:date="2000-01-01T00:00:00Z">
              <w:r>
                <w:rPr>
                  <w:rFonts w:ascii="Times New Roman" w:eastAsia="Times New Roman" w:hAnsi="Times New Roman" w:cs="Times New Roman"/>
                  <w:sz w:val="24"/>
                  <w:szCs w:val="24"/>
                  <w:lang w:eastAsia="ru-RU"/>
                </w:rPr>
                <w:delText>п/п</w:delText>
              </w:r>
            </w:del>
          </w:p>
        </w:tc>
        <w:tc>
          <w:tcPr>
            <w:tcW w:w="4252" w:type="dxa"/>
            <w:tcPrChange w:author="Open-Xml-PowerTools" w:id="1324" w:date="2000-01-01T00:00:00Z">
              <w:tcPr>
                <w:tcW w:w="217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1320" w:date="2000-01-01T00:00:00Z"/>
                <w:rFonts w:ascii="Times New Roman" w:eastAsia="Times New Roman" w:hAnsi="Times New Roman" w:cs="Times New Roman"/>
                <w:sz w:val="24"/>
                <w:szCs w:val="24"/>
                <w:lang w:eastAsia="ru-RU"/>
              </w:rPr>
            </w:pPr>
            <w:ins w:author="Open-Xml-PowerTools" w:id="1315" w:date="2000-01-01T00:00:00Z">
              <w:r>
                <w:rPr>
                  <w:b/>
                  <w:bCs/>
                </w:rPr>
                <w:t>Description</w:t>
              </w:r>
            </w:ins>
            <w:del w:author="Open-Xml-PowerTools" w:id="1317" w:date="2000-01-01T00:00:00Z">
              <w:r>
                <w:rPr>
                  <w:rFonts w:ascii="Times New Roman" w:eastAsia="Times New Roman" w:hAnsi="Times New Roman" w:cs="Times New Roman"/>
                  <w:sz w:val="24"/>
                  <w:szCs w:val="24"/>
                  <w:lang w:eastAsia="ru-RU"/>
                </w:rPr>
                <w:delText>Наименование</w:delText>
              </w:r>
            </w:del>
            <w:del w:author="Open-Xml-PowerTools" w:id="1318" w:date="2000-01-01T00:00:00Z">
              <w:r>
                <w:rPr>
                  <w:rFonts w:ascii="Times New Roman" w:eastAsia="Times New Roman" w:hAnsi="Times New Roman" w:cs="Times New Roman"/>
                  <w:sz w:val="24"/>
                  <w:szCs w:val="24"/>
                  <w:lang w:eastAsia="ru-RU"/>
                </w:rPr>
                <w:delText xml:space="preserve"> </w:delText>
              </w:r>
            </w:del>
            <w:del w:author="Open-Xml-PowerTools" w:id="1319" w:date="2000-01-01T00:00:00Z">
              <w:r>
                <w:rPr>
                  <w:rFonts w:ascii="Times New Roman" w:eastAsia="Times New Roman" w:hAnsi="Times New Roman" w:cs="Times New Roman"/>
                  <w:sz w:val="24"/>
                  <w:szCs w:val="24"/>
                  <w:lang w:eastAsia="ru-RU"/>
                </w:rPr>
                <w:delText>и реквизиты акта</w:delText>
              </w:r>
            </w:del>
          </w:p>
          <w:p>
            <w:pPr>
              <w:pStyle w:val="TableNAm"/>
              <w:keepNext/>
              <w:keepLines/>
              <w:rPr>
                <w:b/>
                <w:bCs/>
              </w:rPr>
              <w:pPrChange w:author="Open-Xml-PowerTools" w:id="1323" w:date="2000-01-01T00:00:00Z">
                <w:pPr>
                  <w:spacing w:after="192" w:line="240" w:lineRule="auto"/>
                  <w:jc w:val="center"/>
                </w:pPr>
              </w:pPrChange>
            </w:pPr>
            <w:del w:author="Open-Xml-PowerTools" w:id="1321" w:date="2000-01-01T00:00:00Z">
              <w:r>
                <w:rPr>
                  <w:rFonts w:ascii="Times New Roman" w:eastAsia="Times New Roman" w:hAnsi="Times New Roman" w:cs="Times New Roman"/>
                  <w:sz w:val="24"/>
                  <w:szCs w:val="24"/>
                  <w:lang w:eastAsia="ru-RU"/>
                </w:rPr>
                <w:delText> </w:delText>
              </w:r>
            </w:del>
          </w:p>
        </w:tc>
        <w:tc>
          <w:tcPr>
            <w:tcW w:w="225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1325" w:date="2000-01-01T00:00:00Z"/>
          </w:tcPr>
          <w:p>
            <w:pPr>
              <w:spacing w:after="192" w:line="240" w:lineRule="auto"/>
              <w:jc w:val="center"/>
              <w:rPr>
                <w:del w:author="Open-Xml-PowerTools" w:id="1328" w:date="2000-01-01T00:00:00Z"/>
                <w:rFonts w:ascii="Times New Roman" w:eastAsia="Times New Roman" w:hAnsi="Times New Roman" w:cs="Times New Roman"/>
                <w:sz w:val="24"/>
                <w:szCs w:val="24"/>
                <w:lang w:eastAsia="ru-RU"/>
              </w:rPr>
            </w:pPr>
            <w:del w:author="Open-Xml-PowerTools" w:id="1326" w:date="2000-01-01T00:00:00Z">
              <w:r>
                <w:rPr>
                  <w:rFonts w:ascii="Times New Roman" w:eastAsia="Times New Roman" w:hAnsi="Times New Roman" w:cs="Times New Roman"/>
                  <w:sz w:val="24"/>
                  <w:szCs w:val="24"/>
                  <w:lang w:eastAsia="ru-RU"/>
                </w:rPr>
                <w:delText>Краткое описание круга лиц и (или) перечня объектов, </w:delText>
              </w:r>
            </w:del>
            <w:del w:author="Open-Xml-PowerTools" w:id="1327" w:date="2000-01-01T00:00:00Z">
              <w:r>
                <w:rPr>
                  <w:rFonts w:ascii="Times New Roman" w:eastAsia="Times New Roman" w:hAnsi="Times New Roman" w:cs="Times New Roman"/>
                  <w:sz w:val="24"/>
                  <w:szCs w:val="24"/>
                  <w:lang w:eastAsia="ru-RU"/>
                </w:rPr>
                <w:br/>
                <w:delText>в отношении которых устанавливаются обязательные требования</w:delText>
              </w:r>
            </w:del>
          </w:p>
        </w:tc>
        <w:tc>
          <w:tcPr>
            <w:tcW w:w="368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1329" w:date="2000-01-01T00:00:00Z"/>
          </w:tcPr>
          <w:p>
            <w:pPr>
              <w:spacing w:after="192" w:line="240" w:lineRule="auto"/>
              <w:jc w:val="center"/>
              <w:rPr>
                <w:del w:author="Open-Xml-PowerTools" w:id="1336" w:date="2000-01-01T00:00:00Z"/>
                <w:rFonts w:ascii="Times New Roman" w:eastAsia="Times New Roman" w:hAnsi="Times New Roman" w:cs="Times New Roman"/>
                <w:sz w:val="24"/>
                <w:szCs w:val="24"/>
                <w:lang w:eastAsia="ru-RU"/>
              </w:rPr>
            </w:pPr>
            <w:del w:author="Open-Xml-PowerTools" w:id="1330" w:date="2000-01-01T00:00:00Z">
              <w:r>
                <w:rPr>
                  <w:rFonts w:ascii="Times New Roman" w:eastAsia="Times New Roman" w:hAnsi="Times New Roman" w:cs="Times New Roman"/>
                  <w:sz w:val="24"/>
                  <w:szCs w:val="24"/>
                  <w:lang w:eastAsia="ru-RU"/>
                </w:rPr>
                <w:delText>Указание </w:delText>
              </w:r>
            </w:del>
            <w:del w:author="Open-Xml-PowerTools" w:id="1331" w:date="2000-01-01T00:00:00Z">
              <w:r>
                <w:rPr>
                  <w:rFonts w:ascii="Times New Roman" w:eastAsia="Times New Roman" w:hAnsi="Times New Roman" w:cs="Times New Roman"/>
                  <w:sz w:val="24"/>
                  <w:szCs w:val="24"/>
                  <w:lang w:eastAsia="ru-RU"/>
                </w:rPr>
                <w:br/>
                <w:delText>на структурные единицы акта, соблюдение которых оценивается </w:delText>
              </w:r>
            </w:del>
            <w:del w:author="Open-Xml-PowerTools" w:id="1332" w:date="2000-01-01T00:00:00Z">
              <w:r>
                <w:rPr>
                  <w:rFonts w:ascii="Times New Roman" w:eastAsia="Times New Roman" w:hAnsi="Times New Roman" w:cs="Times New Roman"/>
                  <w:sz w:val="24"/>
                  <w:szCs w:val="24"/>
                  <w:lang w:eastAsia="ru-RU"/>
                </w:rPr>
                <w:br/>
                <w:delText>при проведении</w:delText>
              </w:r>
            </w:del>
            <w:del w:author="Open-Xml-PowerTools" w:id="1333" w:date="2000-01-01T00:00:00Z">
              <w:r>
                <w:rPr>
                  <w:rFonts w:ascii="Times New Roman" w:eastAsia="Times New Roman" w:hAnsi="Times New Roman" w:cs="Times New Roman"/>
                  <w:sz w:val="24"/>
                  <w:szCs w:val="24"/>
                  <w:lang w:eastAsia="ru-RU"/>
                </w:rPr>
                <w:delText xml:space="preserve"> </w:delText>
              </w:r>
            </w:del>
            <w:del w:author="Open-Xml-PowerTools" w:id="1334" w:date="2000-01-01T00:00:00Z">
              <w:r>
                <w:rPr>
                  <w:rFonts w:ascii="Times New Roman" w:eastAsia="Times New Roman" w:hAnsi="Times New Roman" w:cs="Times New Roman"/>
                  <w:sz w:val="24"/>
                  <w:szCs w:val="24"/>
                  <w:lang w:eastAsia="ru-RU"/>
                </w:rPr>
                <w:delText>мероприятий </w:delText>
              </w:r>
            </w:del>
            <w:del w:author="Open-Xml-PowerTools" w:id="1335" w:date="2000-01-01T00:00:00Z">
              <w:r>
                <w:rPr>
                  <w:rFonts w:ascii="Times New Roman" w:eastAsia="Times New Roman" w:hAnsi="Times New Roman" w:cs="Times New Roman"/>
                  <w:sz w:val="24"/>
                  <w:szCs w:val="24"/>
                  <w:lang w:eastAsia="ru-RU"/>
                </w:rPr>
                <w:br/>
                <w:delText>по контролю</w:delText>
              </w:r>
            </w:del>
          </w:p>
        </w:tc>
        <w:tc>
          <w:tcPr>
            <w:tcW w:w="239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1337" w:date="2000-01-01T00:00:00Z"/>
          </w:tcPr>
          <w:p>
            <w:pPr>
              <w:spacing w:after="192" w:line="240" w:lineRule="auto"/>
              <w:jc w:val="center"/>
              <w:rPr>
                <w:del w:author="Open-Xml-PowerTools" w:id="1339" w:date="2000-01-01T00:00:00Z"/>
                <w:rFonts w:ascii="Times New Roman" w:eastAsia="Times New Roman" w:hAnsi="Times New Roman" w:cs="Times New Roman"/>
                <w:sz w:val="24"/>
                <w:szCs w:val="24"/>
                <w:lang w:eastAsia="ru-RU"/>
              </w:rPr>
            </w:pPr>
            <w:del w:author="Open-Xml-PowerTools" w:id="1338" w:date="2000-01-01T00:00:00Z">
              <w:r>
                <w:rPr>
                  <w:rFonts w:ascii="Times New Roman" w:eastAsia="Times New Roman" w:hAnsi="Times New Roman" w:cs="Times New Roman"/>
                  <w:sz w:val="24"/>
                  <w:szCs w:val="24"/>
                  <w:lang w:eastAsia="ru-RU"/>
                </w:rPr>
                <w:delText>Текст акта</w:delText>
              </w:r>
            </w:del>
          </w:p>
        </w:tc>
      </w:tr>
      <w:tr>
        <w:trPr>
          <w:cantSplit/>
          <w:trPrChange w:author="Open-Xml-PowerTools" w:id="1355" w:date="2000-01-01T00:00:00Z">
            <w:trPr/>
          </w:trPrChange>
        </w:trPr>
        <w:tc>
          <w:tcPr>
            <w:tcW w:w="1815" w:type="dxa"/>
            <w:tcPrChange w:author="Open-Xml-PowerTools" w:id="1344" w:date="2000-01-01T00:00:00Z">
              <w:tcPr>
                <w:tcW w:w="5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keepNext/>
              <w:keepLines/>
              <w:rPr>
                <w:rPrChange w:author="Open-Xml-PowerTools" w:id="1341" w:date="2000-01-01T00:00:00Z">
                  <w:rPr>
                    <w:rFonts w:ascii="Verdana" w:eastAsia="Times New Roman" w:hAnsi="Verdana" w:cs="Times New Roman"/>
                    <w:sz w:val="18"/>
                    <w:szCs w:val="18"/>
                    <w:lang w:eastAsia="ru-RU"/>
                  </w:rPr>
                </w:rPrChange>
              </w:rPr>
              <w:pPrChange w:author="Open-Xml-PowerTools" w:id="1342" w:date="2000-01-01T00:00:00Z">
                <w:pPr>
                  <w:spacing w:after="192" w:line="240" w:lineRule="auto"/>
                  <w:jc w:val="center"/>
                </w:pPr>
              </w:pPrChange>
            </w:pPr>
            <w:ins w:author="Open-Xml-PowerTools" w:id="1343" w:date="2000-01-01T00:00:00Z">
              <w:r>
                <w:t>s. 16(a)</w:t>
              </w:r>
            </w:ins>
          </w:p>
        </w:tc>
        <w:tc>
          <w:tcPr>
            <w:tcW w:w="4252" w:type="dxa"/>
            <w:tcPrChange w:author="Open-Xml-PowerTools" w:id="1348" w:date="2000-01-01T00:00:00Z">
              <w:tcPr>
                <w:tcW w:w="217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keepNext/>
              <w:keepLines/>
              <w:rPr>
                <w:rPrChange w:author="Open-Xml-PowerTools" w:id="1345" w:date="2000-01-01T00:00:00Z">
                  <w:rPr>
                    <w:rFonts w:ascii="Verdana" w:eastAsia="Times New Roman" w:hAnsi="Verdana" w:cs="Times New Roman"/>
                    <w:sz w:val="18"/>
                    <w:szCs w:val="18"/>
                    <w:lang w:eastAsia="ru-RU"/>
                  </w:rPr>
                </w:rPrChange>
              </w:rPr>
              <w:pPrChange w:author="Open-Xml-PowerTools" w:id="1346" w:date="2000-01-01T00:00:00Z">
                <w:pPr>
                  <w:spacing w:after="192" w:line="240" w:lineRule="auto"/>
                  <w:jc w:val="center"/>
                </w:pPr>
              </w:pPrChange>
            </w:pPr>
            <w:ins w:author="Open-Xml-PowerTools" w:id="1347" w:date="2000-01-01T00:00:00Z">
              <w:r>
                <w:t>The manner and form of an application for a building permit or a demolition permit</w:t>
              </w:r>
            </w:ins>
          </w:p>
        </w:tc>
        <w:tc>
          <w:tcPr>
            <w:tcW w:w="225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1349" w:date="2000-01-01T00:00:00Z"/>
          </w:tcPr>
          <w:p>
            <w:pPr>
              <w:spacing w:after="192" w:line="240" w:lineRule="auto"/>
              <w:jc w:val="center"/>
              <w:rPr>
                <w:del w:author="Open-Xml-PowerTools" w:id="1350" w:date="2000-01-01T00:00:00Z"/>
                <w:rFonts w:ascii="Verdana" w:eastAsia="Times New Roman" w:hAnsi="Verdana" w:cs="Times New Roman"/>
                <w:sz w:val="18"/>
                <w:szCs w:val="18"/>
                <w:lang w:eastAsia="ru-RU"/>
              </w:rPr>
            </w:pPr>
          </w:p>
        </w:tc>
        <w:tc>
          <w:tcPr>
            <w:tcW w:w="368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1351" w:date="2000-01-01T00:00:00Z"/>
          </w:tcPr>
          <w:p>
            <w:pPr>
              <w:spacing w:after="192" w:line="240" w:lineRule="auto"/>
              <w:jc w:val="center"/>
              <w:rPr>
                <w:del w:author="Open-Xml-PowerTools" w:id="1352" w:date="2000-01-01T00:00:00Z"/>
                <w:rFonts w:ascii="Verdana" w:eastAsia="Times New Roman" w:hAnsi="Verdana" w:cs="Times New Roman"/>
                <w:sz w:val="18"/>
                <w:szCs w:val="18"/>
                <w:lang w:eastAsia="ru-RU"/>
              </w:rPr>
            </w:pPr>
          </w:p>
        </w:tc>
        <w:tc>
          <w:tcPr>
            <w:tcW w:w="239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1353" w:date="2000-01-01T00:00:00Z"/>
          </w:tcPr>
          <w:p>
            <w:pPr>
              <w:spacing w:after="192" w:line="240" w:lineRule="auto"/>
              <w:jc w:val="center"/>
              <w:rPr>
                <w:del w:author="Open-Xml-PowerTools" w:id="1354" w:date="2000-01-01T00:00:00Z"/>
                <w:rFonts w:ascii="Verdana" w:eastAsia="Times New Roman" w:hAnsi="Verdana" w:cs="Times New Roman"/>
                <w:sz w:val="18"/>
                <w:szCs w:val="18"/>
                <w:lang w:eastAsia="ru-RU"/>
              </w:rPr>
            </w:pPr>
          </w:p>
        </w:tc>
      </w:tr>
      <w:tr>
        <w:trPr>
          <w:cantSplit/>
          <w:ins w:author="Open-Xml-PowerTools" w:id="1356" w:date="2000-01-01T00:00:00Z"/>
        </w:trPr>
        <w:tc>
          <w:tcPr>
            <w:tcW w:w="1815" w:type="dxa"/>
          </w:tcPr>
          <w:p>
            <w:pPr>
              <w:pStyle w:val="TableNAm"/>
              <w:rPr>
                <w:ins w:author="Open-Xml-PowerTools" w:id="1358" w:date="2000-01-01T00:00:00Z"/>
              </w:rPr>
            </w:pPr>
            <w:ins w:author="Open-Xml-PowerTools" w:id="1357" w:date="2000-01-01T00:00:00Z">
              <w:r>
                <w:t>s. 19(2)</w:t>
              </w:r>
            </w:ins>
          </w:p>
        </w:tc>
        <w:tc>
          <w:tcPr>
            <w:tcW w:w="4252" w:type="dxa"/>
          </w:tcPr>
          <w:p>
            <w:pPr>
              <w:pStyle w:val="TableNAm"/>
              <w:rPr>
                <w:ins w:author="Open-Xml-PowerTools" w:id="1360" w:date="2000-01-01T00:00:00Z"/>
              </w:rPr>
            </w:pPr>
            <w:ins w:author="Open-Xml-PowerTools" w:id="1359" w:date="2000-01-01T00:00:00Z">
              <w:r>
                <w:t>The form of a certificate of design compliance</w:t>
              </w:r>
            </w:ins>
          </w:p>
        </w:tc>
      </w:tr>
      <w:tr>
        <w:trPr>
          <w:cantSplit/>
          <w:ins w:author="Open-Xml-PowerTools" w:id="1361" w:date="2000-01-01T00:00:00Z"/>
        </w:trPr>
        <w:tc>
          <w:tcPr>
            <w:tcW w:w="1815" w:type="dxa"/>
          </w:tcPr>
          <w:p>
            <w:pPr>
              <w:pStyle w:val="TableNAm"/>
              <w:rPr>
                <w:ins w:author="Open-Xml-PowerTools" w:id="1363" w:date="2000-01-01T00:00:00Z"/>
              </w:rPr>
            </w:pPr>
            <w:ins w:author="Open-Xml-PowerTools" w:id="1362" w:date="2000-01-01T00:00:00Z">
              <w:r>
                <w:t>s. 25(1)</w:t>
              </w:r>
            </w:ins>
          </w:p>
        </w:tc>
        <w:tc>
          <w:tcPr>
            <w:tcW w:w="4252" w:type="dxa"/>
          </w:tcPr>
          <w:p>
            <w:pPr>
              <w:pStyle w:val="TableNAm"/>
              <w:rPr>
                <w:ins w:author="Open-Xml-PowerTools" w:id="1365" w:date="2000-01-01T00:00:00Z"/>
              </w:rPr>
            </w:pPr>
            <w:ins w:author="Open-Xml-PowerTools" w:id="1364" w:date="2000-01-01T00:00:00Z">
              <w:r>
                <w:t>The form of a building permit or a demolition permit</w:t>
              </w:r>
            </w:ins>
          </w:p>
        </w:tc>
      </w:tr>
      <w:tr>
        <w:trPr>
          <w:cantSplit/>
          <w:ins w:author="Open-Xml-PowerTools" w:id="1366" w:date="2000-01-01T00:00:00Z"/>
        </w:trPr>
        <w:tc>
          <w:tcPr>
            <w:tcW w:w="1815" w:type="dxa"/>
          </w:tcPr>
          <w:p>
            <w:pPr>
              <w:pStyle w:val="TableNAm"/>
              <w:rPr>
                <w:ins w:author="Open-Xml-PowerTools" w:id="1368" w:date="2000-01-01T00:00:00Z"/>
              </w:rPr>
            </w:pPr>
            <w:ins w:author="Open-Xml-PowerTools" w:id="1367" w:date="2000-01-01T00:00:00Z">
              <w:r>
                <w:t>s. 33(2)(a)</w:t>
              </w:r>
            </w:ins>
          </w:p>
        </w:tc>
        <w:tc>
          <w:tcPr>
            <w:tcW w:w="4252" w:type="dxa"/>
          </w:tcPr>
          <w:p>
            <w:pPr>
              <w:pStyle w:val="TableNAm"/>
              <w:rPr>
                <w:ins w:author="Open-Xml-PowerTools" w:id="1370" w:date="2000-01-01T00:00:00Z"/>
              </w:rPr>
            </w:pPr>
            <w:ins w:author="Open-Xml-PowerTools" w:id="1369" w:date="2000-01-01T00:00:00Z">
              <w:r>
                <w:t>The form of a notice of completion</w:t>
              </w:r>
            </w:ins>
          </w:p>
        </w:tc>
      </w:tr>
      <w:tr>
        <w:trPr>
          <w:cantSplit/>
          <w:ins w:author="Open-Xml-PowerTools" w:id="1371" w:date="2000-01-01T00:00:00Z"/>
        </w:trPr>
        <w:tc>
          <w:tcPr>
            <w:tcW w:w="1815" w:type="dxa"/>
          </w:tcPr>
          <w:p>
            <w:pPr>
              <w:pStyle w:val="TableNAm"/>
              <w:rPr>
                <w:ins w:author="Open-Xml-PowerTools" w:id="1373" w:date="2000-01-01T00:00:00Z"/>
              </w:rPr>
            </w:pPr>
            <w:ins w:author="Open-Xml-PowerTools" w:id="1372" w:date="2000-01-01T00:00:00Z">
              <w:r>
                <w:t>s. 34(2)(a)</w:t>
              </w:r>
            </w:ins>
          </w:p>
        </w:tc>
        <w:tc>
          <w:tcPr>
            <w:tcW w:w="4252" w:type="dxa"/>
          </w:tcPr>
          <w:p>
            <w:pPr>
              <w:pStyle w:val="TableNAm"/>
              <w:rPr>
                <w:ins w:author="Open-Xml-PowerTools" w:id="1375" w:date="2000-01-01T00:00:00Z"/>
              </w:rPr>
            </w:pPr>
            <w:ins w:author="Open-Xml-PowerTools" w:id="1374" w:date="2000-01-01T00:00:00Z">
              <w:r>
                <w:t>The form of a notice of cessation</w:t>
              </w:r>
            </w:ins>
          </w:p>
        </w:tc>
      </w:tr>
      <w:tr>
        <w:trPr>
          <w:cantSplit/>
          <w:ins w:author="Open-Xml-PowerTools" w:id="1376" w:date="2000-01-01T00:00:00Z"/>
        </w:trPr>
        <w:tc>
          <w:tcPr>
            <w:tcW w:w="1815" w:type="dxa"/>
          </w:tcPr>
          <w:p>
            <w:pPr>
              <w:pStyle w:val="TableNAm"/>
              <w:rPr>
                <w:ins w:author="Open-Xml-PowerTools" w:id="1378" w:date="2000-01-01T00:00:00Z"/>
              </w:rPr>
            </w:pPr>
            <w:ins w:author="Open-Xml-PowerTools" w:id="1377" w:date="2000-01-01T00:00:00Z">
              <w:r>
                <w:t>s. 39(8)</w:t>
              </w:r>
            </w:ins>
          </w:p>
        </w:tc>
        <w:tc>
          <w:tcPr>
            <w:tcW w:w="4252" w:type="dxa"/>
          </w:tcPr>
          <w:p>
            <w:pPr>
              <w:pStyle w:val="TableNAm"/>
              <w:rPr>
                <w:ins w:author="Open-Xml-PowerTools" w:id="1380" w:date="2000-01-01T00:00:00Z"/>
              </w:rPr>
            </w:pPr>
            <w:ins w:author="Open-Xml-PowerTools" w:id="1379" w:date="2000-01-01T00:00:00Z">
              <w:r>
                <w:t>The manner and form of an application for a declaration</w:t>
              </w:r>
            </w:ins>
          </w:p>
        </w:tc>
      </w:tr>
      <w:tr>
        <w:trPr>
          <w:cantSplit/>
          <w:ins w:author="Open-Xml-PowerTools" w:id="1381" w:date="2000-01-01T00:00:00Z"/>
        </w:trPr>
        <w:tc>
          <w:tcPr>
            <w:tcW w:w="1815" w:type="dxa"/>
          </w:tcPr>
          <w:p>
            <w:pPr>
              <w:pStyle w:val="TableNAm"/>
              <w:rPr>
                <w:ins w:author="Open-Xml-PowerTools" w:id="1383" w:date="2000-01-01T00:00:00Z"/>
              </w:rPr>
            </w:pPr>
            <w:ins w:author="Open-Xml-PowerTools" w:id="1382" w:date="2000-01-01T00:00:00Z">
              <w:r>
                <w:t>s. 54(1)(a)</w:t>
              </w:r>
            </w:ins>
          </w:p>
        </w:tc>
        <w:tc>
          <w:tcPr>
            <w:tcW w:w="4252" w:type="dxa"/>
          </w:tcPr>
          <w:p>
            <w:pPr>
              <w:pStyle w:val="TableNAm"/>
              <w:rPr>
                <w:ins w:author="Open-Xml-PowerTools" w:id="1385" w:date="2000-01-01T00:00:00Z"/>
              </w:rPr>
            </w:pPr>
            <w:ins w:author="Open-Xml-PowerTools" w:id="1384" w:date="2000-01-01T00:00:00Z">
              <w:r>
                <w:t>The manner and form of an application for an occupancy permit or a building approval certificate</w:t>
              </w:r>
            </w:ins>
          </w:p>
        </w:tc>
      </w:tr>
      <w:tr>
        <w:trPr>
          <w:cantSplit/>
          <w:ins w:author="Open-Xml-PowerTools" w:id="1386" w:date="2000-01-01T00:00:00Z"/>
        </w:trPr>
        <w:tc>
          <w:tcPr>
            <w:tcW w:w="1815" w:type="dxa"/>
          </w:tcPr>
          <w:p>
            <w:pPr>
              <w:pStyle w:val="TableNAm"/>
              <w:rPr>
                <w:ins w:author="Open-Xml-PowerTools" w:id="1388" w:date="2000-01-01T00:00:00Z"/>
              </w:rPr>
            </w:pPr>
            <w:ins w:author="Open-Xml-PowerTools" w:id="1387" w:date="2000-01-01T00:00:00Z">
              <w:r>
                <w:t>s. 56(1)</w:t>
              </w:r>
            </w:ins>
          </w:p>
        </w:tc>
        <w:tc>
          <w:tcPr>
            <w:tcW w:w="4252" w:type="dxa"/>
          </w:tcPr>
          <w:p>
            <w:pPr>
              <w:pStyle w:val="TableNAm"/>
              <w:rPr>
                <w:ins w:author="Open-Xml-PowerTools" w:id="1390" w:date="2000-01-01T00:00:00Z"/>
              </w:rPr>
            </w:pPr>
            <w:ins w:author="Open-Xml-PowerTools" w:id="1389" w:date="2000-01-01T00:00:00Z">
              <w:r>
                <w:t>The form of a certificate of construction compliance</w:t>
              </w:r>
            </w:ins>
          </w:p>
        </w:tc>
      </w:tr>
      <w:tr>
        <w:trPr>
          <w:cantSplit/>
          <w:ins w:author="Open-Xml-PowerTools" w:id="1391" w:date="2000-01-01T00:00:00Z"/>
        </w:trPr>
        <w:tc>
          <w:tcPr>
            <w:tcW w:w="1815" w:type="dxa"/>
          </w:tcPr>
          <w:p>
            <w:pPr>
              <w:pStyle w:val="TableNAm"/>
              <w:rPr>
                <w:ins w:author="Open-Xml-PowerTools" w:id="1393" w:date="2000-01-01T00:00:00Z"/>
              </w:rPr>
            </w:pPr>
            <w:ins w:author="Open-Xml-PowerTools" w:id="1392" w:date="2000-01-01T00:00:00Z">
              <w:r>
                <w:t>s. 57(1)</w:t>
              </w:r>
            </w:ins>
          </w:p>
        </w:tc>
        <w:tc>
          <w:tcPr>
            <w:tcW w:w="4252" w:type="dxa"/>
          </w:tcPr>
          <w:p>
            <w:pPr>
              <w:pStyle w:val="TableNAm"/>
              <w:rPr>
                <w:ins w:author="Open-Xml-PowerTools" w:id="1395" w:date="2000-01-01T00:00:00Z"/>
              </w:rPr>
            </w:pPr>
            <w:ins w:author="Open-Xml-PowerTools" w:id="1394" w:date="2000-01-01T00:00:00Z">
              <w:r>
                <w:t>The form of a certificate of building compliance</w:t>
              </w:r>
            </w:ins>
          </w:p>
        </w:tc>
      </w:tr>
      <w:tr>
        <w:trPr>
          <w:cantSplit/>
          <w:ins w:author="Open-Xml-PowerTools" w:id="1396" w:date="2000-01-01T00:00:00Z"/>
        </w:trPr>
        <w:tc>
          <w:tcPr>
            <w:tcW w:w="1815" w:type="dxa"/>
          </w:tcPr>
          <w:p>
            <w:pPr>
              <w:pStyle w:val="TableNAm"/>
              <w:rPr>
                <w:ins w:author="Open-Xml-PowerTools" w:id="1398" w:date="2000-01-01T00:00:00Z"/>
              </w:rPr>
            </w:pPr>
            <w:ins w:author="Open-Xml-PowerTools" w:id="1397" w:date="2000-01-01T00:00:00Z">
              <w:r>
                <w:lastRenderedPageBreak/>
                <w:t>s. 61(1)</w:t>
              </w:r>
            </w:ins>
          </w:p>
        </w:tc>
        <w:tc>
          <w:tcPr>
            <w:tcW w:w="4252" w:type="dxa"/>
          </w:tcPr>
          <w:p>
            <w:pPr>
              <w:pStyle w:val="TableNAm"/>
              <w:rPr>
                <w:ins w:author="Open-Xml-PowerTools" w:id="1400" w:date="2000-01-01T00:00:00Z"/>
              </w:rPr>
            </w:pPr>
            <w:ins w:author="Open-Xml-PowerTools" w:id="1399" w:date="2000-01-01T00:00:00Z">
              <w:r>
                <w:t>The form of an occupancy permit or modification or a building approval certificate</w:t>
              </w:r>
            </w:ins>
          </w:p>
        </w:tc>
      </w:tr>
      <w:tr>
        <w:trPr>
          <w:cantSplit/>
          <w:ins w:author="Open-Xml-PowerTools" w:id="1401" w:date="2000-01-01T00:00:00Z"/>
        </w:trPr>
        <w:tc>
          <w:tcPr>
            <w:tcW w:w="1815" w:type="dxa"/>
          </w:tcPr>
          <w:p>
            <w:pPr>
              <w:pStyle w:val="TableNAm"/>
              <w:rPr>
                <w:ins w:author="Open-Xml-PowerTools" w:id="1403" w:date="2000-01-01T00:00:00Z"/>
              </w:rPr>
            </w:pPr>
            <w:ins w:author="Open-Xml-PowerTools" w:id="1402" w:date="2000-01-01T00:00:00Z">
              <w:r>
                <w:t>s. 65(2)(a)</w:t>
              </w:r>
            </w:ins>
          </w:p>
        </w:tc>
        <w:tc>
          <w:tcPr>
            <w:tcW w:w="4252" w:type="dxa"/>
          </w:tcPr>
          <w:p>
            <w:pPr>
              <w:pStyle w:val="TableNAm"/>
              <w:rPr>
                <w:ins w:author="Open-Xml-PowerTools" w:id="1405" w:date="2000-01-01T00:00:00Z"/>
              </w:rPr>
            </w:pPr>
            <w:ins w:author="Open-Xml-PowerTools" w:id="1404" w:date="2000-01-01T00:00:00Z">
              <w:r>
                <w:t>The manner and form of an application to extend the period of duration of certain occupancy permits or building approval certificates</w:t>
              </w:r>
            </w:ins>
          </w:p>
        </w:tc>
      </w:tr>
      <w:tr>
        <w:trPr>
          <w:cantSplit/>
          <w:ins w:author="Open-Xml-PowerTools" w:id="1406" w:date="2000-01-01T00:00:00Z"/>
        </w:trPr>
        <w:tc>
          <w:tcPr>
            <w:tcW w:w="1815" w:type="dxa"/>
          </w:tcPr>
          <w:p>
            <w:pPr>
              <w:pStyle w:val="TableNAm"/>
              <w:rPr>
                <w:ins w:author="Open-Xml-PowerTools" w:id="1408" w:date="2000-01-01T00:00:00Z"/>
              </w:rPr>
            </w:pPr>
            <w:ins w:author="Open-Xml-PowerTools" w:id="1407" w:date="2000-01-01T00:00:00Z">
              <w:r>
                <w:t>s. 85(1)(a)</w:t>
              </w:r>
            </w:ins>
          </w:p>
        </w:tc>
        <w:tc>
          <w:tcPr>
            <w:tcW w:w="4252" w:type="dxa"/>
          </w:tcPr>
          <w:p>
            <w:pPr>
              <w:pStyle w:val="TableNAm"/>
              <w:rPr>
                <w:ins w:author="Open-Xml-PowerTools" w:id="1410" w:date="2000-01-01T00:00:00Z"/>
              </w:rPr>
            </w:pPr>
            <w:ins w:author="Open-Xml-PowerTools" w:id="1409" w:date="2000-01-01T00:00:00Z">
              <w:r>
                <w:t>The form of a notice about effect on other land</w:t>
              </w:r>
            </w:ins>
          </w:p>
        </w:tc>
      </w:tr>
      <w:tr>
        <w:trPr>
          <w:cantSplit/>
          <w:ins w:author="Open-Xml-PowerTools" w:id="1411" w:date="2000-01-01T00:00:00Z"/>
        </w:trPr>
        <w:tc>
          <w:tcPr>
            <w:tcW w:w="1815" w:type="dxa"/>
          </w:tcPr>
          <w:p>
            <w:pPr>
              <w:pStyle w:val="TableNAm"/>
              <w:rPr>
                <w:ins w:author="Open-Xml-PowerTools" w:id="1413" w:date="2000-01-01T00:00:00Z"/>
              </w:rPr>
            </w:pPr>
            <w:ins w:author="Open-Xml-PowerTools" w:id="1412" w:date="2000-01-01T00:00:00Z">
              <w:r>
                <w:t>s. 85(1)(i)</w:t>
              </w:r>
            </w:ins>
          </w:p>
        </w:tc>
        <w:tc>
          <w:tcPr>
            <w:tcW w:w="4252" w:type="dxa"/>
          </w:tcPr>
          <w:p>
            <w:pPr>
              <w:pStyle w:val="TableNAm"/>
              <w:rPr>
                <w:ins w:author="Open-Xml-PowerTools" w:id="1415" w:date="2000-01-01T00:00:00Z"/>
              </w:rPr>
            </w:pPr>
            <w:ins w:author="Open-Xml-PowerTools" w:id="1414" w:date="2000-01-01T00:00:00Z">
              <w:r>
                <w:t>The form of a response notice to accompany a notice about effect on other land</w:t>
              </w:r>
            </w:ins>
          </w:p>
        </w:tc>
      </w:tr>
      <w:tr>
        <w:trPr>
          <w:cantSplit/>
          <w:ins w:author="Open-Xml-PowerTools" w:id="1416" w:date="2000-01-01T00:00:00Z"/>
        </w:trPr>
        <w:tc>
          <w:tcPr>
            <w:tcW w:w="1815" w:type="dxa"/>
          </w:tcPr>
          <w:p>
            <w:pPr>
              <w:pStyle w:val="TableNAm"/>
              <w:rPr>
                <w:ins w:author="Open-Xml-PowerTools" w:id="1418" w:date="2000-01-01T00:00:00Z"/>
              </w:rPr>
            </w:pPr>
            <w:ins w:author="Open-Xml-PowerTools" w:id="1417" w:date="2000-01-01T00:00:00Z">
              <w:r>
                <w:t>s. 110(2)</w:t>
              </w:r>
            </w:ins>
          </w:p>
        </w:tc>
        <w:tc>
          <w:tcPr>
            <w:tcW w:w="4252" w:type="dxa"/>
          </w:tcPr>
          <w:p>
            <w:pPr>
              <w:pStyle w:val="TableNAm"/>
              <w:rPr>
                <w:ins w:author="Open-Xml-PowerTools" w:id="1420" w:date="2000-01-01T00:00:00Z"/>
              </w:rPr>
            </w:pPr>
            <w:ins w:author="Open-Xml-PowerTools" w:id="1419" w:date="2000-01-01T00:00:00Z">
              <w:r>
                <w:t>The form of a building order</w:t>
              </w:r>
            </w:ins>
          </w:p>
        </w:tc>
      </w:tr>
      <w:tr>
        <w:trPr>
          <w:cantSplit/>
          <w:ins w:author="Open-Xml-PowerTools" w:id="1421" w:date="2000-01-01T00:00:00Z"/>
        </w:trPr>
        <w:tc>
          <w:tcPr>
            <w:tcW w:w="1815" w:type="dxa"/>
          </w:tcPr>
          <w:p>
            <w:pPr>
              <w:pStyle w:val="TableNAm"/>
              <w:rPr>
                <w:ins w:author="Open-Xml-PowerTools" w:id="1423" w:date="2000-01-01T00:00:00Z"/>
              </w:rPr>
            </w:pPr>
            <w:ins w:author="Open-Xml-PowerTools" w:id="1422" w:date="2000-01-01T00:00:00Z">
              <w:r>
                <w:t>s. 128(2)</w:t>
              </w:r>
            </w:ins>
          </w:p>
        </w:tc>
        <w:tc>
          <w:tcPr>
            <w:tcW w:w="4252" w:type="dxa"/>
          </w:tcPr>
          <w:p>
            <w:pPr>
              <w:pStyle w:val="TableNAm"/>
              <w:rPr>
                <w:ins w:author="Open-Xml-PowerTools" w:id="1425" w:date="2000-01-01T00:00:00Z"/>
              </w:rPr>
            </w:pPr>
            <w:ins w:author="Open-Xml-PowerTools" w:id="1424" w:date="2000-01-01T00:00:00Z">
              <w:r>
                <w:t>The manner and form in which a register is to be kept</w:t>
              </w:r>
            </w:ins>
          </w:p>
        </w:tc>
      </w:tr>
    </w:tbl>
    <w:p>
      <w:pPr>
        <w:pStyle w:val="Heading5"/>
        <w:rPr>
          <w:ins w:author="Open-Xml-PowerTools" w:id="1431" w:date="2000-01-01T00:00:00Z"/>
        </w:rPr>
      </w:pPr>
      <w:ins w:author="Open-Xml-PowerTools" w:id="1426" w:date="2000-01-01T00:00:00Z">
        <w:bookmarkStart w:id="14" w:name="_Toc97638526"/>
      </w:ins>
      <w:ins w:author="Open-Xml-PowerTools" w:id="1427" w:date="2000-01-01T00:00:00Z">
        <w:r>
          <w:rPr>
            <w:rStyle w:val="CharSectno"/>
          </w:rPr>
          <w:t>5A</w:t>
        </w:r>
      </w:ins>
      <w:ins w:author="Open-Xml-PowerTools" w:id="1428" w:date="2000-01-01T00:00:00Z">
        <w:r>
          <w:t>.</w:t>
        </w:r>
      </w:ins>
      <w:ins w:author="Open-Xml-PowerTools" w:id="1429" w:date="2000-01-01T00:00:00Z">
        <w:r>
          <w:tab/>
          <w:t>Authorised persons (s. 3)</w:t>
        </w:r>
      </w:ins>
      <w:ins w:author="Open-Xml-PowerTools" w:id="1430" w:date="2000-01-01T00:00:00Z">
        <w:bookmarkEnd w:id="14"/>
      </w:ins>
    </w:p>
    <w:p>
      <w:pPr>
        <w:pStyle w:val="Subsection"/>
        <w:rPr>
          <w:ins w:author="Open-Xml-PowerTools" w:id="1438" w:date="2000-01-01T00:00:00Z"/>
        </w:rPr>
      </w:pPr>
      <w:ins w:author="Open-Xml-PowerTools" w:id="1432" w:date="2000-01-01T00:00:00Z">
        <w:r>
          <w:tab/>
        </w:r>
      </w:ins>
      <w:ins w:author="Open-Xml-PowerTools" w:id="1433" w:date="2000-01-01T00:00:00Z">
        <w:r>
          <w:tab/>
          <w:t xml:space="preserve">For the purposes of paragraph (b) of the definition of </w:t>
        </w:r>
      </w:ins>
      <w:ins w:author="Open-Xml-PowerTools" w:id="1434" w:date="2000-01-01T00:00:00Z">
        <w:r>
          <w:rPr>
            <w:b/>
            <w:i/>
          </w:rPr>
          <w:t>authorised person</w:t>
        </w:r>
      </w:ins>
      <w:ins w:author="Open-Xml-PowerTools" w:id="1435" w:date="2000-01-01T00:00:00Z">
        <w:r>
          <w:t xml:space="preserve"> in section 3 an authorised person includes a person who is authorised by a local government for the purposes of section 93(2)(d) as a person having the appropriate experience or qualifications, whether the authorisation is effective before or after the day on which the </w:t>
        </w:r>
      </w:ins>
      <w:ins w:author="Open-Xml-PowerTools" w:id="1436" w:date="2000-01-01T00:00:00Z">
        <w:r>
          <w:rPr>
            <w:i/>
          </w:rPr>
          <w:t>Building Amendment Regulations (No. 2) 2012</w:t>
        </w:r>
      </w:ins>
      <w:ins w:author="Open-Xml-PowerTools" w:id="1437" w:date="2000-01-01T00:00:00Z">
        <w:r>
          <w:t xml:space="preserve"> regulation 4 comes into operation.</w:t>
        </w:r>
      </w:ins>
    </w:p>
    <w:p>
      <w:pPr>
        <w:pStyle w:val="Footnotesection"/>
        <w:rPr>
          <w:ins w:author="Open-Xml-PowerTools" w:id="1440" w:date="2000-01-01T00:00:00Z"/>
        </w:rPr>
      </w:pPr>
      <w:ins w:author="Open-Xml-PowerTools" w:id="1439" w:date="2000-01-01T00:00:00Z">
        <w:r>
          <w:tab/>
          <w:t>[Regulation 5A inserted: Gazette 18 Dec 2012 p. 6555-6.]</w:t>
        </w:r>
      </w:ins>
    </w:p>
    <w:p>
      <w:pPr>
        <w:pStyle w:val="Heading5"/>
        <w:rPr>
          <w:ins w:author="Open-Xml-PowerTools" w:id="1446" w:date="2000-01-01T00:00:00Z"/>
        </w:rPr>
      </w:pPr>
      <w:ins w:author="Open-Xml-PowerTools" w:id="1441" w:date="2000-01-01T00:00:00Z">
        <w:bookmarkStart w:id="15" w:name="_Toc97638527"/>
      </w:ins>
      <w:ins w:author="Open-Xml-PowerTools" w:id="1442" w:date="2000-01-01T00:00:00Z">
        <w:r>
          <w:rPr>
            <w:rStyle w:val="CharSectno"/>
          </w:rPr>
          <w:t>5</w:t>
        </w:r>
      </w:ins>
      <w:ins w:author="Open-Xml-PowerTools" w:id="1443" w:date="2000-01-01T00:00:00Z">
        <w:r>
          <w:t>.</w:t>
        </w:r>
      </w:ins>
      <w:ins w:author="Open-Xml-PowerTools" w:id="1444" w:date="2000-01-01T00:00:00Z">
        <w:r>
          <w:tab/>
          <w:t>Building surveyors (s. 3)</w:t>
        </w:r>
      </w:ins>
      <w:ins w:author="Open-Xml-PowerTools" w:id="1445" w:date="2000-01-01T00:00:00Z">
        <w:bookmarkEnd w:id="15"/>
      </w:ins>
    </w:p>
    <w:p>
      <w:pPr>
        <w:pStyle w:val="Subsection"/>
        <w:rPr>
          <w:ins w:author="Open-Xml-PowerTools" w:id="1452" w:date="2000-01-01T00:00:00Z"/>
        </w:rPr>
      </w:pPr>
      <w:ins w:author="Open-Xml-PowerTools" w:id="1447" w:date="2000-01-01T00:00:00Z">
        <w:r>
          <w:tab/>
        </w:r>
      </w:ins>
      <w:ins w:author="Open-Xml-PowerTools" w:id="1448" w:date="2000-01-01T00:00:00Z">
        <w:r>
          <w:tab/>
          <w:t xml:space="preserve">For the purposes of the definition of </w:t>
        </w:r>
      </w:ins>
      <w:ins w:author="Open-Xml-PowerTools" w:id="1449" w:date="2000-01-01T00:00:00Z">
        <w:r>
          <w:rPr>
            <w:b/>
            <w:i/>
          </w:rPr>
          <w:t>building surveyor</w:t>
        </w:r>
      </w:ins>
      <w:ins w:author="Open-Xml-PowerTools" w:id="1450" w:date="2000-01-01T00:00:00Z">
        <w:r>
          <w:t xml:space="preserve"> in section 3, a class of building service practitioner listed in an </w:t>
        </w:r>
      </w:ins>
      <w:ins w:author="Open-Xml-PowerTools" w:id="1451" w:date="2000-01-01T00:00:00Z">
        <w:r>
          <w:lastRenderedPageBreak/>
          <w:t>item in the Table is prescribed in respect of a type of building or incidental structure corresponding to the same item.</w:t>
        </w:r>
      </w:ins>
    </w:p>
    <w:p>
      <w:pPr>
        <w:pStyle w:val="THeadingNAm"/>
        <w:rPr>
          <w:ins w:author="Open-Xml-PowerTools" w:id="1454" w:date="2000-01-01T00:00:00Z"/>
        </w:rPr>
      </w:pPr>
      <w:ins w:author="Open-Xml-PowerTools" w:id="1453" w:date="2000-01-01T00:00:00Z">
        <w:r>
          <w:t>Table</w:t>
        </w:r>
      </w:ins>
    </w:p>
    <w:p>
      <w:pPr>
        <w:suppressAutoHyphens/>
        <w:autoSpaceDE w:val="0"/>
        <w:autoSpaceDN w:val="0"/>
        <w:adjustRightInd w:val="0"/>
        <w:spacing w:after="0" w:line="240" w:lineRule="auto"/>
        <w:jc w:val="both"/>
        <w:rPr>
          <w:del w:author="Open-Xml-PowerTools" w:id="1456" w:date="2000-01-01T00:00:00Z"/>
          <w:rFonts w:ascii="Times New Roman" w:eastAsia="Calibri" w:hAnsi="Times New Roman" w:cs="Times New Roman"/>
          <w:sz w:val="24"/>
          <w:szCs w:val="24"/>
          <w:lang w:eastAsia="ar-SA"/>
        </w:rPr>
      </w:pPr>
      <w:del w:author="Open-Xml-PowerTools" w:id="1455" w:date="2000-01-01T00:00:00Z">
        <w:r>
          <w:rPr>
            <w:rFonts w:ascii="Times New Roman" w:eastAsia="Calibri" w:hAnsi="Times New Roman" w:cs="Times New Roman"/>
            <w:sz w:val="24"/>
            <w:szCs w:val="24"/>
            <w:lang w:eastAsia="ar-SA"/>
          </w:rPr>
          <w:delText xml:space="preserve">  </w:delText>
        </w:r>
      </w:del>
    </w:p>
    <w:p>
      <w:pPr>
        <w:suppressAutoHyphens/>
        <w:autoSpaceDE w:val="0"/>
        <w:autoSpaceDN w:val="0"/>
        <w:adjustRightInd w:val="0"/>
        <w:spacing w:after="0" w:line="240" w:lineRule="auto"/>
        <w:jc w:val="both"/>
        <w:rPr>
          <w:del w:author="Open-Xml-PowerTools" w:id="1460" w:date="2000-01-01T00:00:00Z"/>
          <w:rFonts w:ascii="Times New Roman" w:eastAsia="Calibri" w:hAnsi="Times New Roman" w:cs="Times New Roman"/>
          <w:sz w:val="24"/>
          <w:szCs w:val="24"/>
          <w:lang w:eastAsia="ar-SA"/>
        </w:rPr>
      </w:pPr>
      <w:del w:author="Open-Xml-PowerTools" w:id="1457" w:date="2000-01-01T00:00:00Z">
        <w:r>
          <w:rPr>
            <w:rFonts w:ascii="Times New Roman" w:eastAsia="Calibri" w:hAnsi="Times New Roman" w:cs="Times New Roman"/>
            <w:sz w:val="24"/>
            <w:szCs w:val="24"/>
            <w:lang w:eastAsia="ar-SA"/>
          </w:rPr>
          <w:delText xml:space="preserve">  </w:delText>
        </w:r>
      </w:del>
      <w:del w:author="Open-Xml-PowerTools" w:id="1458" w:date="2000-01-01T00:00:00Z">
        <w:r>
          <w:rPr>
            <w:rFonts w:ascii="Times New Roman" w:eastAsia="Calibri" w:hAnsi="Times New Roman" w:cs="Times New Roman"/>
            <w:sz w:val="24"/>
            <w:szCs w:val="24"/>
            <w:lang w:eastAsia="ar-SA"/>
          </w:rPr>
          <w:delText>Акты отсутствуют</w:delText>
        </w:r>
      </w:del>
      <w:del w:author="Open-Xml-PowerTools" w:id="1459" w:date="2000-01-01T00:00:00Z">
        <w:r>
          <w:rPr>
            <w:rFonts w:ascii="Times New Roman" w:eastAsia="Calibri" w:hAnsi="Times New Roman" w:cs="Times New Roman"/>
            <w:sz w:val="24"/>
            <w:szCs w:val="24"/>
            <w:lang w:eastAsia="ar-SA"/>
          </w:rPr>
          <w:delText>.</w:delText>
        </w:r>
      </w:del>
    </w:p>
    <w:p>
      <w:pPr>
        <w:suppressAutoHyphens/>
        <w:autoSpaceDE w:val="0"/>
        <w:autoSpaceDN w:val="0"/>
        <w:adjustRightInd w:val="0"/>
        <w:spacing w:after="0" w:line="240" w:lineRule="auto"/>
        <w:jc w:val="both"/>
        <w:rPr>
          <w:del w:author="Open-Xml-PowerTools" w:id="1461"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center"/>
        <w:outlineLvl w:val="0"/>
        <w:rPr>
          <w:del w:author="Open-Xml-PowerTools" w:id="1464" w:date="2000-01-01T00:00:00Z"/>
          <w:rFonts w:ascii="Times New Roman" w:eastAsia="Calibri" w:hAnsi="Times New Roman" w:cs="Times New Roman"/>
          <w:sz w:val="24"/>
          <w:szCs w:val="24"/>
          <w:lang w:eastAsia="ar-SA"/>
        </w:rPr>
      </w:pPr>
      <w:del w:author="Open-Xml-PowerTools" w:id="1462" w:date="2000-01-01T00:00:00Z">
        <w:r>
          <w:rPr>
            <w:rFonts w:ascii="Times New Roman" w:eastAsia="Calibri" w:hAnsi="Times New Roman" w:cs="Times New Roman"/>
            <w:sz w:val="24"/>
            <w:szCs w:val="24"/>
            <w:lang w:eastAsia="ar-SA"/>
          </w:rPr>
          <w:delText xml:space="preserve">Раздел II. </w:delText>
        </w:r>
      </w:del>
      <w:del w:author="Open-Xml-PowerTools" w:id="1463" w:date="2000-01-01T00:00:00Z">
        <w:r>
          <w:rPr>
            <w:rFonts w:ascii="Times New Roman" w:eastAsia="Calibri" w:hAnsi="Times New Roman" w:cs="Times New Roman"/>
            <w:sz w:val="24"/>
            <w:szCs w:val="24"/>
            <w:lang w:eastAsia="ar-SA"/>
          </w:rPr>
          <w:delText>Нормативные правовые акты органов</w:delText>
        </w:r>
      </w:del>
    </w:p>
    <w:p>
      <w:pPr>
        <w:suppressAutoHyphens/>
        <w:autoSpaceDE w:val="0"/>
        <w:autoSpaceDN w:val="0"/>
        <w:adjustRightInd w:val="0"/>
        <w:spacing w:after="0" w:line="240" w:lineRule="auto"/>
        <w:jc w:val="center"/>
        <w:outlineLvl w:val="0"/>
        <w:rPr>
          <w:del w:author="Open-Xml-PowerTools" w:id="1466" w:date="2000-01-01T00:00:00Z"/>
          <w:rFonts w:ascii="Times New Roman" w:eastAsia="Calibri" w:hAnsi="Times New Roman" w:cs="Times New Roman"/>
          <w:sz w:val="24"/>
          <w:szCs w:val="24"/>
          <w:lang w:eastAsia="ar-SA"/>
        </w:rPr>
      </w:pPr>
      <w:del w:author="Open-Xml-PowerTools" w:id="1465" w:date="2000-01-01T00:00:00Z">
        <w:r>
          <w:rPr>
            <w:rFonts w:ascii="Times New Roman" w:eastAsia="Calibri" w:hAnsi="Times New Roman" w:cs="Times New Roman"/>
            <w:sz w:val="24"/>
            <w:szCs w:val="24"/>
            <w:lang w:eastAsia="ar-SA"/>
          </w:rPr>
          <w:delText>государственной власти СССР и РСФСР, нормативные правовые</w:delText>
        </w:r>
      </w:del>
    </w:p>
    <w:p>
      <w:pPr>
        <w:suppressAutoHyphens/>
        <w:autoSpaceDE w:val="0"/>
        <w:autoSpaceDN w:val="0"/>
        <w:adjustRightInd w:val="0"/>
        <w:spacing w:after="0" w:line="240" w:lineRule="auto"/>
        <w:jc w:val="center"/>
        <w:outlineLvl w:val="0"/>
        <w:rPr>
          <w:del w:author="Open-Xml-PowerTools" w:id="1468" w:date="2000-01-01T00:00:00Z"/>
          <w:rFonts w:ascii="Times New Roman" w:eastAsia="Calibri" w:hAnsi="Times New Roman" w:cs="Times New Roman"/>
          <w:sz w:val="24"/>
          <w:szCs w:val="24"/>
          <w:lang w:eastAsia="ar-SA"/>
        </w:rPr>
      </w:pPr>
      <w:del w:author="Open-Xml-PowerTools" w:id="1467" w:date="2000-01-01T00:00:00Z">
        <w:r>
          <w:rPr>
            <w:rFonts w:ascii="Times New Roman" w:eastAsia="Calibri" w:hAnsi="Times New Roman" w:cs="Times New Roman"/>
            <w:sz w:val="24"/>
            <w:szCs w:val="24"/>
            <w:lang w:eastAsia="ar-SA"/>
          </w:rPr>
          <w:delText>акты органов исполнительной власти СССР и РСФСР</w:delText>
        </w:r>
      </w:del>
    </w:p>
    <w:p>
      <w:pPr>
        <w:suppressAutoHyphens/>
        <w:autoSpaceDE w:val="0"/>
        <w:autoSpaceDN w:val="0"/>
        <w:adjustRightInd w:val="0"/>
        <w:spacing w:after="0" w:line="240" w:lineRule="auto"/>
        <w:jc w:val="center"/>
        <w:outlineLvl w:val="0"/>
        <w:rPr>
          <w:del w:author="Open-Xml-PowerTools" w:id="1469" w:date="2000-01-01T00:00:00Z"/>
          <w:rFonts w:ascii="Times New Roman" w:eastAsia="Calibri" w:hAnsi="Times New Roman" w:cs="Times New Roman"/>
          <w:sz w:val="24"/>
          <w:szCs w:val="24"/>
          <w:lang w:eastAsia="ar-SA"/>
        </w:rPr>
      </w:pPr>
    </w:p>
    <w:tbl>
      <w:tblPr>
        <w:tblW w:w="6189" w:type="dxa"/>
        <w:tblInd w:w="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Change w:author="Open-Xml-PowerTools" w:id="1470" w:date="2000-01-01T00:00:00Z">
          <w:tblPr>
            <w:tblW w:w="0" w:type="auto"/>
            <w:tblInd w:w="108" w:type="dxa"/>
            <w:shd w:val="clear" w:color="auto" w:fill="FFFFFF"/>
            <w:tblCellMar>
              <w:left w:w="0" w:type="dxa"/>
              <w:right w:w="0" w:type="dxa"/>
            </w:tblCellMar>
            <w:tblLook w:val="04A0" w:firstRow="1" w:lastRow="0" w:firstColumn="1" w:lastColumn="0" w:noHBand="0" w:noVBand="1"/>
          </w:tblPr>
        </w:tblPrChange>
      </w:tblPr>
      <w:tblGrid>
        <w:gridCol w:w="717"/>
        <w:gridCol w:w="2451"/>
        <w:gridCol w:w="3021"/>
        <w:tblGridChange w:id="1471">
          <w:tblGrid>
            <w:gridCol w:w="552"/>
            <w:gridCol w:w="2179"/>
            <w:gridCol w:w="2251"/>
            <w:gridCol w:w="3689"/>
            <w:gridCol w:w="2399"/>
          </w:tblGrid>
        </w:tblGridChange>
      </w:tblGrid>
      <w:tr>
        <w:trPr>
          <w:cantSplit/>
          <w:tblHeader/>
          <w:trPrChange w:author="Open-Xml-PowerTools" w:id="1508" w:date="2000-01-01T00:00:00Z">
            <w:trPr/>
          </w:trPrChange>
        </w:trPr>
        <w:tc>
          <w:tcPr>
            <w:tcW w:w="717" w:type="dxa"/>
            <w:tcPrChange w:author="Open-Xml-PowerTools" w:id="1479" w:date="2000-01-01T00:00:00Z">
              <w:tcPr>
                <w:tcW w:w="5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1475" w:date="2000-01-01T00:00:00Z"/>
                <w:rFonts w:ascii="Times New Roman" w:eastAsia="Times New Roman" w:hAnsi="Times New Roman" w:cs="Times New Roman"/>
                <w:sz w:val="24"/>
                <w:szCs w:val="24"/>
                <w:lang w:eastAsia="ru-RU"/>
              </w:rPr>
            </w:pPr>
            <w:ins w:author="Open-Xml-PowerTools" w:id="1472" w:date="2000-01-01T00:00:00Z">
              <w:r>
                <w:rPr>
                  <w:b/>
                  <w:bCs/>
                </w:rPr>
                <w:t>Item</w:t>
              </w:r>
            </w:ins>
            <w:del w:author="Open-Xml-PowerTools" w:id="1474" w:date="2000-01-01T00:00:00Z">
              <w:r>
                <w:rPr>
                  <w:rFonts w:ascii="Times New Roman" w:eastAsia="Times New Roman" w:hAnsi="Times New Roman" w:cs="Times New Roman"/>
                  <w:sz w:val="24"/>
                  <w:szCs w:val="24"/>
                  <w:lang w:eastAsia="ru-RU"/>
                </w:rPr>
                <w:delText>№</w:delText>
              </w:r>
            </w:del>
          </w:p>
          <w:p>
            <w:pPr>
              <w:pStyle w:val="TableNAm"/>
              <w:tabs>
                <w:tab w:val="left" w:pos="6"/>
              </w:tabs>
              <w:spacing w:before="100"/>
              <w:ind w:left="142" w:hanging="142"/>
              <w:rPr>
                <w:b/>
                <w:bCs/>
              </w:rPr>
              <w:pPrChange w:author="Open-Xml-PowerTools" w:id="1478" w:date="2000-01-01T00:00:00Z">
                <w:pPr>
                  <w:spacing w:after="192" w:line="240" w:lineRule="auto"/>
                  <w:jc w:val="center"/>
                </w:pPr>
              </w:pPrChange>
            </w:pPr>
            <w:del w:author="Open-Xml-PowerTools" w:id="1476" w:date="2000-01-01T00:00:00Z">
              <w:r>
                <w:rPr>
                  <w:rFonts w:ascii="Times New Roman" w:eastAsia="Times New Roman" w:hAnsi="Times New Roman" w:cs="Times New Roman"/>
                  <w:sz w:val="24"/>
                  <w:szCs w:val="24"/>
                  <w:lang w:eastAsia="ru-RU"/>
                </w:rPr>
                <w:delText>п/п</w:delText>
              </w:r>
            </w:del>
          </w:p>
        </w:tc>
        <w:tc>
          <w:tcPr>
            <w:tcW w:w="2451" w:type="dxa"/>
            <w:tcPrChange w:author="Open-Xml-PowerTools" w:id="1489" w:date="2000-01-01T00:00:00Z">
              <w:tcPr>
                <w:tcW w:w="217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1485" w:date="2000-01-01T00:00:00Z"/>
                <w:rFonts w:ascii="Times New Roman" w:eastAsia="Times New Roman" w:hAnsi="Times New Roman" w:cs="Times New Roman"/>
                <w:sz w:val="24"/>
                <w:szCs w:val="24"/>
                <w:lang w:eastAsia="ru-RU"/>
              </w:rPr>
            </w:pPr>
            <w:ins w:author="Open-Xml-PowerTools" w:id="1480" w:date="2000-01-01T00:00:00Z">
              <w:r>
                <w:rPr>
                  <w:b/>
                  <w:bCs/>
                </w:rPr>
                <w:t>Class of building service practitioner</w:t>
              </w:r>
            </w:ins>
            <w:del w:author="Open-Xml-PowerTools" w:id="1482" w:date="2000-01-01T00:00:00Z">
              <w:r>
                <w:rPr>
                  <w:rFonts w:ascii="Times New Roman" w:eastAsia="Times New Roman" w:hAnsi="Times New Roman" w:cs="Times New Roman"/>
                  <w:sz w:val="24"/>
                  <w:szCs w:val="24"/>
                  <w:lang w:eastAsia="ru-RU"/>
                </w:rPr>
                <w:delText>Наименование</w:delText>
              </w:r>
            </w:del>
            <w:del w:author="Open-Xml-PowerTools" w:id="1483" w:date="2000-01-01T00:00:00Z">
              <w:r>
                <w:rPr>
                  <w:rFonts w:ascii="Times New Roman" w:eastAsia="Times New Roman" w:hAnsi="Times New Roman" w:cs="Times New Roman"/>
                  <w:sz w:val="24"/>
                  <w:szCs w:val="24"/>
                  <w:lang w:eastAsia="ru-RU"/>
                </w:rPr>
                <w:delText xml:space="preserve"> </w:delText>
              </w:r>
            </w:del>
            <w:del w:author="Open-Xml-PowerTools" w:id="1484" w:date="2000-01-01T00:00:00Z">
              <w:r>
                <w:rPr>
                  <w:rFonts w:ascii="Times New Roman" w:eastAsia="Times New Roman" w:hAnsi="Times New Roman" w:cs="Times New Roman"/>
                  <w:sz w:val="24"/>
                  <w:szCs w:val="24"/>
                  <w:lang w:eastAsia="ru-RU"/>
                </w:rPr>
                <w:delText>и реквизиты акта</w:delText>
              </w:r>
            </w:del>
          </w:p>
          <w:p>
            <w:pPr>
              <w:pStyle w:val="TableNAm"/>
              <w:spacing w:before="100"/>
              <w:rPr>
                <w:b/>
                <w:bCs/>
              </w:rPr>
              <w:pPrChange w:author="Open-Xml-PowerTools" w:id="1488" w:date="2000-01-01T00:00:00Z">
                <w:pPr>
                  <w:spacing w:after="192" w:line="240" w:lineRule="auto"/>
                  <w:jc w:val="center"/>
                </w:pPr>
              </w:pPrChange>
            </w:pPr>
            <w:del w:author="Open-Xml-PowerTools" w:id="1486" w:date="2000-01-01T00:00:00Z">
              <w:r>
                <w:rPr>
                  <w:rFonts w:ascii="Times New Roman" w:eastAsia="Times New Roman" w:hAnsi="Times New Roman" w:cs="Times New Roman"/>
                  <w:sz w:val="24"/>
                  <w:szCs w:val="24"/>
                  <w:lang w:eastAsia="ru-RU"/>
                </w:rPr>
                <w:delText> </w:delText>
              </w:r>
            </w:del>
          </w:p>
        </w:tc>
        <w:tc>
          <w:tcPr>
            <w:tcW w:w="3021" w:type="dxa"/>
            <w:tcPrChange w:author="Open-Xml-PowerTools" w:id="1496" w:date="2000-01-01T00:00:00Z">
              <w:tcPr>
                <w:tcW w:w="225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pPr>
              <w:pStyle w:val="TableNAm"/>
              <w:spacing w:before="100"/>
              <w:rPr>
                <w:b/>
                <w:bCs/>
              </w:rPr>
              <w:pPrChange w:author="Open-Xml-PowerTools" w:id="1495" w:date="2000-01-01T00:00:00Z">
                <w:pPr>
                  <w:spacing w:after="192" w:line="240" w:lineRule="auto"/>
                  <w:jc w:val="center"/>
                </w:pPr>
              </w:pPrChange>
            </w:pPr>
            <w:ins w:author="Open-Xml-PowerTools" w:id="1490" w:date="2000-01-01T00:00:00Z">
              <w:r>
                <w:rPr>
                  <w:b/>
                  <w:bCs/>
                </w:rPr>
                <w:t>Type of building</w:t>
              </w:r>
            </w:ins>
            <w:del w:author="Open-Xml-PowerTools" w:id="1492" w:date="2000-01-01T00:00:00Z">
              <w:r>
                <w:rPr>
                  <w:rFonts w:ascii="Times New Roman" w:eastAsia="Times New Roman" w:hAnsi="Times New Roman" w:cs="Times New Roman"/>
                  <w:sz w:val="24"/>
                  <w:szCs w:val="24"/>
                  <w:lang w:eastAsia="ru-RU"/>
                </w:rPr>
                <w:delText>Краткое описание круга лиц и (или) перечня объектов, </w:delText>
              </w:r>
            </w:del>
            <w:del w:author="Open-Xml-PowerTools" w:id="1493" w:date="2000-01-01T00:00:00Z">
              <w:r>
                <w:rPr>
                  <w:rFonts w:ascii="Times New Roman" w:eastAsia="Times New Roman" w:hAnsi="Times New Roman" w:cs="Times New Roman"/>
                  <w:sz w:val="24"/>
                  <w:szCs w:val="24"/>
                  <w:lang w:eastAsia="ru-RU"/>
                </w:rPr>
                <w:br/>
                <w:delText>в отношении которых устанавливаются обязательные требования</w:delText>
              </w:r>
            </w:del>
          </w:p>
        </w:tc>
        <w:tc>
          <w:tcPr>
            <w:tcW w:w="368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1497" w:date="2000-01-01T00:00:00Z"/>
          </w:tcPr>
          <w:p>
            <w:pPr>
              <w:spacing w:after="192" w:line="240" w:lineRule="auto"/>
              <w:jc w:val="center"/>
              <w:rPr>
                <w:del w:author="Open-Xml-PowerTools" w:id="1504" w:date="2000-01-01T00:00:00Z"/>
                <w:rFonts w:ascii="Times New Roman" w:eastAsia="Times New Roman" w:hAnsi="Times New Roman" w:cs="Times New Roman"/>
                <w:sz w:val="24"/>
                <w:szCs w:val="24"/>
                <w:lang w:eastAsia="ru-RU"/>
              </w:rPr>
            </w:pPr>
            <w:del w:author="Open-Xml-PowerTools" w:id="1498" w:date="2000-01-01T00:00:00Z">
              <w:r>
                <w:rPr>
                  <w:rFonts w:ascii="Times New Roman" w:eastAsia="Times New Roman" w:hAnsi="Times New Roman" w:cs="Times New Roman"/>
                  <w:sz w:val="24"/>
                  <w:szCs w:val="24"/>
                  <w:lang w:eastAsia="ru-RU"/>
                </w:rPr>
                <w:delText>Указание </w:delText>
              </w:r>
            </w:del>
            <w:del w:author="Open-Xml-PowerTools" w:id="1499" w:date="2000-01-01T00:00:00Z">
              <w:r>
                <w:rPr>
                  <w:rFonts w:ascii="Times New Roman" w:eastAsia="Times New Roman" w:hAnsi="Times New Roman" w:cs="Times New Roman"/>
                  <w:sz w:val="24"/>
                  <w:szCs w:val="24"/>
                  <w:lang w:eastAsia="ru-RU"/>
                </w:rPr>
                <w:br/>
                <w:delText>на структурные единицы акта, соблюдение которых оценивается </w:delText>
              </w:r>
            </w:del>
            <w:del w:author="Open-Xml-PowerTools" w:id="1500" w:date="2000-01-01T00:00:00Z">
              <w:r>
                <w:rPr>
                  <w:rFonts w:ascii="Times New Roman" w:eastAsia="Times New Roman" w:hAnsi="Times New Roman" w:cs="Times New Roman"/>
                  <w:sz w:val="24"/>
                  <w:szCs w:val="24"/>
                  <w:lang w:eastAsia="ru-RU"/>
                </w:rPr>
                <w:br/>
                <w:delText>при проведении</w:delText>
              </w:r>
            </w:del>
            <w:del w:author="Open-Xml-PowerTools" w:id="1501" w:date="2000-01-01T00:00:00Z">
              <w:r>
                <w:rPr>
                  <w:rFonts w:ascii="Times New Roman" w:eastAsia="Times New Roman" w:hAnsi="Times New Roman" w:cs="Times New Roman"/>
                  <w:sz w:val="24"/>
                  <w:szCs w:val="24"/>
                  <w:lang w:eastAsia="ru-RU"/>
                </w:rPr>
                <w:delText xml:space="preserve"> </w:delText>
              </w:r>
            </w:del>
            <w:del w:author="Open-Xml-PowerTools" w:id="1502" w:date="2000-01-01T00:00:00Z">
              <w:r>
                <w:rPr>
                  <w:rFonts w:ascii="Times New Roman" w:eastAsia="Times New Roman" w:hAnsi="Times New Roman" w:cs="Times New Roman"/>
                  <w:sz w:val="24"/>
                  <w:szCs w:val="24"/>
                  <w:lang w:eastAsia="ru-RU"/>
                </w:rPr>
                <w:delText>мероприятий </w:delText>
              </w:r>
            </w:del>
            <w:del w:author="Open-Xml-PowerTools" w:id="1503" w:date="2000-01-01T00:00:00Z">
              <w:r>
                <w:rPr>
                  <w:rFonts w:ascii="Times New Roman" w:eastAsia="Times New Roman" w:hAnsi="Times New Roman" w:cs="Times New Roman"/>
                  <w:sz w:val="24"/>
                  <w:szCs w:val="24"/>
                  <w:lang w:eastAsia="ru-RU"/>
                </w:rPr>
                <w:br/>
                <w:delText>по контролю</w:delText>
              </w:r>
            </w:del>
          </w:p>
        </w:tc>
        <w:tc>
          <w:tcPr>
            <w:tcW w:w="239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1505" w:date="2000-01-01T00:00:00Z"/>
          </w:tcPr>
          <w:p>
            <w:pPr>
              <w:spacing w:after="192" w:line="240" w:lineRule="auto"/>
              <w:jc w:val="center"/>
              <w:rPr>
                <w:del w:author="Open-Xml-PowerTools" w:id="1507" w:date="2000-01-01T00:00:00Z"/>
                <w:rFonts w:ascii="Times New Roman" w:eastAsia="Times New Roman" w:hAnsi="Times New Roman" w:cs="Times New Roman"/>
                <w:sz w:val="24"/>
                <w:szCs w:val="24"/>
                <w:lang w:eastAsia="ru-RU"/>
              </w:rPr>
            </w:pPr>
            <w:del w:author="Open-Xml-PowerTools" w:id="1506" w:date="2000-01-01T00:00:00Z">
              <w:r>
                <w:rPr>
                  <w:rFonts w:ascii="Times New Roman" w:eastAsia="Times New Roman" w:hAnsi="Times New Roman" w:cs="Times New Roman"/>
                  <w:sz w:val="24"/>
                  <w:szCs w:val="24"/>
                  <w:lang w:eastAsia="ru-RU"/>
                </w:rPr>
                <w:delText>Текст акта</w:delText>
              </w:r>
            </w:del>
          </w:p>
        </w:tc>
      </w:tr>
      <w:tr>
        <w:trPr>
          <w:cantSplit/>
          <w:trPrChange w:author="Open-Xml-PowerTools" w:id="1525" w:date="2000-01-01T00:00:00Z">
            <w:trPr/>
          </w:trPrChange>
        </w:trPr>
        <w:tc>
          <w:tcPr>
            <w:tcW w:w="717" w:type="dxa"/>
            <w:tcPrChange w:author="Open-Xml-PowerTools" w:id="1512" w:date="2000-01-01T00:00:00Z">
              <w:tcPr>
                <w:tcW w:w="5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spacing w:before="100"/>
              <w:rPr>
                <w:rPrChange w:author="Open-Xml-PowerTools" w:id="1509" w:date="2000-01-01T00:00:00Z">
                  <w:rPr>
                    <w:rFonts w:ascii="Verdana" w:eastAsia="Times New Roman" w:hAnsi="Verdana" w:cs="Times New Roman"/>
                    <w:sz w:val="18"/>
                    <w:szCs w:val="18"/>
                    <w:lang w:eastAsia="ru-RU"/>
                  </w:rPr>
                </w:rPrChange>
              </w:rPr>
              <w:pPrChange w:author="Open-Xml-PowerTools" w:id="1510" w:date="2000-01-01T00:00:00Z">
                <w:pPr>
                  <w:spacing w:after="192" w:line="240" w:lineRule="auto"/>
                  <w:jc w:val="center"/>
                </w:pPr>
              </w:pPrChange>
            </w:pPr>
            <w:ins w:author="Open-Xml-PowerTools" w:id="1511" w:date="2000-01-01T00:00:00Z">
              <w:r>
                <w:t>1.</w:t>
              </w:r>
            </w:ins>
          </w:p>
        </w:tc>
        <w:tc>
          <w:tcPr>
            <w:tcW w:w="2451" w:type="dxa"/>
            <w:tcPrChange w:author="Open-Xml-PowerTools" w:id="1516" w:date="2000-01-01T00:00:00Z">
              <w:tcPr>
                <w:tcW w:w="217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spacing w:before="100"/>
              <w:rPr>
                <w:rPrChange w:author="Open-Xml-PowerTools" w:id="1513" w:date="2000-01-01T00:00:00Z">
                  <w:rPr>
                    <w:rFonts w:ascii="Verdana" w:eastAsia="Times New Roman" w:hAnsi="Verdana" w:cs="Times New Roman"/>
                    <w:sz w:val="18"/>
                    <w:szCs w:val="18"/>
                    <w:lang w:eastAsia="ru-RU"/>
                  </w:rPr>
                </w:rPrChange>
              </w:rPr>
              <w:pPrChange w:author="Open-Xml-PowerTools" w:id="1514" w:date="2000-01-01T00:00:00Z">
                <w:pPr>
                  <w:spacing w:after="192" w:line="240" w:lineRule="auto"/>
                  <w:jc w:val="center"/>
                </w:pPr>
              </w:pPrChange>
            </w:pPr>
            <w:ins w:author="Open-Xml-PowerTools" w:id="1515" w:date="2000-01-01T00:00:00Z">
              <w:r>
                <w:t>Building surveying practitioner level 1</w:t>
              </w:r>
            </w:ins>
          </w:p>
        </w:tc>
        <w:tc>
          <w:tcPr>
            <w:tcW w:w="3021" w:type="dxa"/>
            <w:tcPrChange w:author="Open-Xml-PowerTools" w:id="1520" w:date="2000-01-01T00:00:00Z">
              <w:tcPr>
                <w:tcW w:w="225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spacing w:before="100"/>
              <w:rPr>
                <w:rPrChange w:author="Open-Xml-PowerTools" w:id="1517" w:date="2000-01-01T00:00:00Z">
                  <w:rPr>
                    <w:rFonts w:ascii="Verdana" w:eastAsia="Times New Roman" w:hAnsi="Verdana" w:cs="Times New Roman"/>
                    <w:sz w:val="18"/>
                    <w:szCs w:val="18"/>
                    <w:lang w:eastAsia="ru-RU"/>
                  </w:rPr>
                </w:rPrChange>
              </w:rPr>
              <w:pPrChange w:author="Open-Xml-PowerTools" w:id="1518" w:date="2000-01-01T00:00:00Z">
                <w:pPr>
                  <w:spacing w:after="192" w:line="240" w:lineRule="auto"/>
                  <w:jc w:val="center"/>
                </w:pPr>
              </w:pPrChange>
            </w:pPr>
            <w:ins w:author="Open-Xml-PowerTools" w:id="1519" w:date="2000-01-01T00:00:00Z">
              <w:r>
                <w:t>Any type of building or incidental structure.</w:t>
              </w:r>
            </w:ins>
          </w:p>
        </w:tc>
        <w:tc>
          <w:tcPr>
            <w:tcW w:w="368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1521" w:date="2000-01-01T00:00:00Z"/>
          </w:tcPr>
          <w:p>
            <w:pPr>
              <w:spacing w:after="192" w:line="240" w:lineRule="auto"/>
              <w:jc w:val="center"/>
              <w:rPr>
                <w:del w:author="Open-Xml-PowerTools" w:id="1522" w:date="2000-01-01T00:00:00Z"/>
                <w:rFonts w:ascii="Verdana" w:eastAsia="Times New Roman" w:hAnsi="Verdana" w:cs="Times New Roman"/>
                <w:sz w:val="18"/>
                <w:szCs w:val="18"/>
                <w:lang w:eastAsia="ru-RU"/>
              </w:rPr>
            </w:pPr>
          </w:p>
        </w:tc>
        <w:tc>
          <w:tcPr>
            <w:tcW w:w="239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1523" w:date="2000-01-01T00:00:00Z"/>
          </w:tcPr>
          <w:p>
            <w:pPr>
              <w:spacing w:after="192" w:line="240" w:lineRule="auto"/>
              <w:jc w:val="center"/>
              <w:rPr>
                <w:del w:author="Open-Xml-PowerTools" w:id="1524" w:date="2000-01-01T00:00:00Z"/>
                <w:rFonts w:ascii="Verdana" w:eastAsia="Times New Roman" w:hAnsi="Verdana" w:cs="Times New Roman"/>
                <w:sz w:val="18"/>
                <w:szCs w:val="18"/>
                <w:lang w:eastAsia="ru-RU"/>
              </w:rPr>
            </w:pPr>
          </w:p>
        </w:tc>
      </w:tr>
      <w:tr>
        <w:trPr>
          <w:cantSplit/>
          <w:ins w:author="Open-Xml-PowerTools" w:id="1526" w:date="2000-01-01T00:00:00Z"/>
        </w:trPr>
        <w:tc>
          <w:tcPr>
            <w:tcW w:w="717" w:type="dxa"/>
            <w:tcBorders>
              <w:bottom w:val="nil"/>
            </w:tcBorders>
          </w:tcPr>
          <w:p>
            <w:pPr>
              <w:pStyle w:val="TableNAm"/>
              <w:rPr>
                <w:ins w:author="Open-Xml-PowerTools" w:id="1528" w:date="2000-01-01T00:00:00Z"/>
              </w:rPr>
            </w:pPr>
            <w:ins w:author="Open-Xml-PowerTools" w:id="1527" w:date="2000-01-01T00:00:00Z">
              <w:r>
                <w:t>2.</w:t>
              </w:r>
            </w:ins>
          </w:p>
        </w:tc>
        <w:tc>
          <w:tcPr>
            <w:tcW w:w="2451" w:type="dxa"/>
            <w:tcBorders>
              <w:bottom w:val="nil"/>
            </w:tcBorders>
          </w:tcPr>
          <w:p>
            <w:pPr>
              <w:pStyle w:val="TableNAm"/>
              <w:rPr>
                <w:ins w:author="Open-Xml-PowerTools" w:id="1530" w:date="2000-01-01T00:00:00Z"/>
              </w:rPr>
            </w:pPr>
            <w:ins w:author="Open-Xml-PowerTools" w:id="1529" w:date="2000-01-01T00:00:00Z">
              <w:r>
                <w:t>Building surveying practitioner level 2</w:t>
              </w:r>
            </w:ins>
          </w:p>
        </w:tc>
        <w:tc>
          <w:tcPr>
            <w:tcW w:w="3021" w:type="dxa"/>
            <w:tcBorders>
              <w:bottom w:val="nil"/>
            </w:tcBorders>
          </w:tcPr>
          <w:p>
            <w:pPr>
              <w:pStyle w:val="TableNAm"/>
              <w:rPr>
                <w:ins w:author="Open-Xml-PowerTools" w:id="1532" w:date="2000-01-01T00:00:00Z"/>
              </w:rPr>
            </w:pPr>
            <w:ins w:author="Open-Xml-PowerTools" w:id="1531" w:date="2000-01-01T00:00:00Z">
              <w:r>
                <w:t>A Class 1 or Class 10 building or incidental structure.</w:t>
              </w:r>
            </w:ins>
          </w:p>
        </w:tc>
      </w:tr>
      <w:tr>
        <w:trPr>
          <w:cantSplit/>
          <w:ins w:author="Open-Xml-PowerTools" w:id="1533" w:date="2000-01-01T00:00:00Z"/>
        </w:trPr>
        <w:tc>
          <w:tcPr>
            <w:tcW w:w="717" w:type="dxa"/>
            <w:tcBorders>
              <w:top w:val="nil"/>
              <w:bottom w:val="nil"/>
            </w:tcBorders>
          </w:tcPr>
          <w:p>
            <w:pPr>
              <w:pStyle w:val="zTableNAm"/>
              <w:keepNext/>
              <w:rPr>
                <w:ins w:author="Open-Xml-PowerTools" w:id="1534" w:date="2000-01-01T00:00:00Z"/>
              </w:rPr>
            </w:pPr>
          </w:p>
        </w:tc>
        <w:tc>
          <w:tcPr>
            <w:tcW w:w="2451" w:type="dxa"/>
            <w:tcBorders>
              <w:top w:val="nil"/>
              <w:bottom w:val="nil"/>
            </w:tcBorders>
          </w:tcPr>
          <w:p>
            <w:pPr>
              <w:pStyle w:val="zTableNAm"/>
              <w:keepNext/>
              <w:rPr>
                <w:ins w:author="Open-Xml-PowerTools" w:id="1535" w:date="2000-01-01T00:00:00Z"/>
              </w:rPr>
            </w:pPr>
          </w:p>
        </w:tc>
        <w:tc>
          <w:tcPr>
            <w:tcW w:w="3021" w:type="dxa"/>
            <w:tcBorders>
              <w:top w:val="nil"/>
              <w:bottom w:val="nil"/>
            </w:tcBorders>
          </w:tcPr>
          <w:p>
            <w:pPr>
              <w:pStyle w:val="TableNAm"/>
              <w:rPr>
                <w:ins w:author="Open-Xml-PowerTools" w:id="1537" w:date="2000-01-01T00:00:00Z"/>
              </w:rPr>
            </w:pPr>
            <w:ins w:author="Open-Xml-PowerTools" w:id="1536" w:date="2000-01-01T00:00:00Z">
              <w:r>
                <w:t>A Class 2 to Class 9 building or incidental structure —</w:t>
              </w:r>
            </w:ins>
          </w:p>
        </w:tc>
      </w:tr>
      <w:tr>
        <w:trPr>
          <w:cantSplit/>
          <w:ins w:author="Open-Xml-PowerTools" w:id="1538" w:date="2000-01-01T00:00:00Z"/>
        </w:trPr>
        <w:tc>
          <w:tcPr>
            <w:tcW w:w="717" w:type="dxa"/>
            <w:tcBorders>
              <w:top w:val="nil"/>
            </w:tcBorders>
          </w:tcPr>
          <w:p>
            <w:pPr>
              <w:pStyle w:val="zTableNAm"/>
              <w:rPr>
                <w:ins w:author="Open-Xml-PowerTools" w:id="1539" w:date="2000-01-01T00:00:00Z"/>
              </w:rPr>
            </w:pPr>
          </w:p>
        </w:tc>
        <w:tc>
          <w:tcPr>
            <w:tcW w:w="2451" w:type="dxa"/>
            <w:tcBorders>
              <w:top w:val="nil"/>
            </w:tcBorders>
          </w:tcPr>
          <w:p>
            <w:pPr>
              <w:pStyle w:val="zTableNAm"/>
              <w:rPr>
                <w:ins w:author="Open-Xml-PowerTools" w:id="1540" w:date="2000-01-01T00:00:00Z"/>
              </w:rPr>
            </w:pPr>
          </w:p>
        </w:tc>
        <w:tc>
          <w:tcPr>
            <w:tcW w:w="3021" w:type="dxa"/>
            <w:tcBorders>
              <w:top w:val="nil"/>
            </w:tcBorders>
          </w:tcPr>
          <w:p>
            <w:pPr>
              <w:pStyle w:val="TableNAm"/>
              <w:tabs>
                <w:tab w:val="clear" w:pos="567"/>
                <w:tab w:val="left" w:pos="479"/>
              </w:tabs>
              <w:spacing w:before="100"/>
              <w:ind w:left="507" w:hanging="507"/>
              <w:rPr>
                <w:ins w:author="Open-Xml-PowerTools" w:id="1545" w:date="2000-01-01T00:00:00Z"/>
              </w:rPr>
            </w:pPr>
            <w:ins w:author="Open-Xml-PowerTools" w:id="1541" w:date="2000-01-01T00:00:00Z">
              <w:r>
                <w:t>(a)</w:t>
              </w:r>
            </w:ins>
            <w:ins w:author="Open-Xml-PowerTools" w:id="1542" w:date="2000-01-01T00:00:00Z">
              <w:r>
                <w:tab/>
                <w:t>with a floor area not exceeding 2 000 m</w:t>
              </w:r>
            </w:ins>
            <w:ins w:author="Open-Xml-PowerTools" w:id="1543" w:date="2000-01-01T00:00:00Z">
              <w:r>
                <w:rPr>
                  <w:vertAlign w:val="superscript"/>
                </w:rPr>
                <w:t>2</w:t>
              </w:r>
            </w:ins>
            <w:ins w:author="Open-Xml-PowerTools" w:id="1544" w:date="2000-01-01T00:00:00Z">
              <w:r>
                <w:t>; and</w:t>
              </w:r>
            </w:ins>
          </w:p>
          <w:p>
            <w:pPr>
              <w:pStyle w:val="TableNAm"/>
              <w:tabs>
                <w:tab w:val="clear" w:pos="567"/>
                <w:tab w:val="left" w:pos="479"/>
              </w:tabs>
              <w:spacing w:before="100"/>
              <w:ind w:left="507" w:hanging="507"/>
              <w:rPr>
                <w:ins w:author="Open-Xml-PowerTools" w:id="1548" w:date="2000-01-01T00:00:00Z"/>
              </w:rPr>
            </w:pPr>
            <w:ins w:author="Open-Xml-PowerTools" w:id="1546" w:date="2000-01-01T00:00:00Z">
              <w:r>
                <w:t>(b)</w:t>
              </w:r>
            </w:ins>
            <w:ins w:author="Open-Xml-PowerTools" w:id="1547" w:date="2000-01-01T00:00:00Z">
              <w:r>
                <w:tab/>
                <w:t>not higher than 3 storeys.</w:t>
              </w:r>
            </w:ins>
          </w:p>
        </w:tc>
      </w:tr>
      <w:tr>
        <w:trPr>
          <w:cantSplit/>
          <w:ins w:author="Open-Xml-PowerTools" w:id="1549" w:date="2000-01-01T00:00:00Z"/>
        </w:trPr>
        <w:tc>
          <w:tcPr>
            <w:tcW w:w="717" w:type="dxa"/>
            <w:tcBorders>
              <w:bottom w:val="nil"/>
            </w:tcBorders>
          </w:tcPr>
          <w:p>
            <w:pPr>
              <w:pStyle w:val="TableNAm"/>
              <w:rPr>
                <w:ins w:author="Open-Xml-PowerTools" w:id="1551" w:date="2000-01-01T00:00:00Z"/>
              </w:rPr>
            </w:pPr>
            <w:ins w:author="Open-Xml-PowerTools" w:id="1550" w:date="2000-01-01T00:00:00Z">
              <w:r>
                <w:t>3.</w:t>
              </w:r>
            </w:ins>
          </w:p>
        </w:tc>
        <w:tc>
          <w:tcPr>
            <w:tcW w:w="2451" w:type="dxa"/>
            <w:tcBorders>
              <w:bottom w:val="nil"/>
            </w:tcBorders>
          </w:tcPr>
          <w:p>
            <w:pPr>
              <w:pStyle w:val="TableNAm"/>
              <w:rPr>
                <w:ins w:author="Open-Xml-PowerTools" w:id="1553" w:date="2000-01-01T00:00:00Z"/>
              </w:rPr>
            </w:pPr>
            <w:ins w:author="Open-Xml-PowerTools" w:id="1552" w:date="2000-01-01T00:00:00Z">
              <w:r>
                <w:t>Building surveying practitioner technician</w:t>
              </w:r>
            </w:ins>
          </w:p>
        </w:tc>
        <w:tc>
          <w:tcPr>
            <w:tcW w:w="3021" w:type="dxa"/>
            <w:tcBorders>
              <w:bottom w:val="nil"/>
            </w:tcBorders>
          </w:tcPr>
          <w:p>
            <w:pPr>
              <w:pStyle w:val="TableNAm"/>
              <w:rPr>
                <w:ins w:author="Open-Xml-PowerTools" w:id="1555" w:date="2000-01-01T00:00:00Z"/>
              </w:rPr>
            </w:pPr>
            <w:ins w:author="Open-Xml-PowerTools" w:id="1554" w:date="2000-01-01T00:00:00Z">
              <w:r>
                <w:t>A Class 1 or Class 10 building or incidental structure.</w:t>
              </w:r>
            </w:ins>
          </w:p>
        </w:tc>
      </w:tr>
      <w:tr>
        <w:trPr>
          <w:cantSplit/>
          <w:ins w:author="Open-Xml-PowerTools" w:id="1556" w:date="2000-01-01T00:00:00Z"/>
        </w:trPr>
        <w:tc>
          <w:tcPr>
            <w:tcW w:w="717" w:type="dxa"/>
            <w:tcBorders>
              <w:top w:val="nil"/>
              <w:bottom w:val="nil"/>
            </w:tcBorders>
          </w:tcPr>
          <w:p>
            <w:pPr>
              <w:pStyle w:val="zTableNAm"/>
              <w:rPr>
                <w:ins w:author="Open-Xml-PowerTools" w:id="1557" w:date="2000-01-01T00:00:00Z"/>
              </w:rPr>
            </w:pPr>
          </w:p>
        </w:tc>
        <w:tc>
          <w:tcPr>
            <w:tcW w:w="2451" w:type="dxa"/>
            <w:tcBorders>
              <w:top w:val="nil"/>
              <w:bottom w:val="nil"/>
            </w:tcBorders>
          </w:tcPr>
          <w:p>
            <w:pPr>
              <w:pStyle w:val="zTableNAm"/>
              <w:rPr>
                <w:ins w:author="Open-Xml-PowerTools" w:id="1558" w:date="2000-01-01T00:00:00Z"/>
              </w:rPr>
            </w:pPr>
          </w:p>
        </w:tc>
        <w:tc>
          <w:tcPr>
            <w:tcW w:w="3021" w:type="dxa"/>
            <w:tcBorders>
              <w:top w:val="nil"/>
              <w:bottom w:val="nil"/>
            </w:tcBorders>
          </w:tcPr>
          <w:p>
            <w:pPr>
              <w:pStyle w:val="TableNAm"/>
              <w:rPr>
                <w:ins w:author="Open-Xml-PowerTools" w:id="1560" w:date="2000-01-01T00:00:00Z"/>
              </w:rPr>
            </w:pPr>
            <w:ins w:author="Open-Xml-PowerTools" w:id="1559" w:date="2000-01-01T00:00:00Z">
              <w:r>
                <w:t>A Class 2 to Class 9 building or incidental structure —</w:t>
              </w:r>
            </w:ins>
          </w:p>
        </w:tc>
      </w:tr>
      <w:tr>
        <w:trPr>
          <w:cantSplit/>
          <w:ins w:author="Open-Xml-PowerTools" w:id="1561" w:date="2000-01-01T00:00:00Z"/>
        </w:trPr>
        <w:tc>
          <w:tcPr>
            <w:tcW w:w="717" w:type="dxa"/>
            <w:tcBorders>
              <w:top w:val="nil"/>
            </w:tcBorders>
          </w:tcPr>
          <w:p>
            <w:pPr>
              <w:pStyle w:val="zTableNAm"/>
              <w:rPr>
                <w:ins w:author="Open-Xml-PowerTools" w:id="1562" w:date="2000-01-01T00:00:00Z"/>
              </w:rPr>
            </w:pPr>
          </w:p>
        </w:tc>
        <w:tc>
          <w:tcPr>
            <w:tcW w:w="2451" w:type="dxa"/>
            <w:tcBorders>
              <w:top w:val="nil"/>
            </w:tcBorders>
          </w:tcPr>
          <w:p>
            <w:pPr>
              <w:pStyle w:val="zTableNAm"/>
              <w:rPr>
                <w:ins w:author="Open-Xml-PowerTools" w:id="1563" w:date="2000-01-01T00:00:00Z"/>
              </w:rPr>
            </w:pPr>
          </w:p>
        </w:tc>
        <w:tc>
          <w:tcPr>
            <w:tcW w:w="3021" w:type="dxa"/>
            <w:tcBorders>
              <w:top w:val="nil"/>
            </w:tcBorders>
          </w:tcPr>
          <w:p>
            <w:pPr>
              <w:pStyle w:val="TableNAm"/>
              <w:tabs>
                <w:tab w:val="clear" w:pos="567"/>
                <w:tab w:val="left" w:pos="479"/>
              </w:tabs>
              <w:spacing w:before="100"/>
              <w:ind w:left="507" w:hanging="507"/>
              <w:rPr>
                <w:ins w:author="Open-Xml-PowerTools" w:id="1568" w:date="2000-01-01T00:00:00Z"/>
              </w:rPr>
            </w:pPr>
            <w:ins w:author="Open-Xml-PowerTools" w:id="1564" w:date="2000-01-01T00:00:00Z">
              <w:r>
                <w:t>(a)</w:t>
              </w:r>
            </w:ins>
            <w:ins w:author="Open-Xml-PowerTools" w:id="1565" w:date="2000-01-01T00:00:00Z">
              <w:r>
                <w:tab/>
                <w:t>with a floor area not exceeding 500 m</w:t>
              </w:r>
            </w:ins>
            <w:ins w:author="Open-Xml-PowerTools" w:id="1566" w:date="2000-01-01T00:00:00Z">
              <w:r>
                <w:rPr>
                  <w:vertAlign w:val="superscript"/>
                </w:rPr>
                <w:t>2</w:t>
              </w:r>
            </w:ins>
            <w:ins w:author="Open-Xml-PowerTools" w:id="1567" w:date="2000-01-01T00:00:00Z">
              <w:r>
                <w:t>; and</w:t>
              </w:r>
            </w:ins>
          </w:p>
          <w:p>
            <w:pPr>
              <w:pStyle w:val="TableNAm"/>
              <w:tabs>
                <w:tab w:val="clear" w:pos="567"/>
                <w:tab w:val="left" w:pos="479"/>
              </w:tabs>
              <w:spacing w:before="100"/>
              <w:ind w:left="507" w:hanging="507"/>
              <w:rPr>
                <w:ins w:author="Open-Xml-PowerTools" w:id="1571" w:date="2000-01-01T00:00:00Z"/>
              </w:rPr>
            </w:pPr>
            <w:ins w:author="Open-Xml-PowerTools" w:id="1569" w:date="2000-01-01T00:00:00Z">
              <w:r>
                <w:t>(b)</w:t>
              </w:r>
            </w:ins>
            <w:ins w:author="Open-Xml-PowerTools" w:id="1570" w:date="2000-01-01T00:00:00Z">
              <w:r>
                <w:tab/>
                <w:t>not higher than 2 storeys.</w:t>
              </w:r>
            </w:ins>
          </w:p>
        </w:tc>
      </w:tr>
    </w:tbl>
    <w:p>
      <w:pPr>
        <w:pStyle w:val="Footnotesection"/>
        <w:spacing w:before="100"/>
        <w:rPr>
          <w:ins w:author="Open-Xml-PowerTools" w:id="1573" w:date="2000-01-01T00:00:00Z"/>
        </w:rPr>
      </w:pPr>
      <w:ins w:author="Open-Xml-PowerTools" w:id="1572" w:date="2000-01-01T00:00:00Z">
        <w:r>
          <w:tab/>
          <w:t>[Regulation 5 amended: Gazette 8 Aug 2017 p. 4344.]</w:t>
        </w:r>
      </w:ins>
    </w:p>
    <w:p>
      <w:pPr>
        <w:pStyle w:val="Heading5"/>
        <w:pageBreakBefore/>
        <w:spacing w:before="0"/>
        <w:rPr>
          <w:ins w:author="Open-Xml-PowerTools" w:id="1579" w:date="2000-01-01T00:00:00Z"/>
        </w:rPr>
      </w:pPr>
      <w:ins w:author="Open-Xml-PowerTools" w:id="1574" w:date="2000-01-01T00:00:00Z">
        <w:bookmarkStart w:id="16" w:name="_Toc97638528"/>
      </w:ins>
      <w:ins w:author="Open-Xml-PowerTools" w:id="1575" w:date="2000-01-01T00:00:00Z">
        <w:r>
          <w:rPr>
            <w:rStyle w:val="CharSectno"/>
          </w:rPr>
          <w:lastRenderedPageBreak/>
          <w:t>6A</w:t>
        </w:r>
      </w:ins>
      <w:ins w:author="Open-Xml-PowerTools" w:id="1576" w:date="2000-01-01T00:00:00Z">
        <w:r>
          <w:t>.</w:t>
        </w:r>
      </w:ins>
      <w:ins w:author="Open-Xml-PowerTools" w:id="1577" w:date="2000-01-01T00:00:00Z">
        <w:r>
          <w:tab/>
          <w:t>Building work (s. 3)</w:t>
        </w:r>
      </w:ins>
      <w:ins w:author="Open-Xml-PowerTools" w:id="1578" w:date="2000-01-01T00:00:00Z">
        <w:bookmarkEnd w:id="16"/>
      </w:ins>
    </w:p>
    <w:p>
      <w:pPr>
        <w:pStyle w:val="Subsection"/>
        <w:rPr>
          <w:ins w:author="Open-Xml-PowerTools" w:id="1584" w:date="2000-01-01T00:00:00Z"/>
        </w:rPr>
      </w:pPr>
      <w:ins w:author="Open-Xml-PowerTools" w:id="1580" w:date="2000-01-01T00:00:00Z">
        <w:r>
          <w:tab/>
        </w:r>
      </w:ins>
      <w:ins w:author="Open-Xml-PowerTools" w:id="1581" w:date="2000-01-01T00:00:00Z">
        <w:r>
          <w:tab/>
          <w:t xml:space="preserve">For the purposes of paragraph (f) of the definition of </w:t>
        </w:r>
      </w:ins>
      <w:ins w:author="Open-Xml-PowerTools" w:id="1582" w:date="2000-01-01T00:00:00Z">
        <w:r>
          <w:rPr>
            <w:b/>
            <w:i/>
          </w:rPr>
          <w:t>building work</w:t>
        </w:r>
      </w:ins>
      <w:ins w:author="Open-Xml-PowerTools" w:id="1583" w:date="2000-01-01T00:00:00Z">
        <w:r>
          <w:t xml:space="preserve"> in section 3, the installation of a roof mounted evaporative cooling unit on a building or incidental structure is prescribed work.</w:t>
        </w:r>
      </w:ins>
    </w:p>
    <w:p>
      <w:pPr>
        <w:pStyle w:val="Footnotesection"/>
        <w:rPr>
          <w:ins w:author="Open-Xml-PowerTools" w:id="1586" w:date="2000-01-01T00:00:00Z"/>
        </w:rPr>
      </w:pPr>
      <w:ins w:author="Open-Xml-PowerTools" w:id="1585" w:date="2000-01-01T00:00:00Z">
        <w:r>
          <w:tab/>
          <w:t>[Regulation 6A inserted: Gazette 5 Apr 2016 p. 1016.]</w:t>
        </w:r>
      </w:ins>
    </w:p>
    <w:p>
      <w:pPr>
        <w:pStyle w:val="Heading5"/>
        <w:rPr>
          <w:ins w:author="Open-Xml-PowerTools" w:id="1592" w:date="2000-01-01T00:00:00Z"/>
        </w:rPr>
      </w:pPr>
      <w:ins w:author="Open-Xml-PowerTools" w:id="1587" w:date="2000-01-01T00:00:00Z">
        <w:bookmarkStart w:id="17" w:name="_Toc97638529"/>
      </w:ins>
      <w:ins w:author="Open-Xml-PowerTools" w:id="1588" w:date="2000-01-01T00:00:00Z">
        <w:r>
          <w:rPr>
            <w:rStyle w:val="CharSectno"/>
          </w:rPr>
          <w:t>6</w:t>
        </w:r>
      </w:ins>
      <w:ins w:author="Open-Xml-PowerTools" w:id="1589" w:date="2000-01-01T00:00:00Z">
        <w:r>
          <w:t>.</w:t>
        </w:r>
      </w:ins>
      <w:ins w:author="Open-Xml-PowerTools" w:id="1590" w:date="2000-01-01T00:00:00Z">
        <w:r>
          <w:tab/>
          <w:t>Classification of buildings and incidental structures (s. 3)</w:t>
        </w:r>
      </w:ins>
      <w:ins w:author="Open-Xml-PowerTools" w:id="1591" w:date="2000-01-01T00:00:00Z">
        <w:bookmarkEnd w:id="17"/>
      </w:ins>
    </w:p>
    <w:p>
      <w:pPr>
        <w:pStyle w:val="Subsection"/>
        <w:rPr>
          <w:ins w:author="Open-Xml-PowerTools" w:id="1597" w:date="2000-01-01T00:00:00Z"/>
        </w:rPr>
      </w:pPr>
      <w:ins w:author="Open-Xml-PowerTools" w:id="1593" w:date="2000-01-01T00:00:00Z">
        <w:r>
          <w:tab/>
        </w:r>
      </w:ins>
      <w:ins w:author="Open-Xml-PowerTools" w:id="1594" w:date="2000-01-01T00:00:00Z">
        <w:r>
          <w:tab/>
          <w:t xml:space="preserve">For the purposes of the definition of </w:t>
        </w:r>
      </w:ins>
      <w:ins w:author="Open-Xml-PowerTools" w:id="1595" w:date="2000-01-01T00:00:00Z">
        <w:r>
          <w:rPr>
            <w:b/>
            <w:i/>
          </w:rPr>
          <w:t>classification</w:t>
        </w:r>
      </w:ins>
      <w:ins w:author="Open-Xml-PowerTools" w:id="1596" w:date="2000-01-01T00:00:00Z">
        <w:r>
          <w:t xml:space="preserve"> in section 3, a building or incidental structure has the classification that it has under the Building Code.</w:t>
        </w:r>
      </w:ins>
    </w:p>
    <w:p>
      <w:pPr>
        <w:pStyle w:val="Ednotesection"/>
        <w:rPr>
          <w:ins w:author="Open-Xml-PowerTools" w:id="1601" w:date="2000-01-01T00:00:00Z"/>
        </w:rPr>
      </w:pPr>
      <w:ins w:author="Open-Xml-PowerTools" w:id="1598" w:date="2000-01-01T00:00:00Z">
        <w:r>
          <w:t>[</w:t>
        </w:r>
      </w:ins>
      <w:ins w:author="Open-Xml-PowerTools" w:id="1599" w:date="2000-01-01T00:00:00Z">
        <w:r>
          <w:rPr>
            <w:b/>
          </w:rPr>
          <w:t>7-9.</w:t>
        </w:r>
      </w:ins>
      <w:ins w:author="Open-Xml-PowerTools" w:id="1600" w:date="2000-01-01T00:00:00Z">
        <w:r>
          <w:tab/>
          <w:t>Deleted: Gazette 18 Dec 2012 p. 6556.]</w:t>
        </w:r>
      </w:ins>
    </w:p>
    <w:p>
      <w:pPr>
        <w:pStyle w:val="Heading5"/>
        <w:rPr>
          <w:ins w:author="Open-Xml-PowerTools" w:id="1607" w:date="2000-01-01T00:00:00Z"/>
        </w:rPr>
      </w:pPr>
      <w:ins w:author="Open-Xml-PowerTools" w:id="1602" w:date="2000-01-01T00:00:00Z">
        <w:bookmarkStart w:id="18" w:name="_Toc97638530"/>
      </w:ins>
      <w:ins w:author="Open-Xml-PowerTools" w:id="1603" w:date="2000-01-01T00:00:00Z">
        <w:r>
          <w:rPr>
            <w:rStyle w:val="CharSectno"/>
          </w:rPr>
          <w:t>10</w:t>
        </w:r>
      </w:ins>
      <w:ins w:author="Open-Xml-PowerTools" w:id="1604" w:date="2000-01-01T00:00:00Z">
        <w:r>
          <w:t>.</w:t>
        </w:r>
      </w:ins>
      <w:ins w:author="Open-Xml-PowerTools" w:id="1605" w:date="2000-01-01T00:00:00Z">
        <w:r>
          <w:tab/>
          <w:t>Owners of land (s. 5(1))</w:t>
        </w:r>
      </w:ins>
      <w:ins w:author="Open-Xml-PowerTools" w:id="1606" w:date="2000-01-01T00:00:00Z">
        <w:bookmarkEnd w:id="18"/>
      </w:ins>
    </w:p>
    <w:p>
      <w:pPr>
        <w:pStyle w:val="Subsection"/>
        <w:rPr>
          <w:ins w:author="Open-Xml-PowerTools" w:id="1610" w:date="2000-01-01T00:00:00Z"/>
        </w:rPr>
      </w:pPr>
      <w:ins w:author="Open-Xml-PowerTools" w:id="1608" w:date="2000-01-01T00:00:00Z">
        <w:r>
          <w:tab/>
          <w:t>(1A)</w:t>
        </w:r>
      </w:ins>
      <w:ins w:author="Open-Xml-PowerTools" w:id="1609" w:date="2000-01-01T00:00:00Z">
        <w:r>
          <w:tab/>
          <w:t xml:space="preserve">In this regulation — </w:t>
        </w:r>
      </w:ins>
    </w:p>
    <w:p>
      <w:pPr>
        <w:pStyle w:val="Defstart"/>
        <w:rPr>
          <w:ins w:author="Open-Xml-PowerTools" w:id="1616" w:date="2000-01-01T00:00:00Z"/>
        </w:rPr>
      </w:pPr>
      <w:ins w:author="Open-Xml-PowerTools" w:id="1611" w:date="2000-01-01T00:00:00Z">
        <w:r>
          <w:tab/>
        </w:r>
      </w:ins>
      <w:ins w:author="Open-Xml-PowerTools" w:id="1612" w:date="2000-01-01T00:00:00Z">
        <w:r>
          <w:rPr>
            <w:rStyle w:val="CharDefText"/>
          </w:rPr>
          <w:t>managed reserve</w:t>
        </w:r>
      </w:ins>
      <w:ins w:author="Open-Xml-PowerTools" w:id="1613" w:date="2000-01-01T00:00:00Z">
        <w:r>
          <w:t xml:space="preserve"> has the meaning given in the </w:t>
        </w:r>
      </w:ins>
      <w:ins w:author="Open-Xml-PowerTools" w:id="1614" w:date="2000-01-01T00:00:00Z">
        <w:r>
          <w:rPr>
            <w:i/>
          </w:rPr>
          <w:t>Land Administration Act 1997</w:t>
        </w:r>
      </w:ins>
      <w:ins w:author="Open-Xml-PowerTools" w:id="1615" w:date="2000-01-01T00:00:00Z">
        <w:r>
          <w:t xml:space="preserve"> section 3(1);</w:t>
        </w:r>
      </w:ins>
    </w:p>
    <w:p>
      <w:pPr>
        <w:pStyle w:val="Defstart"/>
        <w:rPr>
          <w:ins w:author="Open-Xml-PowerTools" w:id="1622" w:date="2000-01-01T00:00:00Z"/>
        </w:rPr>
      </w:pPr>
      <w:ins w:author="Open-Xml-PowerTools" w:id="1617" w:date="2000-01-01T00:00:00Z">
        <w:r>
          <w:tab/>
        </w:r>
      </w:ins>
      <w:ins w:author="Open-Xml-PowerTools" w:id="1618" w:date="2000-01-01T00:00:00Z">
        <w:r>
          <w:rPr>
            <w:rStyle w:val="CharDefText"/>
          </w:rPr>
          <w:t>management body</w:t>
        </w:r>
      </w:ins>
      <w:ins w:author="Open-Xml-PowerTools" w:id="1619" w:date="2000-01-01T00:00:00Z">
        <w:r>
          <w:t xml:space="preserve"> has the meaning given in the </w:t>
        </w:r>
      </w:ins>
      <w:ins w:author="Open-Xml-PowerTools" w:id="1620" w:date="2000-01-01T00:00:00Z">
        <w:r>
          <w:rPr>
            <w:i/>
          </w:rPr>
          <w:t>Land Administration Act 1997</w:t>
        </w:r>
      </w:ins>
      <w:ins w:author="Open-Xml-PowerTools" w:id="1621" w:date="2000-01-01T00:00:00Z">
        <w:r>
          <w:t xml:space="preserve"> section 3(1);</w:t>
        </w:r>
      </w:ins>
    </w:p>
    <w:p>
      <w:pPr>
        <w:pStyle w:val="Defstart"/>
        <w:rPr>
          <w:ins w:author="Open-Xml-PowerTools" w:id="1628" w:date="2000-01-01T00:00:00Z"/>
        </w:rPr>
      </w:pPr>
      <w:ins w:author="Open-Xml-PowerTools" w:id="1623" w:date="2000-01-01T00:00:00Z">
        <w:r>
          <w:tab/>
        </w:r>
      </w:ins>
      <w:ins w:author="Open-Xml-PowerTools" w:id="1624" w:date="2000-01-01T00:00:00Z">
        <w:r>
          <w:rPr>
            <w:rStyle w:val="CharDefText"/>
          </w:rPr>
          <w:t>road</w:t>
        </w:r>
      </w:ins>
      <w:ins w:author="Open-Xml-PowerTools" w:id="1625" w:date="2000-01-01T00:00:00Z">
        <w:r>
          <w:t xml:space="preserve"> has the meaning given in the </w:t>
        </w:r>
      </w:ins>
      <w:ins w:author="Open-Xml-PowerTools" w:id="1626" w:date="2000-01-01T00:00:00Z">
        <w:r>
          <w:rPr>
            <w:i/>
          </w:rPr>
          <w:t>Land Administration Act 1997</w:t>
        </w:r>
      </w:ins>
      <w:ins w:author="Open-Xml-PowerTools" w:id="1627" w:date="2000-01-01T00:00:00Z">
        <w:r>
          <w:t xml:space="preserve"> section 3(1);</w:t>
        </w:r>
      </w:ins>
    </w:p>
    <w:p>
      <w:pPr>
        <w:pStyle w:val="Defstart"/>
        <w:rPr>
          <w:ins w:author="Open-Xml-PowerTools" w:id="1634" w:date="2000-01-01T00:00:00Z"/>
        </w:rPr>
      </w:pPr>
      <w:ins w:author="Open-Xml-PowerTools" w:id="1629" w:date="2000-01-01T00:00:00Z">
        <w:r>
          <w:tab/>
        </w:r>
      </w:ins>
      <w:ins w:author="Open-Xml-PowerTools" w:id="1630" w:date="2000-01-01T00:00:00Z">
        <w:r>
          <w:rPr>
            <w:rStyle w:val="CharDefText"/>
          </w:rPr>
          <w:t>strata leasehold estate</w:t>
        </w:r>
      </w:ins>
      <w:ins w:author="Open-Xml-PowerTools" w:id="1631" w:date="2000-01-01T00:00:00Z">
        <w:r>
          <w:t xml:space="preserve"> has the meaning given in the </w:t>
        </w:r>
      </w:ins>
      <w:ins w:author="Open-Xml-PowerTools" w:id="1632" w:date="2000-01-01T00:00:00Z">
        <w:r>
          <w:rPr>
            <w:i/>
          </w:rPr>
          <w:t>Strata Titles Act 1985</w:t>
        </w:r>
      </w:ins>
      <w:ins w:author="Open-Xml-PowerTools" w:id="1633" w:date="2000-01-01T00:00:00Z">
        <w:r>
          <w:t xml:space="preserve"> section 3(1).</w:t>
        </w:r>
      </w:ins>
    </w:p>
    <w:p>
      <w:pPr>
        <w:pStyle w:val="Subsection"/>
        <w:rPr>
          <w:ins w:author="Open-Xml-PowerTools" w:id="1641" w:date="2000-01-01T00:00:00Z"/>
        </w:rPr>
      </w:pPr>
      <w:ins w:author="Open-Xml-PowerTools" w:id="1635" w:date="2000-01-01T00:00:00Z">
        <w:r>
          <w:tab/>
          <w:t>(1)</w:t>
        </w:r>
      </w:ins>
      <w:ins w:author="Open-Xml-PowerTools" w:id="1636" w:date="2000-01-01T00:00:00Z">
        <w:r>
          <w:tab/>
          <w:t xml:space="preserve">For the purposes of paragraph (c) of the definition of </w:t>
        </w:r>
      </w:ins>
      <w:ins w:author="Open-Xml-PowerTools" w:id="1637" w:date="2000-01-01T00:00:00Z">
        <w:r>
          <w:rPr>
            <w:b/>
            <w:i/>
          </w:rPr>
          <w:t>owner</w:t>
        </w:r>
      </w:ins>
      <w:ins w:author="Open-Xml-PowerTools" w:id="1638" w:date="2000-01-01T00:00:00Z">
        <w:r>
          <w:t xml:space="preserve">, in relation to land held in freehold </w:t>
        </w:r>
      </w:ins>
      <w:ins w:author="Open-Xml-PowerTools" w:id="1639" w:date="2000-01-01T00:00:00Z">
        <w:r>
          <w:rPr>
            <w:rFonts w:hint="eastAsia"/>
          </w:rPr>
          <w:t>or held in leasehold under a strata lease</w:t>
        </w:r>
      </w:ins>
      <w:ins w:author="Open-Xml-PowerTools" w:id="1640" w:date="2000-01-01T00:00:00Z">
        <w:r>
          <w:t xml:space="preserve"> in section 5(1) the following interests are prescribed — </w:t>
        </w:r>
      </w:ins>
    </w:p>
    <w:p>
      <w:pPr>
        <w:pStyle w:val="Indenta"/>
        <w:rPr>
          <w:ins w:author="Open-Xml-PowerTools" w:id="1644" w:date="2000-01-01T00:00:00Z"/>
        </w:rPr>
      </w:pPr>
      <w:ins w:author="Open-Xml-PowerTools" w:id="1642" w:date="2000-01-01T00:00:00Z">
        <w:r>
          <w:tab/>
          <w:t>(a)</w:t>
        </w:r>
      </w:ins>
      <w:ins w:author="Open-Xml-PowerTools" w:id="1643" w:date="2000-01-01T00:00:00Z">
        <w:r>
          <w:tab/>
          <w:t>a leasehold interest in the land if the terms of the lease allow the lessee to undertake building work without the consent of each person whose name is registered as a proprietor of the land;</w:t>
        </w:r>
      </w:ins>
    </w:p>
    <w:p>
      <w:pPr>
        <w:pStyle w:val="Indenta"/>
        <w:rPr>
          <w:ins w:author="Open-Xml-PowerTools" w:id="1647" w:date="2000-01-01T00:00:00Z"/>
        </w:rPr>
      </w:pPr>
      <w:ins w:author="Open-Xml-PowerTools" w:id="1645" w:date="2000-01-01T00:00:00Z">
        <w:r>
          <w:lastRenderedPageBreak/>
          <w:tab/>
          <w:t>(b)</w:t>
        </w:r>
      </w:ins>
      <w:ins w:author="Open-Xml-PowerTools" w:id="1646" w:date="2000-01-01T00:00:00Z">
        <w:r>
          <w:tab/>
          <w:t>an interest as purchaser under a contract to purchase an estate in fee simple in the land or a strata leasehold estate in the land under a strata lease;</w:t>
        </w:r>
      </w:ins>
    </w:p>
    <w:p>
      <w:pPr>
        <w:pStyle w:val="Indenta"/>
        <w:rPr>
          <w:ins w:author="Open-Xml-PowerTools" w:id="1652" w:date="2000-01-01T00:00:00Z"/>
        </w:rPr>
      </w:pPr>
      <w:ins w:author="Open-Xml-PowerTools" w:id="1648" w:date="2000-01-01T00:00:00Z">
        <w:r>
          <w:tab/>
          <w:t>(c)</w:t>
        </w:r>
      </w:ins>
      <w:ins w:author="Open-Xml-PowerTools" w:id="1649" w:date="2000-01-01T00:00:00Z">
        <w:r>
          <w:tab/>
          <w:t xml:space="preserve">a freehold interest in the land or a strata leasehold estate in the land under a strata lease vested in an executor or administrator under the </w:t>
        </w:r>
      </w:ins>
      <w:ins w:author="Open-Xml-PowerTools" w:id="1650" w:date="2000-01-01T00:00:00Z">
        <w:r>
          <w:rPr>
            <w:i/>
          </w:rPr>
          <w:t>Administration Act 1903</w:t>
        </w:r>
      </w:ins>
      <w:ins w:author="Open-Xml-PowerTools" w:id="1651" w:date="2000-01-01T00:00:00Z">
        <w:r>
          <w:t xml:space="preserve"> section 8.</w:t>
        </w:r>
      </w:ins>
    </w:p>
    <w:p>
      <w:pPr>
        <w:pStyle w:val="Subsection"/>
        <w:rPr>
          <w:ins w:author="Open-Xml-PowerTools" w:id="1661" w:date="2000-01-01T00:00:00Z"/>
        </w:rPr>
      </w:pPr>
      <w:ins w:author="Open-Xml-PowerTools" w:id="1653" w:date="2000-01-01T00:00:00Z">
        <w:r>
          <w:tab/>
          <w:t>(2A)</w:t>
        </w:r>
      </w:ins>
      <w:ins w:author="Open-Xml-PowerTools" w:id="1654" w:date="2000-01-01T00:00:00Z">
        <w:r>
          <w:tab/>
          <w:t xml:space="preserve">Despite subregulation (1), for the purposes of section 54(1)(b) in relation to an application mentioned in section 51(2) or (3), </w:t>
        </w:r>
      </w:ins>
      <w:ins w:author="Open-Xml-PowerTools" w:id="1655" w:date="2000-01-01T00:00:00Z">
        <w:r>
          <w:rPr>
            <w:rStyle w:val="CharDefText"/>
          </w:rPr>
          <w:t>owner</w:t>
        </w:r>
      </w:ins>
      <w:ins w:author="Open-Xml-PowerTools" w:id="1656" w:date="2000-01-01T00:00:00Z">
        <w:r>
          <w:t xml:space="preserve">, in relation to land held in </w:t>
        </w:r>
      </w:ins>
      <w:ins w:author="Open-Xml-PowerTools" w:id="1657" w:date="2000-01-01T00:00:00Z">
        <w:r>
          <w:rPr>
            <w:rFonts w:hint="eastAsia"/>
          </w:rPr>
          <w:t>freehold</w:t>
        </w:r>
      </w:ins>
      <w:ins w:author="Open-Xml-PowerTools" w:id="1658" w:date="2000-01-01T00:00:00Z">
        <w:r>
          <w:t xml:space="preserve"> </w:t>
        </w:r>
      </w:ins>
      <w:ins w:author="Open-Xml-PowerTools" w:id="1659" w:date="2000-01-01T00:00:00Z">
        <w:r>
          <w:rPr>
            <w:rFonts w:hint="eastAsia"/>
          </w:rPr>
          <w:t>or held in leasehold under a strata lease</w:t>
        </w:r>
      </w:ins>
      <w:ins w:author="Open-Xml-PowerTools" w:id="1660" w:date="2000-01-01T00:00:00Z">
        <w:r>
          <w:t xml:space="preserve">, means — </w:t>
        </w:r>
      </w:ins>
    </w:p>
    <w:p>
      <w:pPr>
        <w:pStyle w:val="Indenta"/>
        <w:rPr>
          <w:ins w:author="Open-Xml-PowerTools" w:id="1664" w:date="2000-01-01T00:00:00Z"/>
        </w:rPr>
      </w:pPr>
      <w:ins w:author="Open-Xml-PowerTools" w:id="1662" w:date="2000-01-01T00:00:00Z">
        <w:r>
          <w:tab/>
          <w:t>(a)</w:t>
        </w:r>
      </w:ins>
      <w:ins w:author="Open-Xml-PowerTools" w:id="1663" w:date="2000-01-01T00:00:00Z">
        <w:r>
          <w:tab/>
          <w:t>a person whose name is registered as a proprietor of the land; and</w:t>
        </w:r>
      </w:ins>
    </w:p>
    <w:p>
      <w:pPr>
        <w:pStyle w:val="Indenta"/>
        <w:rPr>
          <w:ins w:author="Open-Xml-PowerTools" w:id="1667" w:date="2000-01-01T00:00:00Z"/>
        </w:rPr>
      </w:pPr>
      <w:ins w:author="Open-Xml-PowerTools" w:id="1665" w:date="2000-01-01T00:00:00Z">
        <w:r>
          <w:tab/>
          <w:t>(b)</w:t>
        </w:r>
      </w:ins>
      <w:ins w:author="Open-Xml-PowerTools" w:id="1666" w:date="2000-01-01T00:00:00Z">
        <w:r>
          <w:tab/>
          <w:t>the State, if registered as a proprietor of the land; and</w:t>
        </w:r>
      </w:ins>
    </w:p>
    <w:p>
      <w:pPr>
        <w:pStyle w:val="Indenta"/>
        <w:rPr>
          <w:ins w:author="Open-Xml-PowerTools" w:id="1672" w:date="2000-01-01T00:00:00Z"/>
        </w:rPr>
      </w:pPr>
      <w:ins w:author="Open-Xml-PowerTools" w:id="1668" w:date="2000-01-01T00:00:00Z">
        <w:r>
          <w:tab/>
          <w:t>(c)</w:t>
        </w:r>
      </w:ins>
      <w:ins w:author="Open-Xml-PowerTools" w:id="1669" w:date="2000-01-01T00:00:00Z">
        <w:r>
          <w:tab/>
          <w:t xml:space="preserve">an executor or administrator under the </w:t>
        </w:r>
      </w:ins>
      <w:ins w:author="Open-Xml-PowerTools" w:id="1670" w:date="2000-01-01T00:00:00Z">
        <w:r>
          <w:rPr>
            <w:i/>
          </w:rPr>
          <w:t>Administration Act 1903</w:t>
        </w:r>
      </w:ins>
      <w:ins w:author="Open-Xml-PowerTools" w:id="1671" w:date="2000-01-01T00:00:00Z">
        <w:r>
          <w:t xml:space="preserve"> section 8 in whom is vested a freehold interest in the land or a strata leasehold estate in the land under a strata lease.</w:t>
        </w:r>
      </w:ins>
    </w:p>
    <w:p>
      <w:pPr>
        <w:pStyle w:val="Subsection"/>
        <w:rPr>
          <w:ins w:author="Open-Xml-PowerTools" w:id="1677" w:date="2000-01-01T00:00:00Z"/>
        </w:rPr>
      </w:pPr>
      <w:ins w:author="Open-Xml-PowerTools" w:id="1673" w:date="2000-01-01T00:00:00Z">
        <w:r>
          <w:tab/>
          <w:t>(2)</w:t>
        </w:r>
      </w:ins>
      <w:ins w:author="Open-Xml-PowerTools" w:id="1674" w:date="2000-01-01T00:00:00Z">
        <w:r>
          <w:tab/>
          <w:t xml:space="preserve">For the purposes of paragraph (a) of the definition of </w:t>
        </w:r>
      </w:ins>
      <w:ins w:author="Open-Xml-PowerTools" w:id="1675" w:date="2000-01-01T00:00:00Z">
        <w:r>
          <w:rPr>
            <w:b/>
            <w:i/>
          </w:rPr>
          <w:t>owner</w:t>
        </w:r>
      </w:ins>
      <w:ins w:author="Open-Xml-PowerTools" w:id="1676" w:date="2000-01-01T00:00:00Z">
        <w:r>
          <w:t xml:space="preserve"> in relation to Crown land in section 5(1), the following persons are prescribed — </w:t>
        </w:r>
      </w:ins>
    </w:p>
    <w:p>
      <w:pPr>
        <w:pStyle w:val="Indenta"/>
        <w:rPr>
          <w:ins w:author="Open-Xml-PowerTools" w:id="1680" w:date="2000-01-01T00:00:00Z"/>
        </w:rPr>
      </w:pPr>
      <w:ins w:author="Open-Xml-PowerTools" w:id="1678" w:date="2000-01-01T00:00:00Z">
        <w:r>
          <w:tab/>
          <w:t>(a)</w:t>
        </w:r>
      </w:ins>
      <w:ins w:author="Open-Xml-PowerTools" w:id="1679" w:date="2000-01-01T00:00:00Z">
        <w:r>
          <w:tab/>
          <w:t>in relation to a managed reserve — the management body of the reserve;</w:t>
        </w:r>
      </w:ins>
    </w:p>
    <w:p>
      <w:pPr>
        <w:pStyle w:val="Indenta"/>
        <w:rPr>
          <w:ins w:author="Open-Xml-PowerTools" w:id="1685" w:date="2000-01-01T00:00:00Z"/>
        </w:rPr>
      </w:pPr>
      <w:ins w:author="Open-Xml-PowerTools" w:id="1681" w:date="2000-01-01T00:00:00Z">
        <w:r>
          <w:tab/>
          <w:t>(b)</w:t>
        </w:r>
      </w:ins>
      <w:ins w:author="Open-Xml-PowerTools" w:id="1682" w:date="2000-01-01T00:00:00Z">
        <w:r>
          <w:tab/>
          <w:t>in relation to a road</w:t>
        </w:r>
      </w:ins>
      <w:ins w:author="Open-Xml-PowerTools" w:id="1683" w:date="2000-01-01T00:00:00Z">
        <w:r>
          <w:rPr>
            <w:b/>
          </w:rPr>
          <w:t> —</w:t>
        </w:r>
      </w:ins>
      <w:ins w:author="Open-Xml-PowerTools" w:id="1684" w:date="2000-01-01T00:00:00Z">
        <w:r>
          <w:t xml:space="preserve"> whichever of the following persons who, under a written law, has the care, control and management of the road — </w:t>
        </w:r>
      </w:ins>
    </w:p>
    <w:p>
      <w:pPr>
        <w:pStyle w:val="Indenti"/>
        <w:rPr>
          <w:ins w:author="Open-Xml-PowerTools" w:id="1688" w:date="2000-01-01T00:00:00Z"/>
        </w:rPr>
      </w:pPr>
      <w:ins w:author="Open-Xml-PowerTools" w:id="1686" w:date="2000-01-01T00:00:00Z">
        <w:r>
          <w:tab/>
          <w:t>(i)</w:t>
        </w:r>
      </w:ins>
      <w:ins w:author="Open-Xml-PowerTools" w:id="1687" w:date="2000-01-01T00:00:00Z">
        <w:r>
          <w:tab/>
          <w:t>the local government in whose district the road is situated;</w:t>
        </w:r>
      </w:ins>
    </w:p>
    <w:p>
      <w:pPr>
        <w:pStyle w:val="Indenti"/>
        <w:rPr>
          <w:ins w:author="Open-Xml-PowerTools" w:id="1691" w:date="2000-01-01T00:00:00Z"/>
        </w:rPr>
      </w:pPr>
      <w:ins w:author="Open-Xml-PowerTools" w:id="1689" w:date="2000-01-01T00:00:00Z">
        <w:r>
          <w:tab/>
          <w:t>(ii)</w:t>
        </w:r>
      </w:ins>
      <w:ins w:author="Open-Xml-PowerTools" w:id="1690" w:date="2000-01-01T00:00:00Z">
        <w:r>
          <w:tab/>
          <w:t xml:space="preserve"> the Commissioner of Main Roads;</w:t>
        </w:r>
      </w:ins>
    </w:p>
    <w:p>
      <w:pPr>
        <w:pStyle w:val="Indenti"/>
        <w:rPr>
          <w:ins w:author="Open-Xml-PowerTools" w:id="1696" w:date="2000-01-01T00:00:00Z"/>
        </w:rPr>
      </w:pPr>
      <w:ins w:author="Open-Xml-PowerTools" w:id="1692" w:date="2000-01-01T00:00:00Z">
        <w:r>
          <w:tab/>
          <w:t>(iii)</w:t>
        </w:r>
      </w:ins>
      <w:ins w:author="Open-Xml-PowerTools" w:id="1693" w:date="2000-01-01T00:00:00Z">
        <w:r>
          <w:tab/>
          <w:t xml:space="preserve">the Minister as defined in the </w:t>
        </w:r>
      </w:ins>
      <w:ins w:author="Open-Xml-PowerTools" w:id="1694" w:date="2000-01-01T00:00:00Z">
        <w:r>
          <w:rPr>
            <w:i/>
          </w:rPr>
          <w:t xml:space="preserve">Public Works Act 1902 </w:t>
        </w:r>
      </w:ins>
      <w:ins w:author="Open-Xml-PowerTools" w:id="1695" w:date="2000-01-01T00:00:00Z">
        <w:r>
          <w:t>section 2;</w:t>
        </w:r>
      </w:ins>
    </w:p>
    <w:p>
      <w:pPr>
        <w:pStyle w:val="Indenta"/>
        <w:rPr>
          <w:ins w:author="Open-Xml-PowerTools" w:id="1701" w:date="2000-01-01T00:00:00Z"/>
        </w:rPr>
      </w:pPr>
      <w:ins w:author="Open-Xml-PowerTools" w:id="1697" w:date="2000-01-01T00:00:00Z">
        <w:r>
          <w:lastRenderedPageBreak/>
          <w:tab/>
          <w:t>(c)</w:t>
        </w:r>
      </w:ins>
      <w:ins w:author="Open-Xml-PowerTools" w:id="1698" w:date="2000-01-01T00:00:00Z">
        <w:r>
          <w:tab/>
          <w:t xml:space="preserve">in relation to Crown land that is vested in a person or body under a written law other than the </w:t>
        </w:r>
      </w:ins>
      <w:ins w:author="Open-Xml-PowerTools" w:id="1699" w:date="2000-01-01T00:00:00Z">
        <w:r>
          <w:rPr>
            <w:i/>
          </w:rPr>
          <w:t>Land Administration Act 1997</w:t>
        </w:r>
      </w:ins>
      <w:ins w:author="Open-Xml-PowerTools" w:id="1700" w:date="2000-01-01T00:00:00Z">
        <w:r>
          <w:t> — that person or body;</w:t>
        </w:r>
      </w:ins>
    </w:p>
    <w:p>
      <w:pPr>
        <w:pStyle w:val="Indenta"/>
        <w:rPr>
          <w:ins w:author="Open-Xml-PowerTools" w:id="1704" w:date="2000-01-01T00:00:00Z"/>
        </w:rPr>
      </w:pPr>
      <w:ins w:author="Open-Xml-PowerTools" w:id="1702" w:date="2000-01-01T00:00:00Z">
        <w:r>
          <w:tab/>
          <w:t>(d)</w:t>
        </w:r>
      </w:ins>
      <w:ins w:author="Open-Xml-PowerTools" w:id="1703" w:date="2000-01-01T00:00:00Z">
        <w:r>
          <w:tab/>
          <w:t>in relation to Crown land that is subject to a lease, other than land referred to in paragraph (a), (b) or (c) — the Minister for Lands and the lessee;</w:t>
        </w:r>
      </w:ins>
    </w:p>
    <w:p>
      <w:pPr>
        <w:pStyle w:val="Indenta"/>
        <w:rPr>
          <w:ins w:author="Open-Xml-PowerTools" w:id="1707" w:date="2000-01-01T00:00:00Z"/>
        </w:rPr>
      </w:pPr>
      <w:ins w:author="Open-Xml-PowerTools" w:id="1705" w:date="2000-01-01T00:00:00Z">
        <w:r>
          <w:tab/>
          <w:t>(e)</w:t>
        </w:r>
      </w:ins>
      <w:ins w:author="Open-Xml-PowerTools" w:id="1706" w:date="2000-01-01T00:00:00Z">
        <w:r>
          <w:tab/>
          <w:t>in relation to any other Crown land — the Minister for Lands.</w:t>
        </w:r>
      </w:ins>
    </w:p>
    <w:p>
      <w:pPr>
        <w:pStyle w:val="Footnotesection"/>
        <w:rPr>
          <w:ins w:author="Open-Xml-PowerTools" w:id="1712" w:date="2000-01-01T00:00:00Z"/>
        </w:rPr>
      </w:pPr>
      <w:ins w:author="Open-Xml-PowerTools" w:id="1708" w:date="2000-01-01T00:00:00Z">
        <w:r>
          <w:tab/>
          <w:t>[Regulation 10 amended: Gazette 18 Dec 2012 p. 6556</w:t>
        </w:r>
      </w:ins>
      <w:ins w:author="Open-Xml-PowerTools" w:id="1709" w:date="2000-01-01T00:00:00Z">
        <w:r>
          <w:noBreakHyphen/>
          <w:t>7;15 Sep 2015 p. 3783</w:t>
        </w:r>
      </w:ins>
      <w:ins w:author="Open-Xml-PowerTools" w:id="1710" w:date="2000-01-01T00:00:00Z">
        <w:r>
          <w:noBreakHyphen/>
          <w:t>4; 31 Dec 2019 p. 4638</w:t>
        </w:r>
      </w:ins>
      <w:ins w:author="Open-Xml-PowerTools" w:id="1711" w:date="2000-01-01T00:00:00Z">
        <w:r>
          <w:noBreakHyphen/>
          <w:t>9.]</w:t>
        </w:r>
      </w:ins>
    </w:p>
    <w:p>
      <w:pPr>
        <w:pStyle w:val="Heading5"/>
        <w:rPr>
          <w:ins w:author="Open-Xml-PowerTools" w:id="1718" w:date="2000-01-01T00:00:00Z"/>
        </w:rPr>
      </w:pPr>
      <w:ins w:author="Open-Xml-PowerTools" w:id="1713" w:date="2000-01-01T00:00:00Z">
        <w:bookmarkStart w:id="19" w:name="_Toc97638531"/>
      </w:ins>
      <w:ins w:author="Open-Xml-PowerTools" w:id="1714" w:date="2000-01-01T00:00:00Z">
        <w:r>
          <w:rPr>
            <w:rStyle w:val="CharSectno"/>
          </w:rPr>
          <w:t>11A</w:t>
        </w:r>
      </w:ins>
      <w:ins w:author="Open-Xml-PowerTools" w:id="1715" w:date="2000-01-01T00:00:00Z">
        <w:r>
          <w:t>.</w:t>
        </w:r>
      </w:ins>
      <w:ins w:author="Open-Xml-PowerTools" w:id="1716" w:date="2000-01-01T00:00:00Z">
        <w:r>
          <w:tab/>
          <w:t>Restriction on circumstances where person treated as owner (s. 5(2))</w:t>
        </w:r>
      </w:ins>
      <w:ins w:author="Open-Xml-PowerTools" w:id="1717" w:date="2000-01-01T00:00:00Z">
        <w:bookmarkEnd w:id="19"/>
      </w:ins>
    </w:p>
    <w:p>
      <w:pPr>
        <w:pStyle w:val="Subsection"/>
        <w:rPr>
          <w:ins w:author="Open-Xml-PowerTools" w:id="1721" w:date="2000-01-01T00:00:00Z"/>
        </w:rPr>
      </w:pPr>
      <w:ins w:author="Open-Xml-PowerTools" w:id="1719" w:date="2000-01-01T00:00:00Z">
        <w:r>
          <w:tab/>
          <w:t>(1)</w:t>
        </w:r>
      </w:ins>
      <w:ins w:author="Open-Xml-PowerTools" w:id="1720" w:date="2000-01-01T00:00:00Z">
        <w:r>
          <w:tab/>
          <w:t>For the purposes of section 16(b), in the circumstances where a person who holds an interest referred to in regulation 10(1)(a) has signed an application in respect of land on which a building or incidental structure is, or is proposed to be, located no other person is to be treated as the owner of the land.</w:t>
        </w:r>
      </w:ins>
    </w:p>
    <w:p>
      <w:pPr>
        <w:pStyle w:val="Subsection"/>
        <w:rPr>
          <w:ins w:author="Open-Xml-PowerTools" w:id="1724" w:date="2000-01-01T00:00:00Z"/>
        </w:rPr>
      </w:pPr>
      <w:ins w:author="Open-Xml-PowerTools" w:id="1722" w:date="2000-01-01T00:00:00Z">
        <w:r>
          <w:tab/>
          <w:t>(2)</w:t>
        </w:r>
      </w:ins>
      <w:ins w:author="Open-Xml-PowerTools" w:id="1723" w:date="2000-01-01T00:00:00Z">
        <w:r>
          <w:tab/>
          <w:t>For the purposes of section 16(b), in the circumstances where a person who holds an interest referred to in regulation 10(1)(b) has signed an application in respect of land on which a building or incidental structure is, or is proposed to be, located no other person is to be treated as the owner of the land.</w:t>
        </w:r>
      </w:ins>
    </w:p>
    <w:p>
      <w:pPr>
        <w:pStyle w:val="Footnotesection"/>
        <w:rPr>
          <w:ins w:author="Open-Xml-PowerTools" w:id="1726" w:date="2000-01-01T00:00:00Z"/>
        </w:rPr>
      </w:pPr>
      <w:ins w:author="Open-Xml-PowerTools" w:id="1725" w:date="2000-01-01T00:00:00Z">
        <w:r>
          <w:tab/>
          <w:t>[Regulation 11A inserted: Gazette 15 Jun 2012 p. 2513.]</w:t>
        </w:r>
      </w:ins>
    </w:p>
    <w:p>
      <w:pPr>
        <w:pStyle w:val="Heading5"/>
        <w:rPr>
          <w:ins w:author="Open-Xml-PowerTools" w:id="1732" w:date="2000-01-01T00:00:00Z"/>
        </w:rPr>
      </w:pPr>
      <w:ins w:author="Open-Xml-PowerTools" w:id="1727" w:date="2000-01-01T00:00:00Z">
        <w:bookmarkStart w:id="20" w:name="_Toc97638532"/>
      </w:ins>
      <w:ins w:author="Open-Xml-PowerTools" w:id="1728" w:date="2000-01-01T00:00:00Z">
        <w:r>
          <w:rPr>
            <w:rStyle w:val="CharSectno"/>
          </w:rPr>
          <w:t>11</w:t>
        </w:r>
      </w:ins>
      <w:ins w:author="Open-Xml-PowerTools" w:id="1729" w:date="2000-01-01T00:00:00Z">
        <w:r>
          <w:t>.</w:t>
        </w:r>
      </w:ins>
      <w:ins w:author="Open-Xml-PowerTools" w:id="1730" w:date="2000-01-01T00:00:00Z">
        <w:r>
          <w:tab/>
          <w:t>Fees</w:t>
        </w:r>
      </w:ins>
      <w:ins w:author="Open-Xml-PowerTools" w:id="1731" w:date="2000-01-01T00:00:00Z">
        <w:bookmarkEnd w:id="20"/>
      </w:ins>
    </w:p>
    <w:p>
      <w:pPr>
        <w:pStyle w:val="Subsection"/>
        <w:rPr>
          <w:ins w:author="Open-Xml-PowerTools" w:id="1735" w:date="2000-01-01T00:00:00Z"/>
        </w:rPr>
      </w:pPr>
      <w:ins w:author="Open-Xml-PowerTools" w:id="1733" w:date="2000-01-01T00:00:00Z">
        <w:r>
          <w:tab/>
          <w:t>(1)</w:t>
        </w:r>
      </w:ins>
      <w:ins w:author="Open-Xml-PowerTools" w:id="1734" w:date="2000-01-01T00:00:00Z">
        <w:r>
          <w:tab/>
          <w:t>The fee for an application of a kind mentioned in an item set out in Schedule 2 is the fee specified in that item in relation to the application.</w:t>
        </w:r>
      </w:ins>
    </w:p>
    <w:p>
      <w:pPr>
        <w:pStyle w:val="Subsection"/>
        <w:rPr>
          <w:ins w:author="Open-Xml-PowerTools" w:id="1738" w:date="2000-01-01T00:00:00Z"/>
        </w:rPr>
      </w:pPr>
      <w:ins w:author="Open-Xml-PowerTools" w:id="1736" w:date="2000-01-01T00:00:00Z">
        <w:r>
          <w:tab/>
          <w:t>(2)</w:t>
        </w:r>
      </w:ins>
      <w:ins w:author="Open-Xml-PowerTools" w:id="1737" w:date="2000-01-01T00:00:00Z">
        <w:r>
          <w:tab/>
          <w:t>The Building Commissioner may reduce, waive or refund the whole or part of the fee in Schedule 2 Division 3.</w:t>
        </w:r>
      </w:ins>
    </w:p>
    <w:p>
      <w:pPr>
        <w:pStyle w:val="Footnotesection"/>
        <w:rPr>
          <w:ins w:author="Open-Xml-PowerTools" w:id="1740" w:date="2000-01-01T00:00:00Z"/>
        </w:rPr>
      </w:pPr>
      <w:ins w:author="Open-Xml-PowerTools" w:id="1739" w:date="2000-01-01T00:00:00Z">
        <w:r>
          <w:tab/>
          <w:t>[Regulation 11 amended: Gazette 7 Feb 2017 p. 1160.]</w:t>
        </w:r>
      </w:ins>
    </w:p>
    <w:p>
      <w:pPr>
        <w:pStyle w:val="Heading5"/>
        <w:rPr>
          <w:ins w:author="Open-Xml-PowerTools" w:id="1746" w:date="2000-01-01T00:00:00Z"/>
        </w:rPr>
      </w:pPr>
      <w:ins w:author="Open-Xml-PowerTools" w:id="1741" w:date="2000-01-01T00:00:00Z">
        <w:bookmarkStart w:id="21" w:name="_Toc97638533"/>
      </w:ins>
      <w:ins w:author="Open-Xml-PowerTools" w:id="1742" w:date="2000-01-01T00:00:00Z">
        <w:r>
          <w:rPr>
            <w:rStyle w:val="CharSectno"/>
          </w:rPr>
          <w:lastRenderedPageBreak/>
          <w:t>12</w:t>
        </w:r>
      </w:ins>
      <w:ins w:author="Open-Xml-PowerTools" w:id="1743" w:date="2000-01-01T00:00:00Z">
        <w:r>
          <w:t>.</w:t>
        </w:r>
      </w:ins>
      <w:ins w:author="Open-Xml-PowerTools" w:id="1744" w:date="2000-01-01T00:00:00Z">
        <w:r>
          <w:tab/>
          <w:t>Building records to be kept (s. 130)</w:t>
        </w:r>
      </w:ins>
      <w:ins w:author="Open-Xml-PowerTools" w:id="1745" w:date="2000-01-01T00:00:00Z">
        <w:bookmarkEnd w:id="21"/>
      </w:ins>
    </w:p>
    <w:p>
      <w:pPr>
        <w:pStyle w:val="Subsection"/>
        <w:spacing w:before="100"/>
        <w:rPr>
          <w:ins w:author="Open-Xml-PowerTools" w:id="1749" w:date="2000-01-01T00:00:00Z"/>
        </w:rPr>
      </w:pPr>
      <w:ins w:author="Open-Xml-PowerTools" w:id="1747" w:date="2000-01-01T00:00:00Z">
        <w:r>
          <w:tab/>
        </w:r>
      </w:ins>
      <w:ins w:author="Open-Xml-PowerTools" w:id="1748" w:date="2000-01-01T00:00:00Z">
        <w:r>
          <w:tab/>
          <w:t xml:space="preserve">For the purposes of section 130, the following documents are prescribed — </w:t>
        </w:r>
      </w:ins>
    </w:p>
    <w:p>
      <w:pPr>
        <w:pStyle w:val="Indenta"/>
        <w:rPr>
          <w:ins w:author="Open-Xml-PowerTools" w:id="1752" w:date="2000-01-01T00:00:00Z"/>
        </w:rPr>
      </w:pPr>
      <w:ins w:author="Open-Xml-PowerTools" w:id="1750" w:date="2000-01-01T00:00:00Z">
        <w:r>
          <w:tab/>
          <w:t>(a)</w:t>
        </w:r>
      </w:ins>
      <w:ins w:author="Open-Xml-PowerTools" w:id="1751" w:date="2000-01-01T00:00:00Z">
        <w:r>
          <w:tab/>
          <w:t>the certificate of design compliance, including the plans and specifications that are specified in the certificate, relating to an application for a building permit;</w:t>
        </w:r>
      </w:ins>
    </w:p>
    <w:p>
      <w:pPr>
        <w:pStyle w:val="Indenta"/>
        <w:rPr>
          <w:ins w:author="Open-Xml-PowerTools" w:id="1755" w:date="2000-01-01T00:00:00Z"/>
        </w:rPr>
      </w:pPr>
      <w:ins w:author="Open-Xml-PowerTools" w:id="1753" w:date="2000-01-01T00:00:00Z">
        <w:r>
          <w:tab/>
          <w:t>(b)</w:t>
        </w:r>
      </w:ins>
      <w:ins w:author="Open-Xml-PowerTools" w:id="1754" w:date="2000-01-01T00:00:00Z">
        <w:r>
          <w:tab/>
          <w:t>the certificate of construction compliance that accompanies an application of a kind mentioned in section 46 or 47;</w:t>
        </w:r>
      </w:ins>
    </w:p>
    <w:p>
      <w:pPr>
        <w:pStyle w:val="Indenta"/>
        <w:keepNext/>
        <w:keepLines/>
        <w:rPr>
          <w:ins w:author="Open-Xml-PowerTools" w:id="1758" w:date="2000-01-01T00:00:00Z"/>
        </w:rPr>
      </w:pPr>
      <w:ins w:author="Open-Xml-PowerTools" w:id="1756" w:date="2000-01-01T00:00:00Z">
        <w:r>
          <w:tab/>
          <w:t>(c)</w:t>
        </w:r>
      </w:ins>
      <w:ins w:author="Open-Xml-PowerTools" w:id="1757" w:date="2000-01-01T00:00:00Z">
        <w:r>
          <w:tab/>
          <w:t>the certificate of building compliance that accompanies an application of a kind mentioned in Part 4 Division 2 of the Act, other than an application of a kind mentioned in section 46 or 47;</w:t>
        </w:r>
      </w:ins>
    </w:p>
    <w:p>
      <w:pPr>
        <w:pStyle w:val="Indenta"/>
        <w:rPr>
          <w:ins w:author="Open-Xml-PowerTools" w:id="1761" w:date="2000-01-01T00:00:00Z"/>
        </w:rPr>
      </w:pPr>
      <w:ins w:author="Open-Xml-PowerTools" w:id="1759" w:date="2000-01-01T00:00:00Z">
        <w:r>
          <w:tab/>
          <w:t>(d)</w:t>
        </w:r>
      </w:ins>
      <w:ins w:author="Open-Xml-PowerTools" w:id="1760" w:date="2000-01-01T00:00:00Z">
        <w:r>
          <w:tab/>
          <w:t>the notice of completion given under section 33(1) in relation to a building permit;</w:t>
        </w:r>
      </w:ins>
    </w:p>
    <w:p>
      <w:pPr>
        <w:pStyle w:val="Indenta"/>
        <w:rPr>
          <w:ins w:author="Open-Xml-PowerTools" w:id="1764" w:date="2000-01-01T00:00:00Z"/>
        </w:rPr>
      </w:pPr>
      <w:ins w:author="Open-Xml-PowerTools" w:id="1762" w:date="2000-01-01T00:00:00Z">
        <w:r>
          <w:tab/>
          <w:t>(e)</w:t>
        </w:r>
      </w:ins>
      <w:ins w:author="Open-Xml-PowerTools" w:id="1763" w:date="2000-01-01T00:00:00Z">
        <w:r>
          <w:tab/>
          <w:t>if a notice of cessation in relation a building permit is given under section 34(1), the notice of cessation.</w:t>
        </w:r>
      </w:ins>
    </w:p>
    <w:p>
      <w:pPr>
        <w:pStyle w:val="Heading5"/>
        <w:rPr>
          <w:ins w:author="Open-Xml-PowerTools" w:id="1770" w:date="2000-01-01T00:00:00Z"/>
        </w:rPr>
      </w:pPr>
      <w:ins w:author="Open-Xml-PowerTools" w:id="1765" w:date="2000-01-01T00:00:00Z">
        <w:bookmarkStart w:id="22" w:name="_Toc97638534"/>
      </w:ins>
      <w:ins w:author="Open-Xml-PowerTools" w:id="1766" w:date="2000-01-01T00:00:00Z">
        <w:r>
          <w:rPr>
            <w:rStyle w:val="CharSectno"/>
          </w:rPr>
          <w:t>13</w:t>
        </w:r>
      </w:ins>
      <w:ins w:author="Open-Xml-PowerTools" w:id="1767" w:date="2000-01-01T00:00:00Z">
        <w:r>
          <w:t>.</w:t>
        </w:r>
      </w:ins>
      <w:ins w:author="Open-Xml-PowerTools" w:id="1768" w:date="2000-01-01T00:00:00Z">
        <w:r>
          <w:tab/>
          <w:t>Inspection, copies of building records (s. 131)</w:t>
        </w:r>
      </w:ins>
      <w:ins w:author="Open-Xml-PowerTools" w:id="1769" w:date="2000-01-01T00:00:00Z">
        <w:bookmarkEnd w:id="22"/>
      </w:ins>
    </w:p>
    <w:p>
      <w:pPr>
        <w:pStyle w:val="Subsection"/>
        <w:rPr>
          <w:ins w:author="Open-Xml-PowerTools" w:id="1775" w:date="2000-01-01T00:00:00Z"/>
        </w:rPr>
      </w:pPr>
      <w:ins w:author="Open-Xml-PowerTools" w:id="1771" w:date="2000-01-01T00:00:00Z">
        <w:r>
          <w:tab/>
        </w:r>
      </w:ins>
      <w:ins w:author="Open-Xml-PowerTools" w:id="1772" w:date="2000-01-01T00:00:00Z">
        <w:r>
          <w:tab/>
          <w:t xml:space="preserve">For the purposes of paragraph (c) of the definition of </w:t>
        </w:r>
      </w:ins>
      <w:ins w:author="Open-Xml-PowerTools" w:id="1773" w:date="2000-01-01T00:00:00Z">
        <w:r>
          <w:rPr>
            <w:b/>
            <w:i/>
          </w:rPr>
          <w:t>interested person</w:t>
        </w:r>
      </w:ins>
      <w:ins w:author="Open-Xml-PowerTools" w:id="1774" w:date="2000-01-01T00:00:00Z">
        <w:r>
          <w:t xml:space="preserve"> in section 131(1) the following classes of persons are prescribed — </w:t>
        </w:r>
      </w:ins>
    </w:p>
    <w:p>
      <w:pPr>
        <w:pStyle w:val="Indenta"/>
        <w:rPr>
          <w:ins w:author="Open-Xml-PowerTools" w:id="1778" w:date="2000-01-01T00:00:00Z"/>
        </w:rPr>
      </w:pPr>
      <w:ins w:author="Open-Xml-PowerTools" w:id="1776" w:date="2000-01-01T00:00:00Z">
        <w:r>
          <w:tab/>
          <w:t>(a)</w:t>
        </w:r>
      </w:ins>
      <w:ins w:author="Open-Xml-PowerTools" w:id="1777" w:date="2000-01-01T00:00:00Z">
        <w:r>
          <w:tab/>
          <w:t>a police officer in the course of duty in connection with a situation in which the safety of a person is at risk;</w:t>
        </w:r>
      </w:ins>
    </w:p>
    <w:p>
      <w:pPr>
        <w:pStyle w:val="Indenta"/>
        <w:rPr>
          <w:ins w:author="Open-Xml-PowerTools" w:id="1783" w:date="2000-01-01T00:00:00Z"/>
        </w:rPr>
      </w:pPr>
      <w:ins w:author="Open-Xml-PowerTools" w:id="1779" w:date="2000-01-01T00:00:00Z">
        <w:r>
          <w:tab/>
          <w:t>(b)</w:t>
        </w:r>
      </w:ins>
      <w:ins w:author="Open-Xml-PowerTools" w:id="1780" w:date="2000-01-01T00:00:00Z">
        <w:r>
          <w:tab/>
          <w:t xml:space="preserve">a member of staff as defined in the </w:t>
        </w:r>
      </w:ins>
      <w:ins w:author="Open-Xml-PowerTools" w:id="1781" w:date="2000-01-01T00:00:00Z">
        <w:r>
          <w:rPr>
            <w:i/>
          </w:rPr>
          <w:t>Fire and Emergency Services Act 1998</w:t>
        </w:r>
      </w:ins>
      <w:ins w:author="Open-Xml-PowerTools" w:id="1782" w:date="2000-01-01T00:00:00Z">
        <w:r>
          <w:t xml:space="preserve"> section 3 in the course of duty in connection with a situation in which the safety of a person is at risk.</w:t>
        </w:r>
      </w:ins>
    </w:p>
    <w:p>
      <w:pPr>
        <w:pStyle w:val="Footnotesection"/>
        <w:rPr>
          <w:ins w:author="Open-Xml-PowerTools" w:id="1785" w:date="2000-01-01T00:00:00Z"/>
        </w:rPr>
      </w:pPr>
      <w:ins w:author="Open-Xml-PowerTools" w:id="1784" w:date="2000-01-01T00:00:00Z">
        <w:r>
          <w:tab/>
          <w:t>[Regulation 13 amended: Gazette 30 Nov 2012 p. 5782.]</w:t>
        </w:r>
      </w:ins>
    </w:p>
    <w:p>
      <w:pPr>
        <w:pStyle w:val="Heading5"/>
        <w:rPr>
          <w:ins w:author="Open-Xml-PowerTools" w:id="1791" w:date="2000-01-01T00:00:00Z"/>
        </w:rPr>
      </w:pPr>
      <w:ins w:author="Open-Xml-PowerTools" w:id="1786" w:date="2000-01-01T00:00:00Z">
        <w:bookmarkStart w:id="23" w:name="_Toc97638535"/>
      </w:ins>
      <w:ins w:author="Open-Xml-PowerTools" w:id="1787" w:date="2000-01-01T00:00:00Z">
        <w:r>
          <w:rPr>
            <w:rStyle w:val="CharSectno"/>
          </w:rPr>
          <w:lastRenderedPageBreak/>
          <w:t>14</w:t>
        </w:r>
      </w:ins>
      <w:ins w:author="Open-Xml-PowerTools" w:id="1788" w:date="2000-01-01T00:00:00Z">
        <w:r>
          <w:t>.</w:t>
        </w:r>
      </w:ins>
      <w:ins w:author="Open-Xml-PowerTools" w:id="1789" w:date="2000-01-01T00:00:00Z">
        <w:r>
          <w:tab/>
          <w:t>Provision of information to Building Commissioner (s. 132)</w:t>
        </w:r>
      </w:ins>
      <w:ins w:author="Open-Xml-PowerTools" w:id="1790" w:date="2000-01-01T00:00:00Z">
        <w:bookmarkEnd w:id="23"/>
      </w:ins>
    </w:p>
    <w:p>
      <w:pPr>
        <w:pStyle w:val="Subsection"/>
        <w:keepNext/>
        <w:rPr>
          <w:ins w:author="Open-Xml-PowerTools" w:id="1794" w:date="2000-01-01T00:00:00Z"/>
        </w:rPr>
      </w:pPr>
      <w:ins w:author="Open-Xml-PowerTools" w:id="1792" w:date="2000-01-01T00:00:00Z">
        <w:r>
          <w:tab/>
          <w:t>(1)</w:t>
        </w:r>
      </w:ins>
      <w:ins w:author="Open-Xml-PowerTools" w:id="1793" w:date="2000-01-01T00:00:00Z">
        <w:r>
          <w:tab/>
          <w:t xml:space="preserve">For the purposes of section 132(1) a permit authority must give the Building Commissioner the following information, in respect of the period covered by an annual report — </w:t>
        </w:r>
      </w:ins>
    </w:p>
    <w:p>
      <w:pPr>
        <w:pStyle w:val="Indenta"/>
        <w:rPr>
          <w:ins w:author="Open-Xml-PowerTools" w:id="1797" w:date="2000-01-01T00:00:00Z"/>
        </w:rPr>
      </w:pPr>
      <w:ins w:author="Open-Xml-PowerTools" w:id="1795" w:date="2000-01-01T00:00:00Z">
        <w:r>
          <w:tab/>
          <w:t>(a)</w:t>
        </w:r>
      </w:ins>
      <w:ins w:author="Open-Xml-PowerTools" w:id="1796" w:date="2000-01-01T00:00:00Z">
        <w:r>
          <w:tab/>
          <w:t>the number of building permits, demolition permits and occupancy permits granted by the permit authority;</w:t>
        </w:r>
      </w:ins>
    </w:p>
    <w:p>
      <w:pPr>
        <w:pStyle w:val="Indenta"/>
        <w:rPr>
          <w:ins w:author="Open-Xml-PowerTools" w:id="1800" w:date="2000-01-01T00:00:00Z"/>
        </w:rPr>
      </w:pPr>
      <w:ins w:author="Open-Xml-PowerTools" w:id="1798" w:date="2000-01-01T00:00:00Z">
        <w:r>
          <w:tab/>
          <w:t>(b)</w:t>
        </w:r>
      </w:ins>
      <w:ins w:author="Open-Xml-PowerTools" w:id="1799" w:date="2000-01-01T00:00:00Z">
        <w:r>
          <w:tab/>
          <w:t>the number of building approval certificates granted by the permit authority;</w:t>
        </w:r>
      </w:ins>
    </w:p>
    <w:p>
      <w:pPr>
        <w:pStyle w:val="Indenta"/>
        <w:rPr>
          <w:ins w:author="Open-Xml-PowerTools" w:id="1803" w:date="2000-01-01T00:00:00Z"/>
        </w:rPr>
      </w:pPr>
      <w:ins w:author="Open-Xml-PowerTools" w:id="1801" w:date="2000-01-01T00:00:00Z">
        <w:r>
          <w:tab/>
          <w:t>(c)</w:t>
        </w:r>
      </w:ins>
      <w:ins w:author="Open-Xml-PowerTools" w:id="1802" w:date="2000-01-01T00:00:00Z">
        <w:r>
          <w:tab/>
          <w:t>the total estimated value of building work for which building permits were granted by the permit authority;</w:t>
        </w:r>
      </w:ins>
    </w:p>
    <w:p>
      <w:pPr>
        <w:pStyle w:val="Indenta"/>
        <w:rPr>
          <w:ins w:author="Open-Xml-PowerTools" w:id="1806" w:date="2000-01-01T00:00:00Z"/>
        </w:rPr>
      </w:pPr>
      <w:ins w:author="Open-Xml-PowerTools" w:id="1804" w:date="2000-01-01T00:00:00Z">
        <w:r>
          <w:tab/>
          <w:t>(d)</w:t>
        </w:r>
      </w:ins>
      <w:ins w:author="Open-Xml-PowerTools" w:id="1805" w:date="2000-01-01T00:00:00Z">
        <w:r>
          <w:tab/>
          <w:t>the number of building orders made by the permit authority;</w:t>
        </w:r>
      </w:ins>
    </w:p>
    <w:p>
      <w:pPr>
        <w:pStyle w:val="Indenta"/>
        <w:rPr>
          <w:ins w:author="Open-Xml-PowerTools" w:id="1809" w:date="2000-01-01T00:00:00Z"/>
        </w:rPr>
      </w:pPr>
      <w:ins w:author="Open-Xml-PowerTools" w:id="1807" w:date="2000-01-01T00:00:00Z">
        <w:r>
          <w:tab/>
          <w:t>(e)</w:t>
        </w:r>
      </w:ins>
      <w:ins w:author="Open-Xml-PowerTools" w:id="1808" w:date="2000-01-01T00:00:00Z">
        <w:r>
          <w:tab/>
          <w:t>the number of prosecutions for an offence against the Act commenced by the permit authority;</w:t>
        </w:r>
      </w:ins>
    </w:p>
    <w:p>
      <w:pPr>
        <w:pStyle w:val="Indenta"/>
        <w:rPr>
          <w:ins w:author="Open-Xml-PowerTools" w:id="1812" w:date="2000-01-01T00:00:00Z"/>
        </w:rPr>
      </w:pPr>
      <w:ins w:author="Open-Xml-PowerTools" w:id="1810" w:date="2000-01-01T00:00:00Z">
        <w:r>
          <w:tab/>
          <w:t>(f)</w:t>
        </w:r>
      </w:ins>
      <w:ins w:author="Open-Xml-PowerTools" w:id="1811" w:date="2000-01-01T00:00:00Z">
        <w:r>
          <w:tab/>
          <w:t>the number and outcome of prosecutions commenced by the permit authority that have been finalised in the period.</w:t>
        </w:r>
      </w:ins>
    </w:p>
    <w:p>
      <w:pPr>
        <w:pStyle w:val="Subsection"/>
        <w:rPr>
          <w:ins w:author="Open-Xml-PowerTools" w:id="1815" w:date="2000-01-01T00:00:00Z"/>
        </w:rPr>
      </w:pPr>
      <w:ins w:author="Open-Xml-PowerTools" w:id="1813" w:date="2000-01-01T00:00:00Z">
        <w:r>
          <w:tab/>
          <w:t>(2)</w:t>
        </w:r>
      </w:ins>
      <w:ins w:author="Open-Xml-PowerTools" w:id="1814" w:date="2000-01-01T00:00:00Z">
        <w:r>
          <w:tab/>
          <w:t>For the purposes of section 132(3) information requested under section 132(2) must be provided to the Building Commissioner electronically.</w:t>
        </w:r>
      </w:ins>
    </w:p>
    <w:p>
      <w:pPr>
        <w:pStyle w:val="Heading5"/>
        <w:rPr>
          <w:ins w:author="Open-Xml-PowerTools" w:id="1821" w:date="2000-01-01T00:00:00Z"/>
        </w:rPr>
      </w:pPr>
      <w:ins w:author="Open-Xml-PowerTools" w:id="1816" w:date="2000-01-01T00:00:00Z">
        <w:bookmarkStart w:id="24" w:name="_Toc97638536"/>
      </w:ins>
      <w:ins w:author="Open-Xml-PowerTools" w:id="1817" w:date="2000-01-01T00:00:00Z">
        <w:r>
          <w:rPr>
            <w:rStyle w:val="CharSectno"/>
          </w:rPr>
          <w:t>14A</w:t>
        </w:r>
      </w:ins>
      <w:ins w:author="Open-Xml-PowerTools" w:id="1818" w:date="2000-01-01T00:00:00Z">
        <w:r>
          <w:t>.</w:t>
        </w:r>
      </w:ins>
      <w:ins w:author="Open-Xml-PowerTools" w:id="1819" w:date="2000-01-01T00:00:00Z">
        <w:r>
          <w:tab/>
          <w:t>Confidentiality exceptions (s. 146)</w:t>
        </w:r>
      </w:ins>
      <w:ins w:author="Open-Xml-PowerTools" w:id="1820" w:date="2000-01-01T00:00:00Z">
        <w:bookmarkEnd w:id="24"/>
      </w:ins>
    </w:p>
    <w:p>
      <w:pPr>
        <w:pStyle w:val="Subsection"/>
        <w:rPr>
          <w:ins w:author="Open-Xml-PowerTools" w:id="1824" w:date="2000-01-01T00:00:00Z"/>
        </w:rPr>
      </w:pPr>
      <w:ins w:author="Open-Xml-PowerTools" w:id="1822" w:date="2000-01-01T00:00:00Z">
        <w:r>
          <w:tab/>
          <w:t>(1)</w:t>
        </w:r>
      </w:ins>
      <w:ins w:author="Open-Xml-PowerTools" w:id="1823" w:date="2000-01-01T00:00:00Z">
        <w:r>
          <w:tab/>
          <w:t xml:space="preserve">In this regulation — </w:t>
        </w:r>
      </w:ins>
    </w:p>
    <w:p>
      <w:pPr>
        <w:pStyle w:val="Defstart"/>
        <w:rPr>
          <w:ins w:author="Open-Xml-PowerTools" w:id="1830" w:date="2000-01-01T00:00:00Z"/>
        </w:rPr>
      </w:pPr>
      <w:ins w:author="Open-Xml-PowerTools" w:id="1825" w:date="2000-01-01T00:00:00Z">
        <w:r>
          <w:tab/>
        </w:r>
      </w:ins>
      <w:ins w:author="Open-Xml-PowerTools" w:id="1826" w:date="2000-01-01T00:00:00Z">
        <w:r>
          <w:rPr>
            <w:rStyle w:val="CharDefText"/>
          </w:rPr>
          <w:t>Commissioner</w:t>
        </w:r>
      </w:ins>
      <w:ins w:author="Open-Xml-PowerTools" w:id="1827" w:date="2000-01-01T00:00:00Z">
        <w:r>
          <w:t xml:space="preserve"> has the meaning given in the </w:t>
        </w:r>
      </w:ins>
      <w:ins w:author="Open-Xml-PowerTools" w:id="1828" w:date="2000-01-01T00:00:00Z">
        <w:r>
          <w:rPr>
            <w:i/>
          </w:rPr>
          <w:t>Occupational Safety and Health Act 1984</w:t>
        </w:r>
      </w:ins>
      <w:ins w:author="Open-Xml-PowerTools" w:id="1829" w:date="2000-01-01T00:00:00Z">
        <w:r>
          <w:t xml:space="preserve"> section 3(1);</w:t>
        </w:r>
      </w:ins>
    </w:p>
    <w:p>
      <w:pPr>
        <w:pStyle w:val="Defstart"/>
        <w:rPr>
          <w:ins w:author="Open-Xml-PowerTools" w:id="1834" w:date="2000-01-01T00:00:00Z"/>
        </w:rPr>
      </w:pPr>
      <w:ins w:author="Open-Xml-PowerTools" w:id="1831" w:date="2000-01-01T00:00:00Z">
        <w:r>
          <w:tab/>
        </w:r>
      </w:ins>
      <w:ins w:author="Open-Xml-PowerTools" w:id="1832" w:date="2000-01-01T00:00:00Z">
        <w:r>
          <w:rPr>
            <w:rStyle w:val="CharDefText"/>
          </w:rPr>
          <w:t>permit authority</w:t>
        </w:r>
      </w:ins>
      <w:ins w:author="Open-Xml-PowerTools" w:id="1833" w:date="2000-01-01T00:00:00Z">
        <w:r>
          <w:t xml:space="preserve"> means a permit authority for a building or permit authority for an incidental structure, as those terms are defined in section 3;</w:t>
        </w:r>
      </w:ins>
    </w:p>
    <w:p>
      <w:pPr>
        <w:pStyle w:val="Defstart"/>
        <w:rPr>
          <w:ins w:author="Open-Xml-PowerTools" w:id="1840" w:date="2000-01-01T00:00:00Z"/>
        </w:rPr>
      </w:pPr>
      <w:ins w:author="Open-Xml-PowerTools" w:id="1835" w:date="2000-01-01T00:00:00Z">
        <w:r>
          <w:tab/>
        </w:r>
      </w:ins>
      <w:ins w:author="Open-Xml-PowerTools" w:id="1836" w:date="2000-01-01T00:00:00Z">
        <w:r>
          <w:rPr>
            <w:rStyle w:val="CharDefText"/>
          </w:rPr>
          <w:t>Statistician</w:t>
        </w:r>
      </w:ins>
      <w:ins w:author="Open-Xml-PowerTools" w:id="1837" w:date="2000-01-01T00:00:00Z">
        <w:r>
          <w:t xml:space="preserve"> has the meaning given in the </w:t>
        </w:r>
      </w:ins>
      <w:ins w:author="Open-Xml-PowerTools" w:id="1838" w:date="2000-01-01T00:00:00Z">
        <w:r>
          <w:rPr>
            <w:i/>
          </w:rPr>
          <w:t xml:space="preserve">Census and Statistics Act 1905 </w:t>
        </w:r>
      </w:ins>
      <w:ins w:author="Open-Xml-PowerTools" w:id="1839" w:date="2000-01-01T00:00:00Z">
        <w:r>
          <w:t>(Commonwealth) section 3.</w:t>
        </w:r>
      </w:ins>
    </w:p>
    <w:p>
      <w:pPr>
        <w:pStyle w:val="Subsection"/>
        <w:rPr>
          <w:ins w:author="Open-Xml-PowerTools" w:id="1843" w:date="2000-01-01T00:00:00Z"/>
        </w:rPr>
      </w:pPr>
      <w:ins w:author="Open-Xml-PowerTools" w:id="1841" w:date="2000-01-01T00:00:00Z">
        <w:r>
          <w:tab/>
          <w:t>(2)</w:t>
        </w:r>
      </w:ins>
      <w:ins w:author="Open-Xml-PowerTools" w:id="1842" w:date="2000-01-01T00:00:00Z">
        <w:r>
          <w:tab/>
          <w:t>This regulation applies for the purposes of section 146(e).</w:t>
        </w:r>
      </w:ins>
    </w:p>
    <w:p>
      <w:pPr>
        <w:pStyle w:val="Subsection"/>
        <w:rPr>
          <w:ins w:author="Open-Xml-PowerTools" w:id="1848" w:date="2000-01-01T00:00:00Z"/>
        </w:rPr>
      </w:pPr>
      <w:ins w:author="Open-Xml-PowerTools" w:id="1844" w:date="2000-01-01T00:00:00Z">
        <w:r>
          <w:lastRenderedPageBreak/>
          <w:tab/>
          <w:t>(3)</w:t>
        </w:r>
      </w:ins>
      <w:ins w:author="Open-Xml-PowerTools" w:id="1845" w:date="2000-01-01T00:00:00Z">
        <w:r>
          <w:tab/>
          <w:t xml:space="preserve">Information obtained from a local government in relation to permits referred to in the </w:t>
        </w:r>
      </w:ins>
      <w:ins w:author="Open-Xml-PowerTools" w:id="1846" w:date="2000-01-01T00:00:00Z">
        <w:r>
          <w:rPr>
            <w:i/>
          </w:rPr>
          <w:t>Occupational Safety and Health Regulations 1996</w:t>
        </w:r>
      </w:ins>
      <w:ins w:author="Open-Xml-PowerTools" w:id="1847" w:date="2000-01-01T00:00:00Z">
        <w:r>
          <w:t xml:space="preserve"> regulation 2.10 may be disclosed to the Commissioner.</w:t>
        </w:r>
      </w:ins>
    </w:p>
    <w:p>
      <w:pPr>
        <w:pStyle w:val="Subsection"/>
        <w:rPr>
          <w:ins w:author="Open-Xml-PowerTools" w:id="1853" w:date="2000-01-01T00:00:00Z"/>
        </w:rPr>
      </w:pPr>
      <w:ins w:author="Open-Xml-PowerTools" w:id="1849" w:date="2000-01-01T00:00:00Z">
        <w:r>
          <w:tab/>
          <w:t>(4)</w:t>
        </w:r>
      </w:ins>
      <w:ins w:author="Open-Xml-PowerTools" w:id="1850" w:date="2000-01-01T00:00:00Z">
        <w:r>
          <w:tab/>
          <w:t xml:space="preserve">Information obtained from a permit authority in relation to the matters prescribed by the </w:t>
        </w:r>
      </w:ins>
      <w:ins w:author="Open-Xml-PowerTools" w:id="1851" w:date="2000-01-01T00:00:00Z">
        <w:r>
          <w:rPr>
            <w:i/>
          </w:rPr>
          <w:t xml:space="preserve">Census and Statistics Regulation 2016 </w:t>
        </w:r>
      </w:ins>
      <w:ins w:author="Open-Xml-PowerTools" w:id="1852" w:date="2000-01-01T00:00:00Z">
        <w:r>
          <w:t>(Commonwealth) regulation 13 items 10 and 41 may be disclosed to the Statistician.</w:t>
        </w:r>
      </w:ins>
    </w:p>
    <w:p>
      <w:pPr>
        <w:pStyle w:val="Footnotesection"/>
        <w:rPr>
          <w:ins w:author="Open-Xml-PowerTools" w:id="1855" w:date="2000-01-01T00:00:00Z"/>
        </w:rPr>
      </w:pPr>
      <w:ins w:author="Open-Xml-PowerTools" w:id="1854" w:date="2000-01-01T00:00:00Z">
        <w:r>
          <w:tab/>
          <w:t>[Regulation 14A inserted: Gazette 2 Aug 2019 p. 2991.]</w:t>
        </w:r>
      </w:ins>
    </w:p>
    <w:p>
      <w:pPr>
        <w:pStyle w:val="Heading5"/>
        <w:rPr>
          <w:ins w:author="Open-Xml-PowerTools" w:id="1861" w:date="2000-01-01T00:00:00Z"/>
        </w:rPr>
      </w:pPr>
      <w:ins w:author="Open-Xml-PowerTools" w:id="1856" w:date="2000-01-01T00:00:00Z">
        <w:bookmarkStart w:id="25" w:name="_Toc97638537"/>
      </w:ins>
      <w:ins w:author="Open-Xml-PowerTools" w:id="1857" w:date="2000-01-01T00:00:00Z">
        <w:r>
          <w:rPr>
            <w:rStyle w:val="CharSectno"/>
          </w:rPr>
          <w:t>15A</w:t>
        </w:r>
      </w:ins>
      <w:ins w:author="Open-Xml-PowerTools" w:id="1858" w:date="2000-01-01T00:00:00Z">
        <w:r>
          <w:t>.</w:t>
        </w:r>
      </w:ins>
      <w:ins w:author="Open-Xml-PowerTools" w:id="1859" w:date="2000-01-01T00:00:00Z">
        <w:r>
          <w:tab/>
          <w:t>Provision of information to FES Commissioner (s. 149)</w:t>
        </w:r>
      </w:ins>
      <w:ins w:author="Open-Xml-PowerTools" w:id="1860" w:date="2000-01-01T00:00:00Z">
        <w:bookmarkEnd w:id="25"/>
      </w:ins>
    </w:p>
    <w:p>
      <w:pPr>
        <w:pStyle w:val="Subsection"/>
        <w:keepNext/>
        <w:rPr>
          <w:ins w:author="Open-Xml-PowerTools" w:id="1864" w:date="2000-01-01T00:00:00Z"/>
        </w:rPr>
      </w:pPr>
      <w:ins w:author="Open-Xml-PowerTools" w:id="1862" w:date="2000-01-01T00:00:00Z">
        <w:r>
          <w:tab/>
          <w:t>(1)</w:t>
        </w:r>
      </w:ins>
      <w:ins w:author="Open-Xml-PowerTools" w:id="1863" w:date="2000-01-01T00:00:00Z">
        <w:r>
          <w:tab/>
          <w:t xml:space="preserve">Within 10 days of receiving the FES Commissioner’s advice in respect of plans and specifications provided under regulation 18B(1), the building surveyor must notify the FES Commissioner in writing of — </w:t>
        </w:r>
      </w:ins>
    </w:p>
    <w:p>
      <w:pPr>
        <w:pStyle w:val="Indenta"/>
        <w:rPr>
          <w:ins w:author="Open-Xml-PowerTools" w:id="1867" w:date="2000-01-01T00:00:00Z"/>
        </w:rPr>
      </w:pPr>
      <w:ins w:author="Open-Xml-PowerTools" w:id="1865" w:date="2000-01-01T00:00:00Z">
        <w:r>
          <w:tab/>
          <w:t>(a)</w:t>
        </w:r>
      </w:ins>
      <w:ins w:author="Open-Xml-PowerTools" w:id="1866" w:date="2000-01-01T00:00:00Z">
        <w:r>
          <w:tab/>
          <w:t>any part of the FES Commissioner’s advice that is not incorporated in the plans and specifications that are specified in the certificate of design compliance for the building; and</w:t>
        </w:r>
      </w:ins>
    </w:p>
    <w:p>
      <w:pPr>
        <w:pStyle w:val="Indenta"/>
        <w:rPr>
          <w:ins w:author="Open-Xml-PowerTools" w:id="1870" w:date="2000-01-01T00:00:00Z"/>
        </w:rPr>
      </w:pPr>
      <w:ins w:author="Open-Xml-PowerTools" w:id="1868" w:date="2000-01-01T00:00:00Z">
        <w:r>
          <w:tab/>
          <w:t>(b)</w:t>
        </w:r>
      </w:ins>
      <w:ins w:author="Open-Xml-PowerTools" w:id="1869" w:date="2000-01-01T00:00:00Z">
        <w:r>
          <w:tab/>
          <w:t>the reasons for not incorporating that advice.</w:t>
        </w:r>
      </w:ins>
    </w:p>
    <w:p>
      <w:pPr>
        <w:pStyle w:val="Subsection"/>
        <w:rPr>
          <w:ins w:author="Open-Xml-PowerTools" w:id="1873" w:date="2000-01-01T00:00:00Z"/>
        </w:rPr>
      </w:pPr>
      <w:ins w:author="Open-Xml-PowerTools" w:id="1871" w:date="2000-01-01T00:00:00Z">
        <w:r>
          <w:tab/>
          <w:t>(2)</w:t>
        </w:r>
      </w:ins>
      <w:ins w:author="Open-Xml-PowerTools" w:id="1872" w:date="2000-01-01T00:00:00Z">
        <w:r>
          <w:tab/>
          <w:t>The permit authority that grants an occupancy permit for a building in respect of which plans and specifications were provided to the FES under regulation 18B(1) must give to the FES Commissioner a copy of the occupancy permit.</w:t>
        </w:r>
      </w:ins>
    </w:p>
    <w:p>
      <w:pPr>
        <w:pStyle w:val="Subsection"/>
        <w:rPr>
          <w:ins w:author="Open-Xml-PowerTools" w:id="1876" w:date="2000-01-01T00:00:00Z"/>
        </w:rPr>
      </w:pPr>
      <w:ins w:author="Open-Xml-PowerTools" w:id="1874" w:date="2000-01-01T00:00:00Z">
        <w:r>
          <w:tab/>
          <w:t>(3)</w:t>
        </w:r>
      </w:ins>
      <w:ins w:author="Open-Xml-PowerTools" w:id="1875" w:date="2000-01-01T00:00:00Z">
        <w:r>
          <w:tab/>
          <w:t>The permit authority that modifies an occupancy permit referred to in subregulation (2) must give to the FES Commissioner a copy of the form of modification.</w:t>
        </w:r>
      </w:ins>
    </w:p>
    <w:p>
      <w:pPr>
        <w:pStyle w:val="Footnotesection"/>
        <w:rPr>
          <w:ins w:author="Open-Xml-PowerTools" w:id="1878" w:date="2000-01-01T00:00:00Z"/>
        </w:rPr>
      </w:pPr>
      <w:ins w:author="Open-Xml-PowerTools" w:id="1877" w:date="2000-01-01T00:00:00Z">
        <w:r>
          <w:tab/>
          <w:t>[Regulation 15A inserted: Gazette 18 Dec 2012 p. 6557; amended: Gazette 24 Apr 2014 p. 1135.]</w:t>
        </w:r>
      </w:ins>
    </w:p>
    <w:p>
      <w:pPr>
        <w:pStyle w:val="Heading5"/>
        <w:rPr>
          <w:ins w:author="Open-Xml-PowerTools" w:id="1885" w:date="2000-01-01T00:00:00Z"/>
        </w:rPr>
      </w:pPr>
      <w:ins w:author="Open-Xml-PowerTools" w:id="1879" w:date="2000-01-01T00:00:00Z">
        <w:bookmarkStart w:id="26" w:name="_Toc97638538"/>
      </w:ins>
      <w:ins w:author="Open-Xml-PowerTools" w:id="1880" w:date="2000-01-01T00:00:00Z">
        <w:r>
          <w:rPr>
            <w:rStyle w:val="CharSectno"/>
          </w:rPr>
          <w:lastRenderedPageBreak/>
          <w:t>15B</w:t>
        </w:r>
      </w:ins>
      <w:ins w:author="Open-Xml-PowerTools" w:id="1881" w:date="2000-01-01T00:00:00Z">
        <w:r>
          <w:t>.</w:t>
        </w:r>
      </w:ins>
      <w:ins w:author="Open-Xml-PowerTools" w:id="1882" w:date="2000-01-01T00:00:00Z">
        <w:r>
          <w:tab/>
          <w:t>Modifications to AS 1926.1</w:t>
        </w:r>
      </w:ins>
      <w:ins w:author="Open-Xml-PowerTools" w:id="1883" w:date="2000-01-01T00:00:00Z">
        <w:r>
          <w:noBreakHyphen/>
          <w:t>2012 (s. 150)</w:t>
        </w:r>
      </w:ins>
      <w:ins w:author="Open-Xml-PowerTools" w:id="1884" w:date="2000-01-01T00:00:00Z">
        <w:bookmarkEnd w:id="26"/>
      </w:ins>
    </w:p>
    <w:p>
      <w:pPr>
        <w:pStyle w:val="Subsection"/>
        <w:rPr>
          <w:ins w:author="Open-Xml-PowerTools" w:id="1889" w:date="2000-01-01T00:00:00Z"/>
        </w:rPr>
      </w:pPr>
      <w:ins w:author="Open-Xml-PowerTools" w:id="1886" w:date="2000-01-01T00:00:00Z">
        <w:r>
          <w:tab/>
        </w:r>
      </w:ins>
      <w:ins w:author="Open-Xml-PowerTools" w:id="1887" w:date="2000-01-01T00:00:00Z">
        <w:r>
          <w:tab/>
          <w:t>For the purposes of these regulations, AS 1926.1</w:t>
        </w:r>
      </w:ins>
      <w:ins w:author="Open-Xml-PowerTools" w:id="1888" w:date="2000-01-01T00:00:00Z">
        <w:r>
          <w:noBreakHyphen/>
          <w:t xml:space="preserve">2012 (Safety barriers for swimming pools) as referenced in the Building Code — </w:t>
        </w:r>
      </w:ins>
    </w:p>
    <w:p>
      <w:pPr>
        <w:pStyle w:val="Indenta"/>
        <w:rPr>
          <w:ins w:author="Open-Xml-PowerTools" w:id="1892" w:date="2000-01-01T00:00:00Z"/>
        </w:rPr>
      </w:pPr>
      <w:ins w:author="Open-Xml-PowerTools" w:id="1890" w:date="2000-01-01T00:00:00Z">
        <w:r>
          <w:tab/>
          <w:t>(a)</w:t>
        </w:r>
      </w:ins>
      <w:ins w:author="Open-Xml-PowerTools" w:id="1891" w:date="2000-01-01T00:00:00Z">
        <w:r>
          <w:tab/>
          <w:t>is modified in clause 2.3.5(a) to insert after “plane”:</w:t>
        </w:r>
      </w:ins>
    </w:p>
    <w:p>
      <w:pPr>
        <w:pStyle w:val="BlankOpen"/>
        <w:rPr>
          <w:ins w:author="Open-Xml-PowerTools" w:id="1893" w:date="2000-01-01T00:00:00Z"/>
        </w:rPr>
      </w:pPr>
    </w:p>
    <w:p>
      <w:pPr>
        <w:pStyle w:val="Indenta"/>
        <w:rPr>
          <w:ins w:author="Open-Xml-PowerTools" w:id="1896" w:date="2000-01-01T00:00:00Z"/>
        </w:rPr>
      </w:pPr>
      <w:ins w:author="Open-Xml-PowerTools" w:id="1894" w:date="2000-01-01T00:00:00Z">
        <w:r>
          <w:tab/>
        </w:r>
      </w:ins>
      <w:ins w:author="Open-Xml-PowerTools" w:id="1895" w:date="2000-01-01T00:00:00Z">
        <w:r>
          <w:tab/>
          <w:t>and vertical members are spaced to provide a clear opening of not more than 10 mm</w:t>
        </w:r>
      </w:ins>
    </w:p>
    <w:p>
      <w:pPr>
        <w:pStyle w:val="BlankClose"/>
        <w:rPr>
          <w:ins w:author="Open-Xml-PowerTools" w:id="1897" w:date="2000-01-01T00:00:00Z"/>
        </w:rPr>
      </w:pPr>
    </w:p>
    <w:p>
      <w:pPr>
        <w:pStyle w:val="Indenta"/>
        <w:keepNext/>
        <w:rPr>
          <w:ins w:author="Open-Xml-PowerTools" w:id="1900" w:date="2000-01-01T00:00:00Z"/>
        </w:rPr>
      </w:pPr>
      <w:ins w:author="Open-Xml-PowerTools" w:id="1898" w:date="2000-01-01T00:00:00Z">
        <w:r>
          <w:tab/>
          <w:t>(b)</w:t>
        </w:r>
      </w:ins>
      <w:ins w:author="Open-Xml-PowerTools" w:id="1899" w:date="2000-01-01T00:00:00Z">
        <w:r>
          <w:tab/>
          <w:t>is modified in Figure 2.6 to delete “100 mm” and insert:</w:t>
        </w:r>
      </w:ins>
    </w:p>
    <w:p>
      <w:pPr>
        <w:pStyle w:val="BlankOpen"/>
        <w:rPr>
          <w:ins w:author="Open-Xml-PowerTools" w:id="1901" w:date="2000-01-01T00:00:00Z"/>
        </w:rPr>
      </w:pPr>
    </w:p>
    <w:p>
      <w:pPr>
        <w:pStyle w:val="Indenta"/>
        <w:keepNext/>
        <w:rPr>
          <w:ins w:author="Open-Xml-PowerTools" w:id="1904" w:date="2000-01-01T00:00:00Z"/>
        </w:rPr>
      </w:pPr>
      <w:ins w:author="Open-Xml-PowerTools" w:id="1902" w:date="2000-01-01T00:00:00Z">
        <w:r>
          <w:tab/>
        </w:r>
      </w:ins>
      <w:ins w:author="Open-Xml-PowerTools" w:id="1903" w:date="2000-01-01T00:00:00Z">
        <w:r>
          <w:tab/>
          <w:t>10 mm</w:t>
        </w:r>
      </w:ins>
    </w:p>
    <w:p>
      <w:pPr>
        <w:pStyle w:val="BlankClose"/>
        <w:keepNext/>
        <w:rPr>
          <w:ins w:author="Open-Xml-PowerTools" w:id="1905" w:date="2000-01-01T00:00:00Z"/>
        </w:rPr>
      </w:pPr>
    </w:p>
    <w:p>
      <w:pPr>
        <w:pStyle w:val="Footnotesection"/>
        <w:rPr>
          <w:ins w:author="Open-Xml-PowerTools" w:id="1907" w:date="2000-01-01T00:00:00Z"/>
        </w:rPr>
      </w:pPr>
      <w:ins w:author="Open-Xml-PowerTools" w:id="1906" w:date="2000-01-01T00:00:00Z">
        <w:r>
          <w:tab/>
          <w:t>[Regulation 15B inserted: Gazette 15 Apr 2016 p. 1166.]</w:t>
        </w:r>
      </w:ins>
    </w:p>
    <w:p>
      <w:pPr>
        <w:pStyle w:val="Heading5"/>
        <w:rPr>
          <w:ins w:author="Open-Xml-PowerTools" w:id="1913" w:date="2000-01-01T00:00:00Z"/>
        </w:rPr>
      </w:pPr>
      <w:ins w:author="Open-Xml-PowerTools" w:id="1908" w:date="2000-01-01T00:00:00Z">
        <w:bookmarkStart w:id="27" w:name="_Toc97638539"/>
      </w:ins>
      <w:ins w:author="Open-Xml-PowerTools" w:id="1909" w:date="2000-01-01T00:00:00Z">
        <w:r>
          <w:rPr>
            <w:rStyle w:val="CharSectno"/>
          </w:rPr>
          <w:t>15C</w:t>
        </w:r>
      </w:ins>
      <w:ins w:author="Open-Xml-PowerTools" w:id="1910" w:date="2000-01-01T00:00:00Z">
        <w:r>
          <w:t>.</w:t>
        </w:r>
      </w:ins>
      <w:ins w:author="Open-Xml-PowerTools" w:id="1911" w:date="2000-01-01T00:00:00Z">
        <w:r>
          <w:tab/>
          <w:t>Modifications to Building Code (s. 150)</w:t>
        </w:r>
      </w:ins>
      <w:ins w:author="Open-Xml-PowerTools" w:id="1912" w:date="2000-01-01T00:00:00Z">
        <w:bookmarkEnd w:id="27"/>
      </w:ins>
    </w:p>
    <w:p>
      <w:pPr>
        <w:pStyle w:val="Subsection"/>
        <w:rPr>
          <w:ins w:author="Open-Xml-PowerTools" w:id="1916" w:date="2000-01-01T00:00:00Z"/>
        </w:rPr>
      </w:pPr>
      <w:ins w:author="Open-Xml-PowerTools" w:id="1914" w:date="2000-01-01T00:00:00Z">
        <w:r>
          <w:tab/>
          <w:t>(1)</w:t>
        </w:r>
      </w:ins>
      <w:ins w:author="Open-Xml-PowerTools" w:id="1915" w:date="2000-01-01T00:00:00Z">
        <w:r>
          <w:tab/>
          <w:t xml:space="preserve">This regulation modifies the text of the Building Code. </w:t>
        </w:r>
      </w:ins>
    </w:p>
    <w:p>
      <w:pPr>
        <w:pStyle w:val="Subsection"/>
        <w:rPr>
          <w:ins w:author="Open-Xml-PowerTools" w:id="1919" w:date="2000-01-01T00:00:00Z"/>
        </w:rPr>
      </w:pPr>
      <w:ins w:author="Open-Xml-PowerTools" w:id="1917" w:date="2000-01-01T00:00:00Z">
        <w:r>
          <w:tab/>
          <w:t>(2)</w:t>
        </w:r>
      </w:ins>
      <w:ins w:author="Open-Xml-PowerTools" w:id="1918" w:date="2000-01-01T00:00:00Z">
        <w:r>
          <w:tab/>
          <w:t xml:space="preserve">The Building Code Volume One Part J0.2 is modified to delete paragraph (a) and insert: </w:t>
        </w:r>
      </w:ins>
    </w:p>
    <w:p>
      <w:pPr>
        <w:pStyle w:val="BlankOpen"/>
        <w:rPr>
          <w:ins w:author="Open-Xml-PowerTools" w:id="1920" w:date="2000-01-01T00:00:00Z"/>
        </w:rPr>
      </w:pPr>
    </w:p>
    <w:p>
      <w:pPr>
        <w:pStyle w:val="Indenta"/>
        <w:rPr>
          <w:ins w:author="Open-Xml-PowerTools" w:id="1923" w:date="2000-01-01T00:00:00Z"/>
        </w:rPr>
      </w:pPr>
      <w:ins w:author="Open-Xml-PowerTools" w:id="1921" w:date="2000-01-01T00:00:00Z">
        <w:r>
          <w:tab/>
          <w:t>(a)</w:t>
        </w:r>
      </w:ins>
      <w:ins w:author="Open-Xml-PowerTools" w:id="1922" w:date="2000-01-01T00:00:00Z">
        <w:r>
          <w:tab/>
          <w:t>for reducing the heating or cooling loads—</w:t>
        </w:r>
      </w:ins>
    </w:p>
    <w:p>
      <w:pPr>
        <w:pStyle w:val="Indenti"/>
        <w:rPr>
          <w:ins w:author="Open-Xml-PowerTools" w:id="1926" w:date="2000-01-01T00:00:00Z"/>
        </w:rPr>
      </w:pPr>
      <w:ins w:author="Open-Xml-PowerTools" w:id="1924" w:date="2000-01-01T00:00:00Z">
        <w:r>
          <w:tab/>
          <w:t>(i)</w:t>
        </w:r>
      </w:ins>
      <w:ins w:author="Open-Xml-PowerTools" w:id="1925" w:date="2000-01-01T00:00:00Z">
        <w:r>
          <w:tab/>
          <w:t>collectively achieve an average energy rating of not less than 6 stars; and</w:t>
        </w:r>
      </w:ins>
    </w:p>
    <w:p>
      <w:pPr>
        <w:pStyle w:val="Indenti"/>
        <w:rPr>
          <w:ins w:author="Open-Xml-PowerTools" w:id="1929" w:date="2000-01-01T00:00:00Z"/>
        </w:rPr>
      </w:pPr>
      <w:ins w:author="Open-Xml-PowerTools" w:id="1927" w:date="2000-01-01T00:00:00Z">
        <w:r>
          <w:tab/>
          <w:t>(ii)</w:t>
        </w:r>
      </w:ins>
      <w:ins w:author="Open-Xml-PowerTools" w:id="1928" w:date="2000-01-01T00:00:00Z">
        <w:r>
          <w:tab/>
          <w:t>individually achieve an energy rating of not less than 5 stars,</w:t>
        </w:r>
      </w:ins>
    </w:p>
    <w:p>
      <w:pPr>
        <w:pStyle w:val="Indenta"/>
        <w:rPr>
          <w:ins w:author="Open-Xml-PowerTools" w:id="1934" w:date="2000-01-01T00:00:00Z"/>
        </w:rPr>
      </w:pPr>
      <w:ins w:author="Open-Xml-PowerTools" w:id="1930" w:date="2000-01-01T00:00:00Z">
        <w:r>
          <w:tab/>
        </w:r>
      </w:ins>
      <w:ins w:author="Open-Xml-PowerTools" w:id="1931" w:date="2000-01-01T00:00:00Z">
        <w:r>
          <w:tab/>
          <w:t xml:space="preserve">using </w:t>
        </w:r>
      </w:ins>
      <w:ins w:author="Open-Xml-PowerTools" w:id="1932" w:date="2000-01-01T00:00:00Z">
        <w:r>
          <w:rPr>
            <w:i/>
          </w:rPr>
          <w:t>house energy rating software</w:t>
        </w:r>
      </w:ins>
      <w:ins w:author="Open-Xml-PowerTools" w:id="1933" w:date="2000-01-01T00:00:00Z">
        <w:r>
          <w:t>; and</w:t>
        </w:r>
      </w:ins>
    </w:p>
    <w:p>
      <w:pPr>
        <w:pStyle w:val="BlankClose"/>
        <w:rPr>
          <w:ins w:author="Open-Xml-PowerTools" w:id="1935" w:date="2000-01-01T00:00:00Z"/>
        </w:rPr>
      </w:pPr>
    </w:p>
    <w:p>
      <w:pPr>
        <w:pStyle w:val="Subsection"/>
        <w:rPr>
          <w:ins w:author="Open-Xml-PowerTools" w:id="1938" w:date="2000-01-01T00:00:00Z"/>
        </w:rPr>
      </w:pPr>
      <w:ins w:author="Open-Xml-PowerTools" w:id="1936" w:date="2000-01-01T00:00:00Z">
        <w:r>
          <w:tab/>
          <w:t>(3)</w:t>
        </w:r>
      </w:ins>
      <w:ins w:author="Open-Xml-PowerTools" w:id="1937" w:date="2000-01-01T00:00:00Z">
        <w:r>
          <w:tab/>
          <w:t>The Building Code Volume Two Part 3.12.0.1 is modified as follows —</w:t>
        </w:r>
      </w:ins>
    </w:p>
    <w:p>
      <w:pPr>
        <w:pStyle w:val="Indenta"/>
        <w:rPr>
          <w:ins w:author="Open-Xml-PowerTools" w:id="1944" w:date="2000-01-01T00:00:00Z"/>
        </w:rPr>
      </w:pPr>
      <w:ins w:author="Open-Xml-PowerTools" w:id="1939" w:date="2000-01-01T00:00:00Z">
        <w:r>
          <w:tab/>
          <w:t>(a)</w:t>
        </w:r>
      </w:ins>
      <w:ins w:author="Open-Xml-PowerTools" w:id="1940" w:date="2000-01-01T00:00:00Z">
        <w:r>
          <w:tab/>
          <w:t xml:space="preserve">in paragraph (a) delete “A building must achieve an energy rating, including the separate heating and cooling </w:t>
        </w:r>
      </w:ins>
      <w:ins w:author="Open-Xml-PowerTools" w:id="1941" w:date="2000-01-01T00:00:00Z">
        <w:r>
          <w:lastRenderedPageBreak/>
          <w:t xml:space="preserve">load limits, using </w:t>
        </w:r>
      </w:ins>
      <w:ins w:author="Open-Xml-PowerTools" w:id="1942" w:date="2000-01-01T00:00:00Z">
        <w:r>
          <w:rPr>
            <w:i/>
          </w:rPr>
          <w:t>house energy rating software</w:t>
        </w:r>
      </w:ins>
      <w:ins w:author="Open-Xml-PowerTools" w:id="1943" w:date="2000-01-01T00:00:00Z">
        <w:r>
          <w:t>, of greater than or equal to—” and insert:</w:t>
        </w:r>
      </w:ins>
    </w:p>
    <w:p>
      <w:pPr>
        <w:pStyle w:val="BlankOpen"/>
        <w:rPr>
          <w:ins w:author="Open-Xml-PowerTools" w:id="1945" w:date="2000-01-01T00:00:00Z"/>
        </w:rPr>
      </w:pPr>
    </w:p>
    <w:p>
      <w:pPr>
        <w:pStyle w:val="Indenta"/>
        <w:rPr>
          <w:ins w:author="Open-Xml-PowerTools" w:id="1950" w:date="2000-01-01T00:00:00Z"/>
        </w:rPr>
      </w:pPr>
      <w:ins w:author="Open-Xml-PowerTools" w:id="1946" w:date="2000-01-01T00:00:00Z">
        <w:r>
          <w:tab/>
        </w:r>
      </w:ins>
      <w:ins w:author="Open-Xml-PowerTools" w:id="1947" w:date="2000-01-01T00:00:00Z">
        <w:r>
          <w:tab/>
          <w:t>To reduce heating or cooling loads, a building must achieve an energy rating, using</w:t>
        </w:r>
      </w:ins>
      <w:ins w:author="Open-Xml-PowerTools" w:id="1948" w:date="2000-01-01T00:00:00Z">
        <w:r>
          <w:rPr>
            <w:i/>
          </w:rPr>
          <w:t xml:space="preserve"> house energy rating software</w:t>
        </w:r>
      </w:ins>
      <w:ins w:author="Open-Xml-PowerTools" w:id="1949" w:date="2000-01-01T00:00:00Z">
        <w:r>
          <w:t>, of not less than—</w:t>
        </w:r>
      </w:ins>
    </w:p>
    <w:p>
      <w:pPr>
        <w:pStyle w:val="BlankClose"/>
        <w:rPr>
          <w:ins w:author="Open-Xml-PowerTools" w:id="1951" w:date="2000-01-01T00:00:00Z"/>
        </w:rPr>
      </w:pPr>
    </w:p>
    <w:p>
      <w:pPr>
        <w:pStyle w:val="Indenta"/>
        <w:rPr>
          <w:ins w:author="Open-Xml-PowerTools" w:id="1954" w:date="2000-01-01T00:00:00Z"/>
        </w:rPr>
      </w:pPr>
      <w:ins w:author="Open-Xml-PowerTools" w:id="1952" w:date="2000-01-01T00:00:00Z">
        <w:r>
          <w:tab/>
          <w:t>(b)</w:t>
        </w:r>
      </w:ins>
      <w:ins w:author="Open-Xml-PowerTools" w:id="1953" w:date="2000-01-01T00:00:00Z">
        <w:r>
          <w:tab/>
          <w:t>delete paragraph (b).</w:t>
        </w:r>
      </w:ins>
    </w:p>
    <w:p>
      <w:pPr>
        <w:pStyle w:val="Footnotesection"/>
        <w:rPr>
          <w:ins w:author="Open-Xml-PowerTools" w:id="1956" w:date="2000-01-01T00:00:00Z"/>
        </w:rPr>
      </w:pPr>
      <w:ins w:author="Open-Xml-PowerTools" w:id="1955" w:date="2000-01-01T00:00:00Z">
        <w:r>
          <w:tab/>
          <w:t>[Regulation 15C inserted: SL 2020/28 r. 4.]</w:t>
        </w:r>
      </w:ins>
    </w:p>
    <w:p>
      <w:pPr>
        <w:pStyle w:val="Heading2"/>
        <w:rPr>
          <w:ins w:author="Open-Xml-PowerTools" w:id="1968" w:date="2000-01-01T00:00:00Z"/>
        </w:rPr>
      </w:pPr>
      <w:ins w:author="Open-Xml-PowerTools" w:id="1957" w:date="2000-01-01T00:00:00Z">
        <w:bookmarkStart w:id="28" w:name="_Toc97636287"/>
      </w:ins>
      <w:ins w:author="Open-Xml-PowerTools" w:id="1958" w:date="2000-01-01T00:00:00Z">
        <w:bookmarkStart w:id="29" w:name="_Toc97636975"/>
      </w:ins>
      <w:ins w:author="Open-Xml-PowerTools" w:id="1959" w:date="2000-01-01T00:00:00Z">
        <w:bookmarkStart w:id="30" w:name="_Toc97638540"/>
      </w:ins>
      <w:ins w:author="Open-Xml-PowerTools" w:id="1960" w:date="2000-01-01T00:00:00Z">
        <w:r>
          <w:rPr>
            <w:rStyle w:val="CharPartNo"/>
          </w:rPr>
          <w:lastRenderedPageBreak/>
          <w:t>Part 3</w:t>
        </w:r>
      </w:ins>
      <w:ins w:author="Open-Xml-PowerTools" w:id="1961" w:date="2000-01-01T00:00:00Z">
        <w:r>
          <w:rPr>
            <w:rStyle w:val="CharDivNo"/>
          </w:rPr>
          <w:t> </w:t>
        </w:r>
      </w:ins>
      <w:ins w:author="Open-Xml-PowerTools" w:id="1962" w:date="2000-01-01T00:00:00Z">
        <w:r>
          <w:t>—</w:t>
        </w:r>
      </w:ins>
      <w:ins w:author="Open-Xml-PowerTools" w:id="1963" w:date="2000-01-01T00:00:00Z">
        <w:r>
          <w:rPr>
            <w:rStyle w:val="CharDivText"/>
          </w:rPr>
          <w:t> </w:t>
        </w:r>
      </w:ins>
      <w:ins w:author="Open-Xml-PowerTools" w:id="1964" w:date="2000-01-01T00:00:00Z">
        <w:r>
          <w:rPr>
            <w:rStyle w:val="CharPartText"/>
          </w:rPr>
          <w:t>Building and demolition permits</w:t>
        </w:r>
      </w:ins>
      <w:ins w:author="Open-Xml-PowerTools" w:id="1965" w:date="2000-01-01T00:00:00Z">
        <w:bookmarkEnd w:id="28"/>
      </w:ins>
      <w:ins w:author="Open-Xml-PowerTools" w:id="1966" w:date="2000-01-01T00:00:00Z">
        <w:bookmarkEnd w:id="29"/>
      </w:ins>
      <w:ins w:author="Open-Xml-PowerTools" w:id="1967" w:date="2000-01-01T00:00:00Z">
        <w:bookmarkEnd w:id="30"/>
      </w:ins>
    </w:p>
    <w:p>
      <w:pPr>
        <w:pStyle w:val="Heading5"/>
        <w:spacing w:before="240"/>
        <w:rPr>
          <w:ins w:author="Open-Xml-PowerTools" w:id="1974" w:date="2000-01-01T00:00:00Z"/>
        </w:rPr>
      </w:pPr>
      <w:ins w:author="Open-Xml-PowerTools" w:id="1969" w:date="2000-01-01T00:00:00Z">
        <w:bookmarkStart w:id="31" w:name="_Toc97638541"/>
      </w:ins>
      <w:ins w:author="Open-Xml-PowerTools" w:id="1970" w:date="2000-01-01T00:00:00Z">
        <w:r>
          <w:rPr>
            <w:rStyle w:val="CharSectno"/>
          </w:rPr>
          <w:t>15</w:t>
        </w:r>
      </w:ins>
      <w:ins w:author="Open-Xml-PowerTools" w:id="1971" w:date="2000-01-01T00:00:00Z">
        <w:r>
          <w:t>.</w:t>
        </w:r>
      </w:ins>
      <w:ins w:author="Open-Xml-PowerTools" w:id="1972" w:date="2000-01-01T00:00:00Z">
        <w:r>
          <w:tab/>
          <w:t>Uncertified applications (s. 14(2))</w:t>
        </w:r>
      </w:ins>
      <w:ins w:author="Open-Xml-PowerTools" w:id="1973" w:date="2000-01-01T00:00:00Z">
        <w:bookmarkEnd w:id="31"/>
      </w:ins>
    </w:p>
    <w:p>
      <w:pPr>
        <w:pStyle w:val="Subsection"/>
        <w:spacing w:before="180"/>
        <w:rPr>
          <w:ins w:author="Open-Xml-PowerTools" w:id="1977" w:date="2000-01-01T00:00:00Z"/>
        </w:rPr>
      </w:pPr>
      <w:ins w:author="Open-Xml-PowerTools" w:id="1975" w:date="2000-01-01T00:00:00Z">
        <w:r>
          <w:tab/>
        </w:r>
      </w:ins>
      <w:ins w:author="Open-Xml-PowerTools" w:id="1976" w:date="2000-01-01T00:00:00Z">
        <w:r>
          <w:tab/>
          <w:t xml:space="preserve">For the purposes of section 14(2)(a) and (b), buildings and incidental structures of the following classifications are prescribed — </w:t>
        </w:r>
      </w:ins>
    </w:p>
    <w:p>
      <w:pPr>
        <w:pStyle w:val="Indenta"/>
        <w:rPr>
          <w:ins w:author="Open-Xml-PowerTools" w:id="1980" w:date="2000-01-01T00:00:00Z"/>
        </w:rPr>
      </w:pPr>
      <w:ins w:author="Open-Xml-PowerTools" w:id="1978" w:date="2000-01-01T00:00:00Z">
        <w:r>
          <w:tab/>
          <w:t>(a)</w:t>
        </w:r>
      </w:ins>
      <w:ins w:author="Open-Xml-PowerTools" w:id="1979" w:date="2000-01-01T00:00:00Z">
        <w:r>
          <w:tab/>
          <w:t>Class 1a;</w:t>
        </w:r>
      </w:ins>
    </w:p>
    <w:p>
      <w:pPr>
        <w:pStyle w:val="Indenta"/>
        <w:rPr>
          <w:ins w:author="Open-Xml-PowerTools" w:id="1983" w:date="2000-01-01T00:00:00Z"/>
        </w:rPr>
      </w:pPr>
      <w:ins w:author="Open-Xml-PowerTools" w:id="1981" w:date="2000-01-01T00:00:00Z">
        <w:r>
          <w:tab/>
          <w:t>(b)</w:t>
        </w:r>
      </w:ins>
      <w:ins w:author="Open-Xml-PowerTools" w:id="1982" w:date="2000-01-01T00:00:00Z">
        <w:r>
          <w:tab/>
          <w:t>Class 10.</w:t>
        </w:r>
      </w:ins>
    </w:p>
    <w:p>
      <w:pPr>
        <w:pStyle w:val="Heading5"/>
        <w:spacing w:before="240"/>
        <w:rPr>
          <w:ins w:author="Open-Xml-PowerTools" w:id="1989" w:date="2000-01-01T00:00:00Z"/>
        </w:rPr>
      </w:pPr>
      <w:ins w:author="Open-Xml-PowerTools" w:id="1984" w:date="2000-01-01T00:00:00Z">
        <w:bookmarkStart w:id="32" w:name="_Toc97638542"/>
      </w:ins>
      <w:ins w:author="Open-Xml-PowerTools" w:id="1985" w:date="2000-01-01T00:00:00Z">
        <w:r>
          <w:rPr>
            <w:rStyle w:val="CharSectno"/>
          </w:rPr>
          <w:t>16</w:t>
        </w:r>
      </w:ins>
      <w:ins w:author="Open-Xml-PowerTools" w:id="1986" w:date="2000-01-01T00:00:00Z">
        <w:r>
          <w:t>.</w:t>
        </w:r>
      </w:ins>
      <w:ins w:author="Open-Xml-PowerTools" w:id="1987" w:date="2000-01-01T00:00:00Z">
        <w:r>
          <w:tab/>
          <w:t>Application for building and demolition permits (s. 16)</w:t>
        </w:r>
      </w:ins>
      <w:ins w:author="Open-Xml-PowerTools" w:id="1988" w:date="2000-01-01T00:00:00Z">
        <w:bookmarkEnd w:id="32"/>
      </w:ins>
    </w:p>
    <w:p>
      <w:pPr>
        <w:pStyle w:val="Subsection"/>
        <w:spacing w:before="180"/>
        <w:rPr>
          <w:ins w:author="Open-Xml-PowerTools" w:id="1992" w:date="2000-01-01T00:00:00Z"/>
        </w:rPr>
      </w:pPr>
      <w:ins w:author="Open-Xml-PowerTools" w:id="1990" w:date="2000-01-01T00:00:00Z">
        <w:r>
          <w:tab/>
          <w:t>(1)</w:t>
        </w:r>
      </w:ins>
      <w:ins w:author="Open-Xml-PowerTools" w:id="1991" w:date="2000-01-01T00:00:00Z">
        <w:r>
          <w:tab/>
          <w:t xml:space="preserve">For the purposes of section 16(d), the following information about a building or incidental structure is prescribed — </w:t>
        </w:r>
      </w:ins>
    </w:p>
    <w:p>
      <w:pPr>
        <w:pStyle w:val="Indenta"/>
        <w:rPr>
          <w:ins w:author="Open-Xml-PowerTools" w:id="1995" w:date="2000-01-01T00:00:00Z"/>
        </w:rPr>
      </w:pPr>
      <w:ins w:author="Open-Xml-PowerTools" w:id="1993" w:date="2000-01-01T00:00:00Z">
        <w:r>
          <w:tab/>
          <w:t>(a)</w:t>
        </w:r>
      </w:ins>
      <w:ins w:author="Open-Xml-PowerTools" w:id="1994" w:date="2000-01-01T00:00:00Z">
        <w:r>
          <w:tab/>
          <w:t>the address of the property on which the building or incidental structure is, or is to be, located;</w:t>
        </w:r>
      </w:ins>
    </w:p>
    <w:p>
      <w:pPr>
        <w:pStyle w:val="Indenta"/>
        <w:rPr>
          <w:ins w:author="Open-Xml-PowerTools" w:id="1998" w:date="2000-01-01T00:00:00Z"/>
        </w:rPr>
      </w:pPr>
      <w:ins w:author="Open-Xml-PowerTools" w:id="1996" w:date="2000-01-01T00:00:00Z">
        <w:r>
          <w:tab/>
          <w:t>(b)</w:t>
        </w:r>
      </w:ins>
      <w:ins w:author="Open-Xml-PowerTools" w:id="1997" w:date="2000-01-01T00:00:00Z">
        <w:r>
          <w:tab/>
          <w:t>if the application is an application for a building permit, the intended use of the building or incidental structure;</w:t>
        </w:r>
      </w:ins>
    </w:p>
    <w:p>
      <w:pPr>
        <w:pStyle w:val="Indenta"/>
        <w:rPr>
          <w:ins w:author="Open-Xml-PowerTools" w:id="2001" w:date="2000-01-01T00:00:00Z"/>
        </w:rPr>
      </w:pPr>
      <w:ins w:author="Open-Xml-PowerTools" w:id="1999" w:date="2000-01-01T00:00:00Z">
        <w:r>
          <w:tab/>
          <w:t>(c)</w:t>
        </w:r>
      </w:ins>
      <w:ins w:author="Open-Xml-PowerTools" w:id="2000" w:date="2000-01-01T00:00:00Z">
        <w:r>
          <w:tab/>
          <w:t xml:space="preserve">if the application is an application for a demolition permit — </w:t>
        </w:r>
      </w:ins>
    </w:p>
    <w:p>
      <w:pPr>
        <w:pStyle w:val="Indenti"/>
        <w:spacing w:before="60"/>
        <w:rPr>
          <w:ins w:author="Open-Xml-PowerTools" w:id="2004" w:date="2000-01-01T00:00:00Z"/>
        </w:rPr>
      </w:pPr>
      <w:ins w:author="Open-Xml-PowerTools" w:id="2002" w:date="2000-01-01T00:00:00Z">
        <w:r>
          <w:tab/>
          <w:t>(i)</w:t>
        </w:r>
      </w:ins>
      <w:ins w:author="Open-Xml-PowerTools" w:id="2003" w:date="2000-01-01T00:00:00Z">
        <w:r>
          <w:tab/>
          <w:t>the classification of the building or incidental structure; and</w:t>
        </w:r>
      </w:ins>
    </w:p>
    <w:p>
      <w:pPr>
        <w:pStyle w:val="Indenti"/>
        <w:spacing w:before="60"/>
        <w:rPr>
          <w:ins w:author="Open-Xml-PowerTools" w:id="2007" w:date="2000-01-01T00:00:00Z"/>
        </w:rPr>
      </w:pPr>
      <w:ins w:author="Open-Xml-PowerTools" w:id="2005" w:date="2000-01-01T00:00:00Z">
        <w:r>
          <w:tab/>
          <w:t>(ii)</w:t>
        </w:r>
      </w:ins>
      <w:ins w:author="Open-Xml-PowerTools" w:id="2006" w:date="2000-01-01T00:00:00Z">
        <w:r>
          <w:tab/>
          <w:t>the occupancy permit number (if any) of the building or incidental structure.</w:t>
        </w:r>
      </w:ins>
    </w:p>
    <w:p>
      <w:pPr>
        <w:pStyle w:val="Subsection"/>
        <w:spacing w:before="180"/>
        <w:rPr>
          <w:ins w:author="Open-Xml-PowerTools" w:id="2010" w:date="2000-01-01T00:00:00Z"/>
        </w:rPr>
      </w:pPr>
      <w:ins w:author="Open-Xml-PowerTools" w:id="2008" w:date="2000-01-01T00:00:00Z">
        <w:r>
          <w:tab/>
          <w:t>(2)</w:t>
        </w:r>
      </w:ins>
      <w:ins w:author="Open-Xml-PowerTools" w:id="2009" w:date="2000-01-01T00:00:00Z">
        <w:r>
          <w:tab/>
          <w:t xml:space="preserve">For the purposes of section 16(d), the following information about the person who proposes to be named as the builder on the building permit, or as the demolition contractor on the demolition permit is prescribed — </w:t>
        </w:r>
      </w:ins>
    </w:p>
    <w:p>
      <w:pPr>
        <w:pStyle w:val="Indenta"/>
        <w:rPr>
          <w:ins w:author="Open-Xml-PowerTools" w:id="2013" w:date="2000-01-01T00:00:00Z"/>
        </w:rPr>
      </w:pPr>
      <w:ins w:author="Open-Xml-PowerTools" w:id="2011" w:date="2000-01-01T00:00:00Z">
        <w:r>
          <w:tab/>
          <w:t>(a)</w:t>
        </w:r>
      </w:ins>
      <w:ins w:author="Open-Xml-PowerTools" w:id="2012" w:date="2000-01-01T00:00:00Z">
        <w:r>
          <w:tab/>
          <w:t>the postal address of the person;</w:t>
        </w:r>
      </w:ins>
    </w:p>
    <w:p>
      <w:pPr>
        <w:pStyle w:val="Indenta"/>
        <w:rPr>
          <w:ins w:author="Open-Xml-PowerTools" w:id="2016" w:date="2000-01-01T00:00:00Z"/>
        </w:rPr>
      </w:pPr>
      <w:ins w:author="Open-Xml-PowerTools" w:id="2014" w:date="2000-01-01T00:00:00Z">
        <w:r>
          <w:tab/>
          <w:t>(b)</w:t>
        </w:r>
      </w:ins>
      <w:ins w:author="Open-Xml-PowerTools" w:id="2015" w:date="2000-01-01T00:00:00Z">
        <w:r>
          <w:tab/>
          <w:t>the telephone number or other contact details for the person;</w:t>
        </w:r>
      </w:ins>
    </w:p>
    <w:p>
      <w:pPr>
        <w:pStyle w:val="Indenta"/>
        <w:keepNext/>
        <w:rPr>
          <w:ins w:author="Open-Xml-PowerTools" w:id="2019" w:date="2000-01-01T00:00:00Z"/>
        </w:rPr>
      </w:pPr>
      <w:ins w:author="Open-Xml-PowerTools" w:id="2017" w:date="2000-01-01T00:00:00Z">
        <w:r>
          <w:lastRenderedPageBreak/>
          <w:tab/>
          <w:t>(c)</w:t>
        </w:r>
      </w:ins>
      <w:ins w:author="Open-Xml-PowerTools" w:id="2018" w:date="2000-01-01T00:00:00Z">
        <w:r>
          <w:tab/>
          <w:t xml:space="preserve">if the application is an application for a building permit to carry out builder work — </w:t>
        </w:r>
      </w:ins>
    </w:p>
    <w:p>
      <w:pPr>
        <w:pStyle w:val="Indenti"/>
        <w:rPr>
          <w:ins w:author="Open-Xml-PowerTools" w:id="2024" w:date="2000-01-01T00:00:00Z"/>
        </w:rPr>
      </w:pPr>
      <w:ins w:author="Open-Xml-PowerTools" w:id="2020" w:date="2000-01-01T00:00:00Z">
        <w:r>
          <w:tab/>
          <w:t>(i)</w:t>
        </w:r>
      </w:ins>
      <w:ins w:author="Open-Xml-PowerTools" w:id="2021" w:date="2000-01-01T00:00:00Z">
        <w:r>
          <w:tab/>
          <w:t xml:space="preserve">the registration number of the person as a building service contractor under the </w:t>
        </w:r>
      </w:ins>
      <w:ins w:author="Open-Xml-PowerTools" w:id="2022" w:date="2000-01-01T00:00:00Z">
        <w:r>
          <w:rPr>
            <w:i/>
          </w:rPr>
          <w:t>Building Services (Registration) Act 2011</w:t>
        </w:r>
      </w:ins>
      <w:ins w:author="Open-Xml-PowerTools" w:id="2023" w:date="2000-01-01T00:00:00Z">
        <w:r>
          <w:t>; or</w:t>
        </w:r>
      </w:ins>
    </w:p>
    <w:p>
      <w:pPr>
        <w:pStyle w:val="Indenti"/>
        <w:rPr>
          <w:ins w:author="Open-Xml-PowerTools" w:id="2030" w:date="2000-01-01T00:00:00Z"/>
        </w:rPr>
      </w:pPr>
      <w:ins w:author="Open-Xml-PowerTools" w:id="2025" w:date="2000-01-01T00:00:00Z">
        <w:r>
          <w:tab/>
          <w:t>(ii)</w:t>
        </w:r>
      </w:ins>
      <w:ins w:author="Open-Xml-PowerTools" w:id="2026" w:date="2000-01-01T00:00:00Z">
        <w:r>
          <w:tab/>
          <w:t>the number of the owner</w:t>
        </w:r>
      </w:ins>
      <w:ins w:author="Open-Xml-PowerTools" w:id="2027" w:date="2000-01-01T00:00:00Z">
        <w:r>
          <w:noBreakHyphen/>
          <w:t xml:space="preserve">builder approval given under the </w:t>
        </w:r>
      </w:ins>
      <w:ins w:author="Open-Xml-PowerTools" w:id="2028" w:date="2000-01-01T00:00:00Z">
        <w:r>
          <w:rPr>
            <w:i/>
          </w:rPr>
          <w:t>Building Services (Registration) Act 2011</w:t>
        </w:r>
      </w:ins>
      <w:ins w:author="Open-Xml-PowerTools" w:id="2029" w:date="2000-01-01T00:00:00Z">
        <w:r>
          <w:t>.</w:t>
        </w:r>
      </w:ins>
    </w:p>
    <w:p>
      <w:pPr>
        <w:pStyle w:val="Subsection"/>
        <w:rPr>
          <w:ins w:author="Open-Xml-PowerTools" w:id="2033" w:date="2000-01-01T00:00:00Z"/>
        </w:rPr>
      </w:pPr>
      <w:ins w:author="Open-Xml-PowerTools" w:id="2031" w:date="2000-01-01T00:00:00Z">
        <w:r>
          <w:tab/>
          <w:t>(3)</w:t>
        </w:r>
      </w:ins>
      <w:ins w:author="Open-Xml-PowerTools" w:id="2032" w:date="2000-01-01T00:00:00Z">
        <w:r>
          <w:tab/>
          <w:t xml:space="preserve">For the purposes of section 16(m), the following things must accompany an application — </w:t>
        </w:r>
      </w:ins>
    </w:p>
    <w:p>
      <w:pPr>
        <w:pStyle w:val="Indenta"/>
        <w:rPr>
          <w:ins w:author="Open-Xml-PowerTools" w:id="2036" w:date="2000-01-01T00:00:00Z"/>
        </w:rPr>
      </w:pPr>
      <w:ins w:author="Open-Xml-PowerTools" w:id="2034" w:date="2000-01-01T00:00:00Z">
        <w:r>
          <w:tab/>
          <w:t>(a)</w:t>
        </w:r>
      </w:ins>
      <w:ins w:author="Open-Xml-PowerTools" w:id="2035" w:date="2000-01-01T00:00:00Z">
        <w:r>
          <w:tab/>
          <w:t xml:space="preserve">evidence that the relevant consents, or court orders, have been obtained under Part 6 Division 3 of the Act if the plans and specifications accompanying an uncertified application or the plans and specification specified in the certificate of design compliance accompanying a certified application show that — </w:t>
        </w:r>
      </w:ins>
    </w:p>
    <w:p>
      <w:pPr>
        <w:pStyle w:val="Indenti"/>
        <w:rPr>
          <w:ins w:author="Open-Xml-PowerTools" w:id="2039" w:date="2000-01-01T00:00:00Z"/>
        </w:rPr>
      </w:pPr>
      <w:ins w:author="Open-Xml-PowerTools" w:id="2037" w:date="2000-01-01T00:00:00Z">
        <w:r>
          <w:tab/>
          <w:t>(i)</w:t>
        </w:r>
      </w:ins>
      <w:ins w:author="Open-Xml-PowerTools" w:id="2038" w:date="2000-01-01T00:00:00Z">
        <w:r>
          <w:tab/>
          <w:t>part of a building or structure will be placed into, onto or over land beyond the boundaries of the work area; or</w:t>
        </w:r>
      </w:ins>
    </w:p>
    <w:p>
      <w:pPr>
        <w:pStyle w:val="Indenti"/>
        <w:rPr>
          <w:ins w:author="Open-Xml-PowerTools" w:id="2042" w:date="2000-01-01T00:00:00Z"/>
        </w:rPr>
      </w:pPr>
      <w:ins w:author="Open-Xml-PowerTools" w:id="2040" w:date="2000-01-01T00:00:00Z">
        <w:r>
          <w:tab/>
          <w:t>(ii)</w:t>
        </w:r>
      </w:ins>
      <w:ins w:author="Open-Xml-PowerTools" w:id="2041" w:date="2000-01-01T00:00:00Z">
        <w:r>
          <w:tab/>
          <w:t xml:space="preserve">land beyond the boundaries of the work area will be adversely affected; </w:t>
        </w:r>
      </w:ins>
    </w:p>
    <w:p>
      <w:pPr>
        <w:pStyle w:val="Indenta"/>
        <w:rPr>
          <w:ins w:author="Open-Xml-PowerTools" w:id="2045" w:date="2000-01-01T00:00:00Z"/>
        </w:rPr>
      </w:pPr>
      <w:ins w:author="Open-Xml-PowerTools" w:id="2043" w:date="2000-01-01T00:00:00Z">
        <w:r>
          <w:tab/>
          <w:t>(b)</w:t>
        </w:r>
      </w:ins>
      <w:ins w:author="Open-Xml-PowerTools" w:id="2044" w:date="2000-01-01T00:00:00Z">
        <w:r>
          <w:tab/>
          <w:t xml:space="preserve">if the application is a certified application for a building permit, evidence that each authority referred to in regulation 18(2) that is relevant to the building work has been obtained and is in force; </w:t>
        </w:r>
      </w:ins>
    </w:p>
    <w:p>
      <w:pPr>
        <w:pStyle w:val="Indenta"/>
        <w:rPr>
          <w:ins w:author="Open-Xml-PowerTools" w:id="2048" w:date="2000-01-01T00:00:00Z"/>
        </w:rPr>
      </w:pPr>
      <w:ins w:author="Open-Xml-PowerTools" w:id="2046" w:date="2000-01-01T00:00:00Z">
        <w:r>
          <w:tab/>
          <w:t>(c)</w:t>
        </w:r>
      </w:ins>
      <w:ins w:author="Open-Xml-PowerTools" w:id="2047" w:date="2000-01-01T00:00:00Z">
        <w:r>
          <w:tab/>
          <w:t>if the application is in respect of a Class 1 or Class 10 building or incidental structure, details of each performance solution to a building standard that is proposed to be used in the building work;</w:t>
        </w:r>
      </w:ins>
    </w:p>
    <w:p>
      <w:pPr>
        <w:pStyle w:val="Indenta"/>
        <w:rPr>
          <w:ins w:author="Open-Xml-PowerTools" w:id="2051" w:date="2000-01-01T00:00:00Z"/>
        </w:rPr>
      </w:pPr>
      <w:ins w:author="Open-Xml-PowerTools" w:id="2049" w:date="2000-01-01T00:00:00Z">
        <w:r>
          <w:tab/>
          <w:t>(d)</w:t>
        </w:r>
      </w:ins>
      <w:ins w:author="Open-Xml-PowerTools" w:id="2050" w:date="2000-01-01T00:00:00Z">
        <w:r>
          <w:tab/>
          <w:t xml:space="preserve">if the application is an application for a demolition permit, evidence of the following — </w:t>
        </w:r>
      </w:ins>
    </w:p>
    <w:p>
      <w:pPr>
        <w:pStyle w:val="Indenti"/>
        <w:rPr>
          <w:ins w:author="Open-Xml-PowerTools" w:id="2054" w:date="2000-01-01T00:00:00Z"/>
        </w:rPr>
      </w:pPr>
      <w:ins w:author="Open-Xml-PowerTools" w:id="2052" w:date="2000-01-01T00:00:00Z">
        <w:r>
          <w:tab/>
          <w:t>(i)</w:t>
        </w:r>
      </w:ins>
      <w:ins w:author="Open-Xml-PowerTools" w:id="2053" w:date="2000-01-01T00:00:00Z">
        <w:r>
          <w:tab/>
          <w:t>that the approval referred to in regulation 19(1) (if relevant) has been obtained and is in force;</w:t>
        </w:r>
      </w:ins>
    </w:p>
    <w:p>
      <w:pPr>
        <w:pStyle w:val="Indenti"/>
        <w:rPr>
          <w:ins w:author="Open-Xml-PowerTools" w:id="2057" w:date="2000-01-01T00:00:00Z"/>
        </w:rPr>
      </w:pPr>
      <w:ins w:author="Open-Xml-PowerTools" w:id="2055" w:date="2000-01-01T00:00:00Z">
        <w:r>
          <w:lastRenderedPageBreak/>
          <w:tab/>
          <w:t>(ii)</w:t>
        </w:r>
      </w:ins>
      <w:ins w:author="Open-Xml-PowerTools" w:id="2056" w:date="2000-01-01T00:00:00Z">
        <w:r>
          <w:tab/>
          <w:t>that the notifications referred to in regulation 19(2) (if relevant) have been given.</w:t>
        </w:r>
      </w:ins>
    </w:p>
    <w:p>
      <w:pPr>
        <w:pStyle w:val="Footnotesection"/>
        <w:spacing w:before="100"/>
        <w:rPr>
          <w:ins w:author="Open-Xml-PowerTools" w:id="2059" w:date="2000-01-01T00:00:00Z"/>
        </w:rPr>
      </w:pPr>
      <w:ins w:author="Open-Xml-PowerTools" w:id="2058" w:date="2000-01-01T00:00:00Z">
        <w:r>
          <w:tab/>
          <w:t>[Regulation 16 amended: Gazette 8 Aug 2017 p. 4345.]</w:t>
        </w:r>
      </w:ins>
    </w:p>
    <w:p>
      <w:pPr>
        <w:pStyle w:val="Heading5"/>
        <w:spacing w:before="200"/>
        <w:rPr>
          <w:ins w:author="Open-Xml-PowerTools" w:id="2065" w:date="2000-01-01T00:00:00Z"/>
        </w:rPr>
      </w:pPr>
      <w:ins w:author="Open-Xml-PowerTools" w:id="2060" w:date="2000-01-01T00:00:00Z">
        <w:bookmarkStart w:id="33" w:name="_Toc97638543"/>
      </w:ins>
      <w:ins w:author="Open-Xml-PowerTools" w:id="2061" w:date="2000-01-01T00:00:00Z">
        <w:r>
          <w:rPr>
            <w:rStyle w:val="CharSectno"/>
          </w:rPr>
          <w:t>17</w:t>
        </w:r>
      </w:ins>
      <w:ins w:author="Open-Xml-PowerTools" w:id="2062" w:date="2000-01-01T00:00:00Z">
        <w:r>
          <w:t>.</w:t>
        </w:r>
      </w:ins>
      <w:ins w:author="Open-Xml-PowerTools" w:id="2063" w:date="2000-01-01T00:00:00Z">
        <w:r>
          <w:tab/>
          <w:t>Further information (s. 18(3) and (4))</w:t>
        </w:r>
      </w:ins>
      <w:ins w:author="Open-Xml-PowerTools" w:id="2064" w:date="2000-01-01T00:00:00Z">
        <w:bookmarkEnd w:id="33"/>
      </w:ins>
    </w:p>
    <w:p>
      <w:pPr>
        <w:pStyle w:val="Subsection"/>
        <w:rPr>
          <w:ins w:author="Open-Xml-PowerTools" w:id="2068" w:date="2000-01-01T00:00:00Z"/>
        </w:rPr>
      </w:pPr>
      <w:ins w:author="Open-Xml-PowerTools" w:id="2066" w:date="2000-01-01T00:00:00Z">
        <w:r>
          <w:tab/>
          <w:t>(1)</w:t>
        </w:r>
      </w:ins>
      <w:ins w:author="Open-Xml-PowerTools" w:id="2067" w:date="2000-01-01T00:00:00Z">
        <w:r>
          <w:tab/>
          <w:t xml:space="preserve">For the purposes of section 18(3), a requirement under section 18(1) — </w:t>
        </w:r>
      </w:ins>
    </w:p>
    <w:p>
      <w:pPr>
        <w:pStyle w:val="Indenta"/>
        <w:rPr>
          <w:ins w:author="Open-Xml-PowerTools" w:id="2071" w:date="2000-01-01T00:00:00Z"/>
        </w:rPr>
      </w:pPr>
      <w:ins w:author="Open-Xml-PowerTools" w:id="2069" w:date="2000-01-01T00:00:00Z">
        <w:r>
          <w:tab/>
          <w:t>(a)</w:t>
        </w:r>
      </w:ins>
      <w:ins w:author="Open-Xml-PowerTools" w:id="2070" w:date="2000-01-01T00:00:00Z">
        <w:r>
          <w:tab/>
          <w:t>must be in writing; and</w:t>
        </w:r>
      </w:ins>
    </w:p>
    <w:p>
      <w:pPr>
        <w:pStyle w:val="Indenta"/>
        <w:rPr>
          <w:ins w:author="Open-Xml-PowerTools" w:id="2074" w:date="2000-01-01T00:00:00Z"/>
        </w:rPr>
      </w:pPr>
      <w:ins w:author="Open-Xml-PowerTools" w:id="2072" w:date="2000-01-01T00:00:00Z">
        <w:r>
          <w:tab/>
          <w:t>(b)</w:t>
        </w:r>
      </w:ins>
      <w:ins w:author="Open-Xml-PowerTools" w:id="2073" w:date="2000-01-01T00:00:00Z">
        <w:r>
          <w:tab/>
          <w:t>must be clearly identified as a requirement under section 18(1); and</w:t>
        </w:r>
      </w:ins>
    </w:p>
    <w:p>
      <w:pPr>
        <w:pStyle w:val="Indenta"/>
        <w:rPr>
          <w:ins w:author="Open-Xml-PowerTools" w:id="2077" w:date="2000-01-01T00:00:00Z"/>
        </w:rPr>
      </w:pPr>
      <w:ins w:author="Open-Xml-PowerTools" w:id="2075" w:date="2000-01-01T00:00:00Z">
        <w:r>
          <w:tab/>
          <w:t>(c)</w:t>
        </w:r>
      </w:ins>
      <w:ins w:author="Open-Xml-PowerTools" w:id="2076" w:date="2000-01-01T00:00:00Z">
        <w:r>
          <w:tab/>
          <w:t>must set out the specified time mentioned in section 18(1) and when it commences; and</w:t>
        </w:r>
      </w:ins>
    </w:p>
    <w:p>
      <w:pPr>
        <w:pStyle w:val="Indenta"/>
        <w:rPr>
          <w:ins w:author="Open-Xml-PowerTools" w:id="2080" w:date="2000-01-01T00:00:00Z"/>
        </w:rPr>
      </w:pPr>
      <w:ins w:author="Open-Xml-PowerTools" w:id="2078" w:date="2000-01-01T00:00:00Z">
        <w:r>
          <w:tab/>
          <w:t>(d)</w:t>
        </w:r>
      </w:ins>
      <w:ins w:author="Open-Xml-PowerTools" w:id="2079" w:date="2000-01-01T00:00:00Z">
        <w:r>
          <w:tab/>
          <w:t>must indicate the consequences under section 18(2) of not complying with the requirement within the specified time; and</w:t>
        </w:r>
      </w:ins>
    </w:p>
    <w:p>
      <w:pPr>
        <w:pStyle w:val="Indenta"/>
        <w:rPr>
          <w:ins w:author="Open-Xml-PowerTools" w:id="2083" w:date="2000-01-01T00:00:00Z"/>
        </w:rPr>
      </w:pPr>
      <w:ins w:author="Open-Xml-PowerTools" w:id="2081" w:date="2000-01-01T00:00:00Z">
        <w:r>
          <w:tab/>
          <w:t>(e)</w:t>
        </w:r>
      </w:ins>
      <w:ins w:author="Open-Xml-PowerTools" w:id="2082" w:date="2000-01-01T00:00:00Z">
        <w:r>
          <w:tab/>
          <w:t>must specify the information, if any, that the applicant must verify by statutory declaration; and</w:t>
        </w:r>
      </w:ins>
    </w:p>
    <w:p>
      <w:pPr>
        <w:pStyle w:val="Indenta"/>
        <w:rPr>
          <w:ins w:author="Open-Xml-PowerTools" w:id="2086" w:date="2000-01-01T00:00:00Z"/>
        </w:rPr>
      </w:pPr>
      <w:ins w:author="Open-Xml-PowerTools" w:id="2084" w:date="2000-01-01T00:00:00Z">
        <w:r>
          <w:tab/>
          <w:t>(f)</w:t>
        </w:r>
      </w:ins>
      <w:ins w:author="Open-Xml-PowerTools" w:id="2085" w:date="2000-01-01T00:00:00Z">
        <w:r>
          <w:tab/>
          <w:t>must state the period within which the permit authority must decide whether or not to grant the building or demolition permit in the event that the applicant complies with the requirement within the specified time.</w:t>
        </w:r>
      </w:ins>
    </w:p>
    <w:p>
      <w:pPr>
        <w:pStyle w:val="Subsection"/>
        <w:rPr>
          <w:ins w:author="Open-Xml-PowerTools" w:id="2089" w:date="2000-01-01T00:00:00Z"/>
        </w:rPr>
      </w:pPr>
      <w:ins w:author="Open-Xml-PowerTools" w:id="2087" w:date="2000-01-01T00:00:00Z">
        <w:r>
          <w:tab/>
          <w:t>(2)</w:t>
        </w:r>
      </w:ins>
      <w:ins w:author="Open-Xml-PowerTools" w:id="2088" w:date="2000-01-01T00:00:00Z">
        <w:r>
          <w:tab/>
          <w:t>For the purposes of section 18(4), only one set of requirements may be made in relation to an application.</w:t>
        </w:r>
      </w:ins>
    </w:p>
    <w:p>
      <w:pPr>
        <w:pStyle w:val="Footnotesection"/>
        <w:rPr>
          <w:ins w:author="Open-Xml-PowerTools" w:id="2091" w:date="2000-01-01T00:00:00Z"/>
        </w:rPr>
      </w:pPr>
      <w:ins w:author="Open-Xml-PowerTools" w:id="2090" w:date="2000-01-01T00:00:00Z">
        <w:r>
          <w:tab/>
          <w:t>[Regulation 17 inserted: Gazette 18 Dec 2012 p. 6558.]</w:t>
        </w:r>
      </w:ins>
    </w:p>
    <w:p>
      <w:pPr>
        <w:pStyle w:val="Heading5"/>
        <w:rPr>
          <w:ins w:author="Open-Xml-PowerTools" w:id="2097" w:date="2000-01-01T00:00:00Z"/>
        </w:rPr>
      </w:pPr>
      <w:ins w:author="Open-Xml-PowerTools" w:id="2092" w:date="2000-01-01T00:00:00Z">
        <w:bookmarkStart w:id="34" w:name="_Toc97638544"/>
      </w:ins>
      <w:ins w:author="Open-Xml-PowerTools" w:id="2093" w:date="2000-01-01T00:00:00Z">
        <w:r>
          <w:rPr>
            <w:rStyle w:val="CharSectno"/>
          </w:rPr>
          <w:t>18A</w:t>
        </w:r>
      </w:ins>
      <w:ins w:author="Open-Xml-PowerTools" w:id="2094" w:date="2000-01-01T00:00:00Z">
        <w:r>
          <w:t>.</w:t>
        </w:r>
      </w:ins>
      <w:ins w:author="Open-Xml-PowerTools" w:id="2095" w:date="2000-01-01T00:00:00Z">
        <w:r>
          <w:tab/>
          <w:t>Certificate of design compliance — contents (s. 19(5))</w:t>
        </w:r>
      </w:ins>
      <w:ins w:author="Open-Xml-PowerTools" w:id="2096" w:date="2000-01-01T00:00:00Z">
        <w:bookmarkEnd w:id="34"/>
      </w:ins>
    </w:p>
    <w:p>
      <w:pPr>
        <w:pStyle w:val="Subsection"/>
        <w:rPr>
          <w:ins w:author="Open-Xml-PowerTools" w:id="2100" w:date="2000-01-01T00:00:00Z"/>
        </w:rPr>
      </w:pPr>
      <w:ins w:author="Open-Xml-PowerTools" w:id="2098" w:date="2000-01-01T00:00:00Z">
        <w:r>
          <w:tab/>
          <w:t>(1)</w:t>
        </w:r>
      </w:ins>
      <w:ins w:author="Open-Xml-PowerTools" w:id="2099" w:date="2000-01-01T00:00:00Z">
        <w:r>
          <w:tab/>
          <w:t xml:space="preserve">For the purposes of section 19(5), a certificate of design compliance must contain the following things — </w:t>
        </w:r>
      </w:ins>
    </w:p>
    <w:p>
      <w:pPr>
        <w:pStyle w:val="Indenta"/>
        <w:rPr>
          <w:ins w:author="Open-Xml-PowerTools" w:id="2103" w:date="2000-01-01T00:00:00Z"/>
        </w:rPr>
      </w:pPr>
      <w:ins w:author="Open-Xml-PowerTools" w:id="2101" w:date="2000-01-01T00:00:00Z">
        <w:r>
          <w:tab/>
          <w:t>(a)</w:t>
        </w:r>
      </w:ins>
      <w:ins w:author="Open-Xml-PowerTools" w:id="2102" w:date="2000-01-01T00:00:00Z">
        <w:r>
          <w:tab/>
          <w:t>a statement by the building surveyor signing the certificate identifying the edition of the Building Code that contained the requirements mentioned in regulation 31A(2) applied by the building surveyor in respect of the building or incidental structure;</w:t>
        </w:r>
      </w:ins>
    </w:p>
    <w:p>
      <w:pPr>
        <w:pStyle w:val="Indenta"/>
        <w:rPr>
          <w:ins w:author="Open-Xml-PowerTools" w:id="2106" w:date="2000-01-01T00:00:00Z"/>
        </w:rPr>
      </w:pPr>
      <w:ins w:author="Open-Xml-PowerTools" w:id="2104" w:date="2000-01-01T00:00:00Z">
        <w:r>
          <w:lastRenderedPageBreak/>
          <w:tab/>
          <w:t>(b)</w:t>
        </w:r>
      </w:ins>
      <w:ins w:author="Open-Xml-PowerTools" w:id="2105" w:date="2000-01-01T00:00:00Z">
        <w:r>
          <w:tab/>
          <w:t>if a declaration under section 39 has been made in respect of the building that is the subject of the application, a statement to that effect;</w:t>
        </w:r>
      </w:ins>
    </w:p>
    <w:p>
      <w:pPr>
        <w:pStyle w:val="Indenta"/>
        <w:rPr>
          <w:ins w:author="Open-Xml-PowerTools" w:id="2109" w:date="2000-01-01T00:00:00Z"/>
        </w:rPr>
      </w:pPr>
      <w:ins w:author="Open-Xml-PowerTools" w:id="2107" w:date="2000-01-01T00:00:00Z">
        <w:r>
          <w:tab/>
          <w:t>(c)</w:t>
        </w:r>
      </w:ins>
      <w:ins w:author="Open-Xml-PowerTools" w:id="2108" w:date="2000-01-01T00:00:00Z">
        <w:r>
          <w:tab/>
          <w:t>if the certificate of design compliance is in respect of a Class 2 to Class 9 building or an incidental structure associated with such a building, a statement about each performance solution to a building standard that applies to the building work and details of the assessment methods used to establish compliance with the building standard;</w:t>
        </w:r>
      </w:ins>
    </w:p>
    <w:p>
      <w:pPr>
        <w:pStyle w:val="Indenta"/>
        <w:rPr>
          <w:ins w:author="Open-Xml-PowerTools" w:id="2112" w:date="2000-01-01T00:00:00Z"/>
        </w:rPr>
      </w:pPr>
      <w:ins w:author="Open-Xml-PowerTools" w:id="2110" w:date="2000-01-01T00:00:00Z">
        <w:r>
          <w:tab/>
          <w:t>(d)</w:t>
        </w:r>
      </w:ins>
      <w:ins w:author="Open-Xml-PowerTools" w:id="2111" w:date="2000-01-01T00:00:00Z">
        <w:r>
          <w:tab/>
          <w:t xml:space="preserve">if the certificate of design compliance is in respect of a Class 2 to Class 9 building — </w:t>
        </w:r>
      </w:ins>
    </w:p>
    <w:p>
      <w:pPr>
        <w:pStyle w:val="Indenti"/>
        <w:spacing w:before="60"/>
        <w:rPr>
          <w:ins w:author="Open-Xml-PowerTools" w:id="2115" w:date="2000-01-01T00:00:00Z"/>
        </w:rPr>
      </w:pPr>
      <w:ins w:author="Open-Xml-PowerTools" w:id="2113" w:date="2000-01-01T00:00:00Z">
        <w:r>
          <w:tab/>
          <w:t>(i)</w:t>
        </w:r>
      </w:ins>
      <w:ins w:author="Open-Xml-PowerTools" w:id="2114" w:date="2000-01-01T00:00:00Z">
        <w:r>
          <w:tab/>
          <w:t>details of any advice given by the FES Commissioner in respect of the plans and specifications provided under regulation 18B(1); and</w:t>
        </w:r>
      </w:ins>
    </w:p>
    <w:p>
      <w:pPr>
        <w:pStyle w:val="Indenti"/>
        <w:spacing w:before="60"/>
        <w:rPr>
          <w:ins w:author="Open-Xml-PowerTools" w:id="2118" w:date="2000-01-01T00:00:00Z"/>
        </w:rPr>
      </w:pPr>
      <w:ins w:author="Open-Xml-PowerTools" w:id="2116" w:date="2000-01-01T00:00:00Z">
        <w:r>
          <w:tab/>
          <w:t>(ii)</w:t>
        </w:r>
      </w:ins>
      <w:ins w:author="Open-Xml-PowerTools" w:id="2117" w:date="2000-01-01T00:00:00Z">
        <w:r>
          <w:tab/>
          <w:t>details of any notification given by the building surveyor to the FES Commissioner under regulation 15A(1);</w:t>
        </w:r>
      </w:ins>
    </w:p>
    <w:p>
      <w:pPr>
        <w:pStyle w:val="Indenta"/>
        <w:rPr>
          <w:ins w:author="Open-Xml-PowerTools" w:id="2121" w:date="2000-01-01T00:00:00Z"/>
        </w:rPr>
      </w:pPr>
      <w:ins w:author="Open-Xml-PowerTools" w:id="2119" w:date="2000-01-01T00:00:00Z">
        <w:r>
          <w:tab/>
          <w:t>(e)</w:t>
        </w:r>
      </w:ins>
      <w:ins w:author="Open-Xml-PowerTools" w:id="2120" w:date="2000-01-01T00:00:00Z">
        <w:r>
          <w:tab/>
          <w:t xml:space="preserve">if the certificate of design compliance is in respect of a Class 1, Class 2 or Class 3 building or an associated Class 10a building or deck that is, or is proposed to be, located less than 6 metres from the Class 1, Class 2 or Class 3 building — </w:t>
        </w:r>
      </w:ins>
    </w:p>
    <w:p>
      <w:pPr>
        <w:pStyle w:val="Indenti"/>
        <w:rPr>
          <w:ins w:author="Open-Xml-PowerTools" w:id="2124" w:date="2000-01-01T00:00:00Z"/>
        </w:rPr>
      </w:pPr>
      <w:ins w:author="Open-Xml-PowerTools" w:id="2122" w:date="2000-01-01T00:00:00Z">
        <w:r>
          <w:tab/>
          <w:t>(i)</w:t>
        </w:r>
      </w:ins>
      <w:ins w:author="Open-Xml-PowerTools" w:id="2123" w:date="2000-01-01T00:00:00Z">
        <w:r>
          <w:tab/>
          <w:t>a statement about whether the building or deck is, or is proposed to be, located in a bush fire prone area; and</w:t>
        </w:r>
      </w:ins>
    </w:p>
    <w:p>
      <w:pPr>
        <w:pStyle w:val="Indenti"/>
        <w:rPr>
          <w:ins w:author="Open-Xml-PowerTools" w:id="2127" w:date="2000-01-01T00:00:00Z"/>
        </w:rPr>
      </w:pPr>
      <w:ins w:author="Open-Xml-PowerTools" w:id="2125" w:date="2000-01-01T00:00:00Z">
        <w:r>
          <w:tab/>
          <w:t>(ii)</w:t>
        </w:r>
      </w:ins>
      <w:ins w:author="Open-Xml-PowerTools" w:id="2126" w:date="2000-01-01T00:00:00Z">
        <w:r>
          <w:tab/>
          <w:t>if the building or deck is, or is proposed to be, located in an area that is a bush fire prone area and, in accordance with regulation 31BA(1) or 31D, a bush fire performance requirement applies to the building or deck — the additional information referred to in subregulation (2).</w:t>
        </w:r>
      </w:ins>
    </w:p>
    <w:p>
      <w:pPr>
        <w:pStyle w:val="Subsection"/>
        <w:keepNext/>
        <w:rPr>
          <w:ins w:author="Open-Xml-PowerTools" w:id="2130" w:date="2000-01-01T00:00:00Z"/>
        </w:rPr>
      </w:pPr>
      <w:ins w:author="Open-Xml-PowerTools" w:id="2128" w:date="2000-01-01T00:00:00Z">
        <w:r>
          <w:lastRenderedPageBreak/>
          <w:tab/>
          <w:t>(2)</w:t>
        </w:r>
      </w:ins>
      <w:ins w:author="Open-Xml-PowerTools" w:id="2129" w:date="2000-01-01T00:00:00Z">
        <w:r>
          <w:tab/>
          <w:t xml:space="preserve">For the purposes of subregulation (1)(e)(ii), the additional information is — </w:t>
        </w:r>
      </w:ins>
    </w:p>
    <w:p>
      <w:pPr>
        <w:pStyle w:val="Indenta"/>
        <w:rPr>
          <w:ins w:author="Open-Xml-PowerTools" w:id="2133" w:date="2000-01-01T00:00:00Z"/>
        </w:rPr>
      </w:pPr>
      <w:ins w:author="Open-Xml-PowerTools" w:id="2131" w:date="2000-01-01T00:00:00Z">
        <w:r>
          <w:tab/>
          <w:t>(a)</w:t>
        </w:r>
      </w:ins>
      <w:ins w:author="Open-Xml-PowerTools" w:id="2132" w:date="2000-01-01T00:00:00Z">
        <w:r>
          <w:tab/>
          <w:t xml:space="preserve">in all cases — </w:t>
        </w:r>
      </w:ins>
    </w:p>
    <w:p>
      <w:pPr>
        <w:pStyle w:val="Indenti"/>
        <w:rPr>
          <w:ins w:author="Open-Xml-PowerTools" w:id="2136" w:date="2000-01-01T00:00:00Z"/>
        </w:rPr>
      </w:pPr>
      <w:ins w:author="Open-Xml-PowerTools" w:id="2134" w:date="2000-01-01T00:00:00Z">
        <w:r>
          <w:tab/>
          <w:t>(i)</w:t>
        </w:r>
      </w:ins>
      <w:ins w:author="Open-Xml-PowerTools" w:id="2135" w:date="2000-01-01T00:00:00Z">
        <w:r>
          <w:tab/>
          <w:t>the BAL for the building site; or</w:t>
        </w:r>
      </w:ins>
    </w:p>
    <w:p>
      <w:pPr>
        <w:pStyle w:val="Indenti"/>
        <w:rPr>
          <w:ins w:author="Open-Xml-PowerTools" w:id="2139" w:date="2000-01-01T00:00:00Z"/>
        </w:rPr>
      </w:pPr>
      <w:ins w:author="Open-Xml-PowerTools" w:id="2137" w:date="2000-01-01T00:00:00Z">
        <w:r>
          <w:tab/>
          <w:t>(ii)</w:t>
        </w:r>
      </w:ins>
      <w:ins w:author="Open-Xml-PowerTools" w:id="2138" w:date="2000-01-01T00:00:00Z">
        <w:r>
          <w:tab/>
          <w:t>if another measure has been used to assess compliance with a bush fire performance requirement — details of the measure used and the results of that assessment;</w:t>
        </w:r>
      </w:ins>
    </w:p>
    <w:p>
      <w:pPr>
        <w:pStyle w:val="Indenta"/>
        <w:rPr>
          <w:ins w:author="Open-Xml-PowerTools" w:id="2142" w:date="2000-01-01T00:00:00Z"/>
        </w:rPr>
      </w:pPr>
      <w:ins w:author="Open-Xml-PowerTools" w:id="2140" w:date="2000-01-01T00:00:00Z">
        <w:r>
          <w:tab/>
        </w:r>
      </w:ins>
      <w:ins w:author="Open-Xml-PowerTools" w:id="2141" w:date="2000-01-01T00:00:00Z">
        <w:r>
          <w:tab/>
          <w:t>and</w:t>
        </w:r>
      </w:ins>
    </w:p>
    <w:p>
      <w:pPr>
        <w:pStyle w:val="Indenta"/>
        <w:rPr>
          <w:ins w:author="Open-Xml-PowerTools" w:id="2145" w:date="2000-01-01T00:00:00Z"/>
        </w:rPr>
      </w:pPr>
      <w:ins w:author="Open-Xml-PowerTools" w:id="2143" w:date="2000-01-01T00:00:00Z">
        <w:r>
          <w:tab/>
          <w:t>(b)</w:t>
        </w:r>
      </w:ins>
      <w:ins w:author="Open-Xml-PowerTools" w:id="2144" w:date="2000-01-01T00:00:00Z">
        <w:r>
          <w:tab/>
          <w:t xml:space="preserve">in the case of a Class 1 building — </w:t>
        </w:r>
      </w:ins>
    </w:p>
    <w:p>
      <w:pPr>
        <w:pStyle w:val="Indenti"/>
        <w:rPr>
          <w:ins w:author="Open-Xml-PowerTools" w:id="2148" w:date="2000-01-01T00:00:00Z"/>
        </w:rPr>
      </w:pPr>
      <w:ins w:author="Open-Xml-PowerTools" w:id="2146" w:date="2000-01-01T00:00:00Z">
        <w:r>
          <w:tab/>
          <w:t>(i)</w:t>
        </w:r>
      </w:ins>
      <w:ins w:author="Open-Xml-PowerTools" w:id="2147" w:date="2000-01-01T00:00:00Z">
        <w:r>
          <w:tab/>
          <w:t xml:space="preserve">a statement about each performance solution to the bush fire performance requirement that is proposed to be used; and </w:t>
        </w:r>
      </w:ins>
    </w:p>
    <w:p>
      <w:pPr>
        <w:pStyle w:val="Indenti"/>
        <w:rPr>
          <w:ins w:author="Open-Xml-PowerTools" w:id="2151" w:date="2000-01-01T00:00:00Z"/>
        </w:rPr>
      </w:pPr>
      <w:ins w:author="Open-Xml-PowerTools" w:id="2149" w:date="2000-01-01T00:00:00Z">
        <w:r>
          <w:tab/>
          <w:t>(ii)</w:t>
        </w:r>
      </w:ins>
      <w:ins w:author="Open-Xml-PowerTools" w:id="2150" w:date="2000-01-01T00:00:00Z">
        <w:r>
          <w:tab/>
          <w:t>details of the assessment method used to establish compliance with that requirement.</w:t>
        </w:r>
      </w:ins>
    </w:p>
    <w:p>
      <w:pPr>
        <w:pStyle w:val="Footnotesection"/>
        <w:rPr>
          <w:ins w:author="Open-Xml-PowerTools" w:id="2154" w:date="2000-01-01T00:00:00Z"/>
        </w:rPr>
      </w:pPr>
      <w:ins w:author="Open-Xml-PowerTools" w:id="2152" w:date="2000-01-01T00:00:00Z">
        <w:r>
          <w:tab/>
          <w:t>[Regulation 18A inserted: Gazette 18 Dec 2012 p. 6559; amended: Gazette 5 Apr 2016 p. 1016</w:t>
        </w:r>
      </w:ins>
      <w:ins w:author="Open-Xml-PowerTools" w:id="2153" w:date="2000-01-01T00:00:00Z">
        <w:r>
          <w:noBreakHyphen/>
          <w:t>17; 8 Aug 2017 p. 4345; SL 2020/46 r. 4; SL 2021/42 r. 5.]</w:t>
        </w:r>
      </w:ins>
    </w:p>
    <w:p>
      <w:pPr>
        <w:pStyle w:val="Heading5"/>
        <w:rPr>
          <w:ins w:author="Open-Xml-PowerTools" w:id="2160" w:date="2000-01-01T00:00:00Z"/>
        </w:rPr>
      </w:pPr>
      <w:ins w:author="Open-Xml-PowerTools" w:id="2155" w:date="2000-01-01T00:00:00Z">
        <w:bookmarkStart w:id="35" w:name="_Toc97638545"/>
      </w:ins>
      <w:ins w:author="Open-Xml-PowerTools" w:id="2156" w:date="2000-01-01T00:00:00Z">
        <w:r>
          <w:rPr>
            <w:rStyle w:val="CharSectno"/>
          </w:rPr>
          <w:t>18B</w:t>
        </w:r>
      </w:ins>
      <w:ins w:author="Open-Xml-PowerTools" w:id="2157" w:date="2000-01-01T00:00:00Z">
        <w:r>
          <w:t>.</w:t>
        </w:r>
      </w:ins>
      <w:ins w:author="Open-Xml-PowerTools" w:id="2158" w:date="2000-01-01T00:00:00Z">
        <w:r>
          <w:tab/>
          <w:t>Certificate of design compliance — preliminary action (s. 19(6))</w:t>
        </w:r>
      </w:ins>
      <w:ins w:author="Open-Xml-PowerTools" w:id="2159" w:date="2000-01-01T00:00:00Z">
        <w:bookmarkEnd w:id="35"/>
      </w:ins>
    </w:p>
    <w:p>
      <w:pPr>
        <w:pStyle w:val="Subsection"/>
        <w:rPr>
          <w:ins w:author="Open-Xml-PowerTools" w:id="2163" w:date="2000-01-01T00:00:00Z"/>
        </w:rPr>
      </w:pPr>
      <w:ins w:author="Open-Xml-PowerTools" w:id="2161" w:date="2000-01-01T00:00:00Z">
        <w:r>
          <w:tab/>
          <w:t>(1)</w:t>
        </w:r>
      </w:ins>
      <w:ins w:author="Open-Xml-PowerTools" w:id="2162" w:date="2000-01-01T00:00:00Z">
        <w:r>
          <w:tab/>
          <w:t>For the purposes of section 19(6), at least 15 business days before signing a certificate of design compliance in respect of a Class 2 to Class 9 building, a building surveyor must provide to the FES Commissioner plans and specifications for the building in sufficient detail to allow assessment of compliance with the FES Commissioner’s operational requirements.</w:t>
        </w:r>
      </w:ins>
    </w:p>
    <w:p>
      <w:pPr>
        <w:pStyle w:val="Subsection"/>
        <w:rPr>
          <w:ins w:author="Open-Xml-PowerTools" w:id="2166" w:date="2000-01-01T00:00:00Z"/>
        </w:rPr>
      </w:pPr>
      <w:ins w:author="Open-Xml-PowerTools" w:id="2164" w:date="2000-01-01T00:00:00Z">
        <w:r>
          <w:tab/>
          <w:t>(2)</w:t>
        </w:r>
      </w:ins>
      <w:ins w:author="Open-Xml-PowerTools" w:id="2165" w:date="2000-01-01T00:00:00Z">
        <w:r>
          <w:tab/>
          <w:t xml:space="preserve">A building surveyor does not have to comply with subregulation (1) if — </w:t>
        </w:r>
      </w:ins>
    </w:p>
    <w:p>
      <w:pPr>
        <w:pStyle w:val="Indenta"/>
        <w:rPr>
          <w:ins w:author="Open-Xml-PowerTools" w:id="2172" w:date="2000-01-01T00:00:00Z"/>
        </w:rPr>
      </w:pPr>
      <w:ins w:author="Open-Xml-PowerTools" w:id="2167" w:date="2000-01-01T00:00:00Z">
        <w:r>
          <w:tab/>
          <w:t>(a)</w:t>
        </w:r>
      </w:ins>
      <w:ins w:author="Open-Xml-PowerTools" w:id="2168" w:date="2000-01-01T00:00:00Z">
        <w:r>
          <w:tab/>
          <w:t>the certificate is in respect of a stand</w:t>
        </w:r>
      </w:ins>
      <w:ins w:author="Open-Xml-PowerTools" w:id="2169" w:date="2000-01-01T00:00:00Z">
        <w:r>
          <w:noBreakHyphen/>
          <w:t>alone single storey Class 5, 6, 7 or 8 building having a total floor area of 500 m</w:t>
        </w:r>
      </w:ins>
      <w:ins w:author="Open-Xml-PowerTools" w:id="2170" w:date="2000-01-01T00:00:00Z">
        <w:r>
          <w:rPr>
            <w:vertAlign w:val="superscript"/>
          </w:rPr>
          <w:t>2</w:t>
        </w:r>
      </w:ins>
      <w:ins w:author="Open-Xml-PowerTools" w:id="2171" w:date="2000-01-01T00:00:00Z">
        <w:r>
          <w:t xml:space="preserve"> or less; and</w:t>
        </w:r>
      </w:ins>
    </w:p>
    <w:p>
      <w:pPr>
        <w:pStyle w:val="Indenta"/>
        <w:rPr>
          <w:ins w:author="Open-Xml-PowerTools" w:id="2175" w:date="2000-01-01T00:00:00Z"/>
        </w:rPr>
      </w:pPr>
      <w:ins w:author="Open-Xml-PowerTools" w:id="2173" w:date="2000-01-01T00:00:00Z">
        <w:r>
          <w:lastRenderedPageBreak/>
          <w:tab/>
          <w:t>(b)</w:t>
        </w:r>
      </w:ins>
      <w:ins w:author="Open-Xml-PowerTools" w:id="2174" w:date="2000-01-01T00:00:00Z">
        <w:r>
          <w:tab/>
          <w:t>no performance solution is proposed to a building standard that relates to a performance requirement in the Building Code relating to fire safety.</w:t>
        </w:r>
      </w:ins>
    </w:p>
    <w:p>
      <w:pPr>
        <w:pStyle w:val="Subsection"/>
        <w:rPr>
          <w:ins w:author="Open-Xml-PowerTools" w:id="2178" w:date="2000-01-01T00:00:00Z"/>
        </w:rPr>
      </w:pPr>
      <w:ins w:author="Open-Xml-PowerTools" w:id="2176" w:date="2000-01-01T00:00:00Z">
        <w:r>
          <w:tab/>
          <w:t>(3)</w:t>
        </w:r>
      </w:ins>
      <w:ins w:author="Open-Xml-PowerTools" w:id="2177" w:date="2000-01-01T00:00:00Z">
        <w:r>
          <w:tab/>
          <w:t xml:space="preserve">A building surveyor does not have to comply with subregulation (1) if — </w:t>
        </w:r>
      </w:ins>
    </w:p>
    <w:p>
      <w:pPr>
        <w:pStyle w:val="Indenta"/>
        <w:rPr>
          <w:ins w:author="Open-Xml-PowerTools" w:id="2181" w:date="2000-01-01T00:00:00Z"/>
        </w:rPr>
      </w:pPr>
      <w:ins w:author="Open-Xml-PowerTools" w:id="2179" w:date="2000-01-01T00:00:00Z">
        <w:r>
          <w:tab/>
          <w:t>(a)</w:t>
        </w:r>
      </w:ins>
      <w:ins w:author="Open-Xml-PowerTools" w:id="2180" w:date="2000-01-01T00:00:00Z">
        <w:r>
          <w:tab/>
          <w:t>the certificate is in respect of a Class 2 to Class 9 building that is being renovated, altered, improved or repaired; and</w:t>
        </w:r>
      </w:ins>
    </w:p>
    <w:p>
      <w:pPr>
        <w:pStyle w:val="Indenta"/>
        <w:rPr>
          <w:ins w:author="Open-Xml-PowerTools" w:id="2184" w:date="2000-01-01T00:00:00Z"/>
        </w:rPr>
      </w:pPr>
      <w:ins w:author="Open-Xml-PowerTools" w:id="2182" w:date="2000-01-01T00:00:00Z">
        <w:r>
          <w:tab/>
          <w:t>(b)</w:t>
        </w:r>
      </w:ins>
      <w:ins w:author="Open-Xml-PowerTools" w:id="2183" w:date="2000-01-01T00:00:00Z">
        <w:r>
          <w:tab/>
          <w:t>no performance solution is proposed to a building standard that relates to a performance requirement in the Building Code relating to fire safety.</w:t>
        </w:r>
      </w:ins>
    </w:p>
    <w:p>
      <w:pPr>
        <w:pStyle w:val="Subsection"/>
        <w:rPr>
          <w:ins w:author="Open-Xml-PowerTools" w:id="2187" w:date="2000-01-01T00:00:00Z"/>
        </w:rPr>
      </w:pPr>
      <w:ins w:author="Open-Xml-PowerTools" w:id="2185" w:date="2000-01-01T00:00:00Z">
        <w:r>
          <w:tab/>
          <w:t>(4)</w:t>
        </w:r>
      </w:ins>
      <w:ins w:author="Open-Xml-PowerTools" w:id="2186" w:date="2000-01-01T00:00:00Z">
        <w:r>
          <w:tab/>
          <w:t xml:space="preserve">A building surveyor does not have to comply with subregulation (1) if — </w:t>
        </w:r>
      </w:ins>
    </w:p>
    <w:p>
      <w:pPr>
        <w:pStyle w:val="Indenta"/>
        <w:rPr>
          <w:ins w:author="Open-Xml-PowerTools" w:id="2190" w:date="2000-01-01T00:00:00Z"/>
        </w:rPr>
      </w:pPr>
      <w:ins w:author="Open-Xml-PowerTools" w:id="2188" w:date="2000-01-01T00:00:00Z">
        <w:r>
          <w:tab/>
          <w:t>(a)</w:t>
        </w:r>
      </w:ins>
      <w:ins w:author="Open-Xml-PowerTools" w:id="2189" w:date="2000-01-01T00:00:00Z">
        <w:r>
          <w:tab/>
          <w:t>the certificate is in respect of a stage of building work to a Class 2 to Class 9 building; and</w:t>
        </w:r>
      </w:ins>
    </w:p>
    <w:p>
      <w:pPr>
        <w:pStyle w:val="Indenta"/>
        <w:rPr>
          <w:ins w:author="Open-Xml-PowerTools" w:id="2193" w:date="2000-01-01T00:00:00Z"/>
        </w:rPr>
      </w:pPr>
      <w:ins w:author="Open-Xml-PowerTools" w:id="2191" w:date="2000-01-01T00:00:00Z">
        <w:r>
          <w:tab/>
          <w:t>(b)</w:t>
        </w:r>
      </w:ins>
      <w:ins w:author="Open-Xml-PowerTools" w:id="2192" w:date="2000-01-01T00:00:00Z">
        <w:r>
          <w:tab/>
          <w:t xml:space="preserve">the following provisions of the Building Code Volume One do not apply to that stage — </w:t>
        </w:r>
      </w:ins>
    </w:p>
    <w:p>
      <w:pPr>
        <w:pStyle w:val="Indenti"/>
        <w:rPr>
          <w:ins w:author="Open-Xml-PowerTools" w:id="2196" w:date="2000-01-01T00:00:00Z"/>
        </w:rPr>
      </w:pPr>
      <w:ins w:author="Open-Xml-PowerTools" w:id="2194" w:date="2000-01-01T00:00:00Z">
        <w:r>
          <w:tab/>
          <w:t>(i)</w:t>
        </w:r>
      </w:ins>
      <w:ins w:author="Open-Xml-PowerTools" w:id="2195" w:date="2000-01-01T00:00:00Z">
        <w:r>
          <w:tab/>
          <w:t>Section C concerning fire resistance;</w:t>
        </w:r>
      </w:ins>
    </w:p>
    <w:p>
      <w:pPr>
        <w:pStyle w:val="Indenti"/>
        <w:rPr>
          <w:ins w:author="Open-Xml-PowerTools" w:id="2199" w:date="2000-01-01T00:00:00Z"/>
        </w:rPr>
      </w:pPr>
      <w:ins w:author="Open-Xml-PowerTools" w:id="2197" w:date="2000-01-01T00:00:00Z">
        <w:r>
          <w:tab/>
          <w:t>(ii)</w:t>
        </w:r>
      </w:ins>
      <w:ins w:author="Open-Xml-PowerTools" w:id="2198" w:date="2000-01-01T00:00:00Z">
        <w:r>
          <w:tab/>
          <w:t>Section E Part E1 concerning fire fighting equipment;</w:t>
        </w:r>
      </w:ins>
    </w:p>
    <w:p>
      <w:pPr>
        <w:pStyle w:val="Indenti"/>
        <w:rPr>
          <w:ins w:author="Open-Xml-PowerTools" w:id="2202" w:date="2000-01-01T00:00:00Z"/>
        </w:rPr>
      </w:pPr>
      <w:ins w:author="Open-Xml-PowerTools" w:id="2200" w:date="2000-01-01T00:00:00Z">
        <w:r>
          <w:tab/>
          <w:t>(iii)</w:t>
        </w:r>
      </w:ins>
      <w:ins w:author="Open-Xml-PowerTools" w:id="2201" w:date="2000-01-01T00:00:00Z">
        <w:r>
          <w:tab/>
          <w:t>Section E Part E2 concerning smoke hazard management.</w:t>
        </w:r>
      </w:ins>
    </w:p>
    <w:p>
      <w:pPr>
        <w:pStyle w:val="Footnotesection"/>
        <w:rPr>
          <w:ins w:author="Open-Xml-PowerTools" w:id="2204" w:date="2000-01-01T00:00:00Z"/>
        </w:rPr>
      </w:pPr>
      <w:ins w:author="Open-Xml-PowerTools" w:id="2203" w:date="2000-01-01T00:00:00Z">
        <w:r>
          <w:tab/>
          <w:t>[Regulation 18B inserted: Gazette 18 Dec 2012 p. 6560-1; amended: Gazette 8 Aug 2017 p. 4345; 26 Mar 2019 p. 946.]</w:t>
        </w:r>
      </w:ins>
    </w:p>
    <w:p>
      <w:pPr>
        <w:pStyle w:val="Heading5"/>
        <w:rPr>
          <w:ins w:author="Open-Xml-PowerTools" w:id="2210" w:date="2000-01-01T00:00:00Z"/>
        </w:rPr>
      </w:pPr>
      <w:ins w:author="Open-Xml-PowerTools" w:id="2205" w:date="2000-01-01T00:00:00Z">
        <w:bookmarkStart w:id="36" w:name="_Toc97638546"/>
      </w:ins>
      <w:ins w:author="Open-Xml-PowerTools" w:id="2206" w:date="2000-01-01T00:00:00Z">
        <w:r>
          <w:rPr>
            <w:rStyle w:val="CharSectno"/>
          </w:rPr>
          <w:t>18C</w:t>
        </w:r>
      </w:ins>
      <w:ins w:author="Open-Xml-PowerTools" w:id="2207" w:date="2000-01-01T00:00:00Z">
        <w:r>
          <w:t>.</w:t>
        </w:r>
      </w:ins>
      <w:ins w:author="Open-Xml-PowerTools" w:id="2208" w:date="2000-01-01T00:00:00Z">
        <w:r>
          <w:tab/>
          <w:t>Certificate of design compliance — things to accompany (s. 149)</w:t>
        </w:r>
      </w:ins>
      <w:ins w:author="Open-Xml-PowerTools" w:id="2209" w:date="2000-01-01T00:00:00Z">
        <w:bookmarkEnd w:id="36"/>
      </w:ins>
    </w:p>
    <w:p>
      <w:pPr>
        <w:pStyle w:val="Subsection"/>
        <w:rPr>
          <w:ins w:author="Open-Xml-PowerTools" w:id="2213" w:date="2000-01-01T00:00:00Z"/>
        </w:rPr>
      </w:pPr>
      <w:ins w:author="Open-Xml-PowerTools" w:id="2211" w:date="2000-01-01T00:00:00Z">
        <w:r>
          <w:tab/>
          <w:t>(1)</w:t>
        </w:r>
      </w:ins>
      <w:ins w:author="Open-Xml-PowerTools" w:id="2212" w:date="2000-01-01T00:00:00Z">
        <w:r>
          <w:tab/>
          <w:t>It is sufficient compliance with regulation 18A(d)(i) to attach to the certificate of design compliance a copy of the advice given by the FES Commissioner.</w:t>
        </w:r>
      </w:ins>
    </w:p>
    <w:p>
      <w:pPr>
        <w:pStyle w:val="Subsection"/>
        <w:keepNext/>
        <w:rPr>
          <w:ins w:author="Open-Xml-PowerTools" w:id="2216" w:date="2000-01-01T00:00:00Z"/>
        </w:rPr>
      </w:pPr>
      <w:ins w:author="Open-Xml-PowerTools" w:id="2214" w:date="2000-01-01T00:00:00Z">
        <w:r>
          <w:lastRenderedPageBreak/>
          <w:tab/>
          <w:t>(2)</w:t>
        </w:r>
      </w:ins>
      <w:ins w:author="Open-Xml-PowerTools" w:id="2215" w:date="2000-01-01T00:00:00Z">
        <w:r>
          <w:tab/>
          <w:t>It is sufficient compliance with regulation 18A(d)(ii) to attach to the certificate of design compliance a copy of the notification.</w:t>
        </w:r>
      </w:ins>
    </w:p>
    <w:p>
      <w:pPr>
        <w:pStyle w:val="Footnotesection"/>
        <w:rPr>
          <w:ins w:author="Open-Xml-PowerTools" w:id="2218" w:date="2000-01-01T00:00:00Z"/>
        </w:rPr>
      </w:pPr>
      <w:ins w:author="Open-Xml-PowerTools" w:id="2217" w:date="2000-01-01T00:00:00Z">
        <w:r>
          <w:tab/>
          <w:t>[Regulation 18C inserted: Gazette 18 Dec 2012 p. 6561.]</w:t>
        </w:r>
      </w:ins>
    </w:p>
    <w:p>
      <w:pPr>
        <w:pStyle w:val="Heading5"/>
        <w:rPr>
          <w:ins w:author="Open-Xml-PowerTools" w:id="2224" w:date="2000-01-01T00:00:00Z"/>
        </w:rPr>
      </w:pPr>
      <w:ins w:author="Open-Xml-PowerTools" w:id="2219" w:date="2000-01-01T00:00:00Z">
        <w:bookmarkStart w:id="37" w:name="_Toc97638547"/>
      </w:ins>
      <w:ins w:author="Open-Xml-PowerTools" w:id="2220" w:date="2000-01-01T00:00:00Z">
        <w:r>
          <w:rPr>
            <w:rStyle w:val="CharSectno"/>
          </w:rPr>
          <w:t>18</w:t>
        </w:r>
      </w:ins>
      <w:ins w:author="Open-Xml-PowerTools" w:id="2221" w:date="2000-01-01T00:00:00Z">
        <w:r>
          <w:t>.</w:t>
        </w:r>
      </w:ins>
      <w:ins w:author="Open-Xml-PowerTools" w:id="2222" w:date="2000-01-01T00:00:00Z">
        <w:r>
          <w:tab/>
          <w:t>Grant of building permit (s. 20)</w:t>
        </w:r>
      </w:ins>
      <w:ins w:author="Open-Xml-PowerTools" w:id="2223" w:date="2000-01-01T00:00:00Z">
        <w:bookmarkEnd w:id="37"/>
      </w:ins>
    </w:p>
    <w:p>
      <w:pPr>
        <w:pStyle w:val="Subsection"/>
        <w:spacing w:before="120"/>
        <w:rPr>
          <w:ins w:author="Open-Xml-PowerTools" w:id="2227" w:date="2000-01-01T00:00:00Z"/>
        </w:rPr>
      </w:pPr>
      <w:ins w:author="Open-Xml-PowerTools" w:id="2225" w:date="2000-01-01T00:00:00Z">
        <w:r>
          <w:tab/>
          <w:t>(1)</w:t>
        </w:r>
      </w:ins>
      <w:ins w:author="Open-Xml-PowerTools" w:id="2226" w:date="2000-01-01T00:00:00Z">
        <w:r>
          <w:tab/>
          <w:t>For the purposes of section 20(1)(b), building work that is not builder work is specified.</w:t>
        </w:r>
      </w:ins>
    </w:p>
    <w:p>
      <w:pPr>
        <w:pStyle w:val="Subsection"/>
        <w:spacing w:before="120"/>
        <w:rPr>
          <w:ins w:author="Open-Xml-PowerTools" w:id="2230" w:date="2000-01-01T00:00:00Z"/>
        </w:rPr>
      </w:pPr>
      <w:ins w:author="Open-Xml-PowerTools" w:id="2228" w:date="2000-01-01T00:00:00Z">
        <w:r>
          <w:tab/>
          <w:t>(2)</w:t>
        </w:r>
      </w:ins>
      <w:ins w:author="Open-Xml-PowerTools" w:id="2229" w:date="2000-01-01T00:00:00Z">
        <w:r>
          <w:tab/>
          <w:t xml:space="preserve">For the purposes of section 20(1)(n), the following authorities under written laws are prescribed — </w:t>
        </w:r>
      </w:ins>
    </w:p>
    <w:p>
      <w:pPr>
        <w:pStyle w:val="Indenta"/>
        <w:rPr>
          <w:ins w:author="Open-Xml-PowerTools" w:id="2235" w:date="2000-01-01T00:00:00Z"/>
        </w:rPr>
      </w:pPr>
      <w:ins w:author="Open-Xml-PowerTools" w:id="2231" w:date="2000-01-01T00:00:00Z">
        <w:r>
          <w:tab/>
          <w:t>(a)</w:t>
        </w:r>
      </w:ins>
      <w:ins w:author="Open-Xml-PowerTools" w:id="2232" w:date="2000-01-01T00:00:00Z">
        <w:r>
          <w:tab/>
          <w:t xml:space="preserve">if the building work involves the construction or installation of any apparatus for the treatment of sewage as defined in the </w:t>
        </w:r>
      </w:ins>
      <w:ins w:author="Open-Xml-PowerTools" w:id="2233" w:date="2000-01-01T00:00:00Z">
        <w:r>
          <w:rPr>
            <w:i/>
          </w:rPr>
          <w:t xml:space="preserve">Health (Miscellaneous Provisions) Act 1911 </w:t>
        </w:r>
      </w:ins>
      <w:ins w:author="Open-Xml-PowerTools" w:id="2234" w:date="2000-01-01T00:00:00Z">
        <w:r>
          <w:t>section 3(1), the approval required under section 107(2)(a) or (b) of that Act;</w:t>
        </w:r>
      </w:ins>
    </w:p>
    <w:p>
      <w:pPr>
        <w:pStyle w:val="Indenta"/>
        <w:rPr>
          <w:ins w:author="Open-Xml-PowerTools" w:id="2240" w:date="2000-01-01T00:00:00Z"/>
        </w:rPr>
      </w:pPr>
      <w:ins w:author="Open-Xml-PowerTools" w:id="2236" w:date="2000-01-01T00:00:00Z">
        <w:r>
          <w:tab/>
          <w:t>(b)</w:t>
        </w:r>
      </w:ins>
      <w:ins w:author="Open-Xml-PowerTools" w:id="2237" w:date="2000-01-01T00:00:00Z">
        <w:r>
          <w:tab/>
          <w:t xml:space="preserve">if the building work is development as defined in the </w:t>
        </w:r>
      </w:ins>
      <w:ins w:author="Open-Xml-PowerTools" w:id="2238" w:date="2000-01-01T00:00:00Z">
        <w:r>
          <w:rPr>
            <w:i/>
          </w:rPr>
          <w:t>Planning and Development Act 2005</w:t>
        </w:r>
      </w:ins>
      <w:ins w:author="Open-Xml-PowerTools" w:id="2239" w:date="2000-01-01T00:00:00Z">
        <w:r>
          <w:t xml:space="preserve"> section 4, each approval required under that Act in relation to the work;</w:t>
        </w:r>
      </w:ins>
    </w:p>
    <w:p>
      <w:pPr>
        <w:pStyle w:val="Indenta"/>
        <w:rPr>
          <w:ins w:author="Open-Xml-PowerTools" w:id="2245" w:date="2000-01-01T00:00:00Z"/>
        </w:rPr>
      </w:pPr>
      <w:ins w:author="Open-Xml-PowerTools" w:id="2241" w:date="2000-01-01T00:00:00Z">
        <w:r>
          <w:tab/>
          <w:t>(c)</w:t>
        </w:r>
      </w:ins>
      <w:ins w:author="Open-Xml-PowerTools" w:id="2242" w:date="2000-01-01T00:00:00Z">
        <w:r>
          <w:tab/>
          <w:t xml:space="preserve">if the building work involves the construction, alteration or extension of an aquatic facility as defined in the </w:t>
        </w:r>
      </w:ins>
      <w:ins w:author="Open-Xml-PowerTools" w:id="2243" w:date="2000-01-01T00:00:00Z">
        <w:r>
          <w:rPr>
            <w:i/>
          </w:rPr>
          <w:t>Health (Aquatic Facilities) Regulations 2007</w:t>
        </w:r>
      </w:ins>
      <w:ins w:author="Open-Xml-PowerTools" w:id="2244" w:date="2000-01-01T00:00:00Z">
        <w:r>
          <w:t xml:space="preserve"> regulation 4, the approval required under Part 2 Division 1 of those regulations.</w:t>
        </w:r>
      </w:ins>
    </w:p>
    <w:p>
      <w:pPr>
        <w:pStyle w:val="Subsection"/>
        <w:spacing w:before="120"/>
        <w:rPr>
          <w:ins w:author="Open-Xml-PowerTools" w:id="2248" w:date="2000-01-01T00:00:00Z"/>
        </w:rPr>
      </w:pPr>
      <w:ins w:author="Open-Xml-PowerTools" w:id="2246" w:date="2000-01-01T00:00:00Z">
        <w:r>
          <w:tab/>
          <w:t>(3)</w:t>
        </w:r>
      </w:ins>
      <w:ins w:author="Open-Xml-PowerTools" w:id="2247" w:date="2000-01-01T00:00:00Z">
        <w:r>
          <w:tab/>
          <w:t xml:space="preserve">For the purposes of section 20(1)(r), the following notifications are prescribed — </w:t>
        </w:r>
      </w:ins>
    </w:p>
    <w:p>
      <w:pPr>
        <w:pStyle w:val="Indenta"/>
        <w:rPr>
          <w:ins w:author="Open-Xml-PowerTools" w:id="2251" w:date="2000-01-01T00:00:00Z"/>
        </w:rPr>
      </w:pPr>
      <w:ins w:author="Open-Xml-PowerTools" w:id="2249" w:date="2000-01-01T00:00:00Z">
        <w:r>
          <w:tab/>
          <w:t>(a)</w:t>
        </w:r>
      </w:ins>
      <w:ins w:author="Open-Xml-PowerTools" w:id="2250" w:date="2000-01-01T00:00:00Z">
        <w:r>
          <w:tab/>
          <w:t xml:space="preserve">notification of the name, address and contact number of the applicant for a building permit and the name of the permit authority to which the application is made is to be given to the Heritage Council of Western Australia if the place to which the application relates — </w:t>
        </w:r>
      </w:ins>
    </w:p>
    <w:p>
      <w:pPr>
        <w:pStyle w:val="Indenti"/>
        <w:spacing w:before="60"/>
        <w:rPr>
          <w:ins w:author="Open-Xml-PowerTools" w:id="2254" w:date="2000-01-01T00:00:00Z"/>
        </w:rPr>
      </w:pPr>
      <w:ins w:author="Open-Xml-PowerTools" w:id="2252" w:date="2000-01-01T00:00:00Z">
        <w:r>
          <w:tab/>
          <w:t>(i)</w:t>
        </w:r>
      </w:ins>
      <w:ins w:author="Open-Xml-PowerTools" w:id="2253" w:date="2000-01-01T00:00:00Z">
        <w:r>
          <w:tab/>
          <w:t>is subject to a Heritage Agreement made under the Heritage Act section 29; or</w:t>
        </w:r>
      </w:ins>
    </w:p>
    <w:p>
      <w:pPr>
        <w:pStyle w:val="Indenti"/>
        <w:spacing w:before="60"/>
        <w:rPr>
          <w:ins w:author="Open-Xml-PowerTools" w:id="2257" w:date="2000-01-01T00:00:00Z"/>
        </w:rPr>
      </w:pPr>
      <w:ins w:author="Open-Xml-PowerTools" w:id="2255" w:date="2000-01-01T00:00:00Z">
        <w:r>
          <w:tab/>
          <w:t>(ii)</w:t>
        </w:r>
      </w:ins>
      <w:ins w:author="Open-Xml-PowerTools" w:id="2256" w:date="2000-01-01T00:00:00Z">
        <w:r>
          <w:tab/>
          <w:t>is entered in the Register of Heritage Places established under the Heritage Act section 46; or</w:t>
        </w:r>
      </w:ins>
    </w:p>
    <w:p>
      <w:pPr>
        <w:pStyle w:val="Indenti"/>
        <w:spacing w:before="60"/>
        <w:rPr>
          <w:ins w:author="Open-Xml-PowerTools" w:id="2260" w:date="2000-01-01T00:00:00Z"/>
        </w:rPr>
      </w:pPr>
      <w:ins w:author="Open-Xml-PowerTools" w:id="2258" w:date="2000-01-01T00:00:00Z">
        <w:r>
          <w:lastRenderedPageBreak/>
          <w:tab/>
          <w:t>(iii)</w:t>
        </w:r>
      </w:ins>
      <w:ins w:author="Open-Xml-PowerTools" w:id="2259" w:date="2000-01-01T00:00:00Z">
        <w:r>
          <w:tab/>
          <w:t>is subject to a Conservation Order under the Heritage Act section 59; or</w:t>
        </w:r>
      </w:ins>
    </w:p>
    <w:p>
      <w:pPr>
        <w:pStyle w:val="Indenti"/>
        <w:spacing w:before="60"/>
        <w:rPr>
          <w:ins w:author="Open-Xml-PowerTools" w:id="2263" w:date="2000-01-01T00:00:00Z"/>
        </w:rPr>
      </w:pPr>
      <w:ins w:author="Open-Xml-PowerTools" w:id="2261" w:date="2000-01-01T00:00:00Z">
        <w:r>
          <w:tab/>
          <w:t>(iv)</w:t>
        </w:r>
      </w:ins>
      <w:ins w:author="Open-Xml-PowerTools" w:id="2262" w:date="2000-01-01T00:00:00Z">
        <w:r>
          <w:tab/>
          <w:t>is subject to an Order in Council made under the Heritage Act section 80.</w:t>
        </w:r>
      </w:ins>
    </w:p>
    <w:p>
      <w:pPr>
        <w:pStyle w:val="Ednotepara"/>
        <w:spacing w:before="60"/>
        <w:ind w:left="1610" w:hanging="1610"/>
        <w:rPr>
          <w:ins w:author="Open-Xml-PowerTools" w:id="2266" w:date="2000-01-01T00:00:00Z"/>
        </w:rPr>
      </w:pPr>
      <w:ins w:author="Open-Xml-PowerTools" w:id="2264" w:date="2000-01-01T00:00:00Z">
        <w:r>
          <w:tab/>
          <w:t>[(b)</w:t>
        </w:r>
      </w:ins>
      <w:ins w:author="Open-Xml-PowerTools" w:id="2265" w:date="2000-01-01T00:00:00Z">
        <w:r>
          <w:tab/>
          <w:t>deleted]</w:t>
        </w:r>
      </w:ins>
    </w:p>
    <w:p>
      <w:pPr>
        <w:pStyle w:val="Subsection"/>
        <w:rPr>
          <w:ins w:author="Open-Xml-PowerTools" w:id="2269" w:date="2000-01-01T00:00:00Z"/>
        </w:rPr>
      </w:pPr>
      <w:ins w:author="Open-Xml-PowerTools" w:id="2267" w:date="2000-01-01T00:00:00Z">
        <w:r>
          <w:tab/>
          <w:t>(4)</w:t>
        </w:r>
      </w:ins>
      <w:ins w:author="Open-Xml-PowerTools" w:id="2268" w:date="2000-01-01T00:00:00Z">
        <w:r>
          <w:tab/>
          <w:t>For the purposes of section 20(1)(s), it is a requirement that if the application relates to building work for a Class 2 to Class 9 building the applicant has deposited with the FES Commissioner the plans and specifications specified in the certificate of design compliance accompanying the application unless the building surveyor does not have to comply with regulation 18B(1) because of regulation 18B(2), (3) or (4).</w:t>
        </w:r>
      </w:ins>
    </w:p>
    <w:p>
      <w:pPr>
        <w:pStyle w:val="Footnotesection"/>
        <w:rPr>
          <w:ins w:author="Open-Xml-PowerTools" w:id="2271" w:date="2000-01-01T00:00:00Z"/>
        </w:rPr>
      </w:pPr>
      <w:ins w:author="Open-Xml-PowerTools" w:id="2270" w:date="2000-01-01T00:00:00Z">
        <w:r>
          <w:tab/>
          <w:t>[Regulation 18 amended: Gazette 15 Jun 2012 p. 2514; 30 Nov 2012 p. 5783; 18 Dec 2012 p. 6561; 10 Jan 2017 p. 182.]</w:t>
        </w:r>
      </w:ins>
    </w:p>
    <w:p>
      <w:pPr>
        <w:pStyle w:val="Heading5"/>
        <w:rPr>
          <w:ins w:author="Open-Xml-PowerTools" w:id="2277" w:date="2000-01-01T00:00:00Z"/>
        </w:rPr>
      </w:pPr>
      <w:ins w:author="Open-Xml-PowerTools" w:id="2272" w:date="2000-01-01T00:00:00Z">
        <w:bookmarkStart w:id="38" w:name="_Toc97638548"/>
      </w:ins>
      <w:ins w:author="Open-Xml-PowerTools" w:id="2273" w:date="2000-01-01T00:00:00Z">
        <w:r>
          <w:rPr>
            <w:rStyle w:val="CharSectno"/>
          </w:rPr>
          <w:t>19</w:t>
        </w:r>
      </w:ins>
      <w:ins w:author="Open-Xml-PowerTools" w:id="2274" w:date="2000-01-01T00:00:00Z">
        <w:r>
          <w:t>.</w:t>
        </w:r>
      </w:ins>
      <w:ins w:author="Open-Xml-PowerTools" w:id="2275" w:date="2000-01-01T00:00:00Z">
        <w:r>
          <w:tab/>
          <w:t>Grant of demolition permit (s. 21)</w:t>
        </w:r>
      </w:ins>
      <w:ins w:author="Open-Xml-PowerTools" w:id="2276" w:date="2000-01-01T00:00:00Z">
        <w:bookmarkEnd w:id="38"/>
      </w:ins>
    </w:p>
    <w:p>
      <w:pPr>
        <w:pStyle w:val="Subsection"/>
        <w:rPr>
          <w:ins w:author="Open-Xml-PowerTools" w:id="2282" w:date="2000-01-01T00:00:00Z"/>
        </w:rPr>
      </w:pPr>
      <w:ins w:author="Open-Xml-PowerTools" w:id="2278" w:date="2000-01-01T00:00:00Z">
        <w:r>
          <w:tab/>
          <w:t>(1)</w:t>
        </w:r>
      </w:ins>
      <w:ins w:author="Open-Xml-PowerTools" w:id="2279" w:date="2000-01-01T00:00:00Z">
        <w:r>
          <w:tab/>
          <w:t xml:space="preserve">For the purposes of section 21(1)(j), if the demolition work is development as defined in the </w:t>
        </w:r>
      </w:ins>
      <w:ins w:author="Open-Xml-PowerTools" w:id="2280" w:date="2000-01-01T00:00:00Z">
        <w:r>
          <w:rPr>
            <w:i/>
          </w:rPr>
          <w:t>Planning and Development Act 2005</w:t>
        </w:r>
      </w:ins>
      <w:ins w:author="Open-Xml-PowerTools" w:id="2281" w:date="2000-01-01T00:00:00Z">
        <w:r>
          <w:t xml:space="preserve"> section 4, each approval required under that Act in relation to the work is prescribed.</w:t>
        </w:r>
      </w:ins>
    </w:p>
    <w:p>
      <w:pPr>
        <w:pStyle w:val="Subsection"/>
        <w:rPr>
          <w:ins w:author="Open-Xml-PowerTools" w:id="2285" w:date="2000-01-01T00:00:00Z"/>
        </w:rPr>
      </w:pPr>
      <w:ins w:author="Open-Xml-PowerTools" w:id="2283" w:date="2000-01-01T00:00:00Z">
        <w:r>
          <w:tab/>
          <w:t>(2)</w:t>
        </w:r>
      </w:ins>
      <w:ins w:author="Open-Xml-PowerTools" w:id="2284" w:date="2000-01-01T00:00:00Z">
        <w:r>
          <w:tab/>
          <w:t>For the purposes of section 21(1)(n) the following notifications are prescribed —</w:t>
        </w:r>
      </w:ins>
    </w:p>
    <w:p>
      <w:pPr>
        <w:pStyle w:val="Indenta"/>
        <w:rPr>
          <w:ins w:author="Open-Xml-PowerTools" w:id="2288" w:date="2000-01-01T00:00:00Z"/>
        </w:rPr>
      </w:pPr>
      <w:ins w:author="Open-Xml-PowerTools" w:id="2286" w:date="2000-01-01T00:00:00Z">
        <w:r>
          <w:tab/>
          <w:t>(a)</w:t>
        </w:r>
      </w:ins>
      <w:ins w:author="Open-Xml-PowerTools" w:id="2287" w:date="2000-01-01T00:00:00Z">
        <w:r>
          <w:tab/>
          <w:t xml:space="preserve">notification of the name, address and contact number of the applicant for a demolition permit and the name of the permit authority to which the application is made to be given to the Heritage Council of Western Australia if the place to which the application relates — </w:t>
        </w:r>
      </w:ins>
    </w:p>
    <w:p>
      <w:pPr>
        <w:pStyle w:val="Indenti"/>
        <w:rPr>
          <w:ins w:author="Open-Xml-PowerTools" w:id="2291" w:date="2000-01-01T00:00:00Z"/>
        </w:rPr>
      </w:pPr>
      <w:ins w:author="Open-Xml-PowerTools" w:id="2289" w:date="2000-01-01T00:00:00Z">
        <w:r>
          <w:tab/>
          <w:t>(i)</w:t>
        </w:r>
      </w:ins>
      <w:ins w:author="Open-Xml-PowerTools" w:id="2290" w:date="2000-01-01T00:00:00Z">
        <w:r>
          <w:tab/>
          <w:t>is subject to a Heritage Agreement made under the Heritage Act section 29; or</w:t>
        </w:r>
      </w:ins>
    </w:p>
    <w:p>
      <w:pPr>
        <w:pStyle w:val="Indenti"/>
        <w:rPr>
          <w:ins w:author="Open-Xml-PowerTools" w:id="2294" w:date="2000-01-01T00:00:00Z"/>
        </w:rPr>
      </w:pPr>
      <w:ins w:author="Open-Xml-PowerTools" w:id="2292" w:date="2000-01-01T00:00:00Z">
        <w:r>
          <w:tab/>
          <w:t>(ii)</w:t>
        </w:r>
      </w:ins>
      <w:ins w:author="Open-Xml-PowerTools" w:id="2293" w:date="2000-01-01T00:00:00Z">
        <w:r>
          <w:tab/>
          <w:t>is entered in the Register of Heritage Places established under the Heritage Act section 46; or</w:t>
        </w:r>
      </w:ins>
    </w:p>
    <w:p>
      <w:pPr>
        <w:pStyle w:val="Indenti"/>
        <w:rPr>
          <w:ins w:author="Open-Xml-PowerTools" w:id="2297" w:date="2000-01-01T00:00:00Z"/>
        </w:rPr>
      </w:pPr>
      <w:ins w:author="Open-Xml-PowerTools" w:id="2295" w:date="2000-01-01T00:00:00Z">
        <w:r>
          <w:tab/>
          <w:t>(iii)</w:t>
        </w:r>
      </w:ins>
      <w:ins w:author="Open-Xml-PowerTools" w:id="2296" w:date="2000-01-01T00:00:00Z">
        <w:r>
          <w:tab/>
          <w:t>is subject to a Conservation Order under the Heritage Act section 59; or</w:t>
        </w:r>
      </w:ins>
    </w:p>
    <w:p>
      <w:pPr>
        <w:pStyle w:val="Indenti"/>
        <w:rPr>
          <w:ins w:author="Open-Xml-PowerTools" w:id="2300" w:date="2000-01-01T00:00:00Z"/>
        </w:rPr>
      </w:pPr>
      <w:ins w:author="Open-Xml-PowerTools" w:id="2298" w:date="2000-01-01T00:00:00Z">
        <w:r>
          <w:lastRenderedPageBreak/>
          <w:tab/>
          <w:t>(iv)</w:t>
        </w:r>
      </w:ins>
      <w:ins w:author="Open-Xml-PowerTools" w:id="2299" w:date="2000-01-01T00:00:00Z">
        <w:r>
          <w:tab/>
          <w:t>is subject to an Order in Council made under the Heritage Act section 80;</w:t>
        </w:r>
      </w:ins>
    </w:p>
    <w:p>
      <w:pPr>
        <w:pStyle w:val="Indenta"/>
        <w:rPr>
          <w:ins w:author="Open-Xml-PowerTools" w:id="2305" w:date="2000-01-01T00:00:00Z"/>
        </w:rPr>
      </w:pPr>
      <w:ins w:author="Open-Xml-PowerTools" w:id="2301" w:date="2000-01-01T00:00:00Z">
        <w:r>
          <w:tab/>
          <w:t>(b)</w:t>
        </w:r>
      </w:ins>
      <w:ins w:author="Open-Xml-PowerTools" w:id="2302" w:date="2000-01-01T00:00:00Z">
        <w:r>
          <w:tab/>
          <w:t xml:space="preserve">the notification required under the </w:t>
        </w:r>
      </w:ins>
      <w:ins w:author="Open-Xml-PowerTools" w:id="2303" w:date="2000-01-01T00:00:00Z">
        <w:r>
          <w:rPr>
            <w:i/>
          </w:rPr>
          <w:t>Occupational Safety and Health Regulations 1996</w:t>
        </w:r>
      </w:ins>
      <w:ins w:author="Open-Xml-PowerTools" w:id="2304" w:date="2000-01-01T00:00:00Z">
        <w:r>
          <w:t xml:space="preserve"> regulation 3.119;</w:t>
        </w:r>
      </w:ins>
    </w:p>
    <w:p>
      <w:pPr>
        <w:pStyle w:val="Indenta"/>
        <w:rPr>
          <w:ins w:author="Open-Xml-PowerTools" w:id="2308" w:date="2000-01-01T00:00:00Z"/>
        </w:rPr>
      </w:pPr>
      <w:ins w:author="Open-Xml-PowerTools" w:id="2306" w:date="2000-01-01T00:00:00Z">
        <w:r>
          <w:tab/>
          <w:t>(c)</w:t>
        </w:r>
      </w:ins>
      <w:ins w:author="Open-Xml-PowerTools" w:id="2307" w:date="2000-01-01T00:00:00Z">
        <w:r>
          <w:tab/>
          <w:t>notification of the intended demolition work to each person who provides electricity or gas services to the place that is the subject of the application.</w:t>
        </w:r>
      </w:ins>
    </w:p>
    <w:p>
      <w:pPr>
        <w:pStyle w:val="Subsection"/>
        <w:rPr>
          <w:ins w:author="Open-Xml-PowerTools" w:id="2311" w:date="2000-01-01T00:00:00Z"/>
        </w:rPr>
      </w:pPr>
      <w:ins w:author="Open-Xml-PowerTools" w:id="2309" w:date="2000-01-01T00:00:00Z">
        <w:r>
          <w:tab/>
          <w:t>(3)</w:t>
        </w:r>
      </w:ins>
      <w:ins w:author="Open-Xml-PowerTools" w:id="2310" w:date="2000-01-01T00:00:00Z">
        <w:r>
          <w:tab/>
          <w:t>For the purposes of section 21(1)(o) it is a requirement for the granting of a demolition permit that the applicant has provided evidence to the local government of the local government district in which the demolition work is to be carried out that the building or incidental structure to be demolished has been treated so as to ensure that it is not infested by rodents at the time of the demolition.</w:t>
        </w:r>
      </w:ins>
    </w:p>
    <w:p>
      <w:pPr>
        <w:pStyle w:val="Footnotesection"/>
        <w:spacing w:before="100"/>
        <w:rPr>
          <w:ins w:author="Open-Xml-PowerTools" w:id="2313" w:date="2000-01-01T00:00:00Z"/>
        </w:rPr>
      </w:pPr>
      <w:ins w:author="Open-Xml-PowerTools" w:id="2312" w:date="2000-01-01T00:00:00Z">
        <w:r>
          <w:tab/>
          <w:t>[Regulation 19 amended: Gazette 8 Aug 2017 p. 4344.]</w:t>
        </w:r>
      </w:ins>
    </w:p>
    <w:p>
      <w:pPr>
        <w:pStyle w:val="Heading5"/>
        <w:rPr>
          <w:ins w:author="Open-Xml-PowerTools" w:id="2319" w:date="2000-01-01T00:00:00Z"/>
        </w:rPr>
      </w:pPr>
      <w:ins w:author="Open-Xml-PowerTools" w:id="2314" w:date="2000-01-01T00:00:00Z">
        <w:bookmarkStart w:id="39" w:name="_Toc97638549"/>
      </w:ins>
      <w:ins w:author="Open-Xml-PowerTools" w:id="2315" w:date="2000-01-01T00:00:00Z">
        <w:r>
          <w:rPr>
            <w:rStyle w:val="CharSectno"/>
          </w:rPr>
          <w:t>20</w:t>
        </w:r>
      </w:ins>
      <w:ins w:author="Open-Xml-PowerTools" w:id="2316" w:date="2000-01-01T00:00:00Z">
        <w:r>
          <w:t>.</w:t>
        </w:r>
      </w:ins>
      <w:ins w:author="Open-Xml-PowerTools" w:id="2317" w:date="2000-01-01T00:00:00Z">
        <w:r>
          <w:tab/>
          <w:t>Time for deciding application for building or demolition permit (s. 23)</w:t>
        </w:r>
      </w:ins>
      <w:ins w:author="Open-Xml-PowerTools" w:id="2318" w:date="2000-01-01T00:00:00Z">
        <w:bookmarkEnd w:id="39"/>
      </w:ins>
    </w:p>
    <w:p>
      <w:pPr>
        <w:pStyle w:val="Subsection"/>
        <w:rPr>
          <w:ins w:author="Open-Xml-PowerTools" w:id="2322" w:date="2000-01-01T00:00:00Z"/>
        </w:rPr>
      </w:pPr>
      <w:ins w:author="Open-Xml-PowerTools" w:id="2320" w:date="2000-01-01T00:00:00Z">
        <w:r>
          <w:tab/>
          <w:t>(1)</w:t>
        </w:r>
      </w:ins>
      <w:ins w:author="Open-Xml-PowerTools" w:id="2321" w:date="2000-01-01T00:00:00Z">
        <w:r>
          <w:tab/>
          <w:t xml:space="preserve">For the purposes of section 23(1)(a), the period for buildings of all classifications is — </w:t>
        </w:r>
      </w:ins>
    </w:p>
    <w:p>
      <w:pPr>
        <w:pStyle w:val="Indenta"/>
        <w:rPr>
          <w:ins w:author="Open-Xml-PowerTools" w:id="2327" w:date="2000-01-01T00:00:00Z"/>
        </w:rPr>
      </w:pPr>
      <w:ins w:author="Open-Xml-PowerTools" w:id="2323" w:date="2000-01-01T00:00:00Z">
        <w:r>
          <w:tab/>
          <w:t>(a)</w:t>
        </w:r>
      </w:ins>
      <w:ins w:author="Open-Xml-PowerTools" w:id="2324" w:date="2000-01-01T00:00:00Z">
        <w:r>
          <w:tab/>
          <w:t xml:space="preserve">if the application relates to development as defined in the </w:t>
        </w:r>
      </w:ins>
      <w:ins w:author="Open-Xml-PowerTools" w:id="2325" w:date="2000-01-01T00:00:00Z">
        <w:r>
          <w:rPr>
            <w:i/>
          </w:rPr>
          <w:t>Planning and Development Act 2005</w:t>
        </w:r>
      </w:ins>
      <w:ins w:author="Open-Xml-PowerTools" w:id="2326" w:date="2000-01-01T00:00:00Z">
        <w:r>
          <w:t xml:space="preserve"> section 4 and a planning scheme or interim development order that has effect under that Act provides that the development is not to be commenced or carried out without an approval being obtained upon the making of a development application — </w:t>
        </w:r>
      </w:ins>
    </w:p>
    <w:p>
      <w:pPr>
        <w:pStyle w:val="Indenti"/>
        <w:rPr>
          <w:ins w:author="Open-Xml-PowerTools" w:id="2330" w:date="2000-01-01T00:00:00Z"/>
        </w:rPr>
      </w:pPr>
      <w:ins w:author="Open-Xml-PowerTools" w:id="2328" w:date="2000-01-01T00:00:00Z">
        <w:r>
          <w:tab/>
          <w:t>(i)</w:t>
        </w:r>
      </w:ins>
      <w:ins w:author="Open-Xml-PowerTools" w:id="2329" w:date="2000-01-01T00:00:00Z">
        <w:r>
          <w:tab/>
          <w:t>25 business days, excluding any day that is after the day on which the development application is made and before the day on which that application is determined; or</w:t>
        </w:r>
      </w:ins>
    </w:p>
    <w:p>
      <w:pPr>
        <w:pStyle w:val="Indenti"/>
        <w:rPr>
          <w:ins w:author="Open-Xml-PowerTools" w:id="2333" w:date="2000-01-01T00:00:00Z"/>
        </w:rPr>
      </w:pPr>
      <w:ins w:author="Open-Xml-PowerTools" w:id="2331" w:date="2000-01-01T00:00:00Z">
        <w:r>
          <w:tab/>
          <w:t>(ii)</w:t>
        </w:r>
      </w:ins>
      <w:ins w:author="Open-Xml-PowerTools" w:id="2332" w:date="2000-01-01T00:00:00Z">
        <w:r>
          <w:tab/>
          <w:t>such longer period as is agreed in writing between the applicant and the permit authority;</w:t>
        </w:r>
      </w:ins>
    </w:p>
    <w:p>
      <w:pPr>
        <w:pStyle w:val="Indenta"/>
        <w:rPr>
          <w:ins w:author="Open-Xml-PowerTools" w:id="2336" w:date="2000-01-01T00:00:00Z"/>
        </w:rPr>
      </w:pPr>
      <w:ins w:author="Open-Xml-PowerTools" w:id="2334" w:date="2000-01-01T00:00:00Z">
        <w:r>
          <w:tab/>
        </w:r>
      </w:ins>
      <w:ins w:author="Open-Xml-PowerTools" w:id="2335" w:date="2000-01-01T00:00:00Z">
        <w:r>
          <w:tab/>
          <w:t>and</w:t>
        </w:r>
      </w:ins>
    </w:p>
    <w:p>
      <w:pPr>
        <w:pStyle w:val="Indenta"/>
        <w:rPr>
          <w:ins w:author="Open-Xml-PowerTools" w:id="2339" w:date="2000-01-01T00:00:00Z"/>
        </w:rPr>
      </w:pPr>
      <w:ins w:author="Open-Xml-PowerTools" w:id="2337" w:date="2000-01-01T00:00:00Z">
        <w:r>
          <w:lastRenderedPageBreak/>
          <w:tab/>
          <w:t>(b)</w:t>
        </w:r>
      </w:ins>
      <w:ins w:author="Open-Xml-PowerTools" w:id="2338" w:date="2000-01-01T00:00:00Z">
        <w:r>
          <w:tab/>
          <w:t>otherwise, 25 business days, or such longer period as is agreed in writing between the applicant and the permit authority.</w:t>
        </w:r>
      </w:ins>
    </w:p>
    <w:p>
      <w:pPr>
        <w:pStyle w:val="Subsection"/>
        <w:rPr>
          <w:ins w:author="Open-Xml-PowerTools" w:id="2342" w:date="2000-01-01T00:00:00Z"/>
        </w:rPr>
      </w:pPr>
      <w:ins w:author="Open-Xml-PowerTools" w:id="2340" w:date="2000-01-01T00:00:00Z">
        <w:r>
          <w:tab/>
          <w:t>(2)</w:t>
        </w:r>
      </w:ins>
      <w:ins w:author="Open-Xml-PowerTools" w:id="2341" w:date="2000-01-01T00:00:00Z">
        <w:r>
          <w:tab/>
          <w:t>For the purposes of section 23(2)(a), the period for buildings of all classifications is 10 business days, or such longer period as is agreed in writing between the applicant and the permit authority.</w:t>
        </w:r>
      </w:ins>
    </w:p>
    <w:p>
      <w:pPr>
        <w:pStyle w:val="Footnotesection"/>
        <w:rPr>
          <w:ins w:author="Open-Xml-PowerTools" w:id="2345" w:date="2000-01-01T00:00:00Z"/>
        </w:rPr>
      </w:pPr>
      <w:ins w:author="Open-Xml-PowerTools" w:id="2343" w:date="2000-01-01T00:00:00Z">
        <w:r>
          <w:tab/>
          <w:t>[Regulation 20 amended: Gazette 15 Jun 2012 p. 2514</w:t>
        </w:r>
      </w:ins>
      <w:ins w:author="Open-Xml-PowerTools" w:id="2344" w:date="2000-01-01T00:00:00Z">
        <w:r>
          <w:noBreakHyphen/>
          <w:t>15.]</w:t>
        </w:r>
      </w:ins>
    </w:p>
    <w:p>
      <w:pPr>
        <w:pStyle w:val="Heading5"/>
        <w:rPr>
          <w:ins w:author="Open-Xml-PowerTools" w:id="2351" w:date="2000-01-01T00:00:00Z"/>
        </w:rPr>
      </w:pPr>
      <w:ins w:author="Open-Xml-PowerTools" w:id="2346" w:date="2000-01-01T00:00:00Z">
        <w:bookmarkStart w:id="40" w:name="_Toc97638550"/>
      </w:ins>
      <w:ins w:author="Open-Xml-PowerTools" w:id="2347" w:date="2000-01-01T00:00:00Z">
        <w:r>
          <w:rPr>
            <w:rStyle w:val="CharSectno"/>
          </w:rPr>
          <w:t>21</w:t>
        </w:r>
      </w:ins>
      <w:ins w:author="Open-Xml-PowerTools" w:id="2348" w:date="2000-01-01T00:00:00Z">
        <w:r>
          <w:t>.</w:t>
        </w:r>
      </w:ins>
      <w:ins w:author="Open-Xml-PowerTools" w:id="2349" w:date="2000-01-01T00:00:00Z">
        <w:r>
          <w:tab/>
          <w:t>Form and content of building permit (s. 25)</w:t>
        </w:r>
      </w:ins>
      <w:ins w:author="Open-Xml-PowerTools" w:id="2350" w:date="2000-01-01T00:00:00Z">
        <w:bookmarkEnd w:id="40"/>
      </w:ins>
    </w:p>
    <w:p>
      <w:pPr>
        <w:pStyle w:val="Subsection"/>
        <w:rPr>
          <w:ins w:author="Open-Xml-PowerTools" w:id="2354" w:date="2000-01-01T00:00:00Z"/>
        </w:rPr>
      </w:pPr>
      <w:ins w:author="Open-Xml-PowerTools" w:id="2352" w:date="2000-01-01T00:00:00Z">
        <w:r>
          <w:tab/>
        </w:r>
      </w:ins>
      <w:ins w:author="Open-Xml-PowerTools" w:id="2353" w:date="2000-01-01T00:00:00Z">
        <w:r>
          <w:tab/>
          <w:t xml:space="preserve">For the purposes of section 25(3)(e), the following details about the builder are prescribed — </w:t>
        </w:r>
      </w:ins>
    </w:p>
    <w:p>
      <w:pPr>
        <w:pStyle w:val="Indenta"/>
        <w:rPr>
          <w:ins w:author="Open-Xml-PowerTools" w:id="2357" w:date="2000-01-01T00:00:00Z"/>
        </w:rPr>
      </w:pPr>
      <w:ins w:author="Open-Xml-PowerTools" w:id="2355" w:date="2000-01-01T00:00:00Z">
        <w:r>
          <w:tab/>
          <w:t>(a)</w:t>
        </w:r>
      </w:ins>
      <w:ins w:author="Open-Xml-PowerTools" w:id="2356" w:date="2000-01-01T00:00:00Z">
        <w:r>
          <w:tab/>
          <w:t>the name of the builder;</w:t>
        </w:r>
      </w:ins>
    </w:p>
    <w:p>
      <w:pPr>
        <w:pStyle w:val="Indenta"/>
        <w:rPr>
          <w:ins w:author="Open-Xml-PowerTools" w:id="2360" w:date="2000-01-01T00:00:00Z"/>
        </w:rPr>
      </w:pPr>
      <w:ins w:author="Open-Xml-PowerTools" w:id="2358" w:date="2000-01-01T00:00:00Z">
        <w:r>
          <w:tab/>
          <w:t>(b)</w:t>
        </w:r>
      </w:ins>
      <w:ins w:author="Open-Xml-PowerTools" w:id="2359" w:date="2000-01-01T00:00:00Z">
        <w:r>
          <w:tab/>
          <w:t xml:space="preserve">if the building permit is for builder work — </w:t>
        </w:r>
      </w:ins>
    </w:p>
    <w:p>
      <w:pPr>
        <w:pStyle w:val="Indenti"/>
        <w:rPr>
          <w:ins w:author="Open-Xml-PowerTools" w:id="2365" w:date="2000-01-01T00:00:00Z"/>
        </w:rPr>
      </w:pPr>
      <w:ins w:author="Open-Xml-PowerTools" w:id="2361" w:date="2000-01-01T00:00:00Z">
        <w:r>
          <w:tab/>
          <w:t>(i)</w:t>
        </w:r>
      </w:ins>
      <w:ins w:author="Open-Xml-PowerTools" w:id="2362" w:date="2000-01-01T00:00:00Z">
        <w:r>
          <w:tab/>
          <w:t xml:space="preserve">the registration number of the builder as a building service contractor under the </w:t>
        </w:r>
      </w:ins>
      <w:ins w:author="Open-Xml-PowerTools" w:id="2363" w:date="2000-01-01T00:00:00Z">
        <w:r>
          <w:rPr>
            <w:i/>
          </w:rPr>
          <w:t>Building Services (Registration) Act 2011</w:t>
        </w:r>
      </w:ins>
      <w:ins w:author="Open-Xml-PowerTools" w:id="2364" w:date="2000-01-01T00:00:00Z">
        <w:r>
          <w:t>; or</w:t>
        </w:r>
      </w:ins>
    </w:p>
    <w:p>
      <w:pPr>
        <w:pStyle w:val="Indenti"/>
        <w:rPr>
          <w:ins w:author="Open-Xml-PowerTools" w:id="2371" w:date="2000-01-01T00:00:00Z"/>
        </w:rPr>
      </w:pPr>
      <w:ins w:author="Open-Xml-PowerTools" w:id="2366" w:date="2000-01-01T00:00:00Z">
        <w:r>
          <w:tab/>
          <w:t>(ii)</w:t>
        </w:r>
      </w:ins>
      <w:ins w:author="Open-Xml-PowerTools" w:id="2367" w:date="2000-01-01T00:00:00Z">
        <w:r>
          <w:tab/>
          <w:t>the number of the owner</w:t>
        </w:r>
      </w:ins>
      <w:ins w:author="Open-Xml-PowerTools" w:id="2368" w:date="2000-01-01T00:00:00Z">
        <w:r>
          <w:noBreakHyphen/>
          <w:t xml:space="preserve">builder approval given to the builder under the </w:t>
        </w:r>
      </w:ins>
      <w:ins w:author="Open-Xml-PowerTools" w:id="2369" w:date="2000-01-01T00:00:00Z">
        <w:r>
          <w:rPr>
            <w:i/>
          </w:rPr>
          <w:t>Building Services (Registration) Act 2011</w:t>
        </w:r>
      </w:ins>
      <w:ins w:author="Open-Xml-PowerTools" w:id="2370" w:date="2000-01-01T00:00:00Z">
        <w:r>
          <w:t>.</w:t>
        </w:r>
      </w:ins>
    </w:p>
    <w:p>
      <w:pPr>
        <w:pStyle w:val="Heading5"/>
        <w:rPr>
          <w:ins w:author="Open-Xml-PowerTools" w:id="2377" w:date="2000-01-01T00:00:00Z"/>
        </w:rPr>
      </w:pPr>
      <w:ins w:author="Open-Xml-PowerTools" w:id="2372" w:date="2000-01-01T00:00:00Z">
        <w:bookmarkStart w:id="41" w:name="_Toc97638551"/>
      </w:ins>
      <w:ins w:author="Open-Xml-PowerTools" w:id="2373" w:date="2000-01-01T00:00:00Z">
        <w:r>
          <w:rPr>
            <w:rStyle w:val="CharSectno"/>
          </w:rPr>
          <w:t>22</w:t>
        </w:r>
      </w:ins>
      <w:ins w:author="Open-Xml-PowerTools" w:id="2374" w:date="2000-01-01T00:00:00Z">
        <w:r>
          <w:t>.</w:t>
        </w:r>
      </w:ins>
      <w:ins w:author="Open-Xml-PowerTools" w:id="2375" w:date="2000-01-01T00:00:00Z">
        <w:r>
          <w:tab/>
          <w:t>Form and content of demolition permit (s. 25)</w:t>
        </w:r>
      </w:ins>
      <w:ins w:author="Open-Xml-PowerTools" w:id="2376" w:date="2000-01-01T00:00:00Z">
        <w:bookmarkEnd w:id="41"/>
      </w:ins>
    </w:p>
    <w:p>
      <w:pPr>
        <w:pStyle w:val="Subsection"/>
        <w:rPr>
          <w:ins w:author="Open-Xml-PowerTools" w:id="2380" w:date="2000-01-01T00:00:00Z"/>
        </w:rPr>
      </w:pPr>
      <w:ins w:author="Open-Xml-PowerTools" w:id="2378" w:date="2000-01-01T00:00:00Z">
        <w:r>
          <w:tab/>
        </w:r>
      </w:ins>
      <w:ins w:author="Open-Xml-PowerTools" w:id="2379" w:date="2000-01-01T00:00:00Z">
        <w:r>
          <w:tab/>
          <w:t xml:space="preserve">For the purposes of section 25(4)(c), the following details about the demolition contractor are prescribed — </w:t>
        </w:r>
      </w:ins>
    </w:p>
    <w:p>
      <w:pPr>
        <w:pStyle w:val="Indenta"/>
        <w:rPr>
          <w:ins w:author="Open-Xml-PowerTools" w:id="2383" w:date="2000-01-01T00:00:00Z"/>
        </w:rPr>
      </w:pPr>
      <w:ins w:author="Open-Xml-PowerTools" w:id="2381" w:date="2000-01-01T00:00:00Z">
        <w:r>
          <w:tab/>
          <w:t>(a)</w:t>
        </w:r>
      </w:ins>
      <w:ins w:author="Open-Xml-PowerTools" w:id="2382" w:date="2000-01-01T00:00:00Z">
        <w:r>
          <w:tab/>
          <w:t>the name of the contractor;</w:t>
        </w:r>
      </w:ins>
    </w:p>
    <w:p>
      <w:pPr>
        <w:pStyle w:val="Indenta"/>
        <w:rPr>
          <w:ins w:author="Open-Xml-PowerTools" w:id="2388" w:date="2000-01-01T00:00:00Z"/>
        </w:rPr>
      </w:pPr>
      <w:ins w:author="Open-Xml-PowerTools" w:id="2384" w:date="2000-01-01T00:00:00Z">
        <w:r>
          <w:tab/>
          <w:t>(b)</w:t>
        </w:r>
      </w:ins>
      <w:ins w:author="Open-Xml-PowerTools" w:id="2385" w:date="2000-01-01T00:00:00Z">
        <w:r>
          <w:tab/>
          <w:t xml:space="preserve">if a licence has been issued to the contractor under the </w:t>
        </w:r>
      </w:ins>
      <w:ins w:author="Open-Xml-PowerTools" w:id="2386" w:date="2000-01-01T00:00:00Z">
        <w:r>
          <w:rPr>
            <w:i/>
          </w:rPr>
          <w:t>Occupational Safety and Health Regulations 1996</w:t>
        </w:r>
      </w:ins>
      <w:ins w:author="Open-Xml-PowerTools" w:id="2387" w:date="2000-01-01T00:00:00Z">
        <w:r>
          <w:t xml:space="preserve"> regulation 3.116(2), the number of that licence.</w:t>
        </w:r>
      </w:ins>
    </w:p>
    <w:p>
      <w:pPr>
        <w:pStyle w:val="Ednotesection"/>
        <w:spacing w:before="240"/>
        <w:rPr>
          <w:ins w:author="Open-Xml-PowerTools" w:id="2392" w:date="2000-01-01T00:00:00Z"/>
        </w:rPr>
      </w:pPr>
      <w:ins w:author="Open-Xml-PowerTools" w:id="2389" w:date="2000-01-01T00:00:00Z">
        <w:r>
          <w:t>[</w:t>
        </w:r>
      </w:ins>
      <w:ins w:author="Open-Xml-PowerTools" w:id="2390" w:date="2000-01-01T00:00:00Z">
        <w:r>
          <w:rPr>
            <w:b/>
          </w:rPr>
          <w:t>23A.</w:t>
        </w:r>
      </w:ins>
      <w:ins w:author="Open-Xml-PowerTools" w:id="2391" w:date="2000-01-01T00:00:00Z">
        <w:r>
          <w:tab/>
          <w:t>Deleted: Gazette 21 Jun 2013 p. 2446.]</w:t>
        </w:r>
      </w:ins>
    </w:p>
    <w:p>
      <w:pPr>
        <w:pStyle w:val="Heading5"/>
        <w:pageBreakBefore/>
        <w:spacing w:before="0"/>
        <w:rPr>
          <w:ins w:author="Open-Xml-PowerTools" w:id="2398" w:date="2000-01-01T00:00:00Z"/>
        </w:rPr>
      </w:pPr>
      <w:ins w:author="Open-Xml-PowerTools" w:id="2393" w:date="2000-01-01T00:00:00Z">
        <w:bookmarkStart w:id="42" w:name="_Toc97638552"/>
      </w:ins>
      <w:ins w:author="Open-Xml-PowerTools" w:id="2394" w:date="2000-01-01T00:00:00Z">
        <w:r>
          <w:rPr>
            <w:rStyle w:val="CharSectno"/>
          </w:rPr>
          <w:lastRenderedPageBreak/>
          <w:t>23</w:t>
        </w:r>
      </w:ins>
      <w:ins w:author="Open-Xml-PowerTools" w:id="2395" w:date="2000-01-01T00:00:00Z">
        <w:r>
          <w:t>.</w:t>
        </w:r>
      </w:ins>
      <w:ins w:author="Open-Xml-PowerTools" w:id="2396" w:date="2000-01-01T00:00:00Z">
        <w:r>
          <w:tab/>
          <w:t>Application to extend time during which permit has effect (s. 32)</w:t>
        </w:r>
      </w:ins>
      <w:ins w:author="Open-Xml-PowerTools" w:id="2397" w:date="2000-01-01T00:00:00Z">
        <w:bookmarkEnd w:id="42"/>
      </w:ins>
    </w:p>
    <w:p>
      <w:pPr>
        <w:pStyle w:val="Subsection"/>
        <w:rPr>
          <w:ins w:author="Open-Xml-PowerTools" w:id="2401" w:date="2000-01-01T00:00:00Z"/>
        </w:rPr>
      </w:pPr>
      <w:ins w:author="Open-Xml-PowerTools" w:id="2399" w:date="2000-01-01T00:00:00Z">
        <w:r>
          <w:tab/>
          <w:t>(1)</w:t>
        </w:r>
      </w:ins>
      <w:ins w:author="Open-Xml-PowerTools" w:id="2400" w:date="2000-01-01T00:00:00Z">
        <w:r>
          <w:tab/>
          <w:t xml:space="preserve">In this regulation — </w:t>
        </w:r>
      </w:ins>
    </w:p>
    <w:p>
      <w:pPr>
        <w:pStyle w:val="Defstart"/>
        <w:rPr>
          <w:ins w:author="Open-Xml-PowerTools" w:id="2405" w:date="2000-01-01T00:00:00Z"/>
        </w:rPr>
      </w:pPr>
      <w:ins w:author="Open-Xml-PowerTools" w:id="2402" w:date="2000-01-01T00:00:00Z">
        <w:r>
          <w:tab/>
        </w:r>
      </w:ins>
      <w:ins w:author="Open-Xml-PowerTools" w:id="2403" w:date="2000-01-01T00:00:00Z">
        <w:r>
          <w:rPr>
            <w:rStyle w:val="CharDefText"/>
          </w:rPr>
          <w:t>expiry day</w:t>
        </w:r>
      </w:ins>
      <w:ins w:author="Open-Xml-PowerTools" w:id="2404" w:date="2000-01-01T00:00:00Z">
        <w:r>
          <w:t>, in relation to a permit, means the day on which the permit ceases to have effect.</w:t>
        </w:r>
      </w:ins>
    </w:p>
    <w:p>
      <w:pPr>
        <w:pStyle w:val="Subsection"/>
        <w:keepNext/>
        <w:rPr>
          <w:ins w:author="Open-Xml-PowerTools" w:id="2408" w:date="2000-01-01T00:00:00Z"/>
        </w:rPr>
      </w:pPr>
      <w:ins w:author="Open-Xml-PowerTools" w:id="2406" w:date="2000-01-01T00:00:00Z">
        <w:r>
          <w:tab/>
          <w:t>(2)</w:t>
        </w:r>
      </w:ins>
      <w:ins w:author="Open-Xml-PowerTools" w:id="2407" w:date="2000-01-01T00:00:00Z">
        <w:r>
          <w:tab/>
          <w:t xml:space="preserve">An application to extend the time during which a permit has effect — </w:t>
        </w:r>
      </w:ins>
    </w:p>
    <w:p>
      <w:pPr>
        <w:pStyle w:val="Indenta"/>
        <w:rPr>
          <w:ins w:author="Open-Xml-PowerTools" w:id="2411" w:date="2000-01-01T00:00:00Z"/>
        </w:rPr>
      </w:pPr>
      <w:ins w:author="Open-Xml-PowerTools" w:id="2409" w:date="2000-01-01T00:00:00Z">
        <w:r>
          <w:tab/>
          <w:t>(a)</w:t>
        </w:r>
      </w:ins>
      <w:ins w:author="Open-Xml-PowerTools" w:id="2410" w:date="2000-01-01T00:00:00Z">
        <w:r>
          <w:tab/>
          <w:t>must be made to the relevant permit authority in a manner and form approved by the Building Commissioner; and</w:t>
        </w:r>
      </w:ins>
    </w:p>
    <w:p>
      <w:pPr>
        <w:pStyle w:val="Indenta"/>
        <w:rPr>
          <w:ins w:author="Open-Xml-PowerTools" w:id="2414" w:date="2000-01-01T00:00:00Z"/>
        </w:rPr>
      </w:pPr>
      <w:ins w:author="Open-Xml-PowerTools" w:id="2412" w:date="2000-01-01T00:00:00Z">
        <w:r>
          <w:tab/>
          <w:t>(b)</w:t>
        </w:r>
      </w:ins>
      <w:ins w:author="Open-Xml-PowerTools" w:id="2413" w:date="2000-01-01T00:00:00Z">
        <w:r>
          <w:tab/>
          <w:t xml:space="preserve">must set out — </w:t>
        </w:r>
      </w:ins>
    </w:p>
    <w:p>
      <w:pPr>
        <w:pStyle w:val="Indenti"/>
        <w:rPr>
          <w:ins w:author="Open-Xml-PowerTools" w:id="2417" w:date="2000-01-01T00:00:00Z"/>
        </w:rPr>
      </w:pPr>
      <w:ins w:author="Open-Xml-PowerTools" w:id="2415" w:date="2000-01-01T00:00:00Z">
        <w:r>
          <w:tab/>
          <w:t>(i)</w:t>
        </w:r>
      </w:ins>
      <w:ins w:author="Open-Xml-PowerTools" w:id="2416" w:date="2000-01-01T00:00:00Z">
        <w:r>
          <w:tab/>
          <w:t>the reference number of the permit; and</w:t>
        </w:r>
      </w:ins>
    </w:p>
    <w:p>
      <w:pPr>
        <w:pStyle w:val="Indenti"/>
        <w:rPr>
          <w:ins w:author="Open-Xml-PowerTools" w:id="2420" w:date="2000-01-01T00:00:00Z"/>
        </w:rPr>
      </w:pPr>
      <w:ins w:author="Open-Xml-PowerTools" w:id="2418" w:date="2000-01-01T00:00:00Z">
        <w:r>
          <w:tab/>
          <w:t>(ii)</w:t>
        </w:r>
      </w:ins>
      <w:ins w:author="Open-Xml-PowerTools" w:id="2419" w:date="2000-01-01T00:00:00Z">
        <w:r>
          <w:tab/>
          <w:t>the grounds for requesting the extension; and</w:t>
        </w:r>
      </w:ins>
    </w:p>
    <w:p>
      <w:pPr>
        <w:pStyle w:val="Indenti"/>
        <w:rPr>
          <w:ins w:author="Open-Xml-PowerTools" w:id="2423" w:date="2000-01-01T00:00:00Z"/>
        </w:rPr>
      </w:pPr>
      <w:ins w:author="Open-Xml-PowerTools" w:id="2421" w:date="2000-01-01T00:00:00Z">
        <w:r>
          <w:tab/>
          <w:t>(iii)</w:t>
        </w:r>
      </w:ins>
      <w:ins w:author="Open-Xml-PowerTools" w:id="2422" w:date="2000-01-01T00:00:00Z">
        <w:r>
          <w:tab/>
          <w:t>the period for which the extension is sought.</w:t>
        </w:r>
      </w:ins>
    </w:p>
    <w:p>
      <w:pPr>
        <w:pStyle w:val="Subsection"/>
        <w:rPr>
          <w:ins w:author="Open-Xml-PowerTools" w:id="2426" w:date="2000-01-01T00:00:00Z"/>
        </w:rPr>
      </w:pPr>
      <w:ins w:author="Open-Xml-PowerTools" w:id="2424" w:date="2000-01-01T00:00:00Z">
        <w:r>
          <w:tab/>
          <w:t>(3)</w:t>
        </w:r>
      </w:ins>
      <w:ins w:author="Open-Xml-PowerTools" w:id="2425" w:date="2000-01-01T00:00:00Z">
        <w:r>
          <w:tab/>
          <w:t xml:space="preserve">A permit authority may, by written notice, refuse to accept an application made after the expiry day for the permit if — </w:t>
        </w:r>
      </w:ins>
    </w:p>
    <w:p>
      <w:pPr>
        <w:pStyle w:val="Indenta"/>
        <w:rPr>
          <w:ins w:author="Open-Xml-PowerTools" w:id="2429" w:date="2000-01-01T00:00:00Z"/>
        </w:rPr>
      </w:pPr>
      <w:ins w:author="Open-Xml-PowerTools" w:id="2427" w:date="2000-01-01T00:00:00Z">
        <w:r>
          <w:tab/>
          <w:t>(a)</w:t>
        </w:r>
      </w:ins>
      <w:ins w:author="Open-Xml-PowerTools" w:id="2428" w:date="2000-01-01T00:00:00Z">
        <w:r>
          <w:tab/>
          <w:t>the permit authority is satisfied that the delay in making the application was unreasonable in the circumstances; or</w:t>
        </w:r>
      </w:ins>
    </w:p>
    <w:p>
      <w:pPr>
        <w:pStyle w:val="Indenta"/>
        <w:rPr>
          <w:ins w:author="Open-Xml-PowerTools" w:id="2432" w:date="2000-01-01T00:00:00Z"/>
        </w:rPr>
      </w:pPr>
      <w:ins w:author="Open-Xml-PowerTools" w:id="2430" w:date="2000-01-01T00:00:00Z">
        <w:r>
          <w:tab/>
          <w:t>(b)</w:t>
        </w:r>
      </w:ins>
      <w:ins w:author="Open-Xml-PowerTools" w:id="2431" w:date="2000-01-01T00:00:00Z">
        <w:r>
          <w:tab/>
          <w:t>the application is made more than 12 months after the expiry date for the permit.</w:t>
        </w:r>
      </w:ins>
    </w:p>
    <w:p>
      <w:pPr>
        <w:pStyle w:val="Subsection"/>
        <w:rPr>
          <w:ins w:author="Open-Xml-PowerTools" w:id="2435" w:date="2000-01-01T00:00:00Z"/>
        </w:rPr>
      </w:pPr>
      <w:ins w:author="Open-Xml-PowerTools" w:id="2433" w:date="2000-01-01T00:00:00Z">
        <w:r>
          <w:tab/>
          <w:t>(4)</w:t>
        </w:r>
      </w:ins>
      <w:ins w:author="Open-Xml-PowerTools" w:id="2434" w:date="2000-01-01T00:00:00Z">
        <w:r>
          <w:tab/>
          <w:t xml:space="preserve">If an application is made before the expiry day for a permit and has not been determined by the expiry day, the permit continues to have effect on and from expiry day — </w:t>
        </w:r>
      </w:ins>
    </w:p>
    <w:p>
      <w:pPr>
        <w:pStyle w:val="Indenta"/>
        <w:rPr>
          <w:ins w:author="Open-Xml-PowerTools" w:id="2438" w:date="2000-01-01T00:00:00Z"/>
        </w:rPr>
      </w:pPr>
      <w:ins w:author="Open-Xml-PowerTools" w:id="2436" w:date="2000-01-01T00:00:00Z">
        <w:r>
          <w:tab/>
          <w:t>(a)</w:t>
        </w:r>
      </w:ins>
      <w:ins w:author="Open-Xml-PowerTools" w:id="2437" w:date="2000-01-01T00:00:00Z">
        <w:r>
          <w:tab/>
          <w:t>until the permit authority extends, or refuses to extend the time during which the permit has effect; or</w:t>
        </w:r>
      </w:ins>
    </w:p>
    <w:p>
      <w:pPr>
        <w:pStyle w:val="Indenta"/>
        <w:rPr>
          <w:ins w:author="Open-Xml-PowerTools" w:id="2441" w:date="2000-01-01T00:00:00Z"/>
        </w:rPr>
      </w:pPr>
      <w:ins w:author="Open-Xml-PowerTools" w:id="2439" w:date="2000-01-01T00:00:00Z">
        <w:r>
          <w:tab/>
          <w:t>(b)</w:t>
        </w:r>
      </w:ins>
      <w:ins w:author="Open-Xml-PowerTools" w:id="2440" w:date="2000-01-01T00:00:00Z">
        <w:r>
          <w:tab/>
          <w:t>until the applicant withdraws the application or gives notice of completion in relation to the permit,</w:t>
        </w:r>
      </w:ins>
    </w:p>
    <w:p>
      <w:pPr>
        <w:pStyle w:val="Subsection"/>
        <w:rPr>
          <w:ins w:author="Open-Xml-PowerTools" w:id="2444" w:date="2000-01-01T00:00:00Z"/>
        </w:rPr>
      </w:pPr>
      <w:ins w:author="Open-Xml-PowerTools" w:id="2442" w:date="2000-01-01T00:00:00Z">
        <w:r>
          <w:tab/>
        </w:r>
      </w:ins>
      <w:ins w:author="Open-Xml-PowerTools" w:id="2443" w:date="2000-01-01T00:00:00Z">
        <w:r>
          <w:tab/>
          <w:t>except for any period when the permit does not have effect under section 35.</w:t>
        </w:r>
      </w:ins>
    </w:p>
    <w:p>
      <w:pPr>
        <w:pStyle w:val="Subsection"/>
        <w:rPr>
          <w:ins w:author="Open-Xml-PowerTools" w:id="2447" w:date="2000-01-01T00:00:00Z"/>
        </w:rPr>
      </w:pPr>
      <w:ins w:author="Open-Xml-PowerTools" w:id="2445" w:date="2000-01-01T00:00:00Z">
        <w:r>
          <w:lastRenderedPageBreak/>
          <w:tab/>
          <w:t>(5)</w:t>
        </w:r>
      </w:ins>
      <w:ins w:author="Open-Xml-PowerTools" w:id="2446" w:date="2000-01-01T00:00:00Z">
        <w:r>
          <w:tab/>
          <w:t xml:space="preserve">If an application made after the expiry date for a permit is accepted by the permit authority, the permit is to be taken to have had effect on and from the day immediately following the expiry day — </w:t>
        </w:r>
      </w:ins>
    </w:p>
    <w:p>
      <w:pPr>
        <w:pStyle w:val="Indenta"/>
        <w:rPr>
          <w:ins w:author="Open-Xml-PowerTools" w:id="2450" w:date="2000-01-01T00:00:00Z"/>
        </w:rPr>
      </w:pPr>
      <w:ins w:author="Open-Xml-PowerTools" w:id="2448" w:date="2000-01-01T00:00:00Z">
        <w:r>
          <w:tab/>
          <w:t>(a)</w:t>
        </w:r>
      </w:ins>
      <w:ins w:author="Open-Xml-PowerTools" w:id="2449" w:date="2000-01-01T00:00:00Z">
        <w:r>
          <w:tab/>
          <w:t>until the permit authority extends, or refuses to extend, the time during which the permit has effect; or</w:t>
        </w:r>
      </w:ins>
    </w:p>
    <w:p>
      <w:pPr>
        <w:pStyle w:val="Indenta"/>
        <w:rPr>
          <w:ins w:author="Open-Xml-PowerTools" w:id="2453" w:date="2000-01-01T00:00:00Z"/>
        </w:rPr>
      </w:pPr>
      <w:ins w:author="Open-Xml-PowerTools" w:id="2451" w:date="2000-01-01T00:00:00Z">
        <w:r>
          <w:tab/>
          <w:t>(b)</w:t>
        </w:r>
      </w:ins>
      <w:ins w:author="Open-Xml-PowerTools" w:id="2452" w:date="2000-01-01T00:00:00Z">
        <w:r>
          <w:tab/>
          <w:t>until the applicant withdraws the application or gives notice of completion in relation to the permit,</w:t>
        </w:r>
      </w:ins>
    </w:p>
    <w:p>
      <w:pPr>
        <w:pStyle w:val="Subsection"/>
        <w:rPr>
          <w:ins w:author="Open-Xml-PowerTools" w:id="2456" w:date="2000-01-01T00:00:00Z"/>
        </w:rPr>
      </w:pPr>
      <w:ins w:author="Open-Xml-PowerTools" w:id="2454" w:date="2000-01-01T00:00:00Z">
        <w:r>
          <w:tab/>
        </w:r>
      </w:ins>
      <w:ins w:author="Open-Xml-PowerTools" w:id="2455" w:date="2000-01-01T00:00:00Z">
        <w:r>
          <w:tab/>
          <w:t>except for any period when the permit does not have effect under section 35.</w:t>
        </w:r>
      </w:ins>
    </w:p>
    <w:p>
      <w:pPr>
        <w:pStyle w:val="Heading5"/>
        <w:spacing w:before="180"/>
        <w:rPr>
          <w:ins w:author="Open-Xml-PowerTools" w:id="2462" w:date="2000-01-01T00:00:00Z"/>
        </w:rPr>
      </w:pPr>
      <w:ins w:author="Open-Xml-PowerTools" w:id="2457" w:date="2000-01-01T00:00:00Z">
        <w:bookmarkStart w:id="43" w:name="_Toc97638553"/>
      </w:ins>
      <w:ins w:author="Open-Xml-PowerTools" w:id="2458" w:date="2000-01-01T00:00:00Z">
        <w:r>
          <w:rPr>
            <w:rStyle w:val="CharSectno"/>
          </w:rPr>
          <w:t>24</w:t>
        </w:r>
      </w:ins>
      <w:ins w:author="Open-Xml-PowerTools" w:id="2459" w:date="2000-01-01T00:00:00Z">
        <w:r>
          <w:t>.</w:t>
        </w:r>
      </w:ins>
      <w:ins w:author="Open-Xml-PowerTools" w:id="2460" w:date="2000-01-01T00:00:00Z">
        <w:r>
          <w:tab/>
          <w:t>Extension of time during which permit has effect (s. 32(3))</w:t>
        </w:r>
      </w:ins>
      <w:ins w:author="Open-Xml-PowerTools" w:id="2461" w:date="2000-01-01T00:00:00Z">
        <w:bookmarkEnd w:id="43"/>
      </w:ins>
    </w:p>
    <w:p>
      <w:pPr>
        <w:pStyle w:val="Subsection"/>
        <w:rPr>
          <w:ins w:author="Open-Xml-PowerTools" w:id="2465" w:date="2000-01-01T00:00:00Z"/>
        </w:rPr>
      </w:pPr>
      <w:ins w:author="Open-Xml-PowerTools" w:id="2463" w:date="2000-01-01T00:00:00Z">
        <w:r>
          <w:tab/>
          <w:t>(1)</w:t>
        </w:r>
      </w:ins>
      <w:ins w:author="Open-Xml-PowerTools" w:id="2464" w:date="2000-01-01T00:00:00Z">
        <w:r>
          <w:tab/>
          <w:t xml:space="preserve">The relevant permit authority may extend the time during which a permit has effect if the permit authority is satisfied that — </w:t>
        </w:r>
      </w:ins>
    </w:p>
    <w:p>
      <w:pPr>
        <w:pStyle w:val="Indenta"/>
        <w:rPr>
          <w:ins w:author="Open-Xml-PowerTools" w:id="2468" w:date="2000-01-01T00:00:00Z"/>
        </w:rPr>
      </w:pPr>
      <w:ins w:author="Open-Xml-PowerTools" w:id="2466" w:date="2000-01-01T00:00:00Z">
        <w:r>
          <w:tab/>
          <w:t>(a)</w:t>
        </w:r>
      </w:ins>
      <w:ins w:author="Open-Xml-PowerTools" w:id="2467" w:date="2000-01-01T00:00:00Z">
        <w:r>
          <w:tab/>
          <w:t>the work, or stage of work, for which the permit was granted has not been completed; or</w:t>
        </w:r>
      </w:ins>
    </w:p>
    <w:p>
      <w:pPr>
        <w:pStyle w:val="Indenta"/>
        <w:rPr>
          <w:ins w:author="Open-Xml-PowerTools" w:id="2471" w:date="2000-01-01T00:00:00Z"/>
        </w:rPr>
      </w:pPr>
      <w:ins w:author="Open-Xml-PowerTools" w:id="2469" w:date="2000-01-01T00:00:00Z">
        <w:r>
          <w:tab/>
          <w:t>(b)</w:t>
        </w:r>
      </w:ins>
      <w:ins w:author="Open-Xml-PowerTools" w:id="2470" w:date="2000-01-01T00:00:00Z">
        <w:r>
          <w:tab/>
          <w:t>the extension is necessary to allow rectification of defects in the work, or the stage of work, for which the permit was granted.</w:t>
        </w:r>
      </w:ins>
    </w:p>
    <w:p>
      <w:pPr>
        <w:pStyle w:val="Subsection"/>
        <w:rPr>
          <w:ins w:author="Open-Xml-PowerTools" w:id="2474" w:date="2000-01-01T00:00:00Z"/>
        </w:rPr>
      </w:pPr>
      <w:ins w:author="Open-Xml-PowerTools" w:id="2472" w:date="2000-01-01T00:00:00Z">
        <w:r>
          <w:tab/>
          <w:t>(2)</w:t>
        </w:r>
      </w:ins>
      <w:ins w:author="Open-Xml-PowerTools" w:id="2473" w:date="2000-01-01T00:00:00Z">
        <w:r>
          <w:tab/>
          <w:t>If a relevant permit authority extends the time during which a permit has effect the permit authority may impose any condition on the permit that the permit authority could have imposed under section 27.</w:t>
        </w:r>
      </w:ins>
    </w:p>
    <w:p>
      <w:pPr>
        <w:pStyle w:val="Heading5"/>
        <w:spacing w:before="180"/>
        <w:rPr>
          <w:ins w:author="Open-Xml-PowerTools" w:id="2480" w:date="2000-01-01T00:00:00Z"/>
        </w:rPr>
      </w:pPr>
      <w:ins w:author="Open-Xml-PowerTools" w:id="2475" w:date="2000-01-01T00:00:00Z">
        <w:bookmarkStart w:id="44" w:name="_Toc97638554"/>
      </w:ins>
      <w:ins w:author="Open-Xml-PowerTools" w:id="2476" w:date="2000-01-01T00:00:00Z">
        <w:r>
          <w:rPr>
            <w:rStyle w:val="CharSectno"/>
          </w:rPr>
          <w:t>25</w:t>
        </w:r>
      </w:ins>
      <w:ins w:author="Open-Xml-PowerTools" w:id="2477" w:date="2000-01-01T00:00:00Z">
        <w:r>
          <w:t>.</w:t>
        </w:r>
      </w:ins>
      <w:ins w:author="Open-Xml-PowerTools" w:id="2478" w:date="2000-01-01T00:00:00Z">
        <w:r>
          <w:tab/>
          <w:t>Review of decision to refuse to extend time during which permit has effect (s. 32(3))</w:t>
        </w:r>
      </w:ins>
      <w:ins w:author="Open-Xml-PowerTools" w:id="2479" w:date="2000-01-01T00:00:00Z">
        <w:bookmarkEnd w:id="44"/>
      </w:ins>
    </w:p>
    <w:p>
      <w:pPr>
        <w:pStyle w:val="Subsection"/>
        <w:rPr>
          <w:ins w:author="Open-Xml-PowerTools" w:id="2483" w:date="2000-01-01T00:00:00Z"/>
        </w:rPr>
      </w:pPr>
      <w:ins w:author="Open-Xml-PowerTools" w:id="2481" w:date="2000-01-01T00:00:00Z">
        <w:r>
          <w:tab/>
        </w:r>
      </w:ins>
      <w:ins w:author="Open-Xml-PowerTools" w:id="2482" w:date="2000-01-01T00:00:00Z">
        <w:r>
          <w:tab/>
          <w:t xml:space="preserve">A person who applies for the extension of the time during which a permit has effect may apply to the State Administrative Tribunal for a review of the decision of the permit authority — </w:t>
        </w:r>
      </w:ins>
    </w:p>
    <w:p>
      <w:pPr>
        <w:pStyle w:val="Indenta"/>
        <w:rPr>
          <w:ins w:author="Open-Xml-PowerTools" w:id="2486" w:date="2000-01-01T00:00:00Z"/>
        </w:rPr>
      </w:pPr>
      <w:ins w:author="Open-Xml-PowerTools" w:id="2484" w:date="2000-01-01T00:00:00Z">
        <w:r>
          <w:tab/>
          <w:t>(a)</w:t>
        </w:r>
      </w:ins>
      <w:ins w:author="Open-Xml-PowerTools" w:id="2485" w:date="2000-01-01T00:00:00Z">
        <w:r>
          <w:tab/>
          <w:t>to refuse to accept an application made after the day on which the permit ceases to have effect; or</w:t>
        </w:r>
      </w:ins>
    </w:p>
    <w:p>
      <w:pPr>
        <w:pStyle w:val="Indenta"/>
        <w:rPr>
          <w:ins w:author="Open-Xml-PowerTools" w:id="2489" w:date="2000-01-01T00:00:00Z"/>
        </w:rPr>
      </w:pPr>
      <w:ins w:author="Open-Xml-PowerTools" w:id="2487" w:date="2000-01-01T00:00:00Z">
        <w:r>
          <w:tab/>
          <w:t>(b)</w:t>
        </w:r>
      </w:ins>
      <w:ins w:author="Open-Xml-PowerTools" w:id="2488" w:date="2000-01-01T00:00:00Z">
        <w:r>
          <w:tab/>
          <w:t>to refuse to extend the time during which the permit has effect; or</w:t>
        </w:r>
      </w:ins>
    </w:p>
    <w:p>
      <w:pPr>
        <w:pStyle w:val="Indenta"/>
        <w:rPr>
          <w:ins w:author="Open-Xml-PowerTools" w:id="2492" w:date="2000-01-01T00:00:00Z"/>
        </w:rPr>
      </w:pPr>
      <w:ins w:author="Open-Xml-PowerTools" w:id="2490" w:date="2000-01-01T00:00:00Z">
        <w:r>
          <w:lastRenderedPageBreak/>
          <w:tab/>
          <w:t>(c)</w:t>
        </w:r>
      </w:ins>
      <w:ins w:author="Open-Xml-PowerTools" w:id="2491" w:date="2000-01-01T00:00:00Z">
        <w:r>
          <w:tab/>
          <w:t>in relation to a condition imposed on the permit when the permit authority extends the time during which the permit has effect.</w:t>
        </w:r>
      </w:ins>
    </w:p>
    <w:p>
      <w:pPr>
        <w:pStyle w:val="Heading5"/>
        <w:keepNext w:val="0"/>
        <w:keepLines w:val="0"/>
        <w:spacing w:before="180"/>
        <w:rPr>
          <w:ins w:author="Open-Xml-PowerTools" w:id="2498" w:date="2000-01-01T00:00:00Z"/>
        </w:rPr>
      </w:pPr>
      <w:ins w:author="Open-Xml-PowerTools" w:id="2493" w:date="2000-01-01T00:00:00Z">
        <w:bookmarkStart w:id="45" w:name="_Toc97638555"/>
      </w:ins>
      <w:ins w:author="Open-Xml-PowerTools" w:id="2494" w:date="2000-01-01T00:00:00Z">
        <w:r>
          <w:rPr>
            <w:rStyle w:val="CharSectno"/>
          </w:rPr>
          <w:t>26</w:t>
        </w:r>
      </w:ins>
      <w:ins w:author="Open-Xml-PowerTools" w:id="2495" w:date="2000-01-01T00:00:00Z">
        <w:r>
          <w:t>.</w:t>
        </w:r>
      </w:ins>
      <w:ins w:author="Open-Xml-PowerTools" w:id="2496" w:date="2000-01-01T00:00:00Z">
        <w:r>
          <w:tab/>
          <w:t>Approval of new responsible person (s. 35(c))</w:t>
        </w:r>
      </w:ins>
      <w:ins w:author="Open-Xml-PowerTools" w:id="2497" w:date="2000-01-01T00:00:00Z">
        <w:bookmarkEnd w:id="45"/>
      </w:ins>
    </w:p>
    <w:p>
      <w:pPr>
        <w:pStyle w:val="Subsection"/>
        <w:rPr>
          <w:ins w:author="Open-Xml-PowerTools" w:id="2501" w:date="2000-01-01T00:00:00Z"/>
        </w:rPr>
      </w:pPr>
      <w:ins w:author="Open-Xml-PowerTools" w:id="2499" w:date="2000-01-01T00:00:00Z">
        <w:r>
          <w:tab/>
          <w:t>(1)</w:t>
        </w:r>
      </w:ins>
      <w:ins w:author="Open-Xml-PowerTools" w:id="2500" w:date="2000-01-01T00:00:00Z">
        <w:r>
          <w:tab/>
          <w:t>For the purposes of section 35(c), the owner of a building or incidental structure to which a permit applies may apply to the relevant permit authority for approval of a new responsible person for the work to which the permit applies if the permit does not have effect for a reason mentioned in section 35(a) or (b).</w:t>
        </w:r>
      </w:ins>
    </w:p>
    <w:p>
      <w:pPr>
        <w:pStyle w:val="Subsection"/>
        <w:rPr>
          <w:ins w:author="Open-Xml-PowerTools" w:id="2504" w:date="2000-01-01T00:00:00Z"/>
        </w:rPr>
      </w:pPr>
      <w:ins w:author="Open-Xml-PowerTools" w:id="2502" w:date="2000-01-01T00:00:00Z">
        <w:r>
          <w:tab/>
          <w:t>(2)</w:t>
        </w:r>
      </w:ins>
      <w:ins w:author="Open-Xml-PowerTools" w:id="2503" w:date="2000-01-01T00:00:00Z">
        <w:r>
          <w:tab/>
          <w:t xml:space="preserve">An application must name, and be signed by, the new person who proposes to be named — </w:t>
        </w:r>
      </w:ins>
    </w:p>
    <w:p>
      <w:pPr>
        <w:pStyle w:val="Indenta"/>
        <w:rPr>
          <w:ins w:author="Open-Xml-PowerTools" w:id="2507" w:date="2000-01-01T00:00:00Z"/>
        </w:rPr>
      </w:pPr>
      <w:ins w:author="Open-Xml-PowerTools" w:id="2505" w:date="2000-01-01T00:00:00Z">
        <w:r>
          <w:tab/>
          <w:t>(a)</w:t>
        </w:r>
      </w:ins>
      <w:ins w:author="Open-Xml-PowerTools" w:id="2506" w:date="2000-01-01T00:00:00Z">
        <w:r>
          <w:tab/>
          <w:t xml:space="preserve">as the builder on the building permit; or </w:t>
        </w:r>
      </w:ins>
    </w:p>
    <w:p>
      <w:pPr>
        <w:pStyle w:val="Indenta"/>
        <w:rPr>
          <w:ins w:author="Open-Xml-PowerTools" w:id="2510" w:date="2000-01-01T00:00:00Z"/>
        </w:rPr>
      </w:pPr>
      <w:ins w:author="Open-Xml-PowerTools" w:id="2508" w:date="2000-01-01T00:00:00Z">
        <w:r>
          <w:tab/>
          <w:t>(b)</w:t>
        </w:r>
      </w:ins>
      <w:ins w:author="Open-Xml-PowerTools" w:id="2509" w:date="2000-01-01T00:00:00Z">
        <w:r>
          <w:tab/>
          <w:t>the demolition contractor on the demolition permit.</w:t>
        </w:r>
      </w:ins>
    </w:p>
    <w:p>
      <w:pPr>
        <w:pStyle w:val="Subsection"/>
        <w:rPr>
          <w:ins w:author="Open-Xml-PowerTools" w:id="2513" w:date="2000-01-01T00:00:00Z"/>
        </w:rPr>
      </w:pPr>
      <w:ins w:author="Open-Xml-PowerTools" w:id="2511" w:date="2000-01-01T00:00:00Z">
        <w:r>
          <w:tab/>
          <w:t>(3)</w:t>
        </w:r>
      </w:ins>
      <w:ins w:author="Open-Xml-PowerTools" w:id="2512" w:date="2000-01-01T00:00:00Z">
        <w:r>
          <w:tab/>
          <w:t xml:space="preserve">On an application under subregulation (1), a permit authority must — </w:t>
        </w:r>
      </w:ins>
    </w:p>
    <w:p>
      <w:pPr>
        <w:pStyle w:val="Indenta"/>
        <w:rPr>
          <w:ins w:author="Open-Xml-PowerTools" w:id="2516" w:date="2000-01-01T00:00:00Z"/>
        </w:rPr>
      </w:pPr>
      <w:ins w:author="Open-Xml-PowerTools" w:id="2514" w:date="2000-01-01T00:00:00Z">
        <w:r>
          <w:tab/>
          <w:t>(a)</w:t>
        </w:r>
      </w:ins>
      <w:ins w:author="Open-Xml-PowerTools" w:id="2515" w:date="2000-01-01T00:00:00Z">
        <w:r>
          <w:tab/>
          <w:t>approve a new person to be named as the builder on the building permit if the permit authority is satisfied of the matters mentioned in section 20(1)(b)(i) to (iii) in relation to the person; or</w:t>
        </w:r>
      </w:ins>
    </w:p>
    <w:p>
      <w:pPr>
        <w:pStyle w:val="Indenta"/>
        <w:rPr>
          <w:ins w:author="Open-Xml-PowerTools" w:id="2519" w:date="2000-01-01T00:00:00Z"/>
        </w:rPr>
      </w:pPr>
      <w:ins w:author="Open-Xml-PowerTools" w:id="2517" w:date="2000-01-01T00:00:00Z">
        <w:r>
          <w:tab/>
          <w:t>(b)</w:t>
        </w:r>
      </w:ins>
      <w:ins w:author="Open-Xml-PowerTools" w:id="2518" w:date="2000-01-01T00:00:00Z">
        <w:r>
          <w:tab/>
          <w:t>approve a new person to be named as the demolition contractor on the demolition permit if the permit authority is satisfied of the matters mentioned in section 21(1)(b) in relation to the person.</w:t>
        </w:r>
      </w:ins>
    </w:p>
    <w:p>
      <w:pPr>
        <w:pStyle w:val="Subsection"/>
        <w:rPr>
          <w:ins w:author="Open-Xml-PowerTools" w:id="2522" w:date="2000-01-01T00:00:00Z"/>
        </w:rPr>
      </w:pPr>
      <w:ins w:author="Open-Xml-PowerTools" w:id="2520" w:date="2000-01-01T00:00:00Z">
        <w:r>
          <w:tab/>
          <w:t>(4)</w:t>
        </w:r>
      </w:ins>
      <w:ins w:author="Open-Xml-PowerTools" w:id="2521" w:date="2000-01-01T00:00:00Z">
        <w:r>
          <w:tab/>
          <w:t>If a permit authority approves a new responsible person in relation to a permit, the permit authority must amend the details set out in the permit accordingly.</w:t>
        </w:r>
      </w:ins>
    </w:p>
    <w:p>
      <w:pPr>
        <w:pStyle w:val="Footnotesection"/>
        <w:rPr>
          <w:ins w:author="Open-Xml-PowerTools" w:id="2524" w:date="2000-01-01T00:00:00Z"/>
        </w:rPr>
      </w:pPr>
      <w:ins w:author="Open-Xml-PowerTools" w:id="2523" w:date="2000-01-01T00:00:00Z">
        <w:r>
          <w:tab/>
          <w:t>[Regulation 26 amended: Gazette 18 Dec 2012 p. 6562.]</w:t>
        </w:r>
      </w:ins>
    </w:p>
    <w:p>
      <w:pPr>
        <w:pStyle w:val="Heading5"/>
        <w:pageBreakBefore/>
        <w:spacing w:before="0"/>
        <w:rPr>
          <w:ins w:author="Open-Xml-PowerTools" w:id="2530" w:date="2000-01-01T00:00:00Z"/>
        </w:rPr>
      </w:pPr>
      <w:ins w:author="Open-Xml-PowerTools" w:id="2525" w:date="2000-01-01T00:00:00Z">
        <w:bookmarkStart w:id="46" w:name="_Toc97638556"/>
      </w:ins>
      <w:ins w:author="Open-Xml-PowerTools" w:id="2526" w:date="2000-01-01T00:00:00Z">
        <w:r>
          <w:rPr>
            <w:rStyle w:val="CharSectno"/>
          </w:rPr>
          <w:lastRenderedPageBreak/>
          <w:t>27</w:t>
        </w:r>
      </w:ins>
      <w:ins w:author="Open-Xml-PowerTools" w:id="2527" w:date="2000-01-01T00:00:00Z">
        <w:r>
          <w:t>.</w:t>
        </w:r>
      </w:ins>
      <w:ins w:author="Open-Xml-PowerTools" w:id="2528" w:date="2000-01-01T00:00:00Z">
        <w:r>
          <w:tab/>
          <w:t>Required inspection and tests: Class 2 to Class 9 buildings (s. 36(2)(a))</w:t>
        </w:r>
      </w:ins>
      <w:ins w:author="Open-Xml-PowerTools" w:id="2529" w:date="2000-01-01T00:00:00Z">
        <w:bookmarkEnd w:id="46"/>
      </w:ins>
    </w:p>
    <w:p>
      <w:pPr>
        <w:pStyle w:val="Subsection"/>
        <w:rPr>
          <w:ins w:author="Open-Xml-PowerTools" w:id="2533" w:date="2000-01-01T00:00:00Z"/>
        </w:rPr>
      </w:pPr>
      <w:ins w:author="Open-Xml-PowerTools" w:id="2531" w:date="2000-01-01T00:00:00Z">
        <w:r>
          <w:tab/>
          <w:t>(1)</w:t>
        </w:r>
      </w:ins>
      <w:ins w:author="Open-Xml-PowerTools" w:id="2532" w:date="2000-01-01T00:00:00Z">
        <w:r>
          <w:tab/>
          <w:t>Inspections and tests that are to be conducted during or at the completion of building work for a Class 2 to Class 9 building are tests to assess compliance with the building standards of each system referred to in column 1 of the Table in Schedule 3 that is required by the building standards to be installed in the building.</w:t>
        </w:r>
      </w:ins>
    </w:p>
    <w:p>
      <w:pPr>
        <w:pStyle w:val="Subsection"/>
        <w:rPr>
          <w:ins w:author="Open-Xml-PowerTools" w:id="2536" w:date="2000-01-01T00:00:00Z"/>
        </w:rPr>
      </w:pPr>
      <w:ins w:author="Open-Xml-PowerTools" w:id="2534" w:date="2000-01-01T00:00:00Z">
        <w:r>
          <w:tab/>
          <w:t>(2)</w:t>
        </w:r>
      </w:ins>
      <w:ins w:author="Open-Xml-PowerTools" w:id="2535" w:date="2000-01-01T00:00:00Z">
        <w:r>
          <w:tab/>
          <w:t>The inspections and tests are to be conducted at the time set out in respect of the system in column 2 of the Table in Schedule 3.</w:t>
        </w:r>
      </w:ins>
    </w:p>
    <w:p>
      <w:pPr>
        <w:pStyle w:val="Heading5"/>
        <w:rPr>
          <w:ins w:author="Open-Xml-PowerTools" w:id="2542" w:date="2000-01-01T00:00:00Z"/>
        </w:rPr>
      </w:pPr>
      <w:ins w:author="Open-Xml-PowerTools" w:id="2537" w:date="2000-01-01T00:00:00Z">
        <w:bookmarkStart w:id="47" w:name="_Toc97638557"/>
      </w:ins>
      <w:ins w:author="Open-Xml-PowerTools" w:id="2538" w:date="2000-01-01T00:00:00Z">
        <w:r>
          <w:rPr>
            <w:rStyle w:val="CharSectno"/>
          </w:rPr>
          <w:t>28</w:t>
        </w:r>
      </w:ins>
      <w:ins w:author="Open-Xml-PowerTools" w:id="2539" w:date="2000-01-01T00:00:00Z">
        <w:r>
          <w:t>.</w:t>
        </w:r>
      </w:ins>
      <w:ins w:author="Open-Xml-PowerTools" w:id="2540" w:date="2000-01-01T00:00:00Z">
        <w:r>
          <w:tab/>
          <w:t>Required inspection: barrier to private swimming pool (s. 36(2)(a))</w:t>
        </w:r>
      </w:ins>
      <w:ins w:author="Open-Xml-PowerTools" w:id="2541" w:date="2000-01-01T00:00:00Z">
        <w:bookmarkEnd w:id="47"/>
      </w:ins>
    </w:p>
    <w:p>
      <w:pPr>
        <w:pStyle w:val="Subsection"/>
        <w:rPr>
          <w:ins w:author="Open-Xml-PowerTools" w:id="2545" w:date="2000-01-01T00:00:00Z"/>
        </w:rPr>
      </w:pPr>
      <w:ins w:author="Open-Xml-PowerTools" w:id="2543" w:date="2000-01-01T00:00:00Z">
        <w:r>
          <w:tab/>
        </w:r>
      </w:ins>
      <w:ins w:author="Open-Xml-PowerTools" w:id="2544" w:date="2000-01-01T00:00:00Z">
        <w:r>
          <w:tab/>
          <w:t>The inspection that is to be conducted at the completion of building work for a barrier to a private swimming pool is an inspection to assess whether the barrier complies with the applicable building standards for the barrier as set out in regulation 31C.</w:t>
        </w:r>
      </w:ins>
    </w:p>
    <w:p>
      <w:pPr>
        <w:pStyle w:val="Footnotesection"/>
        <w:rPr>
          <w:ins w:author="Open-Xml-PowerTools" w:id="2547" w:date="2000-01-01T00:00:00Z"/>
        </w:rPr>
      </w:pPr>
      <w:ins w:author="Open-Xml-PowerTools" w:id="2546" w:date="2000-01-01T00:00:00Z">
        <w:r>
          <w:tab/>
          <w:t>[Regulation 28 inserted: Gazette 15 Apr 2016 p. 1167.]</w:t>
        </w:r>
      </w:ins>
    </w:p>
    <w:p>
      <w:pPr>
        <w:pStyle w:val="Heading5"/>
        <w:rPr>
          <w:ins w:author="Open-Xml-PowerTools" w:id="2553" w:date="2000-01-01T00:00:00Z"/>
        </w:rPr>
      </w:pPr>
      <w:ins w:author="Open-Xml-PowerTools" w:id="2548" w:date="2000-01-01T00:00:00Z">
        <w:bookmarkStart w:id="48" w:name="_Toc97638558"/>
      </w:ins>
      <w:ins w:author="Open-Xml-PowerTools" w:id="2549" w:date="2000-01-01T00:00:00Z">
        <w:r>
          <w:rPr>
            <w:rStyle w:val="CharSectno"/>
          </w:rPr>
          <w:t>29</w:t>
        </w:r>
      </w:ins>
      <w:ins w:author="Open-Xml-PowerTools" w:id="2550" w:date="2000-01-01T00:00:00Z">
        <w:r>
          <w:t>.</w:t>
        </w:r>
      </w:ins>
      <w:ins w:author="Open-Xml-PowerTools" w:id="2551" w:date="2000-01-01T00:00:00Z">
        <w:r>
          <w:tab/>
          <w:t>Inspection certificates (s. 36(2)(h) and (j))</w:t>
        </w:r>
      </w:ins>
      <w:ins w:author="Open-Xml-PowerTools" w:id="2552" w:date="2000-01-01T00:00:00Z">
        <w:bookmarkEnd w:id="48"/>
      </w:ins>
    </w:p>
    <w:p>
      <w:pPr>
        <w:pStyle w:val="Subsection"/>
        <w:rPr>
          <w:ins w:author="Open-Xml-PowerTools" w:id="2556" w:date="2000-01-01T00:00:00Z"/>
        </w:rPr>
      </w:pPr>
      <w:ins w:author="Open-Xml-PowerTools" w:id="2554" w:date="2000-01-01T00:00:00Z">
        <w:r>
          <w:tab/>
          <w:t>(1)</w:t>
        </w:r>
      </w:ins>
      <w:ins w:author="Open-Xml-PowerTools" w:id="2555" w:date="2000-01-01T00:00:00Z">
        <w:r>
          <w:tab/>
          <w:t xml:space="preserve">A person who conducts an inspection or test referred to in regulation 27 or 28 must complete an inspection certificate in respect of the inspection or test that contains the following information — </w:t>
        </w:r>
      </w:ins>
    </w:p>
    <w:p>
      <w:pPr>
        <w:pStyle w:val="Indenta"/>
        <w:rPr>
          <w:ins w:author="Open-Xml-PowerTools" w:id="2559" w:date="2000-01-01T00:00:00Z"/>
        </w:rPr>
      </w:pPr>
      <w:ins w:author="Open-Xml-PowerTools" w:id="2557" w:date="2000-01-01T00:00:00Z">
        <w:r>
          <w:tab/>
          <w:t>(a)</w:t>
        </w:r>
      </w:ins>
      <w:ins w:author="Open-Xml-PowerTools" w:id="2558" w:date="2000-01-01T00:00:00Z">
        <w:r>
          <w:tab/>
          <w:t>the number of the building permit for the building work inspected or tested;</w:t>
        </w:r>
      </w:ins>
    </w:p>
    <w:p>
      <w:pPr>
        <w:pStyle w:val="Indenta"/>
        <w:rPr>
          <w:ins w:author="Open-Xml-PowerTools" w:id="2562" w:date="2000-01-01T00:00:00Z"/>
        </w:rPr>
      </w:pPr>
      <w:ins w:author="Open-Xml-PowerTools" w:id="2560" w:date="2000-01-01T00:00:00Z">
        <w:r>
          <w:tab/>
          <w:t>(b)</w:t>
        </w:r>
      </w:ins>
      <w:ins w:author="Open-Xml-PowerTools" w:id="2561" w:date="2000-01-01T00:00:00Z">
        <w:r>
          <w:tab/>
          <w:t>a description of the purpose, extent and outcome of the inspection or test;</w:t>
        </w:r>
      </w:ins>
    </w:p>
    <w:p>
      <w:pPr>
        <w:pStyle w:val="Indenta"/>
        <w:rPr>
          <w:ins w:author="Open-Xml-PowerTools" w:id="2565" w:date="2000-01-01T00:00:00Z"/>
        </w:rPr>
      </w:pPr>
      <w:ins w:author="Open-Xml-PowerTools" w:id="2563" w:date="2000-01-01T00:00:00Z">
        <w:r>
          <w:tab/>
          <w:t>(c)</w:t>
        </w:r>
      </w:ins>
      <w:ins w:author="Open-Xml-PowerTools" w:id="2564" w:date="2000-01-01T00:00:00Z">
        <w:r>
          <w:tab/>
          <w:t>the date and time the inspection or test was conducted;</w:t>
        </w:r>
      </w:ins>
    </w:p>
    <w:p>
      <w:pPr>
        <w:pStyle w:val="Indenta"/>
        <w:rPr>
          <w:ins w:author="Open-Xml-PowerTools" w:id="2568" w:date="2000-01-01T00:00:00Z"/>
        </w:rPr>
      </w:pPr>
      <w:ins w:author="Open-Xml-PowerTools" w:id="2566" w:date="2000-01-01T00:00:00Z">
        <w:r>
          <w:tab/>
          <w:t>(d)</w:t>
        </w:r>
      </w:ins>
      <w:ins w:author="Open-Xml-PowerTools" w:id="2567" w:date="2000-01-01T00:00:00Z">
        <w:r>
          <w:tab/>
          <w:t>the name, contact details and qualifications of the person conducting the inspection or test;</w:t>
        </w:r>
      </w:ins>
    </w:p>
    <w:p>
      <w:pPr>
        <w:pStyle w:val="Indenta"/>
        <w:rPr>
          <w:ins w:author="Open-Xml-PowerTools" w:id="2571" w:date="2000-01-01T00:00:00Z"/>
        </w:rPr>
      </w:pPr>
      <w:ins w:author="Open-Xml-PowerTools" w:id="2569" w:date="2000-01-01T00:00:00Z">
        <w:r>
          <w:lastRenderedPageBreak/>
          <w:tab/>
          <w:t>(e)</w:t>
        </w:r>
      </w:ins>
      <w:ins w:author="Open-Xml-PowerTools" w:id="2570" w:date="2000-01-01T00:00:00Z">
        <w:r>
          <w:tab/>
          <w:t>any other document or other evidence of the outcome of the inspection or test that the person conducting the inspection or test considers relevant.</w:t>
        </w:r>
      </w:ins>
    </w:p>
    <w:p>
      <w:pPr>
        <w:pStyle w:val="Subsection"/>
        <w:rPr>
          <w:ins w:author="Open-Xml-PowerTools" w:id="2574" w:date="2000-01-01T00:00:00Z"/>
        </w:rPr>
      </w:pPr>
      <w:ins w:author="Open-Xml-PowerTools" w:id="2572" w:date="2000-01-01T00:00:00Z">
        <w:r>
          <w:tab/>
          <w:t>(2)</w:t>
        </w:r>
      </w:ins>
      <w:ins w:author="Open-Xml-PowerTools" w:id="2573" w:date="2000-01-01T00:00:00Z">
        <w:r>
          <w:tab/>
          <w:t>The person who completes an inspection certificate in respect of an inspection or test must provide the certificate to the person named as the builder on the building permit as soon as is reasonably practicable.</w:t>
        </w:r>
      </w:ins>
    </w:p>
    <w:p>
      <w:pPr>
        <w:pStyle w:val="Heading5"/>
        <w:rPr>
          <w:ins w:author="Open-Xml-PowerTools" w:id="2580" w:date="2000-01-01T00:00:00Z"/>
        </w:rPr>
      </w:pPr>
      <w:ins w:author="Open-Xml-PowerTools" w:id="2575" w:date="2000-01-01T00:00:00Z">
        <w:bookmarkStart w:id="49" w:name="_Toc97638559"/>
      </w:ins>
      <w:ins w:author="Open-Xml-PowerTools" w:id="2576" w:date="2000-01-01T00:00:00Z">
        <w:r>
          <w:rPr>
            <w:rStyle w:val="CharSectno"/>
          </w:rPr>
          <w:t>30</w:t>
        </w:r>
      </w:ins>
      <w:ins w:author="Open-Xml-PowerTools" w:id="2577" w:date="2000-01-01T00:00:00Z">
        <w:r>
          <w:t>.</w:t>
        </w:r>
      </w:ins>
      <w:ins w:author="Open-Xml-PowerTools" w:id="2578" w:date="2000-01-01T00:00:00Z">
        <w:r>
          <w:tab/>
          <w:t>Transitional provisions (s. 203)</w:t>
        </w:r>
      </w:ins>
      <w:ins w:author="Open-Xml-PowerTools" w:id="2579" w:date="2000-01-01T00:00:00Z">
        <w:bookmarkEnd w:id="49"/>
      </w:ins>
    </w:p>
    <w:p>
      <w:pPr>
        <w:pStyle w:val="Subsection"/>
        <w:rPr>
          <w:ins w:author="Open-Xml-PowerTools" w:id="2583" w:date="2000-01-01T00:00:00Z"/>
        </w:rPr>
      </w:pPr>
      <w:ins w:author="Open-Xml-PowerTools" w:id="2581" w:date="2000-01-01T00:00:00Z">
        <w:r>
          <w:tab/>
          <w:t>(1)</w:t>
        </w:r>
      </w:ins>
      <w:ins w:author="Open-Xml-PowerTools" w:id="2582" w:date="2000-01-01T00:00:00Z">
        <w:r>
          <w:tab/>
          <w:t>Section 17 applies in respect of an application for a building licence that is to be taken to be an application for a building permit under section 178(4) as if the application were an uncertified application.</w:t>
        </w:r>
      </w:ins>
    </w:p>
    <w:p>
      <w:pPr>
        <w:pStyle w:val="Subsection"/>
        <w:rPr>
          <w:ins w:author="Open-Xml-PowerTools" w:id="2586" w:date="2000-01-01T00:00:00Z"/>
        </w:rPr>
      </w:pPr>
      <w:ins w:author="Open-Xml-PowerTools" w:id="2584" w:date="2000-01-01T00:00:00Z">
        <w:r>
          <w:tab/>
          <w:t>(2)</w:t>
        </w:r>
      </w:ins>
      <w:ins w:author="Open-Xml-PowerTools" w:id="2585" w:date="2000-01-01T00:00:00Z">
        <w:r>
          <w:tab/>
          <w:t>Section 23(1) applies in respect of an application for a building licence that is to be taken to be an application for a building permit under section 178(4) as if the application was an uncertified application made on commencement day.</w:t>
        </w:r>
      </w:ins>
    </w:p>
    <w:p>
      <w:pPr>
        <w:pStyle w:val="Heading2"/>
        <w:rPr>
          <w:ins w:author="Open-Xml-PowerTools" w:id="2596" w:date="2000-01-01T00:00:00Z"/>
        </w:rPr>
      </w:pPr>
      <w:ins w:author="Open-Xml-PowerTools" w:id="2587" w:date="2000-01-01T00:00:00Z">
        <w:bookmarkStart w:id="50" w:name="_Toc97636307"/>
      </w:ins>
      <w:ins w:author="Open-Xml-PowerTools" w:id="2588" w:date="2000-01-01T00:00:00Z">
        <w:bookmarkStart w:id="51" w:name="_Toc97636995"/>
      </w:ins>
      <w:ins w:author="Open-Xml-PowerTools" w:id="2589" w:date="2000-01-01T00:00:00Z">
        <w:bookmarkStart w:id="52" w:name="_Toc97638560"/>
      </w:ins>
      <w:ins w:author="Open-Xml-PowerTools" w:id="2590" w:date="2000-01-01T00:00:00Z">
        <w:r>
          <w:rPr>
            <w:rStyle w:val="CharPartNo"/>
          </w:rPr>
          <w:lastRenderedPageBreak/>
          <w:t>Part 4</w:t>
        </w:r>
      </w:ins>
      <w:ins w:author="Open-Xml-PowerTools" w:id="2591" w:date="2000-01-01T00:00:00Z">
        <w:r>
          <w:t> — </w:t>
        </w:r>
      </w:ins>
      <w:ins w:author="Open-Xml-PowerTools" w:id="2592" w:date="2000-01-01T00:00:00Z">
        <w:r>
          <w:rPr>
            <w:rStyle w:val="CharPartText"/>
          </w:rPr>
          <w:t>Building standards</w:t>
        </w:r>
      </w:ins>
      <w:ins w:author="Open-Xml-PowerTools" w:id="2593" w:date="2000-01-01T00:00:00Z">
        <w:bookmarkEnd w:id="50"/>
      </w:ins>
      <w:ins w:author="Open-Xml-PowerTools" w:id="2594" w:date="2000-01-01T00:00:00Z">
        <w:bookmarkEnd w:id="51"/>
      </w:ins>
      <w:ins w:author="Open-Xml-PowerTools" w:id="2595" w:date="2000-01-01T00:00:00Z">
        <w:bookmarkEnd w:id="52"/>
      </w:ins>
    </w:p>
    <w:p>
      <w:pPr>
        <w:pStyle w:val="Heading3"/>
        <w:spacing w:before="220"/>
        <w:rPr>
          <w:ins w:author="Open-Xml-PowerTools" w:id="2606" w:date="2000-01-01T00:00:00Z"/>
        </w:rPr>
      </w:pPr>
      <w:ins w:author="Open-Xml-PowerTools" w:id="2597" w:date="2000-01-01T00:00:00Z">
        <w:bookmarkStart w:id="53" w:name="_Toc97636308"/>
      </w:ins>
      <w:ins w:author="Open-Xml-PowerTools" w:id="2598" w:date="2000-01-01T00:00:00Z">
        <w:bookmarkStart w:id="54" w:name="_Toc97636996"/>
      </w:ins>
      <w:ins w:author="Open-Xml-PowerTools" w:id="2599" w:date="2000-01-01T00:00:00Z">
        <w:bookmarkStart w:id="55" w:name="_Toc97638561"/>
      </w:ins>
      <w:ins w:author="Open-Xml-PowerTools" w:id="2600" w:date="2000-01-01T00:00:00Z">
        <w:r>
          <w:rPr>
            <w:rStyle w:val="CharDivNo"/>
          </w:rPr>
          <w:t>Division 1</w:t>
        </w:r>
      </w:ins>
      <w:ins w:author="Open-Xml-PowerTools" w:id="2601" w:date="2000-01-01T00:00:00Z">
        <w:r>
          <w:t> — </w:t>
        </w:r>
      </w:ins>
      <w:ins w:author="Open-Xml-PowerTools" w:id="2602" w:date="2000-01-01T00:00:00Z">
        <w:r>
          <w:rPr>
            <w:rStyle w:val="CharDivText"/>
          </w:rPr>
          <w:t>Applicable building standards</w:t>
        </w:r>
      </w:ins>
      <w:ins w:author="Open-Xml-PowerTools" w:id="2603" w:date="2000-01-01T00:00:00Z">
        <w:bookmarkEnd w:id="53"/>
      </w:ins>
      <w:ins w:author="Open-Xml-PowerTools" w:id="2604" w:date="2000-01-01T00:00:00Z">
        <w:bookmarkEnd w:id="54"/>
      </w:ins>
      <w:ins w:author="Open-Xml-PowerTools" w:id="2605" w:date="2000-01-01T00:00:00Z">
        <w:bookmarkEnd w:id="55"/>
      </w:ins>
    </w:p>
    <w:p>
      <w:pPr>
        <w:pStyle w:val="Footnoteheading"/>
        <w:spacing w:before="100"/>
        <w:rPr>
          <w:ins w:author="Open-Xml-PowerTools" w:id="2608" w:date="2000-01-01T00:00:00Z"/>
        </w:rPr>
      </w:pPr>
      <w:ins w:author="Open-Xml-PowerTools" w:id="2607" w:date="2000-01-01T00:00:00Z">
        <w:r>
          <w:tab/>
          <w:t>[Heading inserted: Gazette 18 Dec 2012 p. 6562.]</w:t>
        </w:r>
      </w:ins>
    </w:p>
    <w:p>
      <w:pPr>
        <w:pStyle w:val="Heading4"/>
        <w:spacing w:before="220"/>
        <w:rPr>
          <w:ins w:author="Open-Xml-PowerTools" w:id="2616" w:date="2000-01-01T00:00:00Z"/>
        </w:rPr>
      </w:pPr>
      <w:ins w:author="Open-Xml-PowerTools" w:id="2609" w:date="2000-01-01T00:00:00Z">
        <w:bookmarkStart w:id="56" w:name="_Toc97636309"/>
      </w:ins>
      <w:ins w:author="Open-Xml-PowerTools" w:id="2610" w:date="2000-01-01T00:00:00Z">
        <w:bookmarkStart w:id="57" w:name="_Toc97636997"/>
      </w:ins>
      <w:ins w:author="Open-Xml-PowerTools" w:id="2611" w:date="2000-01-01T00:00:00Z">
        <w:bookmarkStart w:id="58" w:name="_Toc97638562"/>
      </w:ins>
      <w:ins w:author="Open-Xml-PowerTools" w:id="2612" w:date="2000-01-01T00:00:00Z">
        <w:r>
          <w:t>Subdivision 1 — Building standards in relation to construction</w:t>
        </w:r>
      </w:ins>
      <w:ins w:author="Open-Xml-PowerTools" w:id="2613" w:date="2000-01-01T00:00:00Z">
        <w:bookmarkEnd w:id="56"/>
      </w:ins>
      <w:ins w:author="Open-Xml-PowerTools" w:id="2614" w:date="2000-01-01T00:00:00Z">
        <w:bookmarkEnd w:id="57"/>
      </w:ins>
      <w:ins w:author="Open-Xml-PowerTools" w:id="2615" w:date="2000-01-01T00:00:00Z">
        <w:bookmarkEnd w:id="58"/>
      </w:ins>
    </w:p>
    <w:p>
      <w:pPr>
        <w:pStyle w:val="Footnoteheading"/>
        <w:spacing w:before="100"/>
        <w:rPr>
          <w:ins w:author="Open-Xml-PowerTools" w:id="2618" w:date="2000-01-01T00:00:00Z"/>
        </w:rPr>
      </w:pPr>
      <w:ins w:author="Open-Xml-PowerTools" w:id="2617" w:date="2000-01-01T00:00:00Z">
        <w:r>
          <w:tab/>
          <w:t>[Heading inserted: Gazette 18 Dec 2012 p. 6562.]</w:t>
        </w:r>
      </w:ins>
    </w:p>
    <w:p>
      <w:pPr>
        <w:pStyle w:val="Heading5"/>
        <w:spacing w:before="200"/>
        <w:rPr>
          <w:ins w:author="Open-Xml-PowerTools" w:id="2624" w:date="2000-01-01T00:00:00Z"/>
        </w:rPr>
      </w:pPr>
      <w:ins w:author="Open-Xml-PowerTools" w:id="2619" w:date="2000-01-01T00:00:00Z">
        <w:bookmarkStart w:id="59" w:name="_Toc97638563"/>
      </w:ins>
      <w:ins w:author="Open-Xml-PowerTools" w:id="2620" w:date="2000-01-01T00:00:00Z">
        <w:r>
          <w:rPr>
            <w:rStyle w:val="CharSectno"/>
          </w:rPr>
          <w:t>31A</w:t>
        </w:r>
      </w:ins>
      <w:ins w:author="Open-Xml-PowerTools" w:id="2621" w:date="2000-01-01T00:00:00Z">
        <w:r>
          <w:t>.</w:t>
        </w:r>
      </w:ins>
      <w:ins w:author="Open-Xml-PowerTools" w:id="2622" w:date="2000-01-01T00:00:00Z">
        <w:r>
          <w:tab/>
          <w:t>Applicable building standards generally (s. 3, 19(3) and 37(1))</w:t>
        </w:r>
      </w:ins>
      <w:ins w:author="Open-Xml-PowerTools" w:id="2623" w:date="2000-01-01T00:00:00Z">
        <w:bookmarkEnd w:id="59"/>
      </w:ins>
    </w:p>
    <w:p>
      <w:pPr>
        <w:pStyle w:val="Subsection"/>
        <w:spacing w:before="120"/>
        <w:rPr>
          <w:ins w:author="Open-Xml-PowerTools" w:id="2629" w:date="2000-01-01T00:00:00Z"/>
        </w:rPr>
      </w:pPr>
      <w:ins w:author="Open-Xml-PowerTools" w:id="2625" w:date="2000-01-01T00:00:00Z">
        <w:r>
          <w:tab/>
          <w:t>(1)</w:t>
        </w:r>
      </w:ins>
      <w:ins w:author="Open-Xml-PowerTools" w:id="2626" w:date="2000-01-01T00:00:00Z">
        <w:r>
          <w:tab/>
          <w:t xml:space="preserve">For the purposes of the definition of </w:t>
        </w:r>
      </w:ins>
      <w:ins w:author="Open-Xml-PowerTools" w:id="2627" w:date="2000-01-01T00:00:00Z">
        <w:r>
          <w:rPr>
            <w:b/>
            <w:i/>
          </w:rPr>
          <w:t>applicable building standard</w:t>
        </w:r>
      </w:ins>
      <w:ins w:author="Open-Xml-PowerTools" w:id="2628" w:date="2000-01-01T00:00:00Z">
        <w:r>
          <w:t xml:space="preserve"> in section 3, the building standards set out in subregulation (2) are prescribed as applicable building standards for the purposes of sections 19(3) and 37(1) in respect of all kinds of buildings and incidental structures, except to the extent that regulations 31BA, 31C, 31D and 31HA otherwise provide.</w:t>
        </w:r>
      </w:ins>
    </w:p>
    <w:p>
      <w:pPr>
        <w:pStyle w:val="Subsection"/>
        <w:spacing w:before="120"/>
        <w:rPr>
          <w:ins w:author="Open-Xml-PowerTools" w:id="2632" w:date="2000-01-01T00:00:00Z"/>
        </w:rPr>
      </w:pPr>
      <w:ins w:author="Open-Xml-PowerTools" w:id="2630" w:date="2000-01-01T00:00:00Z">
        <w:r>
          <w:tab/>
          <w:t>(2)</w:t>
        </w:r>
      </w:ins>
      <w:ins w:author="Open-Xml-PowerTools" w:id="2631" w:date="2000-01-01T00:00:00Z">
        <w:r>
          <w:tab/>
          <w:t xml:space="preserve">For subregulation (1), the applicable building standards for a building or incidental structure are the requirements in relation to the technical aspects of the construction of a building or incidental structure of that building or incidental structure’s classification that are — </w:t>
        </w:r>
      </w:ins>
    </w:p>
    <w:p>
      <w:pPr>
        <w:pStyle w:val="Indenta"/>
        <w:spacing w:before="60"/>
        <w:rPr>
          <w:ins w:author="Open-Xml-PowerTools" w:id="2635" w:date="2000-01-01T00:00:00Z"/>
        </w:rPr>
      </w:pPr>
      <w:ins w:author="Open-Xml-PowerTools" w:id="2633" w:date="2000-01-01T00:00:00Z">
        <w:r>
          <w:tab/>
          <w:t>(a)</w:t>
        </w:r>
      </w:ins>
      <w:ins w:author="Open-Xml-PowerTools" w:id="2634" w:date="2000-01-01T00:00:00Z">
        <w:r>
          <w:tab/>
          <w:t>set out in the edition of the Building Code that is in effect at the time the application for the building permit is made; or</w:t>
        </w:r>
      </w:ins>
    </w:p>
    <w:p>
      <w:pPr>
        <w:pStyle w:val="Indenta"/>
        <w:rPr>
          <w:ins w:author="Open-Xml-PowerTools" w:id="2638" w:date="2000-01-01T00:00:00Z"/>
        </w:rPr>
      </w:pPr>
      <w:ins w:author="Open-Xml-PowerTools" w:id="2636" w:date="2000-01-01T00:00:00Z">
        <w:r>
          <w:tab/>
          <w:t>(b)</w:t>
        </w:r>
      </w:ins>
      <w:ins w:author="Open-Xml-PowerTools" w:id="2637" w:date="2000-01-01T00:00:00Z">
        <w:r>
          <w:tab/>
          <w:t>subject to subregulation (2A), set out in the edition of the Building Code that was in effect 12 months before the time the application for the building permit is made; or</w:t>
        </w:r>
      </w:ins>
    </w:p>
    <w:p>
      <w:pPr>
        <w:pStyle w:val="Indenta"/>
        <w:rPr>
          <w:ins w:author="Open-Xml-PowerTools" w:id="2641" w:date="2000-01-01T00:00:00Z"/>
        </w:rPr>
      </w:pPr>
      <w:ins w:author="Open-Xml-PowerTools" w:id="2639" w:date="2000-01-01T00:00:00Z">
        <w:r>
          <w:tab/>
          <w:t>(c)</w:t>
        </w:r>
      </w:ins>
      <w:ins w:author="Open-Xml-PowerTools" w:id="2640" w:date="2000-01-01T00:00:00Z">
        <w:r>
          <w:tab/>
          <w:t>subject to subregulation (3), set out in the edition of the Building Code that was in effect on 12 March 2018.</w:t>
        </w:r>
      </w:ins>
    </w:p>
    <w:p>
      <w:pPr>
        <w:pStyle w:val="Subsection"/>
        <w:rPr>
          <w:ins w:author="Open-Xml-PowerTools" w:id="2644" w:date="2000-01-01T00:00:00Z"/>
        </w:rPr>
      </w:pPr>
      <w:ins w:author="Open-Xml-PowerTools" w:id="2642" w:date="2000-01-01T00:00:00Z">
        <w:r>
          <w:tab/>
          <w:t>(2A)</w:t>
        </w:r>
      </w:ins>
      <w:ins w:author="Open-Xml-PowerTools" w:id="2643" w:date="2000-01-01T00:00:00Z">
        <w:r>
          <w:tab/>
          <w:t xml:space="preserve">Subregulation (2)(b) applies only if the application for the building permit is made — </w:t>
        </w:r>
      </w:ins>
    </w:p>
    <w:p>
      <w:pPr>
        <w:pStyle w:val="Indenta"/>
        <w:rPr>
          <w:ins w:author="Open-Xml-PowerTools" w:id="2647" w:date="2000-01-01T00:00:00Z"/>
        </w:rPr>
      </w:pPr>
      <w:ins w:author="Open-Xml-PowerTools" w:id="2645" w:date="2000-01-01T00:00:00Z">
        <w:r>
          <w:tab/>
          <w:t>(a)</w:t>
        </w:r>
      </w:ins>
      <w:ins w:author="Open-Xml-PowerTools" w:id="2646" w:date="2000-01-01T00:00:00Z">
        <w:r>
          <w:tab/>
          <w:t>on or before 30 April 2021; or</w:t>
        </w:r>
      </w:ins>
    </w:p>
    <w:p>
      <w:pPr>
        <w:pStyle w:val="Indenta"/>
        <w:rPr>
          <w:ins w:author="Open-Xml-PowerTools" w:id="2650" w:date="2000-01-01T00:00:00Z"/>
        </w:rPr>
      </w:pPr>
      <w:ins w:author="Open-Xml-PowerTools" w:id="2648" w:date="2000-01-01T00:00:00Z">
        <w:r>
          <w:tab/>
          <w:t>(b)</w:t>
        </w:r>
      </w:ins>
      <w:ins w:author="Open-Xml-PowerTools" w:id="2649" w:date="2000-01-01T00:00:00Z">
        <w:r>
          <w:tab/>
          <w:t>on or after 1 July 2021.</w:t>
        </w:r>
      </w:ins>
    </w:p>
    <w:p>
      <w:pPr>
        <w:pStyle w:val="Subsection"/>
        <w:rPr>
          <w:ins w:author="Open-Xml-PowerTools" w:id="2653" w:date="2000-01-01T00:00:00Z"/>
        </w:rPr>
      </w:pPr>
      <w:ins w:author="Open-Xml-PowerTools" w:id="2651" w:date="2000-01-01T00:00:00Z">
        <w:r>
          <w:lastRenderedPageBreak/>
          <w:tab/>
          <w:t>(3)</w:t>
        </w:r>
      </w:ins>
      <w:ins w:author="Open-Xml-PowerTools" w:id="2652" w:date="2000-01-01T00:00:00Z">
        <w:r>
          <w:tab/>
          <w:t>Subregulation (2)(c) applies only if the application for the building permit is made on or before 30 April 2021.</w:t>
        </w:r>
      </w:ins>
    </w:p>
    <w:p>
      <w:pPr>
        <w:pStyle w:val="Footnotesection"/>
        <w:spacing w:before="100"/>
        <w:rPr>
          <w:ins w:author="Open-Xml-PowerTools" w:id="2655" w:date="2000-01-01T00:00:00Z"/>
        </w:rPr>
      </w:pPr>
      <w:ins w:author="Open-Xml-PowerTools" w:id="2654" w:date="2000-01-01T00:00:00Z">
        <w:r>
          <w:tab/>
          <w:t>[Regulation 31A inserted: Gazette 18 Dec 2012 p. 6562-3; amended: Gazette 7 Dec 2015 p. 4898; 9 Mar 2018 p. 800; 5 Oct 2018 p. 4013; 26 Mar 2019 p. 946; SL 2020/46 r. 5; SL 2020/192 r. 4.]</w:t>
        </w:r>
      </w:ins>
    </w:p>
    <w:p>
      <w:pPr>
        <w:pStyle w:val="Heading5"/>
        <w:rPr>
          <w:ins w:author="Open-Xml-PowerTools" w:id="2661" w:date="2000-01-01T00:00:00Z"/>
        </w:rPr>
      </w:pPr>
      <w:ins w:author="Open-Xml-PowerTools" w:id="2656" w:date="2000-01-01T00:00:00Z">
        <w:bookmarkStart w:id="60" w:name="_Toc97638564"/>
      </w:ins>
      <w:ins w:author="Open-Xml-PowerTools" w:id="2657" w:date="2000-01-01T00:00:00Z">
        <w:r>
          <w:rPr>
            <w:rStyle w:val="CharSectno"/>
          </w:rPr>
          <w:t>31BA</w:t>
        </w:r>
      </w:ins>
      <w:ins w:author="Open-Xml-PowerTools" w:id="2658" w:date="2000-01-01T00:00:00Z">
        <w:r>
          <w:t>.</w:t>
        </w:r>
      </w:ins>
      <w:ins w:author="Open-Xml-PowerTools" w:id="2659" w:date="2000-01-01T00:00:00Z">
        <w:r>
          <w:tab/>
          <w:t>Applicable building standards for buildings and incidental structures in bush fire prone areas (s. 3, 19(3), 37(1) and (2), 57(3), 49(b), 51(2) and (3))</w:t>
        </w:r>
      </w:ins>
      <w:ins w:author="Open-Xml-PowerTools" w:id="2660" w:date="2000-01-01T00:00:00Z">
        <w:bookmarkEnd w:id="60"/>
      </w:ins>
    </w:p>
    <w:p>
      <w:pPr>
        <w:pStyle w:val="Subsection"/>
        <w:keepNext/>
        <w:spacing w:before="100"/>
        <w:rPr>
          <w:ins w:author="Open-Xml-PowerTools" w:id="2664" w:date="2000-01-01T00:00:00Z"/>
        </w:rPr>
      </w:pPr>
      <w:ins w:author="Open-Xml-PowerTools" w:id="2662" w:date="2000-01-01T00:00:00Z">
        <w:r>
          <w:tab/>
          <w:t>(1A)</w:t>
        </w:r>
      </w:ins>
      <w:ins w:author="Open-Xml-PowerTools" w:id="2663" w:date="2000-01-01T00:00:00Z">
        <w:r>
          <w:tab/>
          <w:t xml:space="preserve">In this regulation — </w:t>
        </w:r>
      </w:ins>
    </w:p>
    <w:p>
      <w:pPr>
        <w:pStyle w:val="Defstart"/>
        <w:rPr>
          <w:ins w:author="Open-Xml-PowerTools" w:id="2668" w:date="2000-01-01T00:00:00Z"/>
        </w:rPr>
      </w:pPr>
      <w:ins w:author="Open-Xml-PowerTools" w:id="2665" w:date="2000-01-01T00:00:00Z">
        <w:r>
          <w:tab/>
        </w:r>
      </w:ins>
      <w:ins w:author="Open-Xml-PowerTools" w:id="2666" w:date="2000-01-01T00:00:00Z">
        <w:r>
          <w:rPr>
            <w:rStyle w:val="CharDefText"/>
          </w:rPr>
          <w:t>bush fire standard</w:t>
        </w:r>
      </w:ins>
      <w:ins w:author="Open-Xml-PowerTools" w:id="2667" w:date="2000-01-01T00:00:00Z">
        <w:r>
          <w:t xml:space="preserve"> means — </w:t>
        </w:r>
      </w:ins>
    </w:p>
    <w:p>
      <w:pPr>
        <w:pStyle w:val="Defpara"/>
        <w:rPr>
          <w:ins w:author="Open-Xml-PowerTools" w:id="2671" w:date="2000-01-01T00:00:00Z"/>
        </w:rPr>
      </w:pPr>
      <w:ins w:author="Open-Xml-PowerTools" w:id="2669" w:date="2000-01-01T00:00:00Z">
        <w:r>
          <w:tab/>
          <w:t>(a)</w:t>
        </w:r>
      </w:ins>
      <w:ins w:author="Open-Xml-PowerTools" w:id="2670" w:date="2000-01-01T00:00:00Z">
        <w:r>
          <w:tab/>
          <w:t>a bush fire performance requirement; or</w:t>
        </w:r>
      </w:ins>
    </w:p>
    <w:p>
      <w:pPr>
        <w:pStyle w:val="Defpara"/>
        <w:rPr>
          <w:ins w:author="Open-Xml-PowerTools" w:id="2674" w:date="2000-01-01T00:00:00Z"/>
        </w:rPr>
      </w:pPr>
      <w:ins w:author="Open-Xml-PowerTools" w:id="2672" w:date="2000-01-01T00:00:00Z">
        <w:r>
          <w:tab/>
          <w:t>(b)</w:t>
        </w:r>
      </w:ins>
      <w:ins w:author="Open-Xml-PowerTools" w:id="2673" w:date="2000-01-01T00:00:00Z">
        <w:r>
          <w:tab/>
          <w:t>to the extent not covered by paragraph (a), a requirement imposed under any written law that is a requirement relating to —</w:t>
        </w:r>
      </w:ins>
    </w:p>
    <w:p>
      <w:pPr>
        <w:pStyle w:val="Defsubpara"/>
        <w:rPr>
          <w:ins w:author="Open-Xml-PowerTools" w:id="2677" w:date="2000-01-01T00:00:00Z"/>
        </w:rPr>
      </w:pPr>
      <w:ins w:author="Open-Xml-PowerTools" w:id="2675" w:date="2000-01-01T00:00:00Z">
        <w:r>
          <w:tab/>
          <w:t>(i)</w:t>
        </w:r>
      </w:ins>
      <w:ins w:author="Open-Xml-PowerTools" w:id="2676" w:date="2000-01-01T00:00:00Z">
        <w:r>
          <w:tab/>
          <w:t>a technical aspect of the construction of a building or incidental structure; and</w:t>
        </w:r>
      </w:ins>
    </w:p>
    <w:p>
      <w:pPr>
        <w:pStyle w:val="Defsubpara"/>
        <w:rPr>
          <w:ins w:author="Open-Xml-PowerTools" w:id="2680" w:date="2000-01-01T00:00:00Z"/>
        </w:rPr>
      </w:pPr>
      <w:ins w:author="Open-Xml-PowerTools" w:id="2678" w:date="2000-01-01T00:00:00Z">
        <w:r>
          <w:tab/>
          <w:t>(ii)</w:t>
        </w:r>
      </w:ins>
      <w:ins w:author="Open-Xml-PowerTools" w:id="2679" w:date="2000-01-01T00:00:00Z">
        <w:r>
          <w:tab/>
          <w:t>bush fires;</w:t>
        </w:r>
      </w:ins>
    </w:p>
    <w:p>
      <w:pPr>
        <w:pStyle w:val="PermNoteHeading"/>
        <w:rPr>
          <w:ins w:author="Open-Xml-PowerTools" w:id="2682" w:date="2000-01-01T00:00:00Z"/>
        </w:rPr>
      </w:pPr>
      <w:ins w:author="Open-Xml-PowerTools" w:id="2681" w:date="2000-01-01T00:00:00Z">
        <w:r>
          <w:tab/>
          <w:t>Note for this definition:</w:t>
        </w:r>
      </w:ins>
    </w:p>
    <w:p>
      <w:pPr>
        <w:pStyle w:val="PermNoteText"/>
        <w:rPr>
          <w:ins w:author="Open-Xml-PowerTools" w:id="2687" w:date="2000-01-01T00:00:00Z"/>
        </w:rPr>
      </w:pPr>
      <w:ins w:author="Open-Xml-PowerTools" w:id="2683" w:date="2000-01-01T00:00:00Z">
        <w:r>
          <w:tab/>
        </w:r>
      </w:ins>
      <w:ins w:author="Open-Xml-PowerTools" w:id="2684" w:date="2000-01-01T00:00:00Z">
        <w:r>
          <w:tab/>
          <w:t xml:space="preserve">Paragraph (b) includes, for example, requirements imposed under the </w:t>
        </w:r>
      </w:ins>
      <w:ins w:author="Open-Xml-PowerTools" w:id="2685" w:date="2000-01-01T00:00:00Z">
        <w:r>
          <w:rPr>
            <w:i/>
          </w:rPr>
          <w:t>Building Regulations 1989</w:t>
        </w:r>
      </w:ins>
      <w:ins w:author="Open-Xml-PowerTools" w:id="2686" w:date="2000-01-01T00:00:00Z">
        <w:r>
          <w:t>.</w:t>
        </w:r>
      </w:ins>
    </w:p>
    <w:p>
      <w:pPr>
        <w:pStyle w:val="Defstart"/>
        <w:rPr>
          <w:ins w:author="Open-Xml-PowerTools" w:id="2691" w:date="2000-01-01T00:00:00Z"/>
        </w:rPr>
      </w:pPr>
      <w:ins w:author="Open-Xml-PowerTools" w:id="2688" w:date="2000-01-01T00:00:00Z">
        <w:r>
          <w:tab/>
        </w:r>
      </w:ins>
      <w:ins w:author="Open-Xml-PowerTools" w:id="2689" w:date="2000-01-01T00:00:00Z">
        <w:r>
          <w:rPr>
            <w:rStyle w:val="CharDefText"/>
          </w:rPr>
          <w:t>excluded building work</w:t>
        </w:r>
      </w:ins>
      <w:ins w:author="Open-Xml-PowerTools" w:id="2690" w:date="2000-01-01T00:00:00Z">
        <w:r>
          <w:t xml:space="preserve"> means building work that is the renovation, alteration, extension, improvement or repair of a relevant building if — </w:t>
        </w:r>
      </w:ins>
    </w:p>
    <w:p>
      <w:pPr>
        <w:pStyle w:val="Defpara"/>
        <w:rPr>
          <w:ins w:author="Open-Xml-PowerTools" w:id="2694" w:date="2000-01-01T00:00:00Z"/>
        </w:rPr>
      </w:pPr>
      <w:ins w:author="Open-Xml-PowerTools" w:id="2692" w:date="2000-01-01T00:00:00Z">
        <w:r>
          <w:tab/>
          <w:t>(a)</w:t>
        </w:r>
      </w:ins>
      <w:ins w:author="Open-Xml-PowerTools" w:id="2693" w:date="2000-01-01T00:00:00Z">
        <w:r>
          <w:tab/>
          <w:t>the estimated value of the building work is less than $20 000; or</w:t>
        </w:r>
      </w:ins>
    </w:p>
    <w:p>
      <w:pPr>
        <w:pStyle w:val="Defpara"/>
        <w:rPr>
          <w:ins w:author="Open-Xml-PowerTools" w:id="2697" w:date="2000-01-01T00:00:00Z"/>
        </w:rPr>
      </w:pPr>
      <w:ins w:author="Open-Xml-PowerTools" w:id="2695" w:date="2000-01-01T00:00:00Z">
        <w:r>
          <w:tab/>
          <w:t>(b)</w:t>
        </w:r>
      </w:ins>
      <w:ins w:author="Open-Xml-PowerTools" w:id="2696" w:date="2000-01-01T00:00:00Z">
        <w:r>
          <w:tab/>
          <w:t>the renovation, alteration, extension, improvement or repair does not increase the risk of ignition from bushfire attack for the relevant building;</w:t>
        </w:r>
      </w:ins>
    </w:p>
    <w:p>
      <w:pPr>
        <w:pStyle w:val="Defstart"/>
        <w:rPr>
          <w:ins w:author="Open-Xml-PowerTools" w:id="2701" w:date="2000-01-01T00:00:00Z"/>
        </w:rPr>
      </w:pPr>
      <w:ins w:author="Open-Xml-PowerTools" w:id="2698" w:date="2000-01-01T00:00:00Z">
        <w:r>
          <w:tab/>
        </w:r>
      </w:ins>
      <w:ins w:author="Open-Xml-PowerTools" w:id="2699" w:date="2000-01-01T00:00:00Z">
        <w:r>
          <w:rPr>
            <w:rStyle w:val="CharDefText"/>
          </w:rPr>
          <w:t>relevant building</w:t>
        </w:r>
      </w:ins>
      <w:ins w:author="Open-Xml-PowerTools" w:id="2700" w:date="2000-01-01T00:00:00Z">
        <w:r>
          <w:t xml:space="preserve"> means a Class 1, Class 2 or Class 3 building that was not required to comply or substantially comply with a bush fire standard at the latest of the following times — </w:t>
        </w:r>
      </w:ins>
    </w:p>
    <w:p>
      <w:pPr>
        <w:pStyle w:val="Defpara"/>
        <w:rPr>
          <w:ins w:author="Open-Xml-PowerTools" w:id="2704" w:date="2000-01-01T00:00:00Z"/>
        </w:rPr>
      </w:pPr>
      <w:ins w:author="Open-Xml-PowerTools" w:id="2702" w:date="2000-01-01T00:00:00Z">
        <w:r>
          <w:tab/>
          <w:t>(a)</w:t>
        </w:r>
      </w:ins>
      <w:ins w:author="Open-Xml-PowerTools" w:id="2703" w:date="2000-01-01T00:00:00Z">
        <w:r>
          <w:tab/>
          <w:t>when the building was constructed;</w:t>
        </w:r>
      </w:ins>
    </w:p>
    <w:p>
      <w:pPr>
        <w:pStyle w:val="Defpara"/>
        <w:rPr>
          <w:ins w:author="Open-Xml-PowerTools" w:id="2707" w:date="2000-01-01T00:00:00Z"/>
        </w:rPr>
      </w:pPr>
      <w:ins w:author="Open-Xml-PowerTools" w:id="2705" w:date="2000-01-01T00:00:00Z">
        <w:r>
          <w:lastRenderedPageBreak/>
          <w:tab/>
          <w:t>(b)</w:t>
        </w:r>
      </w:ins>
      <w:ins w:author="Open-Xml-PowerTools" w:id="2706" w:date="2000-01-01T00:00:00Z">
        <w:r>
          <w:tab/>
          <w:t>if 1 or more applications or notices under section 49(b) or 51(2) or (3) or regulation 47(1) have been made or given in respect of the building — when the application or notice, or the last application or notice, was made or given;</w:t>
        </w:r>
      </w:ins>
    </w:p>
    <w:p>
      <w:pPr>
        <w:pStyle w:val="Defpara"/>
        <w:rPr>
          <w:ins w:author="Open-Xml-PowerTools" w:id="2710" w:date="2000-01-01T00:00:00Z"/>
        </w:rPr>
      </w:pPr>
      <w:ins w:author="Open-Xml-PowerTools" w:id="2708" w:date="2000-01-01T00:00:00Z">
        <w:r>
          <w:tab/>
          <w:t>(c)</w:t>
        </w:r>
      </w:ins>
      <w:ins w:author="Open-Xml-PowerTools" w:id="2709" w:date="2000-01-01T00:00:00Z">
        <w:r>
          <w:tab/>
          <w:t>if the building has been relocated — when the building was last relocated.</w:t>
        </w:r>
      </w:ins>
    </w:p>
    <w:p>
      <w:pPr>
        <w:pStyle w:val="Defstart"/>
        <w:rPr>
          <w:ins w:author="Open-Xml-PowerTools" w:id="2714" w:date="2000-01-01T00:00:00Z"/>
        </w:rPr>
      </w:pPr>
      <w:ins w:author="Open-Xml-PowerTools" w:id="2711" w:date="2000-01-01T00:00:00Z">
        <w:r>
          <w:tab/>
        </w:r>
      </w:ins>
      <w:ins w:author="Open-Xml-PowerTools" w:id="2712" w:date="2000-01-01T00:00:00Z">
        <w:r>
          <w:rPr>
            <w:rStyle w:val="CharDefText"/>
          </w:rPr>
          <w:t>renovation, alteration, extension, improvement or repair</w:t>
        </w:r>
      </w:ins>
      <w:ins w:author="Open-Xml-PowerTools" w:id="2713" w:date="2000-01-01T00:00:00Z">
        <w:r>
          <w:t>, in respect of a building, does not include the installation of a roof mounted evaporative air conditioning unit on the building;</w:t>
        </w:r>
      </w:ins>
    </w:p>
    <w:p>
      <w:pPr>
        <w:pStyle w:val="Subsection"/>
        <w:rPr>
          <w:ins w:author="Open-Xml-PowerTools" w:id="2719" w:date="2000-01-01T00:00:00Z"/>
        </w:rPr>
      </w:pPr>
      <w:ins w:author="Open-Xml-PowerTools" w:id="2715" w:date="2000-01-01T00:00:00Z">
        <w:r>
          <w:tab/>
          <w:t>(1)</w:t>
        </w:r>
      </w:ins>
      <w:ins w:author="Open-Xml-PowerTools" w:id="2716" w:date="2000-01-01T00:00:00Z">
        <w:r>
          <w:tab/>
          <w:t xml:space="preserve">For the purposes of the definition of </w:t>
        </w:r>
      </w:ins>
      <w:ins w:author="Open-Xml-PowerTools" w:id="2717" w:date="2000-01-01T00:00:00Z">
        <w:r>
          <w:rPr>
            <w:b/>
            <w:i/>
          </w:rPr>
          <w:t>applicable building standard</w:t>
        </w:r>
      </w:ins>
      <w:ins w:author="Open-Xml-PowerTools" w:id="2718" w:date="2000-01-01T00:00:00Z">
        <w:r>
          <w:t xml:space="preserve"> in section 3, the building standards set out in Column 2 of the Table are prescribed as applicable building standards for the purposes set out in Column 1 of the Table opposite the standards.</w:t>
        </w:r>
      </w:ins>
    </w:p>
    <w:p>
      <w:pPr>
        <w:pStyle w:val="THeadingNAm"/>
        <w:rPr>
          <w:ins w:author="Open-Xml-PowerTools" w:id="2721" w:date="2000-01-01T00:00:00Z"/>
        </w:rPr>
      </w:pPr>
      <w:ins w:author="Open-Xml-PowerTools" w:id="2720" w:date="2000-01-01T00:00:00Z">
        <w:r>
          <w:t>Table</w:t>
        </w:r>
      </w:ins>
    </w:p>
    <w:p>
      <w:pPr>
        <w:suppressAutoHyphens/>
        <w:autoSpaceDE w:val="0"/>
        <w:autoSpaceDN w:val="0"/>
        <w:adjustRightInd w:val="0"/>
        <w:spacing w:after="0" w:line="240" w:lineRule="auto"/>
        <w:jc w:val="both"/>
        <w:rPr>
          <w:del w:author="Open-Xml-PowerTools" w:id="2723" w:date="2000-01-01T00:00:00Z"/>
          <w:rFonts w:ascii="Times New Roman" w:eastAsia="Calibri" w:hAnsi="Times New Roman" w:cs="Times New Roman"/>
          <w:sz w:val="24"/>
          <w:szCs w:val="24"/>
          <w:lang w:eastAsia="ar-SA"/>
        </w:rPr>
      </w:pPr>
      <w:del w:author="Open-Xml-PowerTools" w:id="2722" w:date="2000-01-01T00:00:00Z">
        <w:r>
          <w:rPr>
            <w:rFonts w:ascii="Times New Roman" w:eastAsia="Calibri" w:hAnsi="Times New Roman" w:cs="Times New Roman"/>
            <w:sz w:val="24"/>
            <w:szCs w:val="24"/>
            <w:lang w:eastAsia="ar-SA"/>
          </w:rPr>
          <w:delText xml:space="preserve">  </w:delText>
        </w:r>
      </w:del>
    </w:p>
    <w:p>
      <w:pPr>
        <w:suppressAutoHyphens/>
        <w:autoSpaceDE w:val="0"/>
        <w:autoSpaceDN w:val="0"/>
        <w:adjustRightInd w:val="0"/>
        <w:spacing w:after="0" w:line="240" w:lineRule="auto"/>
        <w:outlineLvl w:val="0"/>
        <w:rPr>
          <w:del w:author="Open-Xml-PowerTools" w:id="2727" w:date="2000-01-01T00:00:00Z"/>
          <w:rFonts w:ascii="Times New Roman" w:eastAsia="Calibri" w:hAnsi="Times New Roman" w:cs="Times New Roman"/>
          <w:sz w:val="24"/>
          <w:szCs w:val="24"/>
          <w:lang w:eastAsia="ar-SA"/>
        </w:rPr>
      </w:pPr>
      <w:del w:author="Open-Xml-PowerTools" w:id="2724" w:date="2000-01-01T00:00:00Z">
        <w:r>
          <w:rPr>
            <w:rFonts w:ascii="Times New Roman" w:eastAsia="Calibri" w:hAnsi="Times New Roman" w:cs="Times New Roman"/>
            <w:sz w:val="24"/>
            <w:szCs w:val="24"/>
            <w:lang w:eastAsia="ar-SA"/>
          </w:rPr>
          <w:delText xml:space="preserve"> </w:delText>
        </w:r>
      </w:del>
      <w:del w:author="Open-Xml-PowerTools" w:id="2725" w:date="2000-01-01T00:00:00Z">
        <w:r>
          <w:rPr>
            <w:rFonts w:ascii="Times New Roman" w:eastAsia="Calibri" w:hAnsi="Times New Roman" w:cs="Times New Roman"/>
            <w:sz w:val="24"/>
            <w:szCs w:val="24"/>
            <w:lang w:eastAsia="ar-SA"/>
          </w:rPr>
          <w:delText>Акты отсутствуют</w:delText>
        </w:r>
      </w:del>
      <w:del w:author="Open-Xml-PowerTools" w:id="2726" w:date="2000-01-01T00:00:00Z">
        <w:r>
          <w:rPr>
            <w:rFonts w:ascii="Times New Roman" w:eastAsia="Calibri" w:hAnsi="Times New Roman" w:cs="Times New Roman"/>
            <w:sz w:val="24"/>
            <w:szCs w:val="24"/>
            <w:lang w:eastAsia="ar-SA"/>
          </w:rPr>
          <w:delText>.</w:delText>
        </w:r>
      </w:del>
    </w:p>
    <w:p>
      <w:pPr>
        <w:suppressAutoHyphens/>
        <w:autoSpaceDE w:val="0"/>
        <w:autoSpaceDN w:val="0"/>
        <w:adjustRightInd w:val="0"/>
        <w:spacing w:after="0" w:line="240" w:lineRule="auto"/>
        <w:outlineLvl w:val="0"/>
        <w:rPr>
          <w:del w:author="Open-Xml-PowerTools" w:id="2728"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outlineLvl w:val="0"/>
        <w:rPr>
          <w:del w:author="Open-Xml-PowerTools" w:id="2729"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center"/>
        <w:outlineLvl w:val="0"/>
        <w:rPr>
          <w:del w:author="Open-Xml-PowerTools" w:id="2731" w:date="2000-01-01T00:00:00Z"/>
          <w:rFonts w:ascii="Times New Roman" w:eastAsia="Calibri" w:hAnsi="Times New Roman" w:cs="Times New Roman"/>
          <w:sz w:val="24"/>
          <w:szCs w:val="24"/>
          <w:lang w:eastAsia="ar-SA"/>
        </w:rPr>
      </w:pPr>
      <w:del w:author="Open-Xml-PowerTools" w:id="2730" w:date="2000-01-01T00:00:00Z">
        <w:r>
          <w:rPr>
            <w:rFonts w:ascii="Times New Roman" w:eastAsia="Calibri" w:hAnsi="Times New Roman" w:cs="Times New Roman"/>
            <w:sz w:val="24"/>
            <w:szCs w:val="24"/>
            <w:lang w:eastAsia="ar-SA"/>
          </w:rPr>
          <w:delText>Раздел III. Указы Президента Российской</w:delText>
        </w:r>
      </w:del>
    </w:p>
    <w:p>
      <w:pPr>
        <w:suppressAutoHyphens/>
        <w:autoSpaceDE w:val="0"/>
        <w:autoSpaceDN w:val="0"/>
        <w:adjustRightInd w:val="0"/>
        <w:spacing w:after="0" w:line="240" w:lineRule="auto"/>
        <w:jc w:val="center"/>
        <w:rPr>
          <w:del w:author="Open-Xml-PowerTools" w:id="2733" w:date="2000-01-01T00:00:00Z"/>
          <w:rFonts w:ascii="Times New Roman" w:eastAsia="Calibri" w:hAnsi="Times New Roman" w:cs="Times New Roman"/>
          <w:sz w:val="24"/>
          <w:szCs w:val="24"/>
          <w:lang w:eastAsia="ar-SA"/>
        </w:rPr>
      </w:pPr>
      <w:del w:author="Open-Xml-PowerTools" w:id="2732" w:date="2000-01-01T00:00:00Z">
        <w:r>
          <w:rPr>
            <w:rFonts w:ascii="Times New Roman" w:eastAsia="Calibri" w:hAnsi="Times New Roman" w:cs="Times New Roman"/>
            <w:sz w:val="24"/>
            <w:szCs w:val="24"/>
            <w:lang w:eastAsia="ar-SA"/>
          </w:rPr>
          <w:delText>Федерации, постановления и распоряжения Правительства</w:delText>
        </w:r>
      </w:del>
    </w:p>
    <w:p>
      <w:pPr>
        <w:suppressAutoHyphens/>
        <w:autoSpaceDE w:val="0"/>
        <w:autoSpaceDN w:val="0"/>
        <w:adjustRightInd w:val="0"/>
        <w:spacing w:after="0" w:line="240" w:lineRule="auto"/>
        <w:outlineLvl w:val="0"/>
        <w:rPr>
          <w:del w:author="Open-Xml-PowerTools" w:id="2736" w:date="2000-01-01T00:00:00Z"/>
          <w:rFonts w:ascii="Times New Roman" w:eastAsia="Calibri" w:hAnsi="Times New Roman" w:cs="Times New Roman"/>
          <w:sz w:val="24"/>
          <w:szCs w:val="24"/>
          <w:lang w:eastAsia="ar-SA"/>
        </w:rPr>
      </w:pPr>
      <w:del w:author="Open-Xml-PowerTools" w:id="2734" w:date="2000-01-01T00:00:00Z">
        <w:r>
          <w:rPr>
            <w:rFonts w:ascii="Times New Roman" w:eastAsia="Calibri" w:hAnsi="Times New Roman" w:cs="Times New Roman"/>
            <w:sz w:val="24"/>
            <w:szCs w:val="24"/>
            <w:lang w:eastAsia="ar-SA"/>
          </w:rPr>
          <w:delText xml:space="preserve">                                                                        </w:delText>
        </w:r>
      </w:del>
      <w:del w:author="Open-Xml-PowerTools" w:id="2735" w:date="2000-01-01T00:00:00Z">
        <w:r>
          <w:rPr>
            <w:rFonts w:ascii="Times New Roman" w:eastAsia="Calibri" w:hAnsi="Times New Roman" w:cs="Times New Roman"/>
            <w:sz w:val="24"/>
            <w:szCs w:val="24"/>
            <w:lang w:eastAsia="ar-SA"/>
          </w:rPr>
          <w:delText>Российской Федерации</w:delText>
        </w:r>
      </w:del>
    </w:p>
    <w:p>
      <w:pPr>
        <w:suppressAutoHyphens/>
        <w:autoSpaceDE w:val="0"/>
        <w:autoSpaceDN w:val="0"/>
        <w:adjustRightInd w:val="0"/>
        <w:spacing w:after="0" w:line="240" w:lineRule="auto"/>
        <w:jc w:val="center"/>
        <w:outlineLvl w:val="0"/>
        <w:rPr>
          <w:del w:author="Open-Xml-PowerTools" w:id="2737" w:date="2000-01-01T00:00:00Z"/>
          <w:rFonts w:ascii="Times New Roman" w:eastAsia="Calibri" w:hAnsi="Times New Roman" w:cs="Times New Roman"/>
          <w:sz w:val="24"/>
          <w:szCs w:val="24"/>
          <w:lang w:eastAsia="ar-SA"/>
        </w:rPr>
      </w:pPr>
    </w:p>
    <w:tbl>
      <w:tblPr>
        <w:tblW w:w="0" w:type="auto"/>
        <w:tblInd w:w="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Change w:author="Open-Xml-PowerTools" w:id="2738" w:date="2000-01-01T00:00:00Z">
          <w:tblPr>
            <w:tblW w:w="0" w:type="auto"/>
            <w:tblInd w:w="108" w:type="dxa"/>
            <w:shd w:val="clear" w:color="auto" w:fill="FFFFFF"/>
            <w:tblCellMar>
              <w:left w:w="0" w:type="dxa"/>
              <w:right w:w="0" w:type="dxa"/>
            </w:tblCellMar>
            <w:tblLook w:val="04A0" w:firstRow="1" w:lastRow="0" w:firstColumn="1" w:lastColumn="0" w:noHBand="0" w:noVBand="1"/>
          </w:tblPr>
        </w:tblPrChange>
      </w:tblPr>
      <w:tblGrid>
        <w:gridCol w:w="822"/>
        <w:gridCol w:w="1843"/>
        <w:gridCol w:w="3402"/>
        <w:tblGridChange w:id="2739">
          <w:tblGrid>
            <w:gridCol w:w="550"/>
            <w:gridCol w:w="2898"/>
            <w:gridCol w:w="2213"/>
            <w:gridCol w:w="3010"/>
            <w:gridCol w:w="2399"/>
          </w:tblGrid>
        </w:tblGridChange>
      </w:tblGrid>
      <w:tr>
        <w:trPr>
          <w:tblHeader/>
          <w:trPrChange w:author="Open-Xml-PowerTools" w:id="2780" w:date="2000-01-01T00:00:00Z">
            <w:trPr/>
          </w:trPrChange>
        </w:trPr>
        <w:tc>
          <w:tcPr>
            <w:tcW w:w="822" w:type="dxa"/>
            <w:noWrap/>
            <w:tcPrChange w:author="Open-Xml-PowerTools" w:id="2747" w:date="2000-01-01T00:00:00Z">
              <w:tcPr>
                <w:tcW w:w="5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2743" w:date="2000-01-01T00:00:00Z"/>
                <w:rFonts w:ascii="Times New Roman" w:eastAsia="Times New Roman" w:hAnsi="Times New Roman" w:cs="Times New Roman"/>
                <w:sz w:val="24"/>
                <w:szCs w:val="24"/>
                <w:lang w:eastAsia="ru-RU"/>
              </w:rPr>
            </w:pPr>
            <w:ins w:author="Open-Xml-PowerTools" w:id="2740" w:date="2000-01-01T00:00:00Z">
              <w:r>
                <w:rPr>
                  <w:b/>
                  <w:bCs/>
                </w:rPr>
                <w:t>Item</w:t>
              </w:r>
            </w:ins>
            <w:del w:author="Open-Xml-PowerTools" w:id="2742" w:date="2000-01-01T00:00:00Z">
              <w:r>
                <w:rPr>
                  <w:rFonts w:ascii="Times New Roman" w:eastAsia="Times New Roman" w:hAnsi="Times New Roman" w:cs="Times New Roman"/>
                  <w:sz w:val="24"/>
                  <w:szCs w:val="24"/>
                  <w:lang w:eastAsia="ru-RU"/>
                </w:rPr>
                <w:delText>№</w:delText>
              </w:r>
            </w:del>
          </w:p>
          <w:p>
            <w:pPr>
              <w:pStyle w:val="TableNAm"/>
              <w:jc w:val="center"/>
              <w:rPr>
                <w:b/>
                <w:bCs/>
              </w:rPr>
              <w:pPrChange w:author="Open-Xml-PowerTools" w:id="2746" w:date="2000-01-01T00:00:00Z">
                <w:pPr>
                  <w:spacing w:after="192" w:line="240" w:lineRule="auto"/>
                  <w:jc w:val="center"/>
                </w:pPr>
              </w:pPrChange>
            </w:pPr>
            <w:del w:author="Open-Xml-PowerTools" w:id="2744" w:date="2000-01-01T00:00:00Z">
              <w:r>
                <w:rPr>
                  <w:rFonts w:ascii="Times New Roman" w:eastAsia="Times New Roman" w:hAnsi="Times New Roman" w:cs="Times New Roman"/>
                  <w:sz w:val="24"/>
                  <w:szCs w:val="24"/>
                  <w:lang w:eastAsia="ru-RU"/>
                </w:rPr>
                <w:delText>п/п</w:delText>
              </w:r>
            </w:del>
          </w:p>
        </w:tc>
        <w:tc>
          <w:tcPr>
            <w:tcW w:w="1843" w:type="dxa"/>
            <w:noWrap/>
            <w:tcPrChange w:author="Open-Xml-PowerTools" w:id="2759" w:date="2000-01-01T00:00:00Z">
              <w:tcPr>
                <w:tcW w:w="289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pPr>
              <w:pStyle w:val="TableNAm"/>
              <w:jc w:val="center"/>
              <w:rPr>
                <w:ins w:author="Open-Xml-PowerTools" w:id="2749" w:date="2000-01-01T00:00:00Z"/>
                <w:b/>
                <w:bCs/>
              </w:rPr>
            </w:pPr>
            <w:ins w:author="Open-Xml-PowerTools" w:id="2748" w:date="2000-01-01T00:00:00Z">
              <w:r>
                <w:rPr>
                  <w:b/>
                  <w:bCs/>
                </w:rPr>
                <w:t>Column 1</w:t>
              </w:r>
            </w:ins>
          </w:p>
          <w:p>
            <w:pPr>
              <w:spacing w:after="192" w:line="240" w:lineRule="auto"/>
              <w:jc w:val="center"/>
              <w:rPr>
                <w:del w:author="Open-Xml-PowerTools" w:id="2755" w:date="2000-01-01T00:00:00Z"/>
                <w:rFonts w:ascii="Times New Roman" w:eastAsia="Times New Roman" w:hAnsi="Times New Roman" w:cs="Times New Roman"/>
                <w:sz w:val="24"/>
                <w:szCs w:val="24"/>
                <w:lang w:eastAsia="ru-RU"/>
              </w:rPr>
            </w:pPr>
            <w:ins w:author="Open-Xml-PowerTools" w:id="2750" w:date="2000-01-01T00:00:00Z">
              <w:r>
                <w:rPr>
                  <w:b/>
                  <w:bCs/>
                </w:rPr>
                <w:t>Purposes</w:t>
              </w:r>
            </w:ins>
            <w:del w:author="Open-Xml-PowerTools" w:id="2752" w:date="2000-01-01T00:00:00Z">
              <w:r>
                <w:rPr>
                  <w:rFonts w:ascii="Times New Roman" w:eastAsia="Times New Roman" w:hAnsi="Times New Roman" w:cs="Times New Roman"/>
                  <w:sz w:val="24"/>
                  <w:szCs w:val="24"/>
                  <w:lang w:eastAsia="ru-RU"/>
                </w:rPr>
                <w:delText>Наименование</w:delText>
              </w:r>
            </w:del>
            <w:del w:author="Open-Xml-PowerTools" w:id="2753" w:date="2000-01-01T00:00:00Z">
              <w:r>
                <w:rPr>
                  <w:rFonts w:ascii="Times New Roman" w:eastAsia="Times New Roman" w:hAnsi="Times New Roman" w:cs="Times New Roman"/>
                  <w:sz w:val="24"/>
                  <w:szCs w:val="24"/>
                  <w:lang w:eastAsia="ru-RU"/>
                </w:rPr>
                <w:delText xml:space="preserve"> </w:delText>
              </w:r>
            </w:del>
            <w:del w:author="Open-Xml-PowerTools" w:id="2754" w:date="2000-01-01T00:00:00Z">
              <w:r>
                <w:rPr>
                  <w:rFonts w:ascii="Times New Roman" w:eastAsia="Times New Roman" w:hAnsi="Times New Roman" w:cs="Times New Roman"/>
                  <w:sz w:val="24"/>
                  <w:szCs w:val="24"/>
                  <w:lang w:eastAsia="ru-RU"/>
                </w:rPr>
                <w:delText>и реквизиты акта</w:delText>
              </w:r>
            </w:del>
          </w:p>
          <w:p>
            <w:pPr>
              <w:pStyle w:val="TableNAm"/>
              <w:jc w:val="center"/>
              <w:rPr>
                <w:b/>
                <w:bCs/>
              </w:rPr>
              <w:pPrChange w:author="Open-Xml-PowerTools" w:id="2758" w:date="2000-01-01T00:00:00Z">
                <w:pPr>
                  <w:spacing w:after="192" w:line="240" w:lineRule="auto"/>
                  <w:jc w:val="center"/>
                </w:pPr>
              </w:pPrChange>
            </w:pPr>
            <w:del w:author="Open-Xml-PowerTools" w:id="2756" w:date="2000-01-01T00:00:00Z">
              <w:r>
                <w:rPr>
                  <w:rFonts w:ascii="Times New Roman" w:eastAsia="Times New Roman" w:hAnsi="Times New Roman" w:cs="Times New Roman"/>
                  <w:sz w:val="24"/>
                  <w:szCs w:val="24"/>
                  <w:lang w:eastAsia="ru-RU"/>
                </w:rPr>
                <w:delText> </w:delText>
              </w:r>
            </w:del>
          </w:p>
        </w:tc>
        <w:tc>
          <w:tcPr>
            <w:tcW w:w="3402" w:type="dxa"/>
            <w:noWrap/>
            <w:tcPrChange w:author="Open-Xml-PowerTools" w:id="2768" w:date="2000-01-01T00:00:00Z">
              <w:tcPr>
                <w:tcW w:w="221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pPr>
              <w:pStyle w:val="TableNAm"/>
              <w:jc w:val="center"/>
              <w:rPr>
                <w:ins w:author="Open-Xml-PowerTools" w:id="2761" w:date="2000-01-01T00:00:00Z"/>
                <w:b/>
                <w:bCs/>
              </w:rPr>
            </w:pPr>
            <w:ins w:author="Open-Xml-PowerTools" w:id="2760" w:date="2000-01-01T00:00:00Z">
              <w:r>
                <w:rPr>
                  <w:b/>
                  <w:bCs/>
                </w:rPr>
                <w:t>Column 2</w:t>
              </w:r>
            </w:ins>
          </w:p>
          <w:p>
            <w:pPr>
              <w:pStyle w:val="TableNAm"/>
              <w:jc w:val="center"/>
              <w:rPr>
                <w:b/>
                <w:bCs/>
              </w:rPr>
              <w:pPrChange w:author="Open-Xml-PowerTools" w:id="2767" w:date="2000-01-01T00:00:00Z">
                <w:pPr>
                  <w:spacing w:after="192" w:line="240" w:lineRule="auto"/>
                  <w:jc w:val="center"/>
                </w:pPr>
              </w:pPrChange>
            </w:pPr>
            <w:ins w:author="Open-Xml-PowerTools" w:id="2762" w:date="2000-01-01T00:00:00Z">
              <w:r>
                <w:rPr>
                  <w:b/>
                  <w:bCs/>
                </w:rPr>
                <w:t>Applicable building standards</w:t>
              </w:r>
            </w:ins>
            <w:del w:author="Open-Xml-PowerTools" w:id="2764" w:date="2000-01-01T00:00:00Z">
              <w:r>
                <w:rPr>
                  <w:rFonts w:ascii="Times New Roman" w:eastAsia="Times New Roman" w:hAnsi="Times New Roman" w:cs="Times New Roman"/>
                  <w:sz w:val="24"/>
                  <w:szCs w:val="24"/>
                  <w:lang w:eastAsia="ru-RU"/>
                </w:rPr>
                <w:delText>Краткое описание круга лиц и (или) перечня объектов, </w:delText>
              </w:r>
            </w:del>
            <w:del w:author="Open-Xml-PowerTools" w:id="2765" w:date="2000-01-01T00:00:00Z">
              <w:r>
                <w:rPr>
                  <w:rFonts w:ascii="Times New Roman" w:eastAsia="Times New Roman" w:hAnsi="Times New Roman" w:cs="Times New Roman"/>
                  <w:sz w:val="24"/>
                  <w:szCs w:val="24"/>
                  <w:lang w:eastAsia="ru-RU"/>
                </w:rPr>
                <w:br/>
                <w:delText>в отношении которых устанавливаются обязательные требования</w:delText>
              </w:r>
            </w:del>
          </w:p>
        </w:tc>
        <w:tc>
          <w:tcPr>
            <w:tcW w:w="301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2769" w:date="2000-01-01T00:00:00Z"/>
          </w:tcPr>
          <w:p>
            <w:pPr>
              <w:spacing w:after="192" w:line="240" w:lineRule="auto"/>
              <w:jc w:val="center"/>
              <w:rPr>
                <w:del w:author="Open-Xml-PowerTools" w:id="2776" w:date="2000-01-01T00:00:00Z"/>
                <w:rFonts w:ascii="Times New Roman" w:eastAsia="Times New Roman" w:hAnsi="Times New Roman" w:cs="Times New Roman"/>
                <w:sz w:val="24"/>
                <w:szCs w:val="24"/>
                <w:lang w:eastAsia="ru-RU"/>
              </w:rPr>
            </w:pPr>
            <w:del w:author="Open-Xml-PowerTools" w:id="2770" w:date="2000-01-01T00:00:00Z">
              <w:r>
                <w:rPr>
                  <w:rFonts w:ascii="Times New Roman" w:eastAsia="Times New Roman" w:hAnsi="Times New Roman" w:cs="Times New Roman"/>
                  <w:sz w:val="24"/>
                  <w:szCs w:val="24"/>
                  <w:lang w:eastAsia="ru-RU"/>
                </w:rPr>
                <w:delText>Указание </w:delText>
              </w:r>
            </w:del>
            <w:del w:author="Open-Xml-PowerTools" w:id="2771" w:date="2000-01-01T00:00:00Z">
              <w:r>
                <w:rPr>
                  <w:rFonts w:ascii="Times New Roman" w:eastAsia="Times New Roman" w:hAnsi="Times New Roman" w:cs="Times New Roman"/>
                  <w:sz w:val="24"/>
                  <w:szCs w:val="24"/>
                  <w:lang w:eastAsia="ru-RU"/>
                </w:rPr>
                <w:br/>
                <w:delText>на структурные единицы акта, соблюдение которых оценивается </w:delText>
              </w:r>
            </w:del>
            <w:del w:author="Open-Xml-PowerTools" w:id="2772" w:date="2000-01-01T00:00:00Z">
              <w:r>
                <w:rPr>
                  <w:rFonts w:ascii="Times New Roman" w:eastAsia="Times New Roman" w:hAnsi="Times New Roman" w:cs="Times New Roman"/>
                  <w:sz w:val="24"/>
                  <w:szCs w:val="24"/>
                  <w:lang w:eastAsia="ru-RU"/>
                </w:rPr>
                <w:br/>
                <w:delText>при проведении</w:delText>
              </w:r>
            </w:del>
            <w:del w:author="Open-Xml-PowerTools" w:id="2773" w:date="2000-01-01T00:00:00Z">
              <w:r>
                <w:rPr>
                  <w:rFonts w:ascii="Times New Roman" w:eastAsia="Times New Roman" w:hAnsi="Times New Roman" w:cs="Times New Roman"/>
                  <w:sz w:val="24"/>
                  <w:szCs w:val="24"/>
                  <w:lang w:eastAsia="ru-RU"/>
                </w:rPr>
                <w:delText xml:space="preserve"> </w:delText>
              </w:r>
            </w:del>
            <w:del w:author="Open-Xml-PowerTools" w:id="2774" w:date="2000-01-01T00:00:00Z">
              <w:r>
                <w:rPr>
                  <w:rFonts w:ascii="Times New Roman" w:eastAsia="Times New Roman" w:hAnsi="Times New Roman" w:cs="Times New Roman"/>
                  <w:sz w:val="24"/>
                  <w:szCs w:val="24"/>
                  <w:lang w:eastAsia="ru-RU"/>
                </w:rPr>
                <w:delText>мероприятий </w:delText>
              </w:r>
            </w:del>
            <w:del w:author="Open-Xml-PowerTools" w:id="2775" w:date="2000-01-01T00:00:00Z">
              <w:r>
                <w:rPr>
                  <w:rFonts w:ascii="Times New Roman" w:eastAsia="Times New Roman" w:hAnsi="Times New Roman" w:cs="Times New Roman"/>
                  <w:sz w:val="24"/>
                  <w:szCs w:val="24"/>
                  <w:lang w:eastAsia="ru-RU"/>
                </w:rPr>
                <w:br/>
                <w:delText>по контролю</w:delText>
              </w:r>
            </w:del>
          </w:p>
        </w:tc>
        <w:tc>
          <w:tcPr>
            <w:tcW w:w="239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2777" w:date="2000-01-01T00:00:00Z"/>
          </w:tcPr>
          <w:p>
            <w:pPr>
              <w:spacing w:after="192" w:line="240" w:lineRule="auto"/>
              <w:jc w:val="center"/>
              <w:rPr>
                <w:del w:author="Open-Xml-PowerTools" w:id="2779" w:date="2000-01-01T00:00:00Z"/>
                <w:rFonts w:ascii="Times New Roman" w:eastAsia="Times New Roman" w:hAnsi="Times New Roman" w:cs="Times New Roman"/>
                <w:sz w:val="24"/>
                <w:szCs w:val="24"/>
                <w:lang w:eastAsia="ru-RU"/>
              </w:rPr>
            </w:pPr>
            <w:del w:author="Open-Xml-PowerTools" w:id="2778" w:date="2000-01-01T00:00:00Z">
              <w:r>
                <w:rPr>
                  <w:rFonts w:ascii="Times New Roman" w:eastAsia="Times New Roman" w:hAnsi="Times New Roman" w:cs="Times New Roman"/>
                  <w:sz w:val="24"/>
                  <w:szCs w:val="24"/>
                  <w:lang w:eastAsia="ru-RU"/>
                </w:rPr>
                <w:delText>Текст акта</w:delText>
              </w:r>
            </w:del>
          </w:p>
        </w:tc>
      </w:tr>
      <w:tr>
        <w:tc>
          <w:tcPr>
            <w:tcW w:w="822" w:type="dxa"/>
            <w:noWrap/>
            <w:tcPrChange w:author="Open-Xml-PowerTools" w:id="2785" w:date="2000-01-01T00:00:00Z">
              <w:tcPr>
                <w:tcW w:w="5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rPr>
                <w:rPrChange w:author="Open-Xml-PowerTools" w:id="2781" w:date="2000-01-01T00:00:00Z">
                  <w:rPr>
                    <w:rFonts w:ascii="Verdana" w:eastAsia="Times New Roman" w:hAnsi="Verdana" w:cs="Times New Roman"/>
                    <w:sz w:val="18"/>
                    <w:szCs w:val="18"/>
                    <w:lang w:eastAsia="ru-RU"/>
                  </w:rPr>
                </w:rPrChange>
              </w:rPr>
              <w:pPrChange w:author="Open-Xml-PowerTools" w:id="2782" w:date="2000-01-01T00:00:00Z">
                <w:pPr>
                  <w:spacing w:after="192" w:line="240" w:lineRule="auto"/>
                  <w:jc w:val="center"/>
                </w:pPr>
              </w:pPrChange>
            </w:pPr>
            <w:r>
              <w:rPr>
                <w:rPrChange w:author="Open-Xml-PowerTools" w:id="2783" w:date="2000-01-01T00:00:00Z">
                  <w:rPr>
                    <w:rFonts w:ascii="Verdana" w:eastAsia="Times New Roman" w:hAnsi="Verdana" w:cs="Times New Roman"/>
                    <w:sz w:val="18"/>
                    <w:szCs w:val="18"/>
                    <w:lang w:eastAsia="ru-RU"/>
                  </w:rPr>
                </w:rPrChange>
              </w:rPr>
              <w:t>1</w:t>
            </w:r>
            <w:ins w:author="Open-Xml-PowerTools" w:id="2784" w:date="2000-01-01T00:00:00Z">
              <w:r>
                <w:t>.</w:t>
              </w:r>
            </w:ins>
          </w:p>
        </w:tc>
        <w:tc>
          <w:tcPr>
            <w:tcW w:w="1843" w:type="dxa"/>
            <w:noWrap/>
            <w:tcPrChange w:author="Open-Xml-PowerTools" w:id="2794" w:date="2000-01-01T00:00:00Z">
              <w:tcPr>
                <w:tcW w:w="289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spacing w:before="60" w:after="0" w:line="234" w:lineRule="atLeast"/>
              <w:jc w:val="center"/>
              <w:rPr>
                <w:del w:author="Open-Xml-PowerTools" w:id="2791" w:date="2000-01-01T00:00:00Z"/>
                <w:rFonts w:ascii="Times New Roman" w:eastAsia="Times New Roman" w:hAnsi="Times New Roman" w:cs="Times New Roman"/>
                <w:sz w:val="24"/>
                <w:szCs w:val="24"/>
                <w:lang w:eastAsia="ru-RU"/>
              </w:rPr>
            </w:pPr>
            <w:ins w:author="Open-Xml-PowerTools" w:id="2786" w:date="2000-01-01T00:00:00Z">
              <w:r>
                <w:t>Section 19(3) in respect of all kinds of buildings and incidental structures located in a bush fire prone area</w:t>
              </w:r>
            </w:ins>
            <w:del w:author="Open-Xml-PowerTools" w:id="2788" w:date="2000-01-01T00:00:00Z">
              <w:r>
                <w:rPr>
                  <w:rFonts w:ascii="Times New Roman" w:hAnsi="Times New Roman" w:cs="Times New Roman"/>
                  <w:sz w:val="24"/>
                  <w:szCs w:val="24"/>
                  <w:shd w:val="clear" w:color="auto" w:fill="FFFFFF"/>
                </w:rPr>
                <w:delText xml:space="preserve">Постановление Правительства </w:delText>
              </w:r>
            </w:del>
            <w:del w:author="Open-Xml-PowerTools" w:id="2789" w:date="2000-01-01T00:00:00Z">
              <w:r>
                <w:rPr>
                  <w:rFonts w:ascii="Times New Roman" w:hAnsi="Times New Roman" w:cs="Times New Roman"/>
                  <w:sz w:val="24"/>
                  <w:szCs w:val="24"/>
                  <w:shd w:val="clear" w:color="auto" w:fill="FFFFFF"/>
                </w:rPr>
                <w:lastRenderedPageBreak/>
                <w:delText xml:space="preserve">Российской Федерации от 30.06.2010 №489 (изменения 13.06.2020) </w:delText>
              </w:r>
            </w:del>
            <w:hyperlink w:history="1">
              <w:del w:author="Open-Xml-PowerTools" w:id="2790" w:date="2000-01-01T00:00:00Z">
                <w:r>
                  <w:rPr>
                    <w:rFonts w:ascii="Times New Roman" w:hAnsi="Times New Roman" w:cs="Times New Roman"/>
                    <w:sz w:val="24"/>
                    <w:szCs w:val="24"/>
                    <w:u w:val="single"/>
                    <w:shd w:val="clear" w:color="auto" w:fill="FFFFFF"/>
                  </w:rPr>
                  <w:delText>«Об утверждении Правил подготовки органами государственного контроля (надзора) и органами муниципального контроля ежегодных планов проведения плановых проверок юридических лиц и индивидуальных предпринимателей»</w:delText>
                </w:r>
              </w:del>
            </w:hyperlink>
          </w:p>
          <w:p>
            <w:pPr>
              <w:pStyle w:val="TableNAm"/>
              <w:pPrChange w:author="Open-Xml-PowerTools" w:id="2793" w:date="2000-01-01T00:00:00Z">
                <w:pPr>
                  <w:spacing w:after="192" w:line="240" w:lineRule="auto"/>
                  <w:jc w:val="center"/>
                </w:pPr>
              </w:pPrChange>
            </w:pPr>
          </w:p>
        </w:tc>
        <w:tc>
          <w:tcPr>
            <w:tcW w:w="3402" w:type="dxa"/>
            <w:noWrap/>
            <w:tcPrChange w:author="Open-Xml-PowerTools" w:id="2823" w:date="2000-01-01T00:00:00Z">
              <w:tcPr>
                <w:tcW w:w="221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rPr>
                <w:ins w:author="Open-Xml-PowerTools" w:id="2796" w:date="2000-01-01T00:00:00Z"/>
              </w:rPr>
            </w:pPr>
            <w:ins w:author="Open-Xml-PowerTools" w:id="2795" w:date="2000-01-01T00:00:00Z">
              <w:r>
                <w:t xml:space="preserve">The requirements mentioned in regulation 31A(2) except that the bush fire performance requirements are not applicable building standards if — </w:t>
              </w:r>
            </w:ins>
          </w:p>
          <w:p>
            <w:pPr>
              <w:pStyle w:val="TableNAm"/>
              <w:ind w:left="459" w:hanging="459"/>
              <w:rPr>
                <w:ins w:author="Open-Xml-PowerTools" w:id="2800" w:date="2000-01-01T00:00:00Z"/>
              </w:rPr>
            </w:pPr>
            <w:ins w:author="Open-Xml-PowerTools" w:id="2797" w:date="2000-01-01T00:00:00Z">
              <w:r>
                <w:t>(a)</w:t>
              </w:r>
            </w:ins>
            <w:ins w:author="Open-Xml-PowerTools" w:id="2798" w:date="2000-01-01T00:00:00Z">
              <w:r>
                <w:tab/>
                <w:t>the building or incidental structure is or will be located in an area that, at any time during the 4</w:t>
              </w:r>
            </w:ins>
            <w:ins w:author="Open-Xml-PowerTools" w:id="2799" w:date="2000-01-01T00:00:00Z">
              <w:r>
                <w:noBreakHyphen/>
                <w:t>month period ending on the day on which the application is made, was not a bush fire prone area; or</w:t>
              </w:r>
            </w:ins>
          </w:p>
          <w:p>
            <w:pPr>
              <w:pStyle w:val="TableNAm"/>
              <w:ind w:left="459" w:hanging="459"/>
              <w:rPr>
                <w:ins w:author="Open-Xml-PowerTools" w:id="2803" w:date="2000-01-01T00:00:00Z"/>
              </w:rPr>
            </w:pPr>
            <w:ins w:author="Open-Xml-PowerTools" w:id="2801" w:date="2000-01-01T00:00:00Z">
              <w:r>
                <w:lastRenderedPageBreak/>
                <w:t>(b)</w:t>
              </w:r>
            </w:ins>
            <w:ins w:author="Open-Xml-PowerTools" w:id="2802" w:date="2000-01-01T00:00:00Z">
              <w:r>
                <w:tab/>
                <w:t xml:space="preserve">the building work that is proposed to be done in respect of the building or incidental structure is excluded building work only; or </w:t>
              </w:r>
            </w:ins>
          </w:p>
          <w:p>
            <w:pPr>
              <w:pStyle w:val="TableNAm"/>
              <w:ind w:left="459" w:hanging="459"/>
              <w:rPr>
                <w:ins w:author="Open-Xml-PowerTools" w:id="2806" w:date="2000-01-01T00:00:00Z"/>
              </w:rPr>
            </w:pPr>
            <w:ins w:author="Open-Xml-PowerTools" w:id="2804" w:date="2000-01-01T00:00:00Z">
              <w:r>
                <w:t>(c)</w:t>
              </w:r>
            </w:ins>
            <w:ins w:author="Open-Xml-PowerTools" w:id="2805" w:date="2000-01-01T00:00:00Z">
              <w:r>
                <w:tab/>
                <w:t xml:space="preserve">the building or incidental structure is or will be — </w:t>
              </w:r>
            </w:ins>
          </w:p>
          <w:p>
            <w:pPr>
              <w:pStyle w:val="TableNAm"/>
              <w:spacing w:before="60"/>
              <w:ind w:left="918" w:hanging="459"/>
              <w:rPr>
                <w:ins w:author="Open-Xml-PowerTools" w:id="2809" w:date="2000-01-01T00:00:00Z"/>
              </w:rPr>
            </w:pPr>
            <w:ins w:author="Open-Xml-PowerTools" w:id="2807" w:date="2000-01-01T00:00:00Z">
              <w:r>
                <w:t>(i)</w:t>
              </w:r>
            </w:ins>
            <w:ins w:author="Open-Xml-PowerTools" w:id="2808" w:date="2000-01-01T00:00:00Z">
              <w:r>
                <w:tab/>
                <w:t>a Class 10a building or deck; and</w:t>
              </w:r>
            </w:ins>
          </w:p>
          <w:p>
            <w:pPr>
              <w:pStyle w:val="TableNAm"/>
              <w:spacing w:before="60"/>
              <w:ind w:left="918" w:hanging="459"/>
              <w:pPrChange w:author="Open-Xml-PowerTools" w:id="2822" w:date="2000-01-01T00:00:00Z">
                <w:pPr>
                  <w:spacing w:after="192" w:line="240" w:lineRule="auto"/>
                  <w:jc w:val="center"/>
                </w:pPr>
              </w:pPrChange>
            </w:pPr>
            <w:ins w:author="Open-Xml-PowerTools" w:id="2810" w:date="2000-01-01T00:00:00Z">
              <w:r>
                <w:t>(ii)</w:t>
              </w:r>
            </w:ins>
            <w:ins w:author="Open-Xml-PowerTools" w:id="2811" w:date="2000-01-01T00:00:00Z">
              <w:r>
                <w:tab/>
                <w:t>associated with a relevant building.</w:t>
              </w:r>
            </w:ins>
            <w:del w:author="Open-Xml-PowerTools" w:id="2813" w:date="2000-01-01T00:00:00Z">
              <w:r>
                <w:rPr>
                  <w:rFonts w:ascii="Times New Roman" w:hAnsi="Times New Roman" w:cs="Times New Roman"/>
                  <w:sz w:val="24"/>
                  <w:szCs w:val="24"/>
                  <w:shd w:val="clear" w:color="auto" w:fill="FFFFFF"/>
                </w:rPr>
                <w:lastRenderedPageBreak/>
                <w:delText xml:space="preserve">Граждане, юридические лица </w:delText>
              </w:r>
            </w:del>
            <w:del w:author="Open-Xml-PowerTools" w:id="2814" w:date="2000-01-01T00:00:00Z">
              <w:r>
                <w:rPr>
                  <w:rFonts w:ascii="Times New Roman" w:hAnsi="Times New Roman" w:cs="Times New Roman"/>
                  <w:sz w:val="24"/>
                  <w:szCs w:val="24"/>
                  <w:shd w:val="clear" w:color="auto" w:fill="FFFFFF"/>
                </w:rPr>
                <w:lastRenderedPageBreak/>
                <w:delText xml:space="preserve">и индивидуальные предприниматели, осуществляющие деятельность в пределах полос отвода и придорожных полос дорог местного значения в границах </w:delText>
              </w:r>
            </w:del>
            <w:del w:author="Open-Xml-PowerTools" w:id="2815" w:date="2000-01-01T00:00:00Z">
              <w:r>
                <w:rPr>
                  <w:rFonts w:ascii="Times New Roman" w:hAnsi="Times New Roman" w:cs="Times New Roman"/>
                  <w:sz w:val="24"/>
                  <w:szCs w:val="24"/>
                  <w:shd w:val="clear" w:color="auto" w:fill="FFFFFF"/>
                </w:rPr>
                <w:delText>Пластуновско</w:delText>
              </w:r>
            </w:del>
            <w:del w:author="Open-Xml-PowerTools" w:id="2816" w:date="2000-01-01T00:00:00Z">
              <w:r>
                <w:rPr>
                  <w:rFonts w:ascii="Times New Roman" w:hAnsi="Times New Roman" w:cs="Times New Roman"/>
                  <w:sz w:val="24"/>
                  <w:szCs w:val="24"/>
                  <w:shd w:val="clear" w:color="auto" w:fill="FFFFFF"/>
                </w:rPr>
                <w:delText xml:space="preserve">го сельского поселения </w:delText>
              </w:r>
            </w:del>
            <w:del w:author="Open-Xml-PowerTools" w:id="2817" w:date="2000-01-01T00:00:00Z">
              <w:proofErr w:type="spellStart"/>
            </w:del>
            <w:del w:author="Open-Xml-PowerTools" w:id="2818" w:date="2000-01-01T00:00:00Z">
              <w:r>
                <w:rPr>
                  <w:rFonts w:ascii="Times New Roman" w:hAnsi="Times New Roman" w:cs="Times New Roman"/>
                  <w:sz w:val="24"/>
                  <w:szCs w:val="24"/>
                  <w:shd w:val="clear" w:color="auto" w:fill="FFFFFF"/>
                </w:rPr>
                <w:delText>Динского</w:delText>
              </w:r>
            </w:del>
            <w:del w:author="Open-Xml-PowerTools" w:id="2819" w:date="2000-01-01T00:00:00Z">
              <w:proofErr w:type="spellEnd"/>
            </w:del>
            <w:del w:author="Open-Xml-PowerTools" w:id="2820" w:date="2000-01-01T00:00:00Z">
              <w:r>
                <w:rPr>
                  <w:rFonts w:ascii="Times New Roman" w:hAnsi="Times New Roman" w:cs="Times New Roman"/>
                  <w:sz w:val="24"/>
                  <w:szCs w:val="24"/>
                  <w:shd w:val="clear" w:color="auto" w:fill="FFFFFF"/>
                </w:rPr>
                <w:delText xml:space="preserve"> района</w:delText>
              </w:r>
            </w:del>
          </w:p>
        </w:tc>
        <w:tc>
          <w:tcPr>
            <w:tcW w:w="301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2824" w:date="2000-01-01T00:00:00Z"/>
          </w:tcPr>
          <w:p>
            <w:pPr>
              <w:spacing w:after="192" w:line="240" w:lineRule="auto"/>
              <w:jc w:val="center"/>
              <w:rPr>
                <w:del w:author="Open-Xml-PowerTools" w:id="2826" w:date="2000-01-01T00:00:00Z"/>
                <w:rFonts w:ascii="Times New Roman" w:eastAsia="Times New Roman" w:hAnsi="Times New Roman" w:cs="Times New Roman"/>
                <w:sz w:val="24"/>
                <w:szCs w:val="24"/>
                <w:lang w:eastAsia="ru-RU"/>
              </w:rPr>
            </w:pPr>
            <w:del w:author="Open-Xml-PowerTools" w:id="2825" w:date="2000-01-01T00:00:00Z">
              <w:r>
                <w:rPr>
                  <w:rFonts w:ascii="Times New Roman" w:eastAsia="Times New Roman" w:hAnsi="Times New Roman" w:cs="Times New Roman"/>
                  <w:sz w:val="24"/>
                  <w:szCs w:val="24"/>
                  <w:lang w:eastAsia="ru-RU"/>
                </w:rPr>
                <w:lastRenderedPageBreak/>
                <w:delText>Полностью</w:delText>
              </w:r>
            </w:del>
          </w:p>
        </w:tc>
        <w:tc>
          <w:tcPr>
            <w:tcW w:w="239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2827" w:date="2000-01-01T00:00:00Z"/>
          </w:tcPr>
          <w:p>
            <w:pPr>
              <w:spacing w:after="192" w:line="240" w:lineRule="auto"/>
              <w:jc w:val="center"/>
              <w:rPr>
                <w:del w:author="Open-Xml-PowerTools" w:id="2830" w:date="2000-01-01T00:00:00Z"/>
                <w:rFonts w:ascii="Times New Roman" w:eastAsia="Times New Roman" w:hAnsi="Times New Roman" w:cs="Times New Roman"/>
                <w:i/>
                <w:color w:val="4472C4" w:themeColor="accent5"/>
                <w:sz w:val="24"/>
                <w:szCs w:val="24"/>
                <w:u w:val="single"/>
                <w:lang w:eastAsia="ru-RU"/>
              </w:rPr>
            </w:pPr>
            <w:hyperlink w:history="1">
              <w:del w:author="Open-Xml-PowerTools" w:id="2828" w:date="2000-01-01T00:00:00Z">
                <w:r>
                  <w:rPr>
                    <w:color w:val="0000FF"/>
                    <w:u w:val="single"/>
                  </w:rPr>
                  <w:delText xml:space="preserve">Об утверждении Правил подготовки </w:delText>
                </w:r>
              </w:del>
              <w:del w:author="Open-Xml-PowerTools" w:id="2829" w:date="2000-01-01T00:00:00Z">
                <w:r>
                  <w:rPr>
                    <w:color w:val="0000FF"/>
                    <w:u w:val="single"/>
                  </w:rPr>
                  <w:lastRenderedPageBreak/>
                  <w:delText>органами государственного контроля (надзора) и органами муниципального контроля ежегодных планов проведения плановых проверок юридических лиц и индивидуальных предпринимателей (pravo.gov.ru)</w:delText>
                </w:r>
              </w:del>
            </w:hyperlink>
          </w:p>
        </w:tc>
      </w:tr>
      <w:tr>
        <w:trPr>
          <w:ins w:author="Open-Xml-PowerTools" w:id="2831" w:date="2000-01-01T00:00:00Z"/>
        </w:trPr>
        <w:tc>
          <w:tcPr>
            <w:tcW w:w="822" w:type="dxa"/>
            <w:noWrap/>
          </w:tcPr>
          <w:p>
            <w:pPr>
              <w:pStyle w:val="TableNAm"/>
              <w:rPr>
                <w:ins w:author="Open-Xml-PowerTools" w:id="2833" w:date="2000-01-01T00:00:00Z"/>
              </w:rPr>
            </w:pPr>
            <w:ins w:author="Open-Xml-PowerTools" w:id="2832" w:date="2000-01-01T00:00:00Z">
              <w:r>
                <w:lastRenderedPageBreak/>
                <w:t>2.</w:t>
              </w:r>
            </w:ins>
          </w:p>
        </w:tc>
        <w:tc>
          <w:tcPr>
            <w:tcW w:w="1843" w:type="dxa"/>
            <w:noWrap/>
          </w:tcPr>
          <w:p>
            <w:pPr>
              <w:pStyle w:val="TableNAm"/>
              <w:rPr>
                <w:ins w:author="Open-Xml-PowerTools" w:id="2835" w:date="2000-01-01T00:00:00Z"/>
              </w:rPr>
            </w:pPr>
            <w:ins w:author="Open-Xml-PowerTools" w:id="2834" w:date="2000-01-01T00:00:00Z">
              <w:r>
                <w:t>Section 37(1) in respect of all kinds of buildings and incidental structures located in a bush fire prone area</w:t>
              </w:r>
            </w:ins>
          </w:p>
        </w:tc>
        <w:tc>
          <w:tcPr>
            <w:tcW w:w="3402" w:type="dxa"/>
            <w:noWrap/>
          </w:tcPr>
          <w:p>
            <w:pPr>
              <w:pStyle w:val="TableNAm"/>
              <w:rPr>
                <w:ins w:author="Open-Xml-PowerTools" w:id="2837" w:date="2000-01-01T00:00:00Z"/>
              </w:rPr>
            </w:pPr>
            <w:ins w:author="Open-Xml-PowerTools" w:id="2836" w:date="2000-01-01T00:00:00Z">
              <w:r>
                <w:t xml:space="preserve">The requirements mentioned in regulation 31A(2) except that the bush fire performance requirements are not applicable building standards if — </w:t>
              </w:r>
            </w:ins>
          </w:p>
          <w:p>
            <w:pPr>
              <w:pStyle w:val="TableNAm"/>
              <w:ind w:left="459" w:hanging="459"/>
              <w:rPr>
                <w:ins w:author="Open-Xml-PowerTools" w:id="2841" w:date="2000-01-01T00:00:00Z"/>
              </w:rPr>
            </w:pPr>
            <w:ins w:author="Open-Xml-PowerTools" w:id="2838" w:date="2000-01-01T00:00:00Z">
              <w:r>
                <w:t>(a)</w:t>
              </w:r>
            </w:ins>
            <w:ins w:author="Open-Xml-PowerTools" w:id="2839" w:date="2000-01-01T00:00:00Z">
              <w:r>
                <w:tab/>
                <w:t>the building or incidental structure is located in an area that, at any time during the 4</w:t>
              </w:r>
            </w:ins>
            <w:ins w:author="Open-Xml-PowerTools" w:id="2840" w:date="2000-01-01T00:00:00Z">
              <w:r>
                <w:noBreakHyphen/>
                <w:t>month period ending on the day on which the application for the building permit was made, was not a bush fire prone area; or</w:t>
              </w:r>
            </w:ins>
          </w:p>
          <w:p>
            <w:pPr>
              <w:pStyle w:val="TableNAm"/>
              <w:keepNext/>
              <w:keepLines/>
              <w:ind w:left="459" w:hanging="459"/>
              <w:rPr>
                <w:ins w:author="Open-Xml-PowerTools" w:id="2844" w:date="2000-01-01T00:00:00Z"/>
              </w:rPr>
            </w:pPr>
            <w:ins w:author="Open-Xml-PowerTools" w:id="2842" w:date="2000-01-01T00:00:00Z">
              <w:r>
                <w:lastRenderedPageBreak/>
                <w:t>(b)</w:t>
              </w:r>
            </w:ins>
            <w:ins w:author="Open-Xml-PowerTools" w:id="2843" w:date="2000-01-01T00:00:00Z">
              <w:r>
                <w:tab/>
                <w:t>the building work done in respect of the building or incidental structure under the building permit is excluded building work only; or</w:t>
              </w:r>
            </w:ins>
          </w:p>
          <w:p>
            <w:pPr>
              <w:pStyle w:val="TableNAm"/>
              <w:ind w:left="459" w:hanging="459"/>
              <w:rPr>
                <w:ins w:author="Open-Xml-PowerTools" w:id="2847" w:date="2000-01-01T00:00:00Z"/>
              </w:rPr>
            </w:pPr>
            <w:ins w:author="Open-Xml-PowerTools" w:id="2845" w:date="2000-01-01T00:00:00Z">
              <w:r>
                <w:t>(c)</w:t>
              </w:r>
            </w:ins>
            <w:ins w:author="Open-Xml-PowerTools" w:id="2846" w:date="2000-01-01T00:00:00Z">
              <w:r>
                <w:tab/>
                <w:t xml:space="preserve">the building or incidental structure is — </w:t>
              </w:r>
            </w:ins>
          </w:p>
          <w:p>
            <w:pPr>
              <w:pStyle w:val="TableNAm"/>
              <w:spacing w:before="60"/>
              <w:ind w:left="918" w:hanging="459"/>
              <w:rPr>
                <w:ins w:author="Open-Xml-PowerTools" w:id="2850" w:date="2000-01-01T00:00:00Z"/>
              </w:rPr>
            </w:pPr>
            <w:ins w:author="Open-Xml-PowerTools" w:id="2848" w:date="2000-01-01T00:00:00Z">
              <w:r>
                <w:t>(i)</w:t>
              </w:r>
            </w:ins>
            <w:ins w:author="Open-Xml-PowerTools" w:id="2849" w:date="2000-01-01T00:00:00Z">
              <w:r>
                <w:tab/>
                <w:t>a Class 10a building or deck; and</w:t>
              </w:r>
            </w:ins>
          </w:p>
          <w:p>
            <w:pPr>
              <w:pStyle w:val="TableNAm"/>
              <w:spacing w:before="60"/>
              <w:ind w:left="918" w:hanging="459"/>
              <w:rPr>
                <w:ins w:author="Open-Xml-PowerTools" w:id="2853" w:date="2000-01-01T00:00:00Z"/>
              </w:rPr>
            </w:pPr>
            <w:ins w:author="Open-Xml-PowerTools" w:id="2851" w:date="2000-01-01T00:00:00Z">
              <w:r>
                <w:t>(ii)</w:t>
              </w:r>
            </w:ins>
            <w:ins w:author="Open-Xml-PowerTools" w:id="2852" w:date="2000-01-01T00:00:00Z">
              <w:r>
                <w:tab/>
                <w:t>associated with a relevant building.</w:t>
              </w:r>
            </w:ins>
          </w:p>
          <w:p>
            <w:pPr>
              <w:pStyle w:val="TableNAm"/>
              <w:rPr>
                <w:ins w:author="Open-Xml-PowerTools" w:id="2855" w:date="2000-01-01T00:00:00Z"/>
                <w:rFonts w:ascii="Arial" w:hAnsi="Arial" w:cs="Arial"/>
                <w:sz w:val="18"/>
                <w:szCs w:val="18"/>
              </w:rPr>
            </w:pPr>
            <w:ins w:author="Open-Xml-PowerTools" w:id="2854" w:date="2000-01-01T00:00:00Z">
              <w:r>
                <w:rPr>
                  <w:rFonts w:ascii="Arial" w:hAnsi="Arial" w:cs="Arial"/>
                  <w:sz w:val="18"/>
                  <w:szCs w:val="18"/>
                </w:rPr>
                <w:t>Note for this item:</w:t>
              </w:r>
            </w:ins>
          </w:p>
          <w:p>
            <w:pPr>
              <w:pStyle w:val="TableNAm"/>
              <w:spacing w:before="80"/>
              <w:ind w:left="317"/>
              <w:rPr>
                <w:ins w:author="Open-Xml-PowerTools" w:id="2857" w:date="2000-01-01T00:00:00Z"/>
              </w:rPr>
            </w:pPr>
            <w:ins w:author="Open-Xml-PowerTools" w:id="2856" w:date="2000-01-01T00:00:00Z">
              <w:r>
                <w:rPr>
                  <w:rFonts w:ascii="Arial" w:hAnsi="Arial" w:cs="Arial"/>
                  <w:sz w:val="18"/>
                  <w:szCs w:val="18"/>
                </w:rPr>
                <w:t>See also regulation 31HB(2).</w:t>
              </w:r>
            </w:ins>
          </w:p>
        </w:tc>
      </w:tr>
      <w:tr>
        <w:trPr>
          <w:ins w:author="Open-Xml-PowerTools" w:id="2858" w:date="2000-01-01T00:00:00Z"/>
        </w:trPr>
        <w:tc>
          <w:tcPr>
            <w:tcW w:w="822" w:type="dxa"/>
            <w:noWrap/>
          </w:tcPr>
          <w:p>
            <w:pPr>
              <w:pStyle w:val="TableNAm"/>
              <w:rPr>
                <w:ins w:author="Open-Xml-PowerTools" w:id="2860" w:date="2000-01-01T00:00:00Z"/>
              </w:rPr>
            </w:pPr>
            <w:ins w:author="Open-Xml-PowerTools" w:id="2859" w:date="2000-01-01T00:00:00Z">
              <w:r>
                <w:lastRenderedPageBreak/>
                <w:t>3.</w:t>
              </w:r>
            </w:ins>
          </w:p>
        </w:tc>
        <w:tc>
          <w:tcPr>
            <w:tcW w:w="1843" w:type="dxa"/>
            <w:noWrap/>
          </w:tcPr>
          <w:p>
            <w:pPr>
              <w:pStyle w:val="TableNAm"/>
              <w:rPr>
                <w:ins w:author="Open-Xml-PowerTools" w:id="2862" w:date="2000-01-01T00:00:00Z"/>
              </w:rPr>
            </w:pPr>
            <w:ins w:author="Open-Xml-PowerTools" w:id="2861" w:date="2000-01-01T00:00:00Z">
              <w:r>
                <w:t>Section 37(2) in respect of all kinds of buildings and incidental structures located in a bush fire prone area</w:t>
              </w:r>
            </w:ins>
          </w:p>
        </w:tc>
        <w:tc>
          <w:tcPr>
            <w:tcW w:w="3402" w:type="dxa"/>
            <w:noWrap/>
          </w:tcPr>
          <w:p>
            <w:pPr>
              <w:pStyle w:val="TableNAm"/>
              <w:rPr>
                <w:ins w:author="Open-Xml-PowerTools" w:id="2864" w:date="2000-01-01T00:00:00Z"/>
              </w:rPr>
            </w:pPr>
            <w:ins w:author="Open-Xml-PowerTools" w:id="2863" w:date="2000-01-01T00:00:00Z">
              <w:r>
                <w:t xml:space="preserve">The requirements mentioned in regulation 31E(2) except that the bush fire performance requirements are not applicable building standards if — </w:t>
              </w:r>
            </w:ins>
          </w:p>
          <w:p>
            <w:pPr>
              <w:pStyle w:val="TableNAm"/>
              <w:ind w:left="459" w:hanging="459"/>
              <w:rPr>
                <w:ins w:author="Open-Xml-PowerTools" w:id="2868" w:date="2000-01-01T00:00:00Z"/>
              </w:rPr>
            </w:pPr>
            <w:ins w:author="Open-Xml-PowerTools" w:id="2865" w:date="2000-01-01T00:00:00Z">
              <w:r>
                <w:t>(a)</w:t>
              </w:r>
            </w:ins>
            <w:ins w:author="Open-Xml-PowerTools" w:id="2866" w:date="2000-01-01T00:00:00Z">
              <w:r>
                <w:tab/>
                <w:t>the building or incidental structure is located in an area that, at any time during the 4</w:t>
              </w:r>
            </w:ins>
            <w:ins w:author="Open-Xml-PowerTools" w:id="2867" w:date="2000-01-01T00:00:00Z">
              <w:r>
                <w:noBreakHyphen/>
                <w:t>month period ending on the day on which the building work in respect of the building or incidental structure commenced, was not a bush fire prone area; or</w:t>
              </w:r>
            </w:ins>
          </w:p>
          <w:p>
            <w:pPr>
              <w:pStyle w:val="TableNAm"/>
              <w:ind w:left="459" w:hanging="459"/>
              <w:rPr>
                <w:ins w:author="Open-Xml-PowerTools" w:id="2871" w:date="2000-01-01T00:00:00Z"/>
              </w:rPr>
            </w:pPr>
            <w:ins w:author="Open-Xml-PowerTools" w:id="2869" w:date="2000-01-01T00:00:00Z">
              <w:r>
                <w:lastRenderedPageBreak/>
                <w:t>(b)</w:t>
              </w:r>
            </w:ins>
            <w:ins w:author="Open-Xml-PowerTools" w:id="2870" w:date="2000-01-01T00:00:00Z">
              <w:r>
                <w:tab/>
                <w:t>the building work done in respect of the building or incidental structure is excluded building work only; or</w:t>
              </w:r>
            </w:ins>
          </w:p>
          <w:p>
            <w:pPr>
              <w:pStyle w:val="TableNAm"/>
              <w:ind w:left="459" w:hanging="459"/>
              <w:rPr>
                <w:ins w:author="Open-Xml-PowerTools" w:id="2874" w:date="2000-01-01T00:00:00Z"/>
              </w:rPr>
            </w:pPr>
            <w:ins w:author="Open-Xml-PowerTools" w:id="2872" w:date="2000-01-01T00:00:00Z">
              <w:r>
                <w:t>(c)</w:t>
              </w:r>
            </w:ins>
            <w:ins w:author="Open-Xml-PowerTools" w:id="2873" w:date="2000-01-01T00:00:00Z">
              <w:r>
                <w:tab/>
                <w:t xml:space="preserve">the building or incidental structure is — </w:t>
              </w:r>
            </w:ins>
          </w:p>
          <w:p>
            <w:pPr>
              <w:pStyle w:val="TableNAm"/>
              <w:spacing w:before="60"/>
              <w:ind w:left="918" w:hanging="459"/>
              <w:rPr>
                <w:ins w:author="Open-Xml-PowerTools" w:id="2877" w:date="2000-01-01T00:00:00Z"/>
              </w:rPr>
            </w:pPr>
            <w:ins w:author="Open-Xml-PowerTools" w:id="2875" w:date="2000-01-01T00:00:00Z">
              <w:r>
                <w:t>(i)</w:t>
              </w:r>
            </w:ins>
            <w:ins w:author="Open-Xml-PowerTools" w:id="2876" w:date="2000-01-01T00:00:00Z">
              <w:r>
                <w:tab/>
                <w:t>a Class 10a building or deck; and</w:t>
              </w:r>
            </w:ins>
          </w:p>
          <w:p>
            <w:pPr>
              <w:pStyle w:val="TableNAm"/>
              <w:spacing w:before="60"/>
              <w:ind w:left="918" w:hanging="459"/>
              <w:rPr>
                <w:ins w:author="Open-Xml-PowerTools" w:id="2880" w:date="2000-01-01T00:00:00Z"/>
              </w:rPr>
            </w:pPr>
            <w:ins w:author="Open-Xml-PowerTools" w:id="2878" w:date="2000-01-01T00:00:00Z">
              <w:r>
                <w:t>(ii)</w:t>
              </w:r>
            </w:ins>
            <w:ins w:author="Open-Xml-PowerTools" w:id="2879" w:date="2000-01-01T00:00:00Z">
              <w:r>
                <w:tab/>
                <w:t>associated with a relevant building.</w:t>
              </w:r>
            </w:ins>
          </w:p>
          <w:p>
            <w:pPr>
              <w:pStyle w:val="TableNAm"/>
              <w:rPr>
                <w:ins w:author="Open-Xml-PowerTools" w:id="2882" w:date="2000-01-01T00:00:00Z"/>
                <w:rFonts w:ascii="Arial" w:hAnsi="Arial" w:cs="Arial"/>
                <w:sz w:val="18"/>
                <w:szCs w:val="18"/>
              </w:rPr>
            </w:pPr>
            <w:ins w:author="Open-Xml-PowerTools" w:id="2881" w:date="2000-01-01T00:00:00Z">
              <w:r>
                <w:rPr>
                  <w:rFonts w:ascii="Arial" w:hAnsi="Arial" w:cs="Arial"/>
                  <w:sz w:val="18"/>
                  <w:szCs w:val="18"/>
                </w:rPr>
                <w:t>Note for this item:</w:t>
              </w:r>
            </w:ins>
          </w:p>
          <w:p>
            <w:pPr>
              <w:pStyle w:val="TableNAm"/>
              <w:spacing w:before="80"/>
              <w:ind w:left="317"/>
              <w:rPr>
                <w:ins w:author="Open-Xml-PowerTools" w:id="2884" w:date="2000-01-01T00:00:00Z"/>
              </w:rPr>
            </w:pPr>
            <w:ins w:author="Open-Xml-PowerTools" w:id="2883" w:date="2000-01-01T00:00:00Z">
              <w:r>
                <w:rPr>
                  <w:rFonts w:ascii="Arial" w:hAnsi="Arial" w:cs="Arial"/>
                  <w:sz w:val="18"/>
                  <w:szCs w:val="18"/>
                </w:rPr>
                <w:t>See also regulation 31HB(3).</w:t>
              </w:r>
            </w:ins>
          </w:p>
        </w:tc>
      </w:tr>
      <w:tr>
        <w:trPr>
          <w:ins w:author="Open-Xml-PowerTools" w:id="2885" w:date="2000-01-01T00:00:00Z"/>
        </w:trPr>
        <w:tc>
          <w:tcPr>
            <w:tcW w:w="822" w:type="dxa"/>
            <w:noWrap/>
          </w:tcPr>
          <w:p>
            <w:pPr>
              <w:pStyle w:val="TableNAm"/>
              <w:rPr>
                <w:ins w:author="Open-Xml-PowerTools" w:id="2887" w:date="2000-01-01T00:00:00Z"/>
              </w:rPr>
            </w:pPr>
            <w:ins w:author="Open-Xml-PowerTools" w:id="2886" w:date="2000-01-01T00:00:00Z">
              <w:r>
                <w:lastRenderedPageBreak/>
                <w:t>4.</w:t>
              </w:r>
            </w:ins>
          </w:p>
        </w:tc>
        <w:tc>
          <w:tcPr>
            <w:tcW w:w="1843" w:type="dxa"/>
            <w:noWrap/>
          </w:tcPr>
          <w:p>
            <w:pPr>
              <w:pStyle w:val="TableNAm"/>
              <w:rPr>
                <w:ins w:author="Open-Xml-PowerTools" w:id="2889" w:date="2000-01-01T00:00:00Z"/>
              </w:rPr>
            </w:pPr>
            <w:ins w:author="Open-Xml-PowerTools" w:id="2888" w:date="2000-01-01T00:00:00Z">
              <w:r>
                <w:t>Section 57(3) for an application mentioned in section 49(b) in respect of all kinds of buildings located in a bush fire prone area</w:t>
              </w:r>
            </w:ins>
          </w:p>
        </w:tc>
        <w:tc>
          <w:tcPr>
            <w:tcW w:w="3402" w:type="dxa"/>
            <w:noWrap/>
          </w:tcPr>
          <w:p>
            <w:pPr>
              <w:pStyle w:val="TableNAm"/>
              <w:rPr>
                <w:ins w:author="Open-Xml-PowerTools" w:id="2892" w:date="2000-01-01T00:00:00Z"/>
              </w:rPr>
            </w:pPr>
            <w:ins w:author="Open-Xml-PowerTools" w:id="2890" w:date="2000-01-01T00:00:00Z">
              <w:r>
                <w:t>The requirements mentioned in regulation 31G(2) except that the bush fire performance requirements are not applicable building standards if the building is located in an area that, at any time during the 4</w:t>
              </w:r>
            </w:ins>
            <w:ins w:author="Open-Xml-PowerTools" w:id="2891" w:date="2000-01-01T00:00:00Z">
              <w:r>
                <w:noBreakHyphen/>
                <w:t>month period ending on the day on which the application is made, was not a bush fire prone area.</w:t>
              </w:r>
            </w:ins>
          </w:p>
        </w:tc>
      </w:tr>
      <w:tr>
        <w:trPr>
          <w:cantSplit/>
          <w:ins w:author="Open-Xml-PowerTools" w:id="2893" w:date="2000-01-01T00:00:00Z"/>
        </w:trPr>
        <w:tc>
          <w:tcPr>
            <w:tcW w:w="822" w:type="dxa"/>
            <w:noWrap/>
          </w:tcPr>
          <w:p>
            <w:pPr>
              <w:pStyle w:val="TableNAm"/>
              <w:rPr>
                <w:ins w:author="Open-Xml-PowerTools" w:id="2895" w:date="2000-01-01T00:00:00Z"/>
              </w:rPr>
            </w:pPr>
            <w:ins w:author="Open-Xml-PowerTools" w:id="2894" w:date="2000-01-01T00:00:00Z">
              <w:r>
                <w:lastRenderedPageBreak/>
                <w:t>5.</w:t>
              </w:r>
            </w:ins>
          </w:p>
        </w:tc>
        <w:tc>
          <w:tcPr>
            <w:tcW w:w="1843" w:type="dxa"/>
            <w:noWrap/>
          </w:tcPr>
          <w:p>
            <w:pPr>
              <w:pStyle w:val="TableNAm"/>
              <w:rPr>
                <w:ins w:author="Open-Xml-PowerTools" w:id="2897" w:date="2000-01-01T00:00:00Z"/>
              </w:rPr>
            </w:pPr>
            <w:ins w:author="Open-Xml-PowerTools" w:id="2896" w:date="2000-01-01T00:00:00Z">
              <w:r>
                <w:t>Section 57(3) for an application mentioned in section 51(2) in respect of all kinds of buildings located in a bush fire prone area</w:t>
              </w:r>
            </w:ins>
          </w:p>
        </w:tc>
        <w:tc>
          <w:tcPr>
            <w:tcW w:w="3402" w:type="dxa"/>
            <w:noWrap/>
          </w:tcPr>
          <w:p>
            <w:pPr>
              <w:pStyle w:val="TableNAm"/>
              <w:rPr>
                <w:ins w:author="Open-Xml-PowerTools" w:id="2899" w:date="2000-01-01T00:00:00Z"/>
              </w:rPr>
            </w:pPr>
            <w:ins w:author="Open-Xml-PowerTools" w:id="2898" w:date="2000-01-01T00:00:00Z">
              <w:r>
                <w:t xml:space="preserve">The requirements mentioned in regulation 31G(2) except that the bush fire performance requirements are not applicable building standards if — </w:t>
              </w:r>
            </w:ins>
          </w:p>
          <w:p>
            <w:pPr>
              <w:pStyle w:val="TableNAm"/>
              <w:ind w:left="459" w:hanging="459"/>
              <w:rPr>
                <w:ins w:author="Open-Xml-PowerTools" w:id="2903" w:date="2000-01-01T00:00:00Z"/>
              </w:rPr>
            </w:pPr>
            <w:ins w:author="Open-Xml-PowerTools" w:id="2900" w:date="2000-01-01T00:00:00Z">
              <w:r>
                <w:t>(a)</w:t>
              </w:r>
            </w:ins>
            <w:ins w:author="Open-Xml-PowerTools" w:id="2901" w:date="2000-01-01T00:00:00Z">
              <w:r>
                <w:tab/>
                <w:t>the building is located in an area that, at any time during the 4</w:t>
              </w:r>
            </w:ins>
            <w:ins w:author="Open-Xml-PowerTools" w:id="2902" w:date="2000-01-01T00:00:00Z">
              <w:r>
                <w:noBreakHyphen/>
                <w:t>month period ending on the day on which the application is made, was not a bush fire prone area; or</w:t>
              </w:r>
            </w:ins>
          </w:p>
          <w:p>
            <w:pPr>
              <w:pStyle w:val="TableNAm"/>
              <w:ind w:left="459" w:hanging="459"/>
              <w:rPr>
                <w:ins w:author="Open-Xml-PowerTools" w:id="2906" w:date="2000-01-01T00:00:00Z"/>
              </w:rPr>
            </w:pPr>
            <w:ins w:author="Open-Xml-PowerTools" w:id="2904" w:date="2000-01-01T00:00:00Z">
              <w:r>
                <w:t>(b)</w:t>
              </w:r>
            </w:ins>
            <w:ins w:author="Open-Xml-PowerTools" w:id="2905" w:date="2000-01-01T00:00:00Z">
              <w:r>
                <w:tab/>
                <w:t>the unauthorised work done in respect of the building is excluded building work only.</w:t>
              </w:r>
            </w:ins>
          </w:p>
        </w:tc>
      </w:tr>
      <w:tr>
        <w:trPr>
          <w:ins w:author="Open-Xml-PowerTools" w:id="2907" w:date="2000-01-01T00:00:00Z"/>
        </w:trPr>
        <w:tc>
          <w:tcPr>
            <w:tcW w:w="822" w:type="dxa"/>
            <w:noWrap/>
          </w:tcPr>
          <w:p>
            <w:pPr>
              <w:pStyle w:val="TableNAm"/>
              <w:rPr>
                <w:ins w:author="Open-Xml-PowerTools" w:id="2909" w:date="2000-01-01T00:00:00Z"/>
              </w:rPr>
            </w:pPr>
            <w:ins w:author="Open-Xml-PowerTools" w:id="2908" w:date="2000-01-01T00:00:00Z">
              <w:r>
                <w:t>6.</w:t>
              </w:r>
            </w:ins>
          </w:p>
        </w:tc>
        <w:tc>
          <w:tcPr>
            <w:tcW w:w="1843" w:type="dxa"/>
            <w:noWrap/>
          </w:tcPr>
          <w:p>
            <w:pPr>
              <w:pStyle w:val="TableNAm"/>
              <w:rPr>
                <w:ins w:author="Open-Xml-PowerTools" w:id="2911" w:date="2000-01-01T00:00:00Z"/>
              </w:rPr>
            </w:pPr>
            <w:ins w:author="Open-Xml-PowerTools" w:id="2910" w:date="2000-01-01T00:00:00Z">
              <w:r>
                <w:t>Section 57(3) for an application mentioned in section 51(3) in respect of all kinds of buildings and incidental structures located in a bush fire prone area</w:t>
              </w:r>
            </w:ins>
          </w:p>
        </w:tc>
        <w:tc>
          <w:tcPr>
            <w:tcW w:w="3402" w:type="dxa"/>
            <w:noWrap/>
          </w:tcPr>
          <w:p>
            <w:pPr>
              <w:pStyle w:val="TableNAm"/>
              <w:rPr>
                <w:ins w:author="Open-Xml-PowerTools" w:id="2913" w:date="2000-01-01T00:00:00Z"/>
              </w:rPr>
            </w:pPr>
            <w:ins w:author="Open-Xml-PowerTools" w:id="2912" w:date="2000-01-01T00:00:00Z">
              <w:r>
                <w:t xml:space="preserve">The requirements mentioned in regulation 31G(2) except that the bush fire performance requirements are not applicable building standards if — </w:t>
              </w:r>
            </w:ins>
          </w:p>
          <w:p>
            <w:pPr>
              <w:pStyle w:val="TableNAm"/>
              <w:ind w:left="459" w:hanging="459"/>
              <w:rPr>
                <w:ins w:author="Open-Xml-PowerTools" w:id="2917" w:date="2000-01-01T00:00:00Z"/>
              </w:rPr>
            </w:pPr>
            <w:ins w:author="Open-Xml-PowerTools" w:id="2914" w:date="2000-01-01T00:00:00Z">
              <w:r>
                <w:t>(a)</w:t>
              </w:r>
            </w:ins>
            <w:ins w:author="Open-Xml-PowerTools" w:id="2915" w:date="2000-01-01T00:00:00Z">
              <w:r>
                <w:tab/>
                <w:t>the building or incidental structure is located in an area that, at any time during the 4</w:t>
              </w:r>
            </w:ins>
            <w:ins w:author="Open-Xml-PowerTools" w:id="2916" w:date="2000-01-01T00:00:00Z">
              <w:r>
                <w:noBreakHyphen/>
                <w:t>month period ending on the day on which the application is made, was not a bush fire prone area; or</w:t>
              </w:r>
            </w:ins>
          </w:p>
          <w:p>
            <w:pPr>
              <w:pStyle w:val="TableNAm"/>
              <w:keepNext/>
              <w:keepLines/>
              <w:ind w:left="459" w:hanging="459"/>
              <w:rPr>
                <w:ins w:author="Open-Xml-PowerTools" w:id="2920" w:date="2000-01-01T00:00:00Z"/>
              </w:rPr>
            </w:pPr>
            <w:ins w:author="Open-Xml-PowerTools" w:id="2918" w:date="2000-01-01T00:00:00Z">
              <w:r>
                <w:lastRenderedPageBreak/>
                <w:t>(b)</w:t>
              </w:r>
            </w:ins>
            <w:ins w:author="Open-Xml-PowerTools" w:id="2919" w:date="2000-01-01T00:00:00Z">
              <w:r>
                <w:tab/>
                <w:t>the unauthorised work done in respect of the building or incidental structure is excluded building work only; or</w:t>
              </w:r>
            </w:ins>
          </w:p>
          <w:p>
            <w:pPr>
              <w:pStyle w:val="TableNAm"/>
              <w:keepNext/>
              <w:keepLines/>
              <w:ind w:left="459" w:hanging="459"/>
              <w:rPr>
                <w:ins w:author="Open-Xml-PowerTools" w:id="2923" w:date="2000-01-01T00:00:00Z"/>
              </w:rPr>
            </w:pPr>
            <w:ins w:author="Open-Xml-PowerTools" w:id="2921" w:date="2000-01-01T00:00:00Z">
              <w:r>
                <w:t>(c)</w:t>
              </w:r>
            </w:ins>
            <w:ins w:author="Open-Xml-PowerTools" w:id="2922" w:date="2000-01-01T00:00:00Z">
              <w:r>
                <w:tab/>
                <w:t xml:space="preserve">the building or incidental structure is — </w:t>
              </w:r>
            </w:ins>
          </w:p>
          <w:p>
            <w:pPr>
              <w:pStyle w:val="TableNAm"/>
              <w:keepLines/>
              <w:spacing w:before="60"/>
              <w:ind w:left="918" w:hanging="459"/>
              <w:rPr>
                <w:ins w:author="Open-Xml-PowerTools" w:id="2926" w:date="2000-01-01T00:00:00Z"/>
              </w:rPr>
            </w:pPr>
            <w:ins w:author="Open-Xml-PowerTools" w:id="2924" w:date="2000-01-01T00:00:00Z">
              <w:r>
                <w:t>(i)</w:t>
              </w:r>
            </w:ins>
            <w:ins w:author="Open-Xml-PowerTools" w:id="2925" w:date="2000-01-01T00:00:00Z">
              <w:r>
                <w:tab/>
                <w:t>a Class 10a building or deck; and</w:t>
              </w:r>
            </w:ins>
          </w:p>
          <w:p>
            <w:pPr>
              <w:pStyle w:val="TableNAm"/>
              <w:spacing w:before="60"/>
              <w:ind w:left="918" w:hanging="459"/>
              <w:rPr>
                <w:ins w:author="Open-Xml-PowerTools" w:id="2929" w:date="2000-01-01T00:00:00Z"/>
              </w:rPr>
            </w:pPr>
            <w:ins w:author="Open-Xml-PowerTools" w:id="2927" w:date="2000-01-01T00:00:00Z">
              <w:r>
                <w:t>(ii)</w:t>
              </w:r>
            </w:ins>
            <w:ins w:author="Open-Xml-PowerTools" w:id="2928" w:date="2000-01-01T00:00:00Z">
              <w:r>
                <w:tab/>
                <w:t>associated with a relevant building.</w:t>
              </w:r>
            </w:ins>
          </w:p>
        </w:tc>
      </w:tr>
    </w:tbl>
    <w:p>
      <w:pPr>
        <w:pStyle w:val="Subsection"/>
        <w:rPr>
          <w:ins w:author="Open-Xml-PowerTools" w:id="2932" w:date="2000-01-01T00:00:00Z"/>
        </w:rPr>
      </w:pPr>
      <w:ins w:author="Open-Xml-PowerTools" w:id="2930" w:date="2000-01-01T00:00:00Z">
        <w:r>
          <w:lastRenderedPageBreak/>
          <w:tab/>
          <w:t>(2)</w:t>
        </w:r>
      </w:ins>
      <w:ins w:author="Open-Xml-PowerTools" w:id="2931" w:date="2000-01-01T00:00:00Z">
        <w:r>
          <w:tab/>
          <w:t>Item 1, 2 or 3 (as the case may be) of the Table to subregulation (1) does not apply if the building work is the assembly, reassembly or securing of a relocated building or a relocated incidental structure.</w:t>
        </w:r>
      </w:ins>
    </w:p>
    <w:p>
      <w:pPr>
        <w:pStyle w:val="PermNoteHeading"/>
        <w:rPr>
          <w:ins w:author="Open-Xml-PowerTools" w:id="2934" w:date="2000-01-01T00:00:00Z"/>
        </w:rPr>
      </w:pPr>
      <w:ins w:author="Open-Xml-PowerTools" w:id="2933" w:date="2000-01-01T00:00:00Z">
        <w:r>
          <w:tab/>
          <w:t>Note for this subregulation:</w:t>
        </w:r>
      </w:ins>
    </w:p>
    <w:p>
      <w:pPr>
        <w:pStyle w:val="PermNoteText"/>
        <w:rPr>
          <w:ins w:author="Open-Xml-PowerTools" w:id="2937" w:date="2000-01-01T00:00:00Z"/>
        </w:rPr>
      </w:pPr>
      <w:ins w:author="Open-Xml-PowerTools" w:id="2935" w:date="2000-01-01T00:00:00Z">
        <w:r>
          <w:tab/>
        </w:r>
      </w:ins>
      <w:ins w:author="Open-Xml-PowerTools" w:id="2936" w:date="2000-01-01T00:00:00Z">
        <w:r>
          <w:tab/>
          <w:t>See also regulation 31D.</w:t>
        </w:r>
      </w:ins>
    </w:p>
    <w:p>
      <w:pPr>
        <w:pStyle w:val="Subsection"/>
        <w:rPr>
          <w:ins w:author="Open-Xml-PowerTools" w:id="2940" w:date="2000-01-01T00:00:00Z"/>
        </w:rPr>
      </w:pPr>
      <w:ins w:author="Open-Xml-PowerTools" w:id="2938" w:date="2000-01-01T00:00:00Z">
        <w:r>
          <w:tab/>
          <w:t>(3)</w:t>
        </w:r>
      </w:ins>
      <w:ins w:author="Open-Xml-PowerTools" w:id="2939" w:date="2000-01-01T00:00:00Z">
        <w:r>
          <w:tab/>
          <w:t>Column 2 paragraph (b) of item 1, 2, 3, 5 or 6 (as the case may be) of the Table to subregulation (1) does not apply if the excluded building work is part of a larger project of building work that has been divided up for the sole or dominant purpose of taking advantage of that paragraph.</w:t>
        </w:r>
      </w:ins>
    </w:p>
    <w:p>
      <w:pPr>
        <w:pStyle w:val="Subsection"/>
        <w:keepNext/>
        <w:rPr>
          <w:ins w:author="Open-Xml-PowerTools" w:id="2947" w:date="2000-01-01T00:00:00Z"/>
        </w:rPr>
      </w:pPr>
      <w:ins w:author="Open-Xml-PowerTools" w:id="2941" w:date="2000-01-01T00:00:00Z">
        <w:r>
          <w:tab/>
          <w:t>(4)</w:t>
        </w:r>
      </w:ins>
      <w:ins w:author="Open-Xml-PowerTools" w:id="2942" w:date="2000-01-01T00:00:00Z">
        <w:r>
          <w:tab/>
          <w:t xml:space="preserve">In determining whether building work is excluded building work for the purposes of Column 2 paragraph (b) of item 2 or 3 (as the case may be) of the Table to subregulation (1), the definition of that term in subregulation (1A) applies as if the definition of </w:t>
        </w:r>
      </w:ins>
      <w:ins w:author="Open-Xml-PowerTools" w:id="2943" w:date="2000-01-01T00:00:00Z">
        <w:r>
          <w:rPr>
            <w:b/>
            <w:i/>
          </w:rPr>
          <w:t>relevant building</w:t>
        </w:r>
      </w:ins>
      <w:ins w:author="Open-Xml-PowerTools" w:id="2944" w:date="2000-01-01T00:00:00Z">
        <w:r>
          <w:t xml:space="preserve"> had not been replaced by the </w:t>
        </w:r>
      </w:ins>
      <w:ins w:author="Open-Xml-PowerTools" w:id="2945" w:date="2000-01-01T00:00:00Z">
        <w:r>
          <w:rPr>
            <w:i/>
          </w:rPr>
          <w:lastRenderedPageBreak/>
          <w:t>Building Amendment Regulations 2021</w:t>
        </w:r>
      </w:ins>
      <w:ins w:author="Open-Xml-PowerTools" w:id="2946" w:date="2000-01-01T00:00:00Z">
        <w:r>
          <w:t xml:space="preserve"> regulation 6(1) and (2) if — </w:t>
        </w:r>
      </w:ins>
    </w:p>
    <w:p>
      <w:pPr>
        <w:pStyle w:val="Indenta"/>
        <w:rPr>
          <w:ins w:author="Open-Xml-PowerTools" w:id="2950" w:date="2000-01-01T00:00:00Z"/>
        </w:rPr>
      </w:pPr>
      <w:ins w:author="Open-Xml-PowerTools" w:id="2948" w:date="2000-01-01T00:00:00Z">
        <w:r>
          <w:tab/>
          <w:t>(a)</w:t>
        </w:r>
      </w:ins>
      <w:ins w:author="Open-Xml-PowerTools" w:id="2949" w:date="2000-01-01T00:00:00Z">
        <w:r>
          <w:tab/>
          <w:t>in the case of item 2 — the building permit for the building work was obtained before 1 May 2021; or</w:t>
        </w:r>
      </w:ins>
    </w:p>
    <w:p>
      <w:pPr>
        <w:pStyle w:val="Indenta"/>
        <w:rPr>
          <w:ins w:author="Open-Xml-PowerTools" w:id="2953" w:date="2000-01-01T00:00:00Z"/>
        </w:rPr>
      </w:pPr>
      <w:ins w:author="Open-Xml-PowerTools" w:id="2951" w:date="2000-01-01T00:00:00Z">
        <w:r>
          <w:tab/>
          <w:t>(b)</w:t>
        </w:r>
      </w:ins>
      <w:ins w:author="Open-Xml-PowerTools" w:id="2952" w:date="2000-01-01T00:00:00Z">
        <w:r>
          <w:tab/>
          <w:t>in the case of item 3 — the building work commenced before 1 May 2021.</w:t>
        </w:r>
      </w:ins>
    </w:p>
    <w:p>
      <w:pPr>
        <w:pStyle w:val="Ednotesubsection"/>
        <w:rPr>
          <w:ins w:author="Open-Xml-PowerTools" w:id="2956" w:date="2000-01-01T00:00:00Z"/>
        </w:rPr>
      </w:pPr>
      <w:ins w:author="Open-Xml-PowerTools" w:id="2954" w:date="2000-01-01T00:00:00Z">
        <w:r>
          <w:tab/>
          <w:t>[(5)-(8)</w:t>
        </w:r>
      </w:ins>
      <w:ins w:author="Open-Xml-PowerTools" w:id="2955" w:date="2000-01-01T00:00:00Z">
        <w:r>
          <w:tab/>
          <w:t>deleted]</w:t>
        </w:r>
      </w:ins>
    </w:p>
    <w:p>
      <w:pPr>
        <w:pStyle w:val="Footnotesection"/>
        <w:tabs>
          <w:tab w:val="left" w:pos="5387"/>
        </w:tabs>
        <w:spacing w:before="100"/>
        <w:rPr>
          <w:ins w:author="Open-Xml-PowerTools" w:id="2960" w:date="2000-01-01T00:00:00Z"/>
        </w:rPr>
      </w:pPr>
      <w:ins w:author="Open-Xml-PowerTools" w:id="2957" w:date="2000-01-01T00:00:00Z">
        <w:r>
          <w:tab/>
          <w:t>[Regulation 31BA inserted: Gazette 7 Dec 2015 p. 4898</w:t>
        </w:r>
      </w:ins>
      <w:ins w:author="Open-Xml-PowerTools" w:id="2958" w:date="2000-01-01T00:00:00Z">
        <w:r>
          <w:noBreakHyphen/>
          <w:t>900; amended: Gazette 5 Apr 2016 p. 1017</w:t>
        </w:r>
      </w:ins>
      <w:ins w:author="Open-Xml-PowerTools" w:id="2959" w:date="2000-01-01T00:00:00Z">
        <w:r>
          <w:noBreakHyphen/>
          <w:t>19; 9 Mar 2018 p. 800; 26 Mar 2019 p. 943; SL 2021/42 r. 6.]</w:t>
        </w:r>
      </w:ins>
    </w:p>
    <w:p>
      <w:pPr>
        <w:pStyle w:val="Ednotesection"/>
        <w:rPr>
          <w:ins w:author="Open-Xml-PowerTools" w:id="2964" w:date="2000-01-01T00:00:00Z"/>
        </w:rPr>
      </w:pPr>
      <w:ins w:author="Open-Xml-PowerTools" w:id="2961" w:date="2000-01-01T00:00:00Z">
        <w:r>
          <w:t>[</w:t>
        </w:r>
      </w:ins>
      <w:ins w:author="Open-Xml-PowerTools" w:id="2962" w:date="2000-01-01T00:00:00Z">
        <w:r>
          <w:rPr>
            <w:b/>
          </w:rPr>
          <w:t>31B.</w:t>
        </w:r>
      </w:ins>
      <w:ins w:author="Open-Xml-PowerTools" w:id="2963" w:date="2000-01-01T00:00:00Z">
        <w:r>
          <w:tab/>
          <w:t>Deleted: Gazette 5 Oct 2018 p. 4014.]</w:t>
        </w:r>
      </w:ins>
    </w:p>
    <w:p>
      <w:pPr>
        <w:pStyle w:val="Heading5"/>
        <w:spacing w:before="240"/>
        <w:rPr>
          <w:ins w:author="Open-Xml-PowerTools" w:id="2970" w:date="2000-01-01T00:00:00Z"/>
        </w:rPr>
      </w:pPr>
      <w:ins w:author="Open-Xml-PowerTools" w:id="2965" w:date="2000-01-01T00:00:00Z">
        <w:bookmarkStart w:id="61" w:name="_Toc97638565"/>
      </w:ins>
      <w:ins w:author="Open-Xml-PowerTools" w:id="2966" w:date="2000-01-01T00:00:00Z">
        <w:r>
          <w:rPr>
            <w:rStyle w:val="CharSectno"/>
          </w:rPr>
          <w:t>31C</w:t>
        </w:r>
      </w:ins>
      <w:ins w:author="Open-Xml-PowerTools" w:id="2967" w:date="2000-01-01T00:00:00Z">
        <w:r>
          <w:t>.</w:t>
        </w:r>
      </w:ins>
      <w:ins w:author="Open-Xml-PowerTools" w:id="2968" w:date="2000-01-01T00:00:00Z">
        <w:r>
          <w:tab/>
          <w:t>Applicable building standards for swimming pools (s. 3, 19(3) and 37(1) and (2))</w:t>
        </w:r>
      </w:ins>
      <w:ins w:author="Open-Xml-PowerTools" w:id="2969" w:date="2000-01-01T00:00:00Z">
        <w:bookmarkEnd w:id="61"/>
      </w:ins>
    </w:p>
    <w:p>
      <w:pPr>
        <w:pStyle w:val="Subsection"/>
        <w:rPr>
          <w:ins w:author="Open-Xml-PowerTools" w:id="2975" w:date="2000-01-01T00:00:00Z"/>
        </w:rPr>
      </w:pPr>
      <w:ins w:author="Open-Xml-PowerTools" w:id="2971" w:date="2000-01-01T00:00:00Z">
        <w:r>
          <w:tab/>
          <w:t>(1)</w:t>
        </w:r>
      </w:ins>
      <w:ins w:author="Open-Xml-PowerTools" w:id="2972" w:date="2000-01-01T00:00:00Z">
        <w:r>
          <w:tab/>
          <w:t xml:space="preserve">For the purposes of the definition of </w:t>
        </w:r>
      </w:ins>
      <w:ins w:author="Open-Xml-PowerTools" w:id="2973" w:date="2000-01-01T00:00:00Z">
        <w:r>
          <w:rPr>
            <w:b/>
            <w:i/>
          </w:rPr>
          <w:t>applicable building standard</w:t>
        </w:r>
      </w:ins>
      <w:ins w:author="Open-Xml-PowerTools" w:id="2974" w:date="2000-01-01T00:00:00Z">
        <w:r>
          <w:t xml:space="preserve"> in section 3, the building standards set out in the Table are prescribed as applicable building standards for the purposes of sections 19(3) and 37(1) in respect of a type of swimming pool referred to in the Table.</w:t>
        </w:r>
      </w:ins>
    </w:p>
    <w:p>
      <w:pPr>
        <w:pStyle w:val="THeadingNAm"/>
        <w:rPr>
          <w:ins w:author="Open-Xml-PowerTools" w:id="2977" w:date="2000-01-01T00:00:00Z"/>
        </w:rPr>
      </w:pPr>
      <w:ins w:author="Open-Xml-PowerTools" w:id="2976" w:date="2000-01-01T00:00:00Z">
        <w:r>
          <w:t>Table</w:t>
        </w:r>
      </w:ins>
    </w:p>
    <w:p>
      <w:pPr>
        <w:suppressAutoHyphens/>
        <w:autoSpaceDE w:val="0"/>
        <w:autoSpaceDN w:val="0"/>
        <w:adjustRightInd w:val="0"/>
        <w:spacing w:after="0" w:line="240" w:lineRule="auto"/>
        <w:jc w:val="both"/>
        <w:rPr>
          <w:del w:author="Open-Xml-PowerTools" w:id="2979" w:date="2000-01-01T00:00:00Z"/>
          <w:rFonts w:ascii="Times New Roman" w:eastAsia="Calibri" w:hAnsi="Times New Roman" w:cs="Times New Roman"/>
          <w:sz w:val="24"/>
          <w:szCs w:val="24"/>
          <w:lang w:eastAsia="ar-SA"/>
        </w:rPr>
      </w:pPr>
      <w:del w:author="Open-Xml-PowerTools" w:id="2978" w:date="2000-01-01T00:00:00Z">
        <w:r>
          <w:rPr>
            <w:rFonts w:ascii="Times New Roman" w:eastAsia="Calibri" w:hAnsi="Times New Roman" w:cs="Times New Roman"/>
            <w:sz w:val="24"/>
            <w:szCs w:val="24"/>
            <w:lang w:eastAsia="ar-SA"/>
          </w:rPr>
          <w:lastRenderedPageBreak/>
          <w:delText xml:space="preserve">  </w:delText>
        </w:r>
      </w:del>
    </w:p>
    <w:p>
      <w:pPr>
        <w:suppressAutoHyphens/>
        <w:autoSpaceDE w:val="0"/>
        <w:autoSpaceDN w:val="0"/>
        <w:adjustRightInd w:val="0"/>
        <w:spacing w:after="0" w:line="240" w:lineRule="auto"/>
        <w:jc w:val="both"/>
        <w:rPr>
          <w:del w:author="Open-Xml-PowerTools" w:id="2980"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both"/>
        <w:rPr>
          <w:del w:author="Open-Xml-PowerTools" w:id="2981"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center"/>
        <w:outlineLvl w:val="0"/>
        <w:rPr>
          <w:del w:author="Open-Xml-PowerTools" w:id="2987" w:date="2000-01-01T00:00:00Z"/>
          <w:rFonts w:ascii="Times New Roman" w:eastAsia="Calibri" w:hAnsi="Times New Roman" w:cs="Times New Roman"/>
          <w:sz w:val="24"/>
          <w:szCs w:val="24"/>
          <w:lang w:eastAsia="ar-SA"/>
        </w:rPr>
      </w:pPr>
      <w:del w:author="Open-Xml-PowerTools" w:id="2982" w:date="2000-01-01T00:00:00Z">
        <w:r>
          <w:rPr>
            <w:rFonts w:ascii="Times New Roman" w:eastAsia="Calibri" w:hAnsi="Times New Roman" w:cs="Times New Roman"/>
            <w:sz w:val="24"/>
            <w:szCs w:val="24"/>
            <w:lang w:eastAsia="ar-SA"/>
          </w:rPr>
          <w:delText>Раздел</w:delText>
        </w:r>
      </w:del>
      <w:del w:author="Open-Xml-PowerTools" w:id="2983" w:date="2000-01-01T00:00:00Z">
        <w:r>
          <w:rPr>
            <w:rFonts w:ascii="Times New Roman" w:eastAsia="Calibri" w:hAnsi="Times New Roman" w:cs="Times New Roman"/>
            <w:sz w:val="24"/>
            <w:szCs w:val="24"/>
            <w:lang w:eastAsia="ar-SA"/>
          </w:rPr>
          <w:delText xml:space="preserve"> IV</w:delText>
        </w:r>
      </w:del>
      <w:del w:author="Open-Xml-PowerTools" w:id="2984" w:date="2000-01-01T00:00:00Z">
        <w:r>
          <w:rPr>
            <w:rFonts w:ascii="Times New Roman" w:eastAsia="Calibri" w:hAnsi="Times New Roman" w:cs="Times New Roman"/>
            <w:sz w:val="24"/>
            <w:szCs w:val="24"/>
            <w:lang w:eastAsia="ar-SA"/>
          </w:rPr>
          <w:delText xml:space="preserve"> </w:delText>
        </w:r>
      </w:del>
      <w:del w:author="Open-Xml-PowerTools" w:id="2985" w:date="2000-01-01T00:00:00Z">
        <w:r>
          <w:rPr>
            <w:rFonts w:ascii="Times New Roman" w:eastAsia="Calibri" w:hAnsi="Times New Roman" w:cs="Times New Roman"/>
            <w:sz w:val="24"/>
            <w:szCs w:val="24"/>
            <w:lang w:eastAsia="ar-SA"/>
          </w:rPr>
          <w:delText>. Федеральные законы</w:delText>
        </w:r>
      </w:del>
      <w:del w:author="Open-Xml-PowerTools" w:id="2986" w:date="2000-01-01T00:00:00Z">
        <w:r>
          <w:rPr>
            <w:rFonts w:ascii="Times New Roman" w:eastAsia="Calibri" w:hAnsi="Times New Roman" w:cs="Times New Roman"/>
            <w:sz w:val="24"/>
            <w:szCs w:val="24"/>
            <w:lang w:eastAsia="ar-SA"/>
          </w:rPr>
          <w:delText xml:space="preserve"> </w:delText>
        </w:r>
      </w:del>
    </w:p>
    <w:p>
      <w:pPr>
        <w:suppressAutoHyphens/>
        <w:autoSpaceDE w:val="0"/>
        <w:autoSpaceDN w:val="0"/>
        <w:adjustRightInd w:val="0"/>
        <w:spacing w:after="0" w:line="240" w:lineRule="auto"/>
        <w:jc w:val="center"/>
        <w:outlineLvl w:val="0"/>
        <w:rPr>
          <w:del w:author="Open-Xml-PowerTools" w:id="2988" w:date="2000-01-01T00:00:00Z"/>
          <w:rFonts w:ascii="Times New Roman" w:eastAsia="Calibri" w:hAnsi="Times New Roman" w:cs="Times New Roman"/>
          <w:sz w:val="24"/>
          <w:szCs w:val="24"/>
          <w:lang w:eastAsia="ar-SA"/>
        </w:rPr>
      </w:pPr>
    </w:p>
    <w:tbl>
      <w:tblPr>
        <w:tblW w:w="0" w:type="auto"/>
        <w:tblInd w:w="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Change w:author="Open-Xml-PowerTools" w:id="2989" w:date="2000-01-01T00:00:00Z">
          <w:tblPr>
            <w:tblW w:w="0" w:type="auto"/>
            <w:tblInd w:w="108" w:type="dxa"/>
            <w:shd w:val="clear" w:color="auto" w:fill="FFFFFF"/>
            <w:tblCellMar>
              <w:left w:w="0" w:type="dxa"/>
              <w:right w:w="0" w:type="dxa"/>
            </w:tblCellMar>
            <w:tblLook w:val="04A0" w:firstRow="1" w:lastRow="0" w:firstColumn="1" w:lastColumn="0" w:noHBand="0" w:noVBand="1"/>
          </w:tblPr>
        </w:tblPrChange>
      </w:tblPr>
      <w:tblGrid>
        <w:gridCol w:w="3033"/>
        <w:gridCol w:w="3034"/>
        <w:tblGridChange w:id="2990">
          <w:tblGrid>
            <w:gridCol w:w="540"/>
            <w:gridCol w:w="2744"/>
            <w:gridCol w:w="2623"/>
            <w:gridCol w:w="2764"/>
            <w:gridCol w:w="2399"/>
          </w:tblGrid>
        </w:tblGridChange>
      </w:tblGrid>
      <w:tr>
        <w:trPr>
          <w:tblHeader/>
          <w:trPrChange w:author="Open-Xml-PowerTools" w:id="3024" w:date="2000-01-01T00:00:00Z">
            <w:trPr/>
          </w:trPrChange>
        </w:trPr>
        <w:tc>
          <w:tcPr>
            <w:tcW w:w="3033" w:type="dxa"/>
            <w:tcPrChange w:author="Open-Xml-PowerTools" w:id="2998" w:date="2000-01-01T00:00:00Z">
              <w:tcPr>
                <w:tcW w:w="54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2994" w:date="2000-01-01T00:00:00Z"/>
                <w:rFonts w:ascii="Times New Roman" w:eastAsia="Times New Roman" w:hAnsi="Times New Roman" w:cs="Times New Roman"/>
                <w:sz w:val="24"/>
                <w:szCs w:val="24"/>
                <w:lang w:eastAsia="ru-RU"/>
              </w:rPr>
            </w:pPr>
            <w:ins w:author="Open-Xml-PowerTools" w:id="2991" w:date="2000-01-01T00:00:00Z">
              <w:r>
                <w:rPr>
                  <w:b/>
                </w:rPr>
                <w:t>Type of swimming pool</w:t>
              </w:r>
            </w:ins>
            <w:del w:author="Open-Xml-PowerTools" w:id="2993" w:date="2000-01-01T00:00:00Z">
              <w:r>
                <w:rPr>
                  <w:rFonts w:ascii="Times New Roman" w:eastAsia="Times New Roman" w:hAnsi="Times New Roman" w:cs="Times New Roman"/>
                  <w:sz w:val="24"/>
                  <w:szCs w:val="24"/>
                  <w:lang w:eastAsia="ru-RU"/>
                </w:rPr>
                <w:delText>№</w:delText>
              </w:r>
            </w:del>
          </w:p>
          <w:p>
            <w:pPr>
              <w:pStyle w:val="TableNAm"/>
              <w:keepNext/>
              <w:pPrChange w:author="Open-Xml-PowerTools" w:id="2997" w:date="2000-01-01T00:00:00Z">
                <w:pPr>
                  <w:spacing w:after="192" w:line="240" w:lineRule="auto"/>
                  <w:jc w:val="center"/>
                </w:pPr>
              </w:pPrChange>
            </w:pPr>
            <w:del w:author="Open-Xml-PowerTools" w:id="2995" w:date="2000-01-01T00:00:00Z">
              <w:r>
                <w:rPr>
                  <w:rFonts w:ascii="Times New Roman" w:eastAsia="Times New Roman" w:hAnsi="Times New Roman" w:cs="Times New Roman"/>
                  <w:sz w:val="24"/>
                  <w:szCs w:val="24"/>
                  <w:lang w:eastAsia="ru-RU"/>
                </w:rPr>
                <w:delText>п/п</w:delText>
              </w:r>
            </w:del>
          </w:p>
        </w:tc>
        <w:tc>
          <w:tcPr>
            <w:tcW w:w="3034" w:type="dxa"/>
            <w:tcPrChange w:author="Open-Xml-PowerTools" w:id="3008" w:date="2000-01-01T00:00:00Z">
              <w:tcPr>
                <w:tcW w:w="274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3004" w:date="2000-01-01T00:00:00Z"/>
                <w:rFonts w:ascii="Times New Roman" w:eastAsia="Times New Roman" w:hAnsi="Times New Roman" w:cs="Times New Roman"/>
                <w:sz w:val="24"/>
                <w:szCs w:val="24"/>
                <w:lang w:eastAsia="ru-RU"/>
              </w:rPr>
            </w:pPr>
            <w:ins w:author="Open-Xml-PowerTools" w:id="2999" w:date="2000-01-01T00:00:00Z">
              <w:r>
                <w:rPr>
                  <w:b/>
                </w:rPr>
                <w:t>Building standard</w:t>
              </w:r>
            </w:ins>
            <w:del w:author="Open-Xml-PowerTools" w:id="3001" w:date="2000-01-01T00:00:00Z">
              <w:r>
                <w:rPr>
                  <w:rFonts w:ascii="Times New Roman" w:eastAsia="Times New Roman" w:hAnsi="Times New Roman" w:cs="Times New Roman"/>
                  <w:sz w:val="24"/>
                  <w:szCs w:val="24"/>
                  <w:lang w:eastAsia="ru-RU"/>
                </w:rPr>
                <w:delText>Наименование</w:delText>
              </w:r>
            </w:del>
            <w:del w:author="Open-Xml-PowerTools" w:id="3002" w:date="2000-01-01T00:00:00Z">
              <w:r>
                <w:rPr>
                  <w:rFonts w:ascii="Times New Roman" w:eastAsia="Times New Roman" w:hAnsi="Times New Roman" w:cs="Times New Roman"/>
                  <w:sz w:val="24"/>
                  <w:szCs w:val="24"/>
                  <w:lang w:eastAsia="ru-RU"/>
                </w:rPr>
                <w:delText xml:space="preserve"> </w:delText>
              </w:r>
            </w:del>
            <w:del w:author="Open-Xml-PowerTools" w:id="3003" w:date="2000-01-01T00:00:00Z">
              <w:r>
                <w:rPr>
                  <w:rFonts w:ascii="Times New Roman" w:eastAsia="Times New Roman" w:hAnsi="Times New Roman" w:cs="Times New Roman"/>
                  <w:sz w:val="24"/>
                  <w:szCs w:val="24"/>
                  <w:lang w:eastAsia="ru-RU"/>
                </w:rPr>
                <w:delText>и реквизиты акта</w:delText>
              </w:r>
            </w:del>
          </w:p>
          <w:p>
            <w:pPr>
              <w:pStyle w:val="TableNAm"/>
              <w:keepNext/>
              <w:pPrChange w:author="Open-Xml-PowerTools" w:id="3007" w:date="2000-01-01T00:00:00Z">
                <w:pPr>
                  <w:spacing w:after="192" w:line="240" w:lineRule="auto"/>
                  <w:jc w:val="center"/>
                </w:pPr>
              </w:pPrChange>
            </w:pPr>
            <w:del w:author="Open-Xml-PowerTools" w:id="3005" w:date="2000-01-01T00:00:00Z">
              <w:r>
                <w:rPr>
                  <w:rFonts w:ascii="Times New Roman" w:eastAsia="Times New Roman" w:hAnsi="Times New Roman" w:cs="Times New Roman"/>
                  <w:sz w:val="24"/>
                  <w:szCs w:val="24"/>
                  <w:lang w:eastAsia="ru-RU"/>
                </w:rPr>
                <w:delText> </w:delText>
              </w:r>
            </w:del>
          </w:p>
        </w:tc>
        <w:tc>
          <w:tcPr>
            <w:tcW w:w="262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009" w:date="2000-01-01T00:00:00Z"/>
          </w:tcPr>
          <w:p>
            <w:pPr>
              <w:spacing w:after="192" w:line="240" w:lineRule="auto"/>
              <w:jc w:val="center"/>
              <w:rPr>
                <w:del w:author="Open-Xml-PowerTools" w:id="3012" w:date="2000-01-01T00:00:00Z"/>
                <w:rFonts w:ascii="Times New Roman" w:eastAsia="Times New Roman" w:hAnsi="Times New Roman" w:cs="Times New Roman"/>
                <w:sz w:val="24"/>
                <w:szCs w:val="24"/>
                <w:lang w:eastAsia="ru-RU"/>
              </w:rPr>
            </w:pPr>
            <w:del w:author="Open-Xml-PowerTools" w:id="3010" w:date="2000-01-01T00:00:00Z">
              <w:r>
                <w:rPr>
                  <w:rFonts w:ascii="Times New Roman" w:eastAsia="Times New Roman" w:hAnsi="Times New Roman" w:cs="Times New Roman"/>
                  <w:sz w:val="24"/>
                  <w:szCs w:val="24"/>
                  <w:lang w:eastAsia="ru-RU"/>
                </w:rPr>
                <w:delText>Краткое описание круга лиц и (или) перечня объектов, </w:delText>
              </w:r>
            </w:del>
            <w:del w:author="Open-Xml-PowerTools" w:id="3011" w:date="2000-01-01T00:00:00Z">
              <w:r>
                <w:rPr>
                  <w:rFonts w:ascii="Times New Roman" w:eastAsia="Times New Roman" w:hAnsi="Times New Roman" w:cs="Times New Roman"/>
                  <w:sz w:val="24"/>
                  <w:szCs w:val="24"/>
                  <w:lang w:eastAsia="ru-RU"/>
                </w:rPr>
                <w:br/>
                <w:delText>в отношении которых устанавливаются обязательные требования</w:delText>
              </w:r>
            </w:del>
          </w:p>
        </w:tc>
        <w:tc>
          <w:tcPr>
            <w:tcW w:w="276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013" w:date="2000-01-01T00:00:00Z"/>
          </w:tcPr>
          <w:p>
            <w:pPr>
              <w:spacing w:after="192" w:line="240" w:lineRule="auto"/>
              <w:jc w:val="center"/>
              <w:rPr>
                <w:del w:author="Open-Xml-PowerTools" w:id="3020" w:date="2000-01-01T00:00:00Z"/>
                <w:rFonts w:ascii="Times New Roman" w:eastAsia="Times New Roman" w:hAnsi="Times New Roman" w:cs="Times New Roman"/>
                <w:sz w:val="24"/>
                <w:szCs w:val="24"/>
                <w:lang w:eastAsia="ru-RU"/>
              </w:rPr>
            </w:pPr>
            <w:del w:author="Open-Xml-PowerTools" w:id="3014" w:date="2000-01-01T00:00:00Z">
              <w:r>
                <w:rPr>
                  <w:rFonts w:ascii="Times New Roman" w:eastAsia="Times New Roman" w:hAnsi="Times New Roman" w:cs="Times New Roman"/>
                  <w:sz w:val="24"/>
                  <w:szCs w:val="24"/>
                  <w:lang w:eastAsia="ru-RU"/>
                </w:rPr>
                <w:delText>Указание </w:delText>
              </w:r>
            </w:del>
            <w:del w:author="Open-Xml-PowerTools" w:id="3015" w:date="2000-01-01T00:00:00Z">
              <w:r>
                <w:rPr>
                  <w:rFonts w:ascii="Times New Roman" w:eastAsia="Times New Roman" w:hAnsi="Times New Roman" w:cs="Times New Roman"/>
                  <w:sz w:val="24"/>
                  <w:szCs w:val="24"/>
                  <w:lang w:eastAsia="ru-RU"/>
                </w:rPr>
                <w:br/>
                <w:delText>на структурные единицы акта, соблюдение которых оценивается </w:delText>
              </w:r>
            </w:del>
            <w:del w:author="Open-Xml-PowerTools" w:id="3016" w:date="2000-01-01T00:00:00Z">
              <w:r>
                <w:rPr>
                  <w:rFonts w:ascii="Times New Roman" w:eastAsia="Times New Roman" w:hAnsi="Times New Roman" w:cs="Times New Roman"/>
                  <w:sz w:val="24"/>
                  <w:szCs w:val="24"/>
                  <w:lang w:eastAsia="ru-RU"/>
                </w:rPr>
                <w:br/>
                <w:delText>при проведении</w:delText>
              </w:r>
            </w:del>
            <w:del w:author="Open-Xml-PowerTools" w:id="3017" w:date="2000-01-01T00:00:00Z">
              <w:r>
                <w:rPr>
                  <w:rFonts w:ascii="Times New Roman" w:eastAsia="Times New Roman" w:hAnsi="Times New Roman" w:cs="Times New Roman"/>
                  <w:sz w:val="24"/>
                  <w:szCs w:val="24"/>
                  <w:lang w:eastAsia="ru-RU"/>
                </w:rPr>
                <w:delText xml:space="preserve"> </w:delText>
              </w:r>
            </w:del>
            <w:del w:author="Open-Xml-PowerTools" w:id="3018" w:date="2000-01-01T00:00:00Z">
              <w:r>
                <w:rPr>
                  <w:rFonts w:ascii="Times New Roman" w:eastAsia="Times New Roman" w:hAnsi="Times New Roman" w:cs="Times New Roman"/>
                  <w:sz w:val="24"/>
                  <w:szCs w:val="24"/>
                  <w:lang w:eastAsia="ru-RU"/>
                </w:rPr>
                <w:delText>мероприятий </w:delText>
              </w:r>
            </w:del>
            <w:del w:author="Open-Xml-PowerTools" w:id="3019" w:date="2000-01-01T00:00:00Z">
              <w:r>
                <w:rPr>
                  <w:rFonts w:ascii="Times New Roman" w:eastAsia="Times New Roman" w:hAnsi="Times New Roman" w:cs="Times New Roman"/>
                  <w:sz w:val="24"/>
                  <w:szCs w:val="24"/>
                  <w:lang w:eastAsia="ru-RU"/>
                </w:rPr>
                <w:br/>
                <w:delText>по контролю</w:delText>
              </w:r>
            </w:del>
          </w:p>
        </w:tc>
        <w:tc>
          <w:tcPr>
            <w:tcW w:w="239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021" w:date="2000-01-01T00:00:00Z"/>
          </w:tcPr>
          <w:p>
            <w:pPr>
              <w:spacing w:after="192" w:line="240" w:lineRule="auto"/>
              <w:jc w:val="center"/>
              <w:rPr>
                <w:del w:author="Open-Xml-PowerTools" w:id="3023" w:date="2000-01-01T00:00:00Z"/>
                <w:rFonts w:ascii="Times New Roman" w:eastAsia="Times New Roman" w:hAnsi="Times New Roman" w:cs="Times New Roman"/>
                <w:sz w:val="24"/>
                <w:szCs w:val="24"/>
                <w:lang w:eastAsia="ru-RU"/>
              </w:rPr>
            </w:pPr>
            <w:del w:author="Open-Xml-PowerTools" w:id="3022" w:date="2000-01-01T00:00:00Z">
              <w:r>
                <w:rPr>
                  <w:rFonts w:ascii="Times New Roman" w:eastAsia="Times New Roman" w:hAnsi="Times New Roman" w:cs="Times New Roman"/>
                  <w:sz w:val="24"/>
                  <w:szCs w:val="24"/>
                  <w:lang w:eastAsia="ru-RU"/>
                </w:rPr>
                <w:delText>Текст акта</w:delText>
              </w:r>
            </w:del>
          </w:p>
        </w:tc>
      </w:tr>
      <w:tr>
        <w:tc>
          <w:tcPr>
            <w:tcW w:w="3033" w:type="dxa"/>
            <w:tcPrChange w:author="Open-Xml-PowerTools" w:id="3030" w:date="2000-01-01T00:00:00Z">
              <w:tcPr>
                <w:tcW w:w="54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029" w:date="2000-01-01T00:00:00Z">
                <w:pPr>
                  <w:spacing w:after="192" w:line="240" w:lineRule="auto"/>
                  <w:jc w:val="center"/>
                </w:pPr>
              </w:pPrChange>
            </w:pPr>
            <w:ins w:author="Open-Xml-PowerTools" w:id="3025" w:date="2000-01-01T00:00:00Z">
              <w:r>
                <w:t>All swimming pools other than private swimming pools</w:t>
              </w:r>
            </w:ins>
            <w:del w:author="Open-Xml-PowerTools" w:id="3027" w:date="2000-01-01T00:00:00Z">
              <w:r>
                <w:rPr>
                  <w:rFonts w:ascii="Times New Roman" w:eastAsia="Times New Roman" w:hAnsi="Times New Roman" w:cs="Times New Roman"/>
                  <w:sz w:val="24"/>
                  <w:szCs w:val="24"/>
                  <w:lang w:eastAsia="ru-RU"/>
                </w:rPr>
                <w:delText>1</w:delText>
              </w:r>
            </w:del>
          </w:p>
        </w:tc>
        <w:tc>
          <w:tcPr>
            <w:tcW w:w="3034" w:type="dxa"/>
            <w:tcPrChange w:author="Open-Xml-PowerTools" w:id="3038" w:date="2000-01-01T00:00:00Z">
              <w:tcPr>
                <w:tcW w:w="274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037" w:date="2000-01-01T00:00:00Z">
                <w:pPr>
                  <w:widowControl w:val="0"/>
                  <w:autoSpaceDE w:val="0"/>
                  <w:autoSpaceDN w:val="0"/>
                  <w:adjustRightInd w:val="0"/>
                  <w:spacing w:after="0" w:line="240" w:lineRule="auto"/>
                  <w:jc w:val="center"/>
                </w:pPr>
              </w:pPrChange>
            </w:pPr>
            <w:ins w:author="Open-Xml-PowerTools" w:id="3031" w:date="2000-01-01T00:00:00Z">
              <w:r>
                <w:t>The requirement mentioned in regulation 31A(2) except that the Building Code pool barrier requirements do not apply.</w:t>
              </w:r>
            </w:ins>
            <w:del w:author="Open-Xml-PowerTools" w:id="3033" w:date="2000-01-01T00:00:00Z">
              <w:r>
                <w:rPr>
                  <w:rFonts w:ascii="Times New Roman" w:hAnsi="Times New Roman" w:cs="Times New Roman"/>
                  <w:color w:val="000000"/>
                  <w:sz w:val="24"/>
                  <w:szCs w:val="24"/>
                </w:rPr>
                <w:delText>Федеральный закон от 10.12.1995 № 19</w:delText>
              </w:r>
            </w:del>
            <w:del w:author="Open-Xml-PowerTools" w:id="3034" w:date="2000-01-01T00:00:00Z">
              <w:r>
                <w:rPr>
                  <w:rFonts w:ascii="Times New Roman" w:hAnsi="Times New Roman" w:cs="Times New Roman"/>
                  <w:color w:val="000000"/>
                  <w:sz w:val="24"/>
                  <w:szCs w:val="24"/>
                </w:rPr>
                <w:delText xml:space="preserve">6-ФЗ « О безопасности дорожного </w:delText>
              </w:r>
            </w:del>
            <w:del w:author="Open-Xml-PowerTools" w:id="3035" w:date="2000-01-01T00:00:00Z">
              <w:r>
                <w:rPr>
                  <w:rFonts w:ascii="Times New Roman" w:hAnsi="Times New Roman" w:cs="Times New Roman"/>
                  <w:color w:val="000000"/>
                  <w:sz w:val="24"/>
                  <w:szCs w:val="24"/>
                </w:rPr>
                <w:delText>движения»</w:delText>
              </w:r>
            </w:del>
          </w:p>
        </w:tc>
        <w:tc>
          <w:tcPr>
            <w:tcW w:w="262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039" w:date="2000-01-01T00:00:00Z"/>
          </w:tcPr>
          <w:p>
            <w:pPr>
              <w:spacing w:after="192" w:line="240" w:lineRule="auto"/>
              <w:jc w:val="center"/>
              <w:rPr>
                <w:del w:author="Open-Xml-PowerTools" w:id="3041" w:date="2000-01-01T00:00:00Z"/>
                <w:rFonts w:ascii="Times New Roman" w:hAnsi="Times New Roman" w:cs="Times New Roman"/>
                <w:color w:val="000000"/>
                <w:sz w:val="24"/>
                <w:szCs w:val="24"/>
              </w:rPr>
            </w:pPr>
            <w:del w:author="Open-Xml-PowerTools" w:id="3040" w:date="2000-01-01T00:00:00Z">
              <w:r>
                <w:rPr>
                  <w:rFonts w:ascii="Times New Roman" w:hAnsi="Times New Roman" w:cs="Times New Roman"/>
                  <w:color w:val="000000"/>
                  <w:sz w:val="24"/>
                  <w:szCs w:val="24"/>
                </w:rPr>
                <w:delText>Владельцы автомобильных дорог, организации, осуществляющие ремонт и содержание автомобильных дорог, владельцы объектов придорожной инфраструктуры, автомобильные дороги и дорожные сооружения</w:delText>
              </w:r>
            </w:del>
          </w:p>
        </w:tc>
        <w:tc>
          <w:tcPr>
            <w:tcW w:w="276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042" w:date="2000-01-01T00:00:00Z"/>
          </w:tcPr>
          <w:p>
            <w:pPr>
              <w:spacing w:after="192" w:line="240" w:lineRule="auto"/>
              <w:jc w:val="center"/>
              <w:rPr>
                <w:del w:author="Open-Xml-PowerTools" w:id="3044" w:date="2000-01-01T00:00:00Z"/>
                <w:rFonts w:ascii="Tahoma" w:hAnsi="Tahoma" w:cs="Tahoma"/>
                <w:color w:val="000000"/>
                <w:sz w:val="20"/>
                <w:szCs w:val="20"/>
              </w:rPr>
            </w:pPr>
            <w:del w:author="Open-Xml-PowerTools" w:id="3043" w:date="2000-01-01T00:00:00Z">
              <w:r>
                <w:rPr>
                  <w:rFonts w:ascii="Tahoma" w:hAnsi="Tahoma" w:cs="Tahoma"/>
                  <w:color w:val="000000"/>
                  <w:sz w:val="20"/>
                  <w:szCs w:val="20"/>
                </w:rPr>
                <w:delText>Статья 12,13</w:delText>
              </w:r>
            </w:del>
          </w:p>
        </w:tc>
        <w:tc>
          <w:tcPr>
            <w:tcW w:w="239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045" w:date="2000-01-01T00:00:00Z"/>
          </w:tcPr>
          <w:p>
            <w:pPr>
              <w:pStyle w:val="a3"/>
              <w:shd w:val="clear" w:color="auto" w:fill="FFFFFF"/>
              <w:spacing w:before="0" w:beforeAutospacing="0" w:after="192" w:afterAutospacing="0"/>
              <w:jc w:val="center"/>
              <w:rPr>
                <w:del w:author="Open-Xml-PowerTools" w:id="3047" w:date="2000-01-01T00:00:00Z"/>
                <w:i/>
                <w:color w:val="222222"/>
                <w:u w:val="single"/>
                <w:shd w:val="clear" w:color="auto" w:fill="FFFFFF"/>
              </w:rPr>
            </w:pPr>
            <w:hyperlink w:history="1">
              <w:del w:author="Open-Xml-PowerTools" w:id="3046" w:date="2000-01-01T00:00:00Z">
                <w:r>
                  <w:rPr>
                    <w:rFonts w:asciiTheme="minorHAnsi" w:eastAsiaTheme="minorHAnsi" w:hAnsiTheme="minorHAnsi" w:cstheme="minorBidi"/>
                    <w:color w:val="0000FF"/>
                    <w:sz w:val="22"/>
                    <w:szCs w:val="22"/>
                    <w:u w:val="single"/>
                    <w:lang w:eastAsia="en-US"/>
                  </w:rPr>
                  <w:delText>О безопасности дорожного движения (pravo.gov.ru)</w:delText>
                </w:r>
              </w:del>
            </w:hyperlink>
          </w:p>
        </w:tc>
      </w:tr>
      <w:tr>
        <w:tc>
          <w:tcPr>
            <w:tcW w:w="3033" w:type="dxa"/>
            <w:tcBorders>
              <w:bottom w:val="single" w:sz="4" w:space="0" w:color="auto"/>
            </w:tcBorders>
            <w:tcPrChange w:author="Open-Xml-PowerTools" w:id="3054" w:date="2000-01-01T00:00:00Z">
              <w:tcPr>
                <w:tcW w:w="54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053" w:date="2000-01-01T00:00:00Z">
                <w:pPr>
                  <w:spacing w:after="192" w:line="240" w:lineRule="auto"/>
                  <w:jc w:val="center"/>
                </w:pPr>
              </w:pPrChange>
            </w:pPr>
            <w:ins w:author="Open-Xml-PowerTools" w:id="3048" w:date="2000-01-01T00:00:00Z">
              <w:r>
                <w:lastRenderedPageBreak/>
                <w:t>Private swimming pools other than pre</w:t>
              </w:r>
            </w:ins>
            <w:ins w:author="Open-Xml-PowerTools" w:id="3049" w:date="2000-01-01T00:00:00Z">
              <w:r>
                <w:noBreakHyphen/>
                <w:t>May 2016 private swimming pools</w:t>
              </w:r>
            </w:ins>
            <w:del w:author="Open-Xml-PowerTools" w:id="3051" w:date="2000-01-01T00:00:00Z">
              <w:r>
                <w:rPr>
                  <w:rFonts w:ascii="Times New Roman" w:eastAsia="Times New Roman" w:hAnsi="Times New Roman" w:cs="Times New Roman"/>
                  <w:sz w:val="24"/>
                  <w:szCs w:val="24"/>
                  <w:lang w:eastAsia="ru-RU"/>
                </w:rPr>
                <w:delText>2</w:delText>
              </w:r>
            </w:del>
          </w:p>
        </w:tc>
        <w:tc>
          <w:tcPr>
            <w:tcW w:w="3034" w:type="dxa"/>
            <w:tcPrChange w:author="Open-Xml-PowerTools" w:id="3060" w:date="2000-01-01T00:00:00Z">
              <w:tcPr>
                <w:tcW w:w="274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keepLines/>
              <w:pPrChange w:author="Open-Xml-PowerTools" w:id="3059" w:date="2000-01-01T00:00:00Z">
                <w:pPr>
                  <w:widowControl w:val="0"/>
                  <w:autoSpaceDE w:val="0"/>
                  <w:autoSpaceDN w:val="0"/>
                  <w:adjustRightInd w:val="0"/>
                  <w:spacing w:after="0" w:line="240" w:lineRule="auto"/>
                  <w:jc w:val="center"/>
                </w:pPr>
              </w:pPrChange>
            </w:pPr>
            <w:ins w:author="Open-Xml-PowerTools" w:id="3055" w:date="2000-01-01T00:00:00Z">
              <w:r>
                <w:t>The requirement mentioned in regulation 31A(2)(a) except that a performance solution cannot be used to comply with a Building Code pool barrier requirement unless the performance solution is an approved barrier solution.</w:t>
              </w:r>
            </w:ins>
            <w:del w:author="Open-Xml-PowerTools" w:id="3057" w:date="2000-01-01T00:00:00Z">
              <w:r>
                <w:rPr>
                  <w:rFonts w:ascii="Times New Roman" w:hAnsi="Times New Roman" w:cs="Times New Roman"/>
                  <w:color w:val="000000"/>
                  <w:sz w:val="24"/>
                  <w:szCs w:val="24"/>
                </w:rPr>
                <w:delText>Федеральный закон от 08.11.2007 № 257-ФЗ «Об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w:delText>
              </w:r>
            </w:del>
          </w:p>
        </w:tc>
        <w:tc>
          <w:tcPr>
            <w:tcW w:w="262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061" w:date="2000-01-01T00:00:00Z"/>
          </w:tcPr>
          <w:p>
            <w:pPr>
              <w:spacing w:after="192" w:line="240" w:lineRule="auto"/>
              <w:jc w:val="center"/>
              <w:rPr>
                <w:del w:author="Open-Xml-PowerTools" w:id="3063" w:date="2000-01-01T00:00:00Z"/>
                <w:rFonts w:ascii="Times New Roman" w:hAnsi="Times New Roman" w:cs="Times New Roman"/>
                <w:color w:val="000000"/>
                <w:sz w:val="24"/>
                <w:szCs w:val="24"/>
              </w:rPr>
            </w:pPr>
            <w:del w:author="Open-Xml-PowerTools" w:id="3062" w:date="2000-01-01T00:00:00Z">
              <w:r>
                <w:rPr>
                  <w:rFonts w:ascii="Times New Roman" w:hAnsi="Times New Roman" w:cs="Times New Roman"/>
                  <w:color w:val="000000"/>
                  <w:sz w:val="24"/>
                  <w:szCs w:val="24"/>
                </w:rPr>
                <w:delText>Владельцы автомобильных дорог, организации, осуществляющие ремонт и содержание автомобильных дорог, владельцы объектов придорожной инфраструктуры, автомобильные дороги и дорожные сооружения</w:delText>
              </w:r>
            </w:del>
          </w:p>
        </w:tc>
        <w:tc>
          <w:tcPr>
            <w:tcW w:w="276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064" w:date="2000-01-01T00:00:00Z"/>
          </w:tcPr>
          <w:p>
            <w:pPr>
              <w:spacing w:after="192" w:line="240" w:lineRule="auto"/>
              <w:jc w:val="center"/>
              <w:rPr>
                <w:del w:author="Open-Xml-PowerTools" w:id="3066" w:date="2000-01-01T00:00:00Z"/>
                <w:rFonts w:ascii="Times New Roman" w:hAnsi="Times New Roman" w:cs="Times New Roman"/>
                <w:color w:val="000000"/>
                <w:sz w:val="24"/>
                <w:szCs w:val="24"/>
              </w:rPr>
            </w:pPr>
            <w:del w:author="Open-Xml-PowerTools" w:id="3065" w:date="2000-01-01T00:00:00Z">
              <w:r>
                <w:rPr>
                  <w:rFonts w:ascii="Times New Roman" w:hAnsi="Times New Roman" w:cs="Times New Roman"/>
                  <w:color w:val="000000"/>
                  <w:sz w:val="24"/>
                  <w:szCs w:val="24"/>
                </w:rPr>
                <w:delText>статьи 13, 13.1,19,20,22,25,26,29</w:delText>
              </w:r>
            </w:del>
          </w:p>
        </w:tc>
        <w:tc>
          <w:tcPr>
            <w:tcW w:w="239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067" w:date="2000-01-01T00:00:00Z"/>
          </w:tcPr>
          <w:p>
            <w:pPr>
              <w:pStyle w:val="a3"/>
              <w:shd w:val="clear" w:color="auto" w:fill="FFFFFF"/>
              <w:spacing w:before="0" w:beforeAutospacing="0" w:after="192" w:afterAutospacing="0"/>
              <w:jc w:val="center"/>
              <w:rPr>
                <w:del w:author="Open-Xml-PowerTools" w:id="3069" w:date="2000-01-01T00:00:00Z"/>
                <w:color w:val="222222"/>
                <w:shd w:val="clear" w:color="auto" w:fill="FFFFFF"/>
              </w:rPr>
            </w:pPr>
            <w:hyperlink w:history="1">
              <w:del w:author="Open-Xml-PowerTools" w:id="3068" w:date="2000-01-01T00:00:00Z">
                <w:r>
                  <w:rPr>
                    <w:rFonts w:asciiTheme="minorHAnsi" w:eastAsiaTheme="minorHAnsi" w:hAnsiTheme="minorHAnsi" w:cstheme="minorBidi"/>
                    <w:color w:val="0000FF"/>
                    <w:sz w:val="22"/>
                    <w:szCs w:val="22"/>
                    <w:u w:val="single"/>
                    <w:lang w:eastAsia="en-US"/>
                  </w:rPr>
                  <w:delTex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 (pravo.gov.ru)</w:delText>
                </w:r>
              </w:del>
            </w:hyperlink>
          </w:p>
        </w:tc>
      </w:tr>
      <w:tr>
        <w:trPr>
          <w:ins w:author="Open-Xml-PowerTools" w:id="3070" w:date="2000-01-01T00:00:00Z"/>
        </w:trPr>
        <w:tc>
          <w:tcPr>
            <w:tcW w:w="3033" w:type="dxa"/>
            <w:tcBorders>
              <w:bottom w:val="single" w:sz="4" w:space="0" w:color="auto"/>
            </w:tcBorders>
          </w:tcPr>
          <w:p>
            <w:pPr>
              <w:pStyle w:val="TableNAm"/>
              <w:ind w:left="567" w:hanging="567"/>
              <w:rPr>
                <w:ins w:author="Open-Xml-PowerTools" w:id="3073" w:date="2000-01-01T00:00:00Z"/>
              </w:rPr>
            </w:pPr>
            <w:ins w:author="Open-Xml-PowerTools" w:id="3071" w:date="2000-01-01T00:00:00Z">
              <w:r>
                <w:t>Pre</w:t>
              </w:r>
            </w:ins>
            <w:ins w:author="Open-Xml-PowerTools" w:id="3072" w:date="2000-01-01T00:00:00Z">
              <w:r>
                <w:noBreakHyphen/>
                <w:t>May 2016 private swimming pools</w:t>
              </w:r>
            </w:ins>
          </w:p>
        </w:tc>
        <w:tc>
          <w:tcPr>
            <w:tcW w:w="3034" w:type="dxa"/>
          </w:tcPr>
          <w:p>
            <w:pPr>
              <w:pStyle w:val="TableNAm"/>
              <w:tabs>
                <w:tab w:val="clear" w:pos="567"/>
              </w:tabs>
              <w:rPr>
                <w:ins w:author="Open-Xml-PowerTools" w:id="3075" w:date="2000-01-01T00:00:00Z"/>
              </w:rPr>
            </w:pPr>
            <w:ins w:author="Open-Xml-PowerTools" w:id="3074" w:date="2000-01-01T00:00:00Z">
              <w:r>
                <w:t xml:space="preserve">The requirements mentioned in regulation 31A(2)(a) except that — </w:t>
              </w:r>
            </w:ins>
          </w:p>
          <w:p>
            <w:pPr>
              <w:pStyle w:val="TableNAm"/>
              <w:ind w:left="567" w:hanging="567"/>
              <w:rPr>
                <w:ins w:author="Open-Xml-PowerTools" w:id="3078" w:date="2000-01-01T00:00:00Z"/>
              </w:rPr>
            </w:pPr>
            <w:ins w:author="Open-Xml-PowerTools" w:id="3076" w:date="2000-01-01T00:00:00Z">
              <w:r>
                <w:t>(a)</w:t>
              </w:r>
            </w:ins>
            <w:ins w:author="Open-Xml-PowerTools" w:id="3077" w:date="2000-01-01T00:00:00Z">
              <w:r>
                <w:tab/>
                <w:t>the requirements for a barrier to a private swimming pool set out in regulation 50 may be substituted for the Building Code pool barrier requirement; and</w:t>
              </w:r>
            </w:ins>
          </w:p>
          <w:p>
            <w:pPr>
              <w:pStyle w:val="TableNAm"/>
              <w:keepNext/>
              <w:ind w:left="567" w:hanging="567"/>
              <w:rPr>
                <w:ins w:author="Open-Xml-PowerTools" w:id="3081" w:date="2000-01-01T00:00:00Z"/>
              </w:rPr>
            </w:pPr>
            <w:ins w:author="Open-Xml-PowerTools" w:id="3079" w:date="2000-01-01T00:00:00Z">
              <w:r>
                <w:t>(b)</w:t>
              </w:r>
            </w:ins>
            <w:ins w:author="Open-Xml-PowerTools" w:id="3080" w:date="2000-01-01T00:00:00Z">
              <w:r>
                <w:tab/>
                <w:t>a performance solution cannot be used to comply with a Building Code pool barrier requirement unless the performance solution is an approved barrier solution.</w:t>
              </w:r>
            </w:ins>
          </w:p>
        </w:tc>
      </w:tr>
    </w:tbl>
    <w:p>
      <w:pPr>
        <w:pStyle w:val="Subsection"/>
        <w:rPr>
          <w:ins w:author="Open-Xml-PowerTools" w:id="3087" w:date="2000-01-01T00:00:00Z"/>
        </w:rPr>
      </w:pPr>
      <w:ins w:author="Open-Xml-PowerTools" w:id="3082" w:date="2000-01-01T00:00:00Z">
        <w:r>
          <w:tab/>
          <w:t>(2)</w:t>
        </w:r>
      </w:ins>
      <w:ins w:author="Open-Xml-PowerTools" w:id="3083" w:date="2000-01-01T00:00:00Z">
        <w:r>
          <w:tab/>
          <w:t xml:space="preserve">For the purposes of the definition of </w:t>
        </w:r>
      </w:ins>
      <w:ins w:author="Open-Xml-PowerTools" w:id="3084" w:date="2000-01-01T00:00:00Z">
        <w:r>
          <w:rPr>
            <w:b/>
            <w:i/>
          </w:rPr>
          <w:t>applicable building standard</w:t>
        </w:r>
      </w:ins>
      <w:ins w:author="Open-Xml-PowerTools" w:id="3085" w:date="2000-01-01T00:00:00Z">
        <w:r>
          <w:t xml:space="preserve"> in section 3, the building standards set out in the Table are prescribed as applicable building standards for the purposes </w:t>
        </w:r>
      </w:ins>
      <w:ins w:author="Open-Xml-PowerTools" w:id="3086" w:date="2000-01-01T00:00:00Z">
        <w:r>
          <w:lastRenderedPageBreak/>
          <w:t>of section 37(2) in respect of a type of swimming pool referred to in the Table.</w:t>
        </w:r>
      </w:ins>
    </w:p>
    <w:p>
      <w:pPr>
        <w:pStyle w:val="THeadingNAm"/>
        <w:rPr>
          <w:ins w:author="Open-Xml-PowerTools" w:id="3089" w:date="2000-01-01T00:00:00Z"/>
        </w:rPr>
      </w:pPr>
      <w:ins w:author="Open-Xml-PowerTools" w:id="3088" w:date="2000-01-01T00:00:00Z">
        <w:r>
          <w:t>Table</w:t>
        </w:r>
      </w:ins>
    </w:p>
    <w:p>
      <w:pPr>
        <w:suppressAutoHyphens/>
        <w:autoSpaceDE w:val="0"/>
        <w:autoSpaceDN w:val="0"/>
        <w:adjustRightInd w:val="0"/>
        <w:spacing w:after="0" w:line="240" w:lineRule="auto"/>
        <w:jc w:val="both"/>
        <w:rPr>
          <w:del w:author="Open-Xml-PowerTools" w:id="3091" w:date="2000-01-01T00:00:00Z"/>
          <w:rFonts w:ascii="Times New Roman" w:eastAsia="Calibri" w:hAnsi="Times New Roman" w:cs="Times New Roman"/>
          <w:sz w:val="24"/>
          <w:szCs w:val="24"/>
          <w:lang w:eastAsia="ar-SA"/>
        </w:rPr>
      </w:pPr>
      <w:del w:author="Open-Xml-PowerTools" w:id="3090" w:date="2000-01-01T00:00:00Z">
        <w:r>
          <w:rPr>
            <w:rFonts w:ascii="Times New Roman" w:eastAsia="Calibri" w:hAnsi="Times New Roman" w:cs="Times New Roman"/>
            <w:sz w:val="24"/>
            <w:szCs w:val="24"/>
            <w:lang w:eastAsia="ar-SA"/>
          </w:rPr>
          <w:delText xml:space="preserve">  </w:delText>
        </w:r>
      </w:del>
    </w:p>
    <w:p>
      <w:pPr>
        <w:suppressAutoHyphens/>
        <w:autoSpaceDE w:val="0"/>
        <w:autoSpaceDN w:val="0"/>
        <w:adjustRightInd w:val="0"/>
        <w:spacing w:after="0" w:line="240" w:lineRule="auto"/>
        <w:jc w:val="both"/>
        <w:rPr>
          <w:del w:author="Open-Xml-PowerTools" w:id="3092"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center"/>
        <w:outlineLvl w:val="0"/>
        <w:rPr>
          <w:del w:author="Open-Xml-PowerTools" w:id="3097" w:date="2000-01-01T00:00:00Z"/>
          <w:rFonts w:ascii="Times New Roman" w:eastAsia="Calibri" w:hAnsi="Times New Roman" w:cs="Times New Roman"/>
          <w:sz w:val="24"/>
          <w:szCs w:val="24"/>
          <w:lang w:eastAsia="ar-SA"/>
        </w:rPr>
      </w:pPr>
      <w:del w:author="Open-Xml-PowerTools" w:id="3093" w:date="2000-01-01T00:00:00Z">
        <w:r>
          <w:rPr>
            <w:rFonts w:ascii="Times New Roman" w:eastAsia="Calibri" w:hAnsi="Times New Roman" w:cs="Times New Roman"/>
            <w:sz w:val="24"/>
            <w:szCs w:val="24"/>
            <w:lang w:eastAsia="ar-SA"/>
          </w:rPr>
          <w:lastRenderedPageBreak/>
          <w:delText>Раздел</w:delText>
        </w:r>
      </w:del>
      <w:del w:author="Open-Xml-PowerTools" w:id="3094" w:date="2000-01-01T00:00:00Z">
        <w:r>
          <w:rPr>
            <w:rFonts w:ascii="Times New Roman" w:eastAsia="Calibri" w:hAnsi="Times New Roman" w:cs="Times New Roman"/>
            <w:sz w:val="24"/>
            <w:szCs w:val="24"/>
            <w:lang w:eastAsia="ar-SA"/>
          </w:rPr>
          <w:delText xml:space="preserve"> </w:delText>
        </w:r>
      </w:del>
      <w:del w:author="Open-Xml-PowerTools" w:id="3095" w:date="2000-01-01T00:00:00Z">
        <w:r>
          <w:rPr>
            <w:rFonts w:ascii="Times New Roman" w:eastAsia="Calibri" w:hAnsi="Times New Roman" w:cs="Times New Roman"/>
            <w:sz w:val="24"/>
            <w:szCs w:val="24"/>
            <w:lang w:eastAsia="ar-SA"/>
          </w:rPr>
          <w:delText>V</w:delText>
        </w:r>
      </w:del>
      <w:del w:author="Open-Xml-PowerTools" w:id="3096" w:date="2000-01-01T00:00:00Z">
        <w:r>
          <w:rPr>
            <w:rFonts w:ascii="Times New Roman" w:eastAsia="Calibri" w:hAnsi="Times New Roman" w:cs="Times New Roman"/>
            <w:sz w:val="24"/>
            <w:szCs w:val="24"/>
            <w:lang w:eastAsia="ar-SA"/>
          </w:rPr>
          <w:delText>. Нормативные правовые акты федеральных органов</w:delText>
        </w:r>
      </w:del>
    </w:p>
    <w:p>
      <w:pPr>
        <w:suppressAutoHyphens/>
        <w:autoSpaceDE w:val="0"/>
        <w:autoSpaceDN w:val="0"/>
        <w:adjustRightInd w:val="0"/>
        <w:spacing w:after="0" w:line="240" w:lineRule="auto"/>
        <w:jc w:val="center"/>
        <w:rPr>
          <w:del w:author="Open-Xml-PowerTools" w:id="3099" w:date="2000-01-01T00:00:00Z"/>
          <w:rFonts w:ascii="Times New Roman" w:eastAsia="Calibri" w:hAnsi="Times New Roman" w:cs="Times New Roman"/>
          <w:sz w:val="24"/>
          <w:szCs w:val="24"/>
          <w:lang w:eastAsia="ar-SA"/>
        </w:rPr>
      </w:pPr>
      <w:del w:author="Open-Xml-PowerTools" w:id="3098" w:date="2000-01-01T00:00:00Z">
        <w:r>
          <w:rPr>
            <w:rFonts w:ascii="Times New Roman" w:eastAsia="Calibri" w:hAnsi="Times New Roman" w:cs="Times New Roman"/>
            <w:sz w:val="24"/>
            <w:szCs w:val="24"/>
            <w:lang w:eastAsia="ar-SA"/>
          </w:rPr>
          <w:delText>исполнительной власти и нормативные документы федеральных</w:delText>
        </w:r>
      </w:del>
    </w:p>
    <w:p>
      <w:pPr>
        <w:suppressAutoHyphens/>
        <w:autoSpaceDE w:val="0"/>
        <w:autoSpaceDN w:val="0"/>
        <w:adjustRightInd w:val="0"/>
        <w:spacing w:after="0" w:line="240" w:lineRule="auto"/>
        <w:jc w:val="center"/>
        <w:rPr>
          <w:del w:author="Open-Xml-PowerTools" w:id="3101" w:date="2000-01-01T00:00:00Z"/>
          <w:rFonts w:ascii="Times New Roman" w:eastAsia="Calibri" w:hAnsi="Times New Roman" w:cs="Times New Roman"/>
          <w:sz w:val="24"/>
          <w:szCs w:val="24"/>
          <w:lang w:eastAsia="ar-SA"/>
        </w:rPr>
      </w:pPr>
      <w:del w:author="Open-Xml-PowerTools" w:id="3100" w:date="2000-01-01T00:00:00Z">
        <w:r>
          <w:rPr>
            <w:rFonts w:ascii="Times New Roman" w:eastAsia="Calibri" w:hAnsi="Times New Roman" w:cs="Times New Roman"/>
            <w:sz w:val="24"/>
            <w:szCs w:val="24"/>
            <w:lang w:eastAsia="ar-SA"/>
          </w:rPr>
          <w:delText>органов исполнительной власти</w:delText>
        </w:r>
      </w:del>
    </w:p>
    <w:p>
      <w:pPr>
        <w:suppressAutoHyphens/>
        <w:autoSpaceDE w:val="0"/>
        <w:autoSpaceDN w:val="0"/>
        <w:adjustRightInd w:val="0"/>
        <w:spacing w:after="0" w:line="240" w:lineRule="auto"/>
        <w:jc w:val="both"/>
        <w:rPr>
          <w:del w:author="Open-Xml-PowerTools" w:id="3102" w:date="2000-01-01T00:00:00Z"/>
          <w:rFonts w:ascii="Times New Roman" w:eastAsia="Calibri" w:hAnsi="Times New Roman" w:cs="Times New Roman"/>
          <w:sz w:val="24"/>
          <w:szCs w:val="24"/>
          <w:lang w:eastAsia="ar-SA"/>
        </w:rPr>
      </w:pPr>
    </w:p>
    <w:tbl>
      <w:tblPr>
        <w:tblW w:w="0" w:type="auto"/>
        <w:tblInd w:w="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Change w:author="Open-Xml-PowerTools" w:id="3103" w:date="2000-01-01T00:00:00Z">
          <w:tblPr>
            <w:tblW w:w="0" w:type="auto"/>
            <w:tblInd w:w="108" w:type="dxa"/>
            <w:shd w:val="clear" w:color="auto" w:fill="FFFFFF"/>
            <w:tblCellMar>
              <w:left w:w="0" w:type="dxa"/>
              <w:right w:w="0" w:type="dxa"/>
            </w:tblCellMar>
            <w:tblLook w:val="04A0" w:firstRow="1" w:lastRow="0" w:firstColumn="1" w:lastColumn="0" w:noHBand="0" w:noVBand="1"/>
          </w:tblPr>
        </w:tblPrChange>
      </w:tblPr>
      <w:tblGrid>
        <w:gridCol w:w="3033"/>
        <w:gridCol w:w="3034"/>
        <w:tblGridChange w:id="3104">
          <w:tblGrid>
            <w:gridCol w:w="543"/>
            <w:gridCol w:w="3228"/>
            <w:gridCol w:w="2657"/>
            <w:gridCol w:w="2106"/>
            <w:gridCol w:w="2536"/>
          </w:tblGrid>
        </w:tblGridChange>
      </w:tblGrid>
      <w:tr>
        <w:trPr>
          <w:tblHeader/>
          <w:trPrChange w:author="Open-Xml-PowerTools" w:id="3138" w:date="2000-01-01T00:00:00Z">
            <w:trPr/>
          </w:trPrChange>
        </w:trPr>
        <w:tc>
          <w:tcPr>
            <w:tcW w:w="3033" w:type="dxa"/>
            <w:tcPrChange w:author="Open-Xml-PowerTools" w:id="3112" w:date="2000-01-01T00:00:00Z">
              <w:tcPr>
                <w:tcW w:w="54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3108" w:date="2000-01-01T00:00:00Z"/>
                <w:rFonts w:ascii="Times New Roman" w:eastAsia="Times New Roman" w:hAnsi="Times New Roman" w:cs="Times New Roman"/>
                <w:sz w:val="24"/>
                <w:szCs w:val="24"/>
                <w:lang w:eastAsia="ru-RU"/>
              </w:rPr>
            </w:pPr>
            <w:ins w:author="Open-Xml-PowerTools" w:id="3105" w:date="2000-01-01T00:00:00Z">
              <w:r>
                <w:rPr>
                  <w:b/>
                </w:rPr>
                <w:t>Type of swimming pool</w:t>
              </w:r>
            </w:ins>
            <w:del w:author="Open-Xml-PowerTools" w:id="3107" w:date="2000-01-01T00:00:00Z">
              <w:r>
                <w:rPr>
                  <w:rFonts w:ascii="Times New Roman" w:eastAsia="Times New Roman" w:hAnsi="Times New Roman" w:cs="Times New Roman"/>
                  <w:sz w:val="24"/>
                  <w:szCs w:val="24"/>
                  <w:lang w:eastAsia="ru-RU"/>
                </w:rPr>
                <w:delText>№</w:delText>
              </w:r>
            </w:del>
          </w:p>
          <w:p>
            <w:pPr>
              <w:pStyle w:val="TableNAm"/>
              <w:pPrChange w:author="Open-Xml-PowerTools" w:id="3111" w:date="2000-01-01T00:00:00Z">
                <w:pPr>
                  <w:spacing w:after="192" w:line="240" w:lineRule="auto"/>
                  <w:jc w:val="center"/>
                </w:pPr>
              </w:pPrChange>
            </w:pPr>
            <w:del w:author="Open-Xml-PowerTools" w:id="3109" w:date="2000-01-01T00:00:00Z">
              <w:r>
                <w:rPr>
                  <w:rFonts w:ascii="Times New Roman" w:eastAsia="Times New Roman" w:hAnsi="Times New Roman" w:cs="Times New Roman"/>
                  <w:sz w:val="24"/>
                  <w:szCs w:val="24"/>
                  <w:lang w:eastAsia="ru-RU"/>
                </w:rPr>
                <w:delText>п/п</w:delText>
              </w:r>
            </w:del>
          </w:p>
        </w:tc>
        <w:tc>
          <w:tcPr>
            <w:tcW w:w="3034" w:type="dxa"/>
            <w:tcPrChange w:author="Open-Xml-PowerTools" w:id="3122" w:date="2000-01-01T00:00:00Z">
              <w:tcPr>
                <w:tcW w:w="322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3118" w:date="2000-01-01T00:00:00Z"/>
                <w:rFonts w:ascii="Times New Roman" w:eastAsia="Times New Roman" w:hAnsi="Times New Roman" w:cs="Times New Roman"/>
                <w:sz w:val="24"/>
                <w:szCs w:val="24"/>
                <w:lang w:eastAsia="ru-RU"/>
              </w:rPr>
            </w:pPr>
            <w:ins w:author="Open-Xml-PowerTools" w:id="3113" w:date="2000-01-01T00:00:00Z">
              <w:r>
                <w:rPr>
                  <w:b/>
                </w:rPr>
                <w:t>Building standard</w:t>
              </w:r>
            </w:ins>
            <w:del w:author="Open-Xml-PowerTools" w:id="3115" w:date="2000-01-01T00:00:00Z">
              <w:r>
                <w:rPr>
                  <w:rFonts w:ascii="Times New Roman" w:eastAsia="Times New Roman" w:hAnsi="Times New Roman" w:cs="Times New Roman"/>
                  <w:sz w:val="24"/>
                  <w:szCs w:val="24"/>
                  <w:lang w:eastAsia="ru-RU"/>
                </w:rPr>
                <w:delText>Наименование</w:delText>
              </w:r>
            </w:del>
            <w:del w:author="Open-Xml-PowerTools" w:id="3116" w:date="2000-01-01T00:00:00Z">
              <w:r>
                <w:rPr>
                  <w:rFonts w:ascii="Times New Roman" w:eastAsia="Times New Roman" w:hAnsi="Times New Roman" w:cs="Times New Roman"/>
                  <w:sz w:val="24"/>
                  <w:szCs w:val="24"/>
                  <w:lang w:eastAsia="ru-RU"/>
                </w:rPr>
                <w:delText xml:space="preserve"> </w:delText>
              </w:r>
            </w:del>
            <w:del w:author="Open-Xml-PowerTools" w:id="3117" w:date="2000-01-01T00:00:00Z">
              <w:r>
                <w:rPr>
                  <w:rFonts w:ascii="Times New Roman" w:eastAsia="Times New Roman" w:hAnsi="Times New Roman" w:cs="Times New Roman"/>
                  <w:sz w:val="24"/>
                  <w:szCs w:val="24"/>
                  <w:lang w:eastAsia="ru-RU"/>
                </w:rPr>
                <w:delText>и реквизиты акта</w:delText>
              </w:r>
            </w:del>
          </w:p>
          <w:p>
            <w:pPr>
              <w:pStyle w:val="TableNAm"/>
              <w:pPrChange w:author="Open-Xml-PowerTools" w:id="3121" w:date="2000-01-01T00:00:00Z">
                <w:pPr>
                  <w:spacing w:after="192" w:line="240" w:lineRule="auto"/>
                  <w:jc w:val="center"/>
                </w:pPr>
              </w:pPrChange>
            </w:pPr>
            <w:del w:author="Open-Xml-PowerTools" w:id="3119" w:date="2000-01-01T00:00:00Z">
              <w:r>
                <w:rPr>
                  <w:rFonts w:ascii="Times New Roman" w:eastAsia="Times New Roman" w:hAnsi="Times New Roman" w:cs="Times New Roman"/>
                  <w:sz w:val="24"/>
                  <w:szCs w:val="24"/>
                  <w:lang w:eastAsia="ru-RU"/>
                </w:rPr>
                <w:delText> </w:delText>
              </w:r>
            </w:del>
          </w:p>
        </w:tc>
        <w:tc>
          <w:tcPr>
            <w:tcW w:w="265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123" w:date="2000-01-01T00:00:00Z"/>
          </w:tcPr>
          <w:p>
            <w:pPr>
              <w:spacing w:after="192" w:line="240" w:lineRule="auto"/>
              <w:jc w:val="center"/>
              <w:rPr>
                <w:del w:author="Open-Xml-PowerTools" w:id="3126" w:date="2000-01-01T00:00:00Z"/>
                <w:rFonts w:ascii="Times New Roman" w:eastAsia="Times New Roman" w:hAnsi="Times New Roman" w:cs="Times New Roman"/>
                <w:sz w:val="24"/>
                <w:szCs w:val="24"/>
                <w:lang w:eastAsia="ru-RU"/>
              </w:rPr>
            </w:pPr>
            <w:del w:author="Open-Xml-PowerTools" w:id="3124" w:date="2000-01-01T00:00:00Z">
              <w:r>
                <w:rPr>
                  <w:rFonts w:ascii="Times New Roman" w:eastAsia="Times New Roman" w:hAnsi="Times New Roman" w:cs="Times New Roman"/>
                  <w:sz w:val="24"/>
                  <w:szCs w:val="24"/>
                  <w:lang w:eastAsia="ru-RU"/>
                </w:rPr>
                <w:delText>Краткое описание круга лиц и (или) перечня объектов, </w:delText>
              </w:r>
            </w:del>
            <w:del w:author="Open-Xml-PowerTools" w:id="3125" w:date="2000-01-01T00:00:00Z">
              <w:r>
                <w:rPr>
                  <w:rFonts w:ascii="Times New Roman" w:eastAsia="Times New Roman" w:hAnsi="Times New Roman" w:cs="Times New Roman"/>
                  <w:sz w:val="24"/>
                  <w:szCs w:val="24"/>
                  <w:lang w:eastAsia="ru-RU"/>
                </w:rPr>
                <w:br/>
                <w:delText>в отношении которых устанавливаются обязательные требования</w:delText>
              </w:r>
            </w:del>
          </w:p>
        </w:tc>
        <w:tc>
          <w:tcPr>
            <w:tcW w:w="210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127" w:date="2000-01-01T00:00:00Z"/>
          </w:tcPr>
          <w:p>
            <w:pPr>
              <w:spacing w:after="192" w:line="240" w:lineRule="auto"/>
              <w:jc w:val="center"/>
              <w:rPr>
                <w:del w:author="Open-Xml-PowerTools" w:id="3134" w:date="2000-01-01T00:00:00Z"/>
                <w:rFonts w:ascii="Times New Roman" w:eastAsia="Times New Roman" w:hAnsi="Times New Roman" w:cs="Times New Roman"/>
                <w:sz w:val="24"/>
                <w:szCs w:val="24"/>
                <w:lang w:eastAsia="ru-RU"/>
              </w:rPr>
            </w:pPr>
            <w:del w:author="Open-Xml-PowerTools" w:id="3128" w:date="2000-01-01T00:00:00Z">
              <w:r>
                <w:rPr>
                  <w:rFonts w:ascii="Times New Roman" w:eastAsia="Times New Roman" w:hAnsi="Times New Roman" w:cs="Times New Roman"/>
                  <w:sz w:val="24"/>
                  <w:szCs w:val="24"/>
                  <w:lang w:eastAsia="ru-RU"/>
                </w:rPr>
                <w:delText>Указание </w:delText>
              </w:r>
            </w:del>
            <w:del w:author="Open-Xml-PowerTools" w:id="3129" w:date="2000-01-01T00:00:00Z">
              <w:r>
                <w:rPr>
                  <w:rFonts w:ascii="Times New Roman" w:eastAsia="Times New Roman" w:hAnsi="Times New Roman" w:cs="Times New Roman"/>
                  <w:sz w:val="24"/>
                  <w:szCs w:val="24"/>
                  <w:lang w:eastAsia="ru-RU"/>
                </w:rPr>
                <w:br/>
                <w:delText>на структурные единицы акта, соблюдение которых оценивается </w:delText>
              </w:r>
            </w:del>
            <w:del w:author="Open-Xml-PowerTools" w:id="3130" w:date="2000-01-01T00:00:00Z">
              <w:r>
                <w:rPr>
                  <w:rFonts w:ascii="Times New Roman" w:eastAsia="Times New Roman" w:hAnsi="Times New Roman" w:cs="Times New Roman"/>
                  <w:sz w:val="24"/>
                  <w:szCs w:val="24"/>
                  <w:lang w:eastAsia="ru-RU"/>
                </w:rPr>
                <w:br/>
                <w:delText>при проведении</w:delText>
              </w:r>
            </w:del>
            <w:del w:author="Open-Xml-PowerTools" w:id="3131" w:date="2000-01-01T00:00:00Z">
              <w:r>
                <w:rPr>
                  <w:rFonts w:ascii="Times New Roman" w:eastAsia="Times New Roman" w:hAnsi="Times New Roman" w:cs="Times New Roman"/>
                  <w:sz w:val="24"/>
                  <w:szCs w:val="24"/>
                  <w:lang w:eastAsia="ru-RU"/>
                </w:rPr>
                <w:delText xml:space="preserve"> </w:delText>
              </w:r>
            </w:del>
            <w:del w:author="Open-Xml-PowerTools" w:id="3132" w:date="2000-01-01T00:00:00Z">
              <w:r>
                <w:rPr>
                  <w:rFonts w:ascii="Times New Roman" w:eastAsia="Times New Roman" w:hAnsi="Times New Roman" w:cs="Times New Roman"/>
                  <w:sz w:val="24"/>
                  <w:szCs w:val="24"/>
                  <w:lang w:eastAsia="ru-RU"/>
                </w:rPr>
                <w:delText>мероприятий </w:delText>
              </w:r>
            </w:del>
            <w:del w:author="Open-Xml-PowerTools" w:id="3133" w:date="2000-01-01T00:00:00Z">
              <w:r>
                <w:rPr>
                  <w:rFonts w:ascii="Times New Roman" w:eastAsia="Times New Roman" w:hAnsi="Times New Roman" w:cs="Times New Roman"/>
                  <w:sz w:val="24"/>
                  <w:szCs w:val="24"/>
                  <w:lang w:eastAsia="ru-RU"/>
                </w:rPr>
                <w:br/>
                <w:delText>по контролю</w:delText>
              </w:r>
            </w:del>
          </w:p>
        </w:tc>
        <w:tc>
          <w:tcPr>
            <w:tcW w:w="253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135" w:date="2000-01-01T00:00:00Z"/>
          </w:tcPr>
          <w:p>
            <w:pPr>
              <w:spacing w:after="192" w:line="240" w:lineRule="auto"/>
              <w:jc w:val="center"/>
              <w:rPr>
                <w:del w:author="Open-Xml-PowerTools" w:id="3137" w:date="2000-01-01T00:00:00Z"/>
                <w:rFonts w:ascii="Times New Roman" w:eastAsia="Times New Roman" w:hAnsi="Times New Roman" w:cs="Times New Roman"/>
                <w:sz w:val="24"/>
                <w:szCs w:val="24"/>
                <w:lang w:eastAsia="ru-RU"/>
              </w:rPr>
            </w:pPr>
            <w:del w:author="Open-Xml-PowerTools" w:id="3136" w:date="2000-01-01T00:00:00Z">
              <w:r>
                <w:rPr>
                  <w:rFonts w:ascii="Times New Roman" w:eastAsia="Times New Roman" w:hAnsi="Times New Roman" w:cs="Times New Roman"/>
                  <w:sz w:val="24"/>
                  <w:szCs w:val="24"/>
                  <w:lang w:eastAsia="ru-RU"/>
                </w:rPr>
                <w:delText>Текст акта</w:delText>
              </w:r>
            </w:del>
          </w:p>
        </w:tc>
      </w:tr>
      <w:tr>
        <w:tc>
          <w:tcPr>
            <w:tcW w:w="3033" w:type="dxa"/>
            <w:tcPrChange w:author="Open-Xml-PowerTools" w:id="3144" w:date="2000-01-01T00:00:00Z">
              <w:tcPr>
                <w:tcW w:w="54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143" w:date="2000-01-01T00:00:00Z">
                <w:pPr>
                  <w:spacing w:after="192" w:line="240" w:lineRule="auto"/>
                  <w:jc w:val="center"/>
                </w:pPr>
              </w:pPrChange>
            </w:pPr>
            <w:ins w:author="Open-Xml-PowerTools" w:id="3139" w:date="2000-01-01T00:00:00Z">
              <w:r>
                <w:t>All swimming pools other than private swimming pools</w:t>
              </w:r>
            </w:ins>
            <w:del w:author="Open-Xml-PowerTools" w:id="3141" w:date="2000-01-01T00:00:00Z">
              <w:r>
                <w:rPr>
                  <w:rFonts w:ascii="Verdana" w:eastAsia="Times New Roman" w:hAnsi="Verdana" w:cs="Times New Roman"/>
                  <w:sz w:val="18"/>
                  <w:szCs w:val="18"/>
                  <w:lang w:eastAsia="ru-RU"/>
                </w:rPr>
                <w:delText>1</w:delText>
              </w:r>
            </w:del>
          </w:p>
        </w:tc>
        <w:tc>
          <w:tcPr>
            <w:tcW w:w="3034" w:type="dxa"/>
            <w:tcPrChange w:author="Open-Xml-PowerTools" w:id="3154" w:date="2000-01-01T00:00:00Z">
              <w:tcPr>
                <w:tcW w:w="322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153" w:date="2000-01-01T00:00:00Z">
                <w:pPr>
                  <w:spacing w:after="192" w:line="240" w:lineRule="auto"/>
                  <w:jc w:val="center"/>
                </w:pPr>
              </w:pPrChange>
            </w:pPr>
            <w:ins w:author="Open-Xml-PowerTools" w:id="3145" w:date="2000-01-01T00:00:00Z">
              <w:r>
                <w:t xml:space="preserve">The requirement mentioned in regulation 31E(2) other than the Building Code pool barrier requirements. </w:t>
              </w:r>
            </w:ins>
            <w:del w:author="Open-Xml-PowerTools" w:id="3147" w:date="2000-01-01T00:00:00Z">
              <w:r>
                <w:rPr>
                  <w:rFonts w:ascii="Times New Roman" w:hAnsi="Times New Roman" w:cs="Times New Roman"/>
                  <w:color w:val="000000"/>
                  <w:sz w:val="24"/>
                  <w:szCs w:val="24"/>
                </w:rPr>
                <w:delText xml:space="preserve">Приказ Минтранса России от 27.08.2009 № 150.  </w:delText>
              </w:r>
            </w:del>
            <w:del w:author="Open-Xml-PowerTools" w:id="3148" w:date="2000-01-01T00:00:00Z">
              <w:r>
                <w:rPr>
                  <w:rFonts w:ascii="Times New Roman" w:hAnsi="Times New Roman" w:cs="Times New Roman"/>
                  <w:color w:val="000000"/>
                  <w:sz w:val="24"/>
                  <w:szCs w:val="24"/>
                </w:rPr>
                <w:delText>О поряд</w:delText>
              </w:r>
            </w:del>
            <w:del w:author="Open-Xml-PowerTools" w:id="3149" w:date="2000-01-01T00:00:00Z">
              <w:r>
                <w:rPr>
                  <w:rFonts w:ascii="Times New Roman" w:hAnsi="Times New Roman" w:cs="Times New Roman"/>
                  <w:color w:val="000000"/>
                  <w:sz w:val="24"/>
                  <w:szCs w:val="24"/>
                </w:rPr>
                <w:delText>к</w:delText>
              </w:r>
            </w:del>
            <w:del w:author="Open-Xml-PowerTools" w:id="3150" w:date="2000-01-01T00:00:00Z">
              <w:r>
                <w:rPr>
                  <w:rFonts w:ascii="Times New Roman" w:hAnsi="Times New Roman" w:cs="Times New Roman"/>
                  <w:color w:val="000000"/>
                  <w:sz w:val="24"/>
                  <w:szCs w:val="24"/>
                </w:rPr>
                <w:delText>е</w:delText>
              </w:r>
            </w:del>
            <w:del w:author="Open-Xml-PowerTools" w:id="3151" w:date="2000-01-01T00:00:00Z">
              <w:r>
                <w:rPr>
                  <w:rFonts w:ascii="Times New Roman" w:hAnsi="Times New Roman" w:cs="Times New Roman"/>
                  <w:color w:val="000000"/>
                  <w:sz w:val="24"/>
                  <w:szCs w:val="24"/>
                </w:rPr>
                <w:delText> проведения оценки технического состояния автомобильных дорог</w:delText>
              </w:r>
            </w:del>
          </w:p>
        </w:tc>
        <w:tc>
          <w:tcPr>
            <w:tcW w:w="265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155" w:date="2000-01-01T00:00:00Z"/>
          </w:tcPr>
          <w:p>
            <w:pPr>
              <w:spacing w:after="192" w:line="240" w:lineRule="auto"/>
              <w:jc w:val="center"/>
              <w:rPr>
                <w:del w:author="Open-Xml-PowerTools" w:id="3157" w:date="2000-01-01T00:00:00Z"/>
                <w:rFonts w:ascii="Times New Roman" w:eastAsia="Times New Roman" w:hAnsi="Times New Roman" w:cs="Times New Roman"/>
                <w:sz w:val="24"/>
                <w:szCs w:val="24"/>
                <w:lang w:eastAsia="ru-RU"/>
              </w:rPr>
            </w:pPr>
            <w:del w:author="Open-Xml-PowerTools" w:id="3156" w:date="2000-01-01T00:00:00Z">
              <w:r>
                <w:rPr>
                  <w:rFonts w:ascii="Times New Roman" w:hAnsi="Times New Roman" w:cs="Times New Roman"/>
                  <w:color w:val="000000"/>
                  <w:sz w:val="24"/>
                  <w:szCs w:val="24"/>
                </w:rPr>
                <w:delText>Владельцы автомобильных дорог</w:delText>
              </w:r>
            </w:del>
          </w:p>
        </w:tc>
        <w:tc>
          <w:tcPr>
            <w:tcW w:w="210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158" w:date="2000-01-01T00:00:00Z"/>
          </w:tcPr>
          <w:p>
            <w:pPr>
              <w:spacing w:after="192" w:line="240" w:lineRule="auto"/>
              <w:jc w:val="center"/>
              <w:rPr>
                <w:del w:author="Open-Xml-PowerTools" w:id="3159" w:date="2000-01-01T00:00:00Z"/>
                <w:rFonts w:ascii="Verdana" w:eastAsia="Times New Roman" w:hAnsi="Verdana" w:cs="Times New Roman"/>
                <w:sz w:val="18"/>
                <w:szCs w:val="18"/>
                <w:lang w:eastAsia="ru-RU"/>
              </w:rPr>
            </w:pPr>
          </w:p>
        </w:tc>
        <w:tc>
          <w:tcPr>
            <w:tcW w:w="253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160" w:date="2000-01-01T00:00:00Z"/>
          </w:tcPr>
          <w:p>
            <w:pPr>
              <w:spacing w:after="192" w:line="240" w:lineRule="auto"/>
              <w:jc w:val="center"/>
              <w:rPr>
                <w:del w:author="Open-Xml-PowerTools" w:id="3162" w:date="2000-01-01T00:00:00Z"/>
                <w:rFonts w:ascii="Times New Roman" w:eastAsia="Times New Roman" w:hAnsi="Times New Roman" w:cs="Times New Roman"/>
                <w:i/>
                <w:sz w:val="24"/>
                <w:szCs w:val="24"/>
                <w:u w:val="single"/>
                <w:lang w:eastAsia="ru-RU"/>
              </w:rPr>
            </w:pPr>
            <w:hyperlink w:history="1">
              <w:del w:author="Open-Xml-PowerTools" w:id="3161" w:date="2000-01-01T00:00:00Z">
                <w:r>
                  <w:rPr>
                    <w:color w:val="0000FF"/>
                    <w:u w:val="single"/>
                  </w:rPr>
                  <w:delText>О порядке проведения оценки технического состояния автомобильных дорог (pravo.gov.ru)</w:delText>
                </w:r>
              </w:del>
            </w:hyperlink>
          </w:p>
        </w:tc>
      </w:tr>
      <w:tr>
        <w:tc>
          <w:tcPr>
            <w:tcW w:w="3033" w:type="dxa"/>
            <w:tcPrChange w:author="Open-Xml-PowerTools" w:id="3168" w:date="2000-01-01T00:00:00Z">
              <w:tcPr>
                <w:tcW w:w="54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167" w:date="2000-01-01T00:00:00Z">
                <w:pPr>
                  <w:spacing w:after="192" w:line="240" w:lineRule="auto"/>
                  <w:jc w:val="center"/>
                </w:pPr>
              </w:pPrChange>
            </w:pPr>
            <w:ins w:author="Open-Xml-PowerTools" w:id="3163" w:date="2000-01-01T00:00:00Z">
              <w:r>
                <w:t xml:space="preserve">Private swimming pools </w:t>
              </w:r>
            </w:ins>
            <w:del w:author="Open-Xml-PowerTools" w:id="3165" w:date="2000-01-01T00:00:00Z">
              <w:r>
                <w:rPr>
                  <w:rFonts w:ascii="Verdana" w:eastAsia="Times New Roman" w:hAnsi="Verdana" w:cs="Times New Roman"/>
                  <w:sz w:val="18"/>
                  <w:szCs w:val="18"/>
                  <w:lang w:eastAsia="ru-RU"/>
                </w:rPr>
                <w:delText>2</w:delText>
              </w:r>
            </w:del>
          </w:p>
        </w:tc>
        <w:tc>
          <w:tcPr>
            <w:tcW w:w="3034" w:type="dxa"/>
            <w:tcPrChange w:author="Open-Xml-PowerTools" w:id="3174" w:date="2000-01-01T00:00:00Z">
              <w:tcPr>
                <w:tcW w:w="322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173" w:date="2000-01-01T00:00:00Z">
                <w:pPr>
                  <w:spacing w:after="192" w:line="240" w:lineRule="auto"/>
                  <w:jc w:val="center"/>
                </w:pPr>
              </w:pPrChange>
            </w:pPr>
            <w:ins w:author="Open-Xml-PowerTools" w:id="3169" w:date="2000-01-01T00:00:00Z">
              <w:r>
                <w:t>The requirement mentioned in regulation 31E(2) except that a performance solution cannot be used to comply with a Building Code pool barrier requirement unless the performance solution is an approved barrier solution.</w:t>
              </w:r>
            </w:ins>
            <w:del w:author="Open-Xml-PowerTools" w:id="3171" w:date="2000-01-01T00:00:00Z">
              <w:r>
                <w:rPr>
                  <w:rFonts w:ascii="Times New Roman" w:hAnsi="Times New Roman" w:cs="Times New Roman"/>
                  <w:color w:val="000000"/>
                  <w:sz w:val="24"/>
                  <w:szCs w:val="24"/>
                </w:rPr>
                <w:delText>Приказ Минтранса России от 25.10.2012 № 384. Порядок осуществления владельцем автомобильной дороги мониторинга соблюдения владельцем инженерных коммуникаций технических требований и условий, подлежащих обязательному исполнению, при прокладке, переносе, переустройстве инженерных коммуникаций и их эксплуатации в границах полос отвода и придорожных полос автомобильных дорог</w:delText>
              </w:r>
            </w:del>
          </w:p>
        </w:tc>
        <w:tc>
          <w:tcPr>
            <w:tcW w:w="265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175" w:date="2000-01-01T00:00:00Z"/>
          </w:tcPr>
          <w:p>
            <w:pPr>
              <w:spacing w:after="192" w:line="240" w:lineRule="auto"/>
              <w:jc w:val="center"/>
              <w:rPr>
                <w:del w:author="Open-Xml-PowerTools" w:id="3177" w:date="2000-01-01T00:00:00Z"/>
                <w:rFonts w:ascii="Times New Roman" w:hAnsi="Times New Roman" w:cs="Times New Roman"/>
                <w:color w:val="000000"/>
                <w:sz w:val="24"/>
                <w:szCs w:val="24"/>
              </w:rPr>
            </w:pPr>
            <w:del w:author="Open-Xml-PowerTools" w:id="3176" w:date="2000-01-01T00:00:00Z">
              <w:r>
                <w:rPr>
                  <w:rFonts w:ascii="Times New Roman" w:hAnsi="Times New Roman" w:cs="Times New Roman"/>
                  <w:color w:val="000000"/>
                  <w:sz w:val="24"/>
                  <w:szCs w:val="24"/>
                </w:rPr>
                <w:delText>Владельцы автомобильных дорог, организации, осуществляющие ремонт и содержание автомобильных дорог, владельцы объектов придорожной инфраструктуры, автомобильные дороги и дорожные сооружения</w:delText>
              </w:r>
            </w:del>
          </w:p>
        </w:tc>
        <w:tc>
          <w:tcPr>
            <w:tcW w:w="210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178" w:date="2000-01-01T00:00:00Z"/>
          </w:tcPr>
          <w:p>
            <w:pPr>
              <w:spacing w:after="192" w:line="240" w:lineRule="auto"/>
              <w:jc w:val="center"/>
              <w:rPr>
                <w:del w:author="Open-Xml-PowerTools" w:id="3179" w:date="2000-01-01T00:00:00Z"/>
                <w:rFonts w:ascii="Verdana" w:eastAsia="Times New Roman" w:hAnsi="Verdana" w:cs="Times New Roman"/>
                <w:sz w:val="18"/>
                <w:szCs w:val="18"/>
                <w:lang w:eastAsia="ru-RU"/>
              </w:rPr>
            </w:pPr>
          </w:p>
        </w:tc>
        <w:tc>
          <w:tcPr>
            <w:tcW w:w="253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180" w:date="2000-01-01T00:00:00Z"/>
          </w:tcPr>
          <w:p>
            <w:pPr>
              <w:spacing w:after="192" w:line="240" w:lineRule="auto"/>
              <w:jc w:val="center"/>
              <w:rPr>
                <w:del w:author="Open-Xml-PowerTools" w:id="3182" w:date="2000-01-01T00:00:00Z"/>
              </w:rPr>
            </w:pPr>
            <w:hyperlink w:history="1">
              <w:del w:author="Open-Xml-PowerTools" w:id="3181" w:date="2000-01-01T00:00:00Z">
                <w:r>
                  <w:rPr>
                    <w:color w:val="0000FF"/>
                    <w:u w:val="single"/>
                  </w:rPr>
                  <w:delText>Приказ Минтранса России от 25 октября 2012 года № 384 «Об утверждении Порядка осуществления владельцем автомобильной дороги мониторинга соблюдения владельцем инженерных коммуникаций технических требований и условий, подлежащих обязательному исполнению, при прокладке, переносе, переустройстве инженерных коммуникаций и их эксплуатации в границах полос отвода и придорожных полос автомобильных дорог» | Министерство транспорта Российской Федерации (mintrans.gov.ru)</w:delText>
                </w:r>
              </w:del>
            </w:hyperlink>
          </w:p>
        </w:tc>
      </w:tr>
      <w:tr>
        <w:trPr>
          <w:del w:author="Open-Xml-PowerTools" w:id="3183" w:date="2000-01-01T00:00:00Z"/>
        </w:trPr>
        <w:tc>
          <w:tcPr>
            <w:tcW w:w="54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185" w:date="2000-01-01T00:00:00Z"/>
                <w:rFonts w:ascii="Verdana" w:eastAsia="Times New Roman" w:hAnsi="Verdana" w:cs="Times New Roman"/>
                <w:sz w:val="18"/>
                <w:szCs w:val="18"/>
                <w:lang w:eastAsia="ru-RU"/>
              </w:rPr>
            </w:pPr>
            <w:del w:author="Open-Xml-PowerTools" w:id="3184" w:date="2000-01-01T00:00:00Z">
              <w:r>
                <w:rPr>
                  <w:rFonts w:ascii="Verdana" w:eastAsia="Times New Roman" w:hAnsi="Verdana" w:cs="Times New Roman"/>
                  <w:sz w:val="18"/>
                  <w:szCs w:val="18"/>
                  <w:lang w:eastAsia="ru-RU"/>
                </w:rPr>
                <w:delText>3</w:delText>
              </w:r>
            </w:del>
          </w:p>
        </w:tc>
        <w:tc>
          <w:tcPr>
            <w:tcW w:w="322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187" w:date="2000-01-01T00:00:00Z"/>
                <w:rFonts w:ascii="Times New Roman" w:hAnsi="Times New Roman" w:cs="Times New Roman"/>
                <w:color w:val="000000"/>
                <w:sz w:val="24"/>
                <w:szCs w:val="24"/>
              </w:rPr>
            </w:pPr>
            <w:del w:author="Open-Xml-PowerTools" w:id="3186" w:date="2000-01-01T00:00:00Z">
              <w:r>
                <w:rPr>
                  <w:rFonts w:ascii="Times New Roman" w:hAnsi="Times New Roman" w:cs="Times New Roman"/>
                  <w:color w:val="000000"/>
                  <w:sz w:val="24"/>
                  <w:szCs w:val="24"/>
                </w:rPr>
                <w:delText>Приказ Министерства транспорта РФ от 12 августа 2011 года № 211 «Об утверждении порядка осуществления временных ограничений или прекращения движения транспортных средств по автомобильным дорогам»</w:delText>
              </w:r>
            </w:del>
          </w:p>
        </w:tc>
        <w:tc>
          <w:tcPr>
            <w:tcW w:w="265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190" w:date="2000-01-01T00:00:00Z"/>
                <w:rFonts w:ascii="Times New Roman" w:hAnsi="Times New Roman" w:cs="Times New Roman"/>
                <w:color w:val="000000"/>
                <w:sz w:val="24"/>
                <w:szCs w:val="24"/>
              </w:rPr>
            </w:pPr>
            <w:del w:author="Open-Xml-PowerTools" w:id="3188" w:date="2000-01-01T00:00:00Z">
              <w:r>
                <w:rPr>
                  <w:rFonts w:ascii="Times New Roman" w:hAnsi="Times New Roman" w:cs="Times New Roman"/>
                  <w:color w:val="000000"/>
                  <w:sz w:val="24"/>
                  <w:szCs w:val="24"/>
                </w:rPr>
                <w:delText xml:space="preserve">Владельцы автомобильных дорог, организации, осуществляющие ремонт и содержание автомобильных дорог, владельцы объектов придорожной инфраструктуры, автомобильные дороги </w:delText>
              </w:r>
            </w:del>
            <w:del w:author="Open-Xml-PowerTools" w:id="3189" w:date="2000-01-01T00:00:00Z">
              <w:r>
                <w:rPr>
                  <w:rFonts w:ascii="Times New Roman" w:hAnsi="Times New Roman" w:cs="Times New Roman"/>
                  <w:color w:val="000000"/>
                  <w:sz w:val="24"/>
                  <w:szCs w:val="24"/>
                </w:rPr>
                <w:lastRenderedPageBreak/>
                <w:delText>и дорожные сооружения</w:delText>
              </w:r>
            </w:del>
          </w:p>
        </w:tc>
        <w:tc>
          <w:tcPr>
            <w:tcW w:w="210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191" w:date="2000-01-01T00:00:00Z"/>
                <w:rFonts w:ascii="Verdana" w:eastAsia="Times New Roman" w:hAnsi="Verdana" w:cs="Times New Roman"/>
                <w:sz w:val="18"/>
                <w:szCs w:val="18"/>
                <w:lang w:eastAsia="ru-RU"/>
              </w:rPr>
            </w:pPr>
          </w:p>
        </w:tc>
        <w:tc>
          <w:tcPr>
            <w:tcW w:w="253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jc w:val="center"/>
              <w:rPr>
                <w:del w:author="Open-Xml-PowerTools" w:id="3196" w:date="2000-01-01T00:00:00Z"/>
                <w:i/>
                <w:u w:val="single"/>
              </w:rPr>
            </w:pPr>
            <w:hyperlink r:id="rId11" w:history="1">
              <w:del w:author="Open-Xml-PowerTools" w:id="3192" w:date="2000-01-01T00:00:00Z">
                <w:r>
                  <w:rPr>
                    <w:color w:val="0000FF"/>
                    <w:u w:val="single"/>
                  </w:rPr>
                  <w:delText>П</w:delText>
                </w:r>
              </w:del>
              <w:del w:author="Open-Xml-PowerTools" w:id="3193" w:date="2000-01-01T00:00:00Z">
                <w:r>
                  <w:rPr>
                    <w:color w:val="0000FF"/>
                    <w:u w:val="single"/>
                  </w:rPr>
                  <w:delText>р</w:delText>
                </w:r>
              </w:del>
              <w:del w:author="Open-Xml-PowerTools" w:id="3194" w:date="2000-01-01T00:00:00Z">
                <w:r>
                  <w:rPr>
                    <w:color w:val="0000FF"/>
                    <w:u w:val="single"/>
                  </w:rPr>
                  <w:delText xml:space="preserve">иказ Минтранса РФ от 12.08.2011 N 211 "Об утверждении Порядка осуществления временных ограничений или прекращения движения транспортных средств по автомобильным дорогам федерального </w:delText>
                </w:r>
              </w:del>
              <w:del w:author="Open-Xml-PowerTools" w:id="3195" w:date="2000-01-01T00:00:00Z">
                <w:r>
                  <w:rPr>
                    <w:color w:val="0000FF"/>
                    <w:u w:val="single"/>
                  </w:rPr>
                  <w:lastRenderedPageBreak/>
                  <w:delText>значения и частным автомобильным дорогам" (с изменениями и дополнениями) | ГАРАНТ (garant.ru)</w:delText>
                </w:r>
              </w:del>
            </w:hyperlink>
          </w:p>
        </w:tc>
      </w:tr>
      <w:tr>
        <w:trPr>
          <w:del w:author="Open-Xml-PowerTools" w:id="3197" w:date="2000-01-01T00:00:00Z"/>
        </w:trPr>
        <w:tc>
          <w:tcPr>
            <w:tcW w:w="54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198" w:date="2000-01-01T00:00:00Z"/>
                <w:rFonts w:ascii="Verdana" w:eastAsia="Times New Roman" w:hAnsi="Verdana" w:cs="Times New Roman"/>
                <w:sz w:val="18"/>
                <w:szCs w:val="18"/>
                <w:lang w:eastAsia="ru-RU"/>
              </w:rPr>
            </w:pPr>
          </w:p>
        </w:tc>
        <w:tc>
          <w:tcPr>
            <w:tcW w:w="322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hd w:val="clear" w:color="auto" w:fill="FFFFFF"/>
              <w:spacing w:after="0" w:line="240" w:lineRule="auto"/>
              <w:rPr>
                <w:del w:author="Open-Xml-PowerTools" w:id="3203" w:date="2000-01-01T00:00:00Z"/>
                <w:rFonts w:ascii="Times New Roman" w:eastAsia="Times New Roman" w:hAnsi="Times New Roman" w:cs="Times New Roman"/>
                <w:sz w:val="24"/>
                <w:szCs w:val="24"/>
                <w:lang w:eastAsia="ru-RU"/>
              </w:rPr>
            </w:pPr>
            <w:del w:author="Open-Xml-PowerTools" w:id="3199" w:date="2000-01-01T00:00:00Z">
              <w:r>
                <w:rPr>
                  <w:rFonts w:ascii="Times New Roman" w:eastAsia="Times New Roman" w:hAnsi="Times New Roman" w:cs="Times New Roman"/>
                  <w:sz w:val="24"/>
                  <w:szCs w:val="24"/>
                  <w:lang w:eastAsia="ru-RU"/>
                </w:rPr>
                <w:delText>П</w:delText>
              </w:r>
            </w:del>
            <w:hyperlink r:id="rId12" w:history="1">
              <w:del w:author="Open-Xml-PowerTools" w:id="3200" w:date="2000-01-01T00:00:00Z">
                <w:r>
                  <w:rPr>
                    <w:rFonts w:ascii="Times New Roman" w:eastAsia="Times New Roman" w:hAnsi="Times New Roman" w:cs="Times New Roman"/>
                    <w:sz w:val="24"/>
                    <w:szCs w:val="24"/>
                    <w:u w:val="single"/>
                    <w:lang w:eastAsia="ru-RU"/>
                  </w:rPr>
                  <w:delText>риказ</w:delText>
                </w:r>
              </w:del>
            </w:hyperlink>
            <w:hyperlink r:id="rId13" w:history="1">
              <w:del w:author="Open-Xml-PowerTools" w:id="3201" w:date="2000-01-01T00:00:00Z">
                <w:r>
                  <w:rPr>
                    <w:rFonts w:ascii="Times New Roman" w:eastAsia="Times New Roman" w:hAnsi="Times New Roman" w:cs="Times New Roman"/>
                    <w:sz w:val="24"/>
                    <w:szCs w:val="24"/>
                    <w:u w:val="single"/>
                    <w:lang w:eastAsia="ru-RU"/>
                  </w:rPr>
                  <w:delText> </w:delText>
                </w:r>
              </w:del>
              <w:proofErr w:type="spellStart"/>
              <w:del w:author="Open-Xml-PowerTools" w:id="3202" w:date="2000-01-01T00:00:00Z">
                <w:r>
                  <w:rPr>
                    <w:rFonts w:ascii="Times New Roman" w:eastAsia="Times New Roman" w:hAnsi="Times New Roman" w:cs="Times New Roman"/>
                    <w:sz w:val="24"/>
                    <w:szCs w:val="24"/>
                    <w:u w:val="single"/>
                    <w:lang w:eastAsia="ru-RU"/>
                  </w:rPr>
                  <w:delText>Ростехрегулирования</w:delText>
                </w:r>
              </w:del>
              <w:proofErr w:type="spellEnd"/>
            </w:hyperlink>
          </w:p>
          <w:p>
            <w:pPr>
              <w:spacing w:after="0" w:line="240" w:lineRule="auto"/>
              <w:rPr>
                <w:del w:author="Open-Xml-PowerTools" w:id="3206" w:date="2000-01-01T00:00:00Z"/>
                <w:rFonts w:ascii="Times New Roman" w:eastAsia="Times New Roman" w:hAnsi="Times New Roman" w:cs="Times New Roman"/>
                <w:sz w:val="24"/>
                <w:szCs w:val="24"/>
                <w:lang w:eastAsia="ru-RU"/>
              </w:rPr>
            </w:pPr>
            <w:hyperlink r:id="rId14" w:history="1">
              <w:del w:author="Open-Xml-PowerTools" w:id="3204" w:date="2000-01-01T00:00:00Z">
                <w:r>
                  <w:rPr>
                    <w:rFonts w:ascii="Times New Roman" w:eastAsia="Times New Roman" w:hAnsi="Times New Roman" w:cs="Times New Roman"/>
                    <w:sz w:val="24"/>
                    <w:szCs w:val="24"/>
                    <w:u w:val="single"/>
                    <w:lang w:eastAsia="ru-RU"/>
                  </w:rPr>
                  <w:delText>от 15.12.2004 № 120-ст</w:delText>
                </w:r>
              </w:del>
            </w:hyperlink>
            <w:del w:author="Open-Xml-PowerTools" w:id="3205" w:date="2000-01-01T00:00:00Z">
              <w:r>
                <w:rPr>
                  <w:rFonts w:ascii="Times New Roman" w:eastAsia="Times New Roman" w:hAnsi="Times New Roman" w:cs="Times New Roman"/>
                  <w:sz w:val="24"/>
                  <w:szCs w:val="24"/>
                  <w:lang w:eastAsia="ru-RU"/>
                </w:rPr>
                <w:delText> </w:delText>
              </w:r>
            </w:del>
          </w:p>
          <w:p>
            <w:pPr>
              <w:spacing w:after="192" w:line="240" w:lineRule="auto"/>
              <w:jc w:val="center"/>
              <w:rPr>
                <w:del w:author="Open-Xml-PowerTools" w:id="3208" w:date="2000-01-01T00:00:00Z"/>
                <w:rFonts w:ascii="Times New Roman" w:hAnsi="Times New Roman" w:cs="Times New Roman"/>
                <w:color w:val="000000"/>
                <w:sz w:val="24"/>
                <w:szCs w:val="24"/>
              </w:rPr>
            </w:pPr>
            <w:hyperlink r:id="rId15" w:tgtFrame="_blank" w:history="1">
              <w:del w:author="Open-Xml-PowerTools" w:id="3207" w:date="2000-01-01T00:00:00Z">
                <w:r>
                  <w:rPr>
                    <w:rFonts w:ascii="Times New Roman" w:hAnsi="Times New Roman" w:cs="Times New Roman"/>
                    <w:sz w:val="24"/>
                    <w:szCs w:val="24"/>
                    <w:u w:val="single"/>
                    <w:shd w:val="clear" w:color="auto" w:fill="FFFFFF"/>
                  </w:rPr>
                  <w:delText>ГОСТ Р 52289-2004 "Национальный стандарт.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delText>
                </w:r>
              </w:del>
            </w:hyperlink>
          </w:p>
        </w:tc>
        <w:tc>
          <w:tcPr>
            <w:tcW w:w="265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216" w:date="2000-01-01T00:00:00Z"/>
                <w:rFonts w:ascii="Times New Roman" w:hAnsi="Times New Roman" w:cs="Times New Roman"/>
                <w:color w:val="000000"/>
                <w:sz w:val="24"/>
                <w:szCs w:val="24"/>
              </w:rPr>
            </w:pPr>
            <w:del w:author="Open-Xml-PowerTools" w:id="3209" w:date="2000-01-01T00:00:00Z">
              <w:r>
                <w:rPr>
                  <w:rFonts w:ascii="Times New Roman" w:hAnsi="Times New Roman" w:cs="Times New Roman"/>
                  <w:sz w:val="24"/>
                  <w:szCs w:val="24"/>
                  <w:shd w:val="clear" w:color="auto" w:fill="FFFFFF"/>
                </w:rPr>
                <w:delText xml:space="preserve">Граждане, юридические лица и индивидуальные предприниматели, осуществляющие деятельность в пределах полос отвода и придорожных полос дорог местного значения в границах </w:delText>
              </w:r>
            </w:del>
            <w:del w:author="Open-Xml-PowerTools" w:id="3210" w:date="2000-01-01T00:00:00Z">
              <w:r>
                <w:rPr>
                  <w:rFonts w:ascii="Times New Roman" w:hAnsi="Times New Roman" w:cs="Times New Roman"/>
                  <w:sz w:val="24"/>
                  <w:szCs w:val="24"/>
                  <w:shd w:val="clear" w:color="auto" w:fill="FFFFFF"/>
                </w:rPr>
                <w:delText>Пластуновск</w:delText>
              </w:r>
            </w:del>
            <w:del w:author="Open-Xml-PowerTools" w:id="3211" w:date="2000-01-01T00:00:00Z">
              <w:r>
                <w:rPr>
                  <w:rFonts w:ascii="Times New Roman" w:hAnsi="Times New Roman" w:cs="Times New Roman"/>
                  <w:sz w:val="24"/>
                  <w:szCs w:val="24"/>
                  <w:shd w:val="clear" w:color="auto" w:fill="FFFFFF"/>
                </w:rPr>
                <w:delText xml:space="preserve">ого сельского поселения </w:delText>
              </w:r>
            </w:del>
            <w:del w:author="Open-Xml-PowerTools" w:id="3212" w:date="2000-01-01T00:00:00Z">
              <w:proofErr w:type="spellStart"/>
            </w:del>
            <w:del w:author="Open-Xml-PowerTools" w:id="3213" w:date="2000-01-01T00:00:00Z">
              <w:r>
                <w:rPr>
                  <w:rFonts w:ascii="Times New Roman" w:hAnsi="Times New Roman" w:cs="Times New Roman"/>
                  <w:sz w:val="24"/>
                  <w:szCs w:val="24"/>
                  <w:shd w:val="clear" w:color="auto" w:fill="FFFFFF"/>
                </w:rPr>
                <w:delText>Динского</w:delText>
              </w:r>
            </w:del>
            <w:del w:author="Open-Xml-PowerTools" w:id="3214" w:date="2000-01-01T00:00:00Z">
              <w:proofErr w:type="spellEnd"/>
            </w:del>
            <w:del w:author="Open-Xml-PowerTools" w:id="3215" w:date="2000-01-01T00:00:00Z">
              <w:r>
                <w:rPr>
                  <w:rFonts w:ascii="Times New Roman" w:hAnsi="Times New Roman" w:cs="Times New Roman"/>
                  <w:sz w:val="24"/>
                  <w:szCs w:val="24"/>
                  <w:shd w:val="clear" w:color="auto" w:fill="FFFFFF"/>
                </w:rPr>
                <w:delText xml:space="preserve"> района</w:delText>
              </w:r>
            </w:del>
          </w:p>
        </w:tc>
        <w:tc>
          <w:tcPr>
            <w:tcW w:w="210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218" w:date="2000-01-01T00:00:00Z"/>
                <w:rFonts w:ascii="Verdana" w:eastAsia="Times New Roman" w:hAnsi="Verdana" w:cs="Times New Roman"/>
                <w:sz w:val="18"/>
                <w:szCs w:val="18"/>
                <w:lang w:eastAsia="ru-RU"/>
              </w:rPr>
            </w:pPr>
            <w:del w:author="Open-Xml-PowerTools" w:id="3217" w:date="2000-01-01T00:00:00Z">
              <w:r>
                <w:rPr>
                  <w:rFonts w:ascii="Times New Roman" w:hAnsi="Times New Roman" w:cs="Times New Roman"/>
                  <w:color w:val="000000"/>
                  <w:sz w:val="24"/>
                  <w:szCs w:val="24"/>
                </w:rPr>
                <w:delText>Полностью</w:delText>
              </w:r>
            </w:del>
          </w:p>
        </w:tc>
        <w:tc>
          <w:tcPr>
            <w:tcW w:w="253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jc w:val="center"/>
              <w:rPr>
                <w:del w:author="Open-Xml-PowerTools" w:id="3224" w:date="2000-01-01T00:00:00Z"/>
              </w:rPr>
            </w:pPr>
            <w:hyperlink r:id="rId16" w:history="1">
              <w:del w:author="Open-Xml-PowerTools" w:id="3219" w:date="2000-01-01T00:00:00Z">
                <w:r>
                  <w:rPr>
                    <w:color w:val="0000FF"/>
                    <w:u w:val="single"/>
                  </w:rPr>
                  <w:delText xml:space="preserve">Приказ </w:delText>
                </w:r>
              </w:del>
              <w:proofErr w:type="spellStart"/>
              <w:del w:author="Open-Xml-PowerTools" w:id="3220" w:date="2000-01-01T00:00:00Z">
                <w:r>
                  <w:rPr>
                    <w:color w:val="0000FF"/>
                    <w:u w:val="single"/>
                  </w:rPr>
                  <w:delText>Ростехрегулирования</w:delText>
                </w:r>
              </w:del>
              <w:proofErr w:type="spellEnd"/>
              <w:del w:author="Open-Xml-PowerTools" w:id="3221" w:date="2000-01-01T00:00:00Z">
                <w:r>
                  <w:rPr>
                    <w:color w:val="0000FF"/>
                    <w:u w:val="single"/>
                  </w:rPr>
                  <w:delText xml:space="preserve"> от 15.12</w:delText>
                </w:r>
              </w:del>
              <w:del w:author="Open-Xml-PowerTools" w:id="3222" w:date="2000-01-01T00:00:00Z">
                <w:r>
                  <w:rPr>
                    <w:color w:val="0000FF"/>
                    <w:u w:val="single"/>
                  </w:rPr>
                  <w:delText>.</w:delText>
                </w:r>
              </w:del>
              <w:del w:author="Open-Xml-PowerTools" w:id="3223" w:date="2000-01-01T00:00:00Z">
                <w:r>
                  <w:rPr>
                    <w:color w:val="0000FF"/>
                    <w:u w:val="single"/>
                  </w:rPr>
                  <w:delText>2004 N 120-ст "Об утверждении национального стандарта" (legalacts.ru)</w:delText>
                </w:r>
              </w:del>
            </w:hyperlink>
          </w:p>
        </w:tc>
      </w:tr>
      <w:tr>
        <w:trPr>
          <w:del w:author="Open-Xml-PowerTools" w:id="3225" w:date="2000-01-01T00:00:00Z"/>
        </w:trPr>
        <w:tc>
          <w:tcPr>
            <w:tcW w:w="54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226" w:date="2000-01-01T00:00:00Z"/>
                <w:rFonts w:ascii="Verdana" w:eastAsia="Times New Roman" w:hAnsi="Verdana" w:cs="Times New Roman"/>
                <w:sz w:val="18"/>
                <w:szCs w:val="18"/>
                <w:lang w:eastAsia="ru-RU"/>
              </w:rPr>
            </w:pPr>
          </w:p>
        </w:tc>
        <w:tc>
          <w:tcPr>
            <w:tcW w:w="322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hd w:val="clear" w:color="auto" w:fill="FFFFFF"/>
              <w:spacing w:after="0" w:line="240" w:lineRule="auto"/>
              <w:rPr>
                <w:del w:author="Open-Xml-PowerTools" w:id="3231" w:date="2000-01-01T00:00:00Z"/>
                <w:rFonts w:ascii="Times New Roman" w:eastAsia="Times New Roman" w:hAnsi="Times New Roman" w:cs="Times New Roman"/>
                <w:sz w:val="24"/>
                <w:szCs w:val="24"/>
                <w:lang w:eastAsia="ru-RU"/>
              </w:rPr>
            </w:pPr>
            <w:hyperlink r:id="rId17" w:history="1">
              <w:del w:author="Open-Xml-PowerTools" w:id="3227" w:date="2000-01-01T00:00:00Z">
                <w:r>
                  <w:rPr>
                    <w:rFonts w:ascii="Times New Roman" w:eastAsia="Times New Roman" w:hAnsi="Times New Roman" w:cs="Times New Roman"/>
                    <w:sz w:val="24"/>
                    <w:szCs w:val="24"/>
                    <w:u w:val="single"/>
                    <w:lang w:eastAsia="ru-RU"/>
                  </w:rPr>
                  <w:delText xml:space="preserve">Приказ </w:delText>
                </w:r>
              </w:del>
              <w:proofErr w:type="spellStart"/>
              <w:del w:author="Open-Xml-PowerTools" w:id="3228" w:date="2000-01-01T00:00:00Z">
                <w:r>
                  <w:rPr>
                    <w:rFonts w:ascii="Times New Roman" w:eastAsia="Times New Roman" w:hAnsi="Times New Roman" w:cs="Times New Roman"/>
                    <w:sz w:val="24"/>
                    <w:szCs w:val="24"/>
                    <w:u w:val="single"/>
                    <w:lang w:eastAsia="ru-RU"/>
                  </w:rPr>
                  <w:delText>Ростехрегулирования</w:delText>
                </w:r>
              </w:del>
              <w:proofErr w:type="spellEnd"/>
            </w:hyperlink>
            <w:del w:author="Open-Xml-PowerTools" w:id="3229" w:date="2000-01-01T00:00:00Z">
              <w:r>
                <w:rPr>
                  <w:rFonts w:ascii="Times New Roman" w:eastAsia="Times New Roman" w:hAnsi="Times New Roman" w:cs="Times New Roman"/>
                  <w:sz w:val="24"/>
                  <w:szCs w:val="24"/>
                  <w:lang w:eastAsia="ru-RU"/>
                </w:rPr>
                <w:delText xml:space="preserve"> </w:delText>
              </w:r>
            </w:del>
            <w:hyperlink r:id="rId18" w:history="1">
              <w:del w:author="Open-Xml-PowerTools" w:id="3230" w:date="2000-01-01T00:00:00Z">
                <w:r>
                  <w:rPr>
                    <w:rFonts w:ascii="Times New Roman" w:eastAsia="Times New Roman" w:hAnsi="Times New Roman" w:cs="Times New Roman"/>
                    <w:sz w:val="24"/>
                    <w:szCs w:val="24"/>
                    <w:u w:val="single"/>
                    <w:lang w:eastAsia="ru-RU"/>
                  </w:rPr>
                  <w:delText>от 23.10.2007 № 270-ст</w:delText>
                </w:r>
              </w:del>
            </w:hyperlink>
          </w:p>
          <w:p>
            <w:pPr>
              <w:shd w:val="clear" w:color="auto" w:fill="FFFFFF"/>
              <w:spacing w:after="0" w:line="240" w:lineRule="auto"/>
              <w:rPr>
                <w:del w:author="Open-Xml-PowerTools" w:id="3233" w:date="2000-01-01T00:00:00Z"/>
                <w:rFonts w:ascii="Times New Roman" w:eastAsia="Times New Roman" w:hAnsi="Times New Roman" w:cs="Times New Roman"/>
                <w:sz w:val="24"/>
                <w:szCs w:val="24"/>
                <w:lang w:eastAsia="ru-RU"/>
              </w:rPr>
            </w:pPr>
            <w:hyperlink r:id="rId19" w:tgtFrame="_blank" w:history="1">
              <w:del w:author="Open-Xml-PowerTools" w:id="3232" w:date="2000-01-01T00:00:00Z">
                <w:r>
                  <w:rPr>
                    <w:rFonts w:ascii="Times New Roman" w:hAnsi="Times New Roman" w:cs="Times New Roman"/>
                    <w:sz w:val="24"/>
                    <w:szCs w:val="24"/>
                    <w:u w:val="single"/>
                    <w:shd w:val="clear" w:color="auto" w:fill="FFFFFF"/>
                  </w:rPr>
                  <w:delText>ГОСТ Р 52766 Дороги автомобильные общего пользования. Элементы обустройства. Общие требования</w:delText>
                </w:r>
              </w:del>
            </w:hyperlink>
          </w:p>
        </w:tc>
        <w:tc>
          <w:tcPr>
            <w:tcW w:w="265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241" w:date="2000-01-01T00:00:00Z"/>
                <w:rFonts w:ascii="Times New Roman" w:hAnsi="Times New Roman" w:cs="Times New Roman"/>
                <w:sz w:val="24"/>
                <w:szCs w:val="24"/>
                <w:shd w:val="clear" w:color="auto" w:fill="FFFFFF"/>
              </w:rPr>
            </w:pPr>
            <w:del w:author="Open-Xml-PowerTools" w:id="3234" w:date="2000-01-01T00:00:00Z">
              <w:r>
                <w:rPr>
                  <w:rFonts w:ascii="Times New Roman" w:hAnsi="Times New Roman" w:cs="Times New Roman"/>
                  <w:sz w:val="24"/>
                  <w:szCs w:val="24"/>
                  <w:shd w:val="clear" w:color="auto" w:fill="FFFFFF"/>
                </w:rPr>
                <w:delText xml:space="preserve">Граждане, юридические лица и индивидуальные предприниматели, осуществляющие деятельность в пределах полос отвода и придорожных полос дорог местного значения в границах </w:delText>
              </w:r>
            </w:del>
            <w:del w:author="Open-Xml-PowerTools" w:id="3235" w:date="2000-01-01T00:00:00Z">
              <w:r>
                <w:rPr>
                  <w:rFonts w:ascii="Times New Roman" w:hAnsi="Times New Roman" w:cs="Times New Roman"/>
                  <w:sz w:val="24"/>
                  <w:szCs w:val="24"/>
                  <w:shd w:val="clear" w:color="auto" w:fill="FFFFFF"/>
                </w:rPr>
                <w:delText>Пластуновс</w:delText>
              </w:r>
            </w:del>
            <w:del w:author="Open-Xml-PowerTools" w:id="3236" w:date="2000-01-01T00:00:00Z">
              <w:r>
                <w:rPr>
                  <w:rFonts w:ascii="Times New Roman" w:hAnsi="Times New Roman" w:cs="Times New Roman"/>
                  <w:sz w:val="24"/>
                  <w:szCs w:val="24"/>
                  <w:shd w:val="clear" w:color="auto" w:fill="FFFFFF"/>
                </w:rPr>
                <w:delText xml:space="preserve">кого сельского поселения </w:delText>
              </w:r>
            </w:del>
            <w:del w:author="Open-Xml-PowerTools" w:id="3237" w:date="2000-01-01T00:00:00Z">
              <w:proofErr w:type="spellStart"/>
            </w:del>
            <w:del w:author="Open-Xml-PowerTools" w:id="3238" w:date="2000-01-01T00:00:00Z">
              <w:r>
                <w:rPr>
                  <w:rFonts w:ascii="Times New Roman" w:hAnsi="Times New Roman" w:cs="Times New Roman"/>
                  <w:sz w:val="24"/>
                  <w:szCs w:val="24"/>
                  <w:shd w:val="clear" w:color="auto" w:fill="FFFFFF"/>
                </w:rPr>
                <w:delText>Динского</w:delText>
              </w:r>
            </w:del>
            <w:del w:author="Open-Xml-PowerTools" w:id="3239" w:date="2000-01-01T00:00:00Z">
              <w:proofErr w:type="spellEnd"/>
            </w:del>
            <w:del w:author="Open-Xml-PowerTools" w:id="3240" w:date="2000-01-01T00:00:00Z">
              <w:r>
                <w:rPr>
                  <w:rFonts w:ascii="Times New Roman" w:hAnsi="Times New Roman" w:cs="Times New Roman"/>
                  <w:sz w:val="24"/>
                  <w:szCs w:val="24"/>
                  <w:shd w:val="clear" w:color="auto" w:fill="FFFFFF"/>
                </w:rPr>
                <w:delText xml:space="preserve"> района</w:delText>
              </w:r>
            </w:del>
          </w:p>
        </w:tc>
        <w:tc>
          <w:tcPr>
            <w:tcW w:w="210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243" w:date="2000-01-01T00:00:00Z"/>
                <w:rFonts w:ascii="Verdana" w:eastAsia="Times New Roman" w:hAnsi="Verdana" w:cs="Times New Roman"/>
                <w:sz w:val="18"/>
                <w:szCs w:val="18"/>
                <w:lang w:eastAsia="ru-RU"/>
              </w:rPr>
            </w:pPr>
            <w:del w:author="Open-Xml-PowerTools" w:id="3242" w:date="2000-01-01T00:00:00Z">
              <w:r>
                <w:rPr>
                  <w:rFonts w:ascii="Times New Roman" w:hAnsi="Times New Roman" w:cs="Times New Roman"/>
                  <w:color w:val="000000"/>
                  <w:sz w:val="24"/>
                  <w:szCs w:val="24"/>
                </w:rPr>
                <w:delText>Полностью</w:delText>
              </w:r>
            </w:del>
          </w:p>
        </w:tc>
        <w:tc>
          <w:tcPr>
            <w:tcW w:w="253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jc w:val="center"/>
              <w:rPr>
                <w:del w:author="Open-Xml-PowerTools" w:id="3247" w:date="2000-01-01T00:00:00Z"/>
              </w:rPr>
            </w:pPr>
            <w:hyperlink r:id="rId20" w:history="1">
              <w:del w:author="Open-Xml-PowerTools" w:id="3244" w:date="2000-01-01T00:00:00Z">
                <w:r>
                  <w:rPr>
                    <w:color w:val="0000FF"/>
                    <w:u w:val="single"/>
                  </w:rPr>
                  <w:delText xml:space="preserve">Приказ </w:delText>
                </w:r>
              </w:del>
              <w:proofErr w:type="spellStart"/>
              <w:del w:author="Open-Xml-PowerTools" w:id="3245" w:date="2000-01-01T00:00:00Z">
                <w:r>
                  <w:rPr>
                    <w:color w:val="0000FF"/>
                    <w:u w:val="single"/>
                  </w:rPr>
                  <w:delText>Ростехрегулирования</w:delText>
                </w:r>
              </w:del>
              <w:proofErr w:type="spellEnd"/>
              <w:del w:author="Open-Xml-PowerTools" w:id="3246" w:date="2000-01-01T00:00:00Z">
                <w:r>
                  <w:rPr>
                    <w:color w:val="0000FF"/>
                    <w:u w:val="single"/>
                  </w:rPr>
                  <w:delText xml:space="preserve"> от 23.10.2007 N 270-ст "Об утверждении национального стандарта" (legalacts.ru)</w:delText>
                </w:r>
              </w:del>
            </w:hyperlink>
          </w:p>
        </w:tc>
      </w:tr>
      <w:tr>
        <w:trPr>
          <w:del w:author="Open-Xml-PowerTools" w:id="3248" w:date="2000-01-01T00:00:00Z"/>
        </w:trPr>
        <w:tc>
          <w:tcPr>
            <w:tcW w:w="54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249" w:date="2000-01-01T00:00:00Z"/>
                <w:rFonts w:ascii="Verdana" w:eastAsia="Times New Roman" w:hAnsi="Verdana" w:cs="Times New Roman"/>
                <w:sz w:val="18"/>
                <w:szCs w:val="18"/>
                <w:lang w:eastAsia="ru-RU"/>
              </w:rPr>
            </w:pPr>
          </w:p>
        </w:tc>
        <w:tc>
          <w:tcPr>
            <w:tcW w:w="322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hd w:val="clear" w:color="auto" w:fill="FFFFFF"/>
              <w:spacing w:after="0" w:line="240" w:lineRule="auto"/>
              <w:rPr>
                <w:del w:author="Open-Xml-PowerTools" w:id="3253" w:date="2000-01-01T00:00:00Z"/>
                <w:rFonts w:ascii="Times New Roman" w:eastAsia="Times New Roman" w:hAnsi="Times New Roman" w:cs="Times New Roman"/>
                <w:sz w:val="24"/>
                <w:szCs w:val="24"/>
                <w:lang w:eastAsia="ru-RU"/>
              </w:rPr>
            </w:pPr>
            <w:hyperlink r:id="rId21" w:history="1">
              <w:del w:author="Open-Xml-PowerTools" w:id="3250" w:date="2000-01-01T00:00:00Z">
                <w:r>
                  <w:rPr>
                    <w:rFonts w:ascii="Times New Roman" w:eastAsia="Times New Roman" w:hAnsi="Times New Roman" w:cs="Times New Roman"/>
                    <w:sz w:val="24"/>
                    <w:szCs w:val="24"/>
                    <w:u w:val="single"/>
                    <w:lang w:eastAsia="ru-RU"/>
                  </w:rPr>
                  <w:delText>Приказ</w:delText>
                </w:r>
              </w:del>
            </w:hyperlink>
            <w:hyperlink r:id="rId22" w:history="1">
              <w:del w:author="Open-Xml-PowerTools" w:id="3251" w:date="2000-01-01T00:00:00Z">
                <w:r>
                  <w:rPr>
                    <w:rFonts w:ascii="Times New Roman" w:eastAsia="Times New Roman" w:hAnsi="Times New Roman" w:cs="Times New Roman"/>
                    <w:sz w:val="24"/>
                    <w:szCs w:val="24"/>
                    <w:u w:val="single"/>
                    <w:lang w:eastAsia="ru-RU"/>
                  </w:rPr>
                  <w:delText> </w:delText>
                </w:r>
              </w:del>
              <w:proofErr w:type="spellStart"/>
              <w:del w:author="Open-Xml-PowerTools" w:id="3252" w:date="2000-01-01T00:00:00Z">
                <w:r>
                  <w:rPr>
                    <w:rFonts w:ascii="Times New Roman" w:eastAsia="Times New Roman" w:hAnsi="Times New Roman" w:cs="Times New Roman"/>
                    <w:sz w:val="24"/>
                    <w:szCs w:val="24"/>
                    <w:u w:val="single"/>
                    <w:lang w:eastAsia="ru-RU"/>
                  </w:rPr>
                  <w:delText>Ростехрегулирования</w:delText>
                </w:r>
              </w:del>
              <w:proofErr w:type="spellEnd"/>
            </w:hyperlink>
          </w:p>
          <w:p>
            <w:pPr>
              <w:shd w:val="clear" w:color="auto" w:fill="FFFFFF"/>
              <w:spacing w:after="0" w:line="240" w:lineRule="auto"/>
              <w:rPr>
                <w:del w:author="Open-Xml-PowerTools" w:id="3255" w:date="2000-01-01T00:00:00Z"/>
                <w:rFonts w:ascii="Times New Roman" w:eastAsia="Times New Roman" w:hAnsi="Times New Roman" w:cs="Times New Roman"/>
                <w:sz w:val="24"/>
                <w:szCs w:val="24"/>
                <w:lang w:eastAsia="ru-RU"/>
              </w:rPr>
            </w:pPr>
            <w:hyperlink r:id="rId23" w:history="1">
              <w:del w:author="Open-Xml-PowerTools" w:id="3254" w:date="2000-01-01T00:00:00Z">
                <w:r>
                  <w:rPr>
                    <w:rFonts w:ascii="Times New Roman" w:eastAsia="Times New Roman" w:hAnsi="Times New Roman" w:cs="Times New Roman"/>
                    <w:sz w:val="24"/>
                    <w:szCs w:val="24"/>
                    <w:u w:val="single"/>
                    <w:lang w:eastAsia="ru-RU"/>
                  </w:rPr>
                  <w:delText>от 15.12.2004 № 121-ст</w:delText>
                </w:r>
              </w:del>
            </w:hyperlink>
          </w:p>
          <w:p>
            <w:pPr>
              <w:shd w:val="clear" w:color="auto" w:fill="FFFFFF"/>
              <w:spacing w:after="0" w:line="240" w:lineRule="auto"/>
              <w:rPr>
                <w:del w:author="Open-Xml-PowerTools" w:id="3257" w:date="2000-01-01T00:00:00Z"/>
                <w:rFonts w:ascii="Times New Roman" w:eastAsia="Times New Roman" w:hAnsi="Times New Roman" w:cs="Times New Roman"/>
                <w:sz w:val="24"/>
                <w:szCs w:val="24"/>
                <w:lang w:eastAsia="ru-RU"/>
              </w:rPr>
            </w:pPr>
            <w:hyperlink r:id="rId24" w:tgtFrame="_blank" w:history="1">
              <w:del w:author="Open-Xml-PowerTools" w:id="3256" w:date="2000-01-01T00:00:00Z">
                <w:r>
                  <w:rPr>
                    <w:rFonts w:ascii="Times New Roman" w:hAnsi="Times New Roman" w:cs="Times New Roman"/>
                    <w:sz w:val="24"/>
                    <w:szCs w:val="24"/>
                    <w:u w:val="single"/>
                    <w:shd w:val="clear" w:color="auto" w:fill="FFFFFF"/>
                  </w:rPr>
                  <w:delText>ГОСТ Р 52290-2004. Национальный стандарт Российской Федерации. Технические средства организации дорожного движения. Знаки дорожные. Общие технические требования"</w:delText>
                </w:r>
              </w:del>
            </w:hyperlink>
          </w:p>
        </w:tc>
        <w:tc>
          <w:tcPr>
            <w:tcW w:w="265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265" w:date="2000-01-01T00:00:00Z"/>
                <w:rFonts w:ascii="Times New Roman" w:hAnsi="Times New Roman" w:cs="Times New Roman"/>
                <w:sz w:val="24"/>
                <w:szCs w:val="24"/>
                <w:shd w:val="clear" w:color="auto" w:fill="FFFFFF"/>
              </w:rPr>
            </w:pPr>
            <w:del w:author="Open-Xml-PowerTools" w:id="3258" w:date="2000-01-01T00:00:00Z">
              <w:r>
                <w:rPr>
                  <w:rFonts w:ascii="Times New Roman" w:hAnsi="Times New Roman" w:cs="Times New Roman"/>
                  <w:sz w:val="24"/>
                  <w:szCs w:val="24"/>
                  <w:shd w:val="clear" w:color="auto" w:fill="FFFFFF"/>
                </w:rPr>
                <w:delText xml:space="preserve">Граждане, юридические лица и индивидуальные предприниматели, осуществляющие деятельность в пределах полос отвода и придорожных полос дорог местного значения в границах </w:delText>
              </w:r>
            </w:del>
            <w:del w:author="Open-Xml-PowerTools" w:id="3259" w:date="2000-01-01T00:00:00Z">
              <w:r>
                <w:rPr>
                  <w:rFonts w:ascii="Times New Roman" w:hAnsi="Times New Roman" w:cs="Times New Roman"/>
                  <w:sz w:val="24"/>
                  <w:szCs w:val="24"/>
                  <w:shd w:val="clear" w:color="auto" w:fill="FFFFFF"/>
                </w:rPr>
                <w:delText>Пластуновс</w:delText>
              </w:r>
            </w:del>
            <w:del w:author="Open-Xml-PowerTools" w:id="3260" w:date="2000-01-01T00:00:00Z">
              <w:r>
                <w:rPr>
                  <w:rFonts w:ascii="Times New Roman" w:hAnsi="Times New Roman" w:cs="Times New Roman"/>
                  <w:sz w:val="24"/>
                  <w:szCs w:val="24"/>
                  <w:shd w:val="clear" w:color="auto" w:fill="FFFFFF"/>
                </w:rPr>
                <w:delText xml:space="preserve">кого сельского поселения </w:delText>
              </w:r>
            </w:del>
            <w:del w:author="Open-Xml-PowerTools" w:id="3261" w:date="2000-01-01T00:00:00Z">
              <w:proofErr w:type="spellStart"/>
            </w:del>
            <w:del w:author="Open-Xml-PowerTools" w:id="3262" w:date="2000-01-01T00:00:00Z">
              <w:r>
                <w:rPr>
                  <w:rFonts w:ascii="Times New Roman" w:hAnsi="Times New Roman" w:cs="Times New Roman"/>
                  <w:sz w:val="24"/>
                  <w:szCs w:val="24"/>
                  <w:shd w:val="clear" w:color="auto" w:fill="FFFFFF"/>
                </w:rPr>
                <w:delText>Динского</w:delText>
              </w:r>
            </w:del>
            <w:del w:author="Open-Xml-PowerTools" w:id="3263" w:date="2000-01-01T00:00:00Z">
              <w:proofErr w:type="spellEnd"/>
            </w:del>
            <w:del w:author="Open-Xml-PowerTools" w:id="3264" w:date="2000-01-01T00:00:00Z">
              <w:r>
                <w:rPr>
                  <w:rFonts w:ascii="Times New Roman" w:hAnsi="Times New Roman" w:cs="Times New Roman"/>
                  <w:sz w:val="24"/>
                  <w:szCs w:val="24"/>
                  <w:shd w:val="clear" w:color="auto" w:fill="FFFFFF"/>
                </w:rPr>
                <w:delText xml:space="preserve"> района</w:delText>
              </w:r>
            </w:del>
          </w:p>
        </w:tc>
        <w:tc>
          <w:tcPr>
            <w:tcW w:w="210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267" w:date="2000-01-01T00:00:00Z"/>
                <w:rFonts w:ascii="Times New Roman" w:hAnsi="Times New Roman" w:cs="Times New Roman"/>
                <w:color w:val="000000"/>
                <w:sz w:val="24"/>
                <w:szCs w:val="24"/>
              </w:rPr>
            </w:pPr>
            <w:del w:author="Open-Xml-PowerTools" w:id="3266" w:date="2000-01-01T00:00:00Z">
              <w:r>
                <w:rPr>
                  <w:rFonts w:ascii="Times New Roman" w:hAnsi="Times New Roman" w:cs="Times New Roman"/>
                  <w:color w:val="000000"/>
                  <w:sz w:val="24"/>
                  <w:szCs w:val="24"/>
                </w:rPr>
                <w:delText>Полностью</w:delText>
              </w:r>
            </w:del>
          </w:p>
        </w:tc>
        <w:tc>
          <w:tcPr>
            <w:tcW w:w="253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jc w:val="center"/>
              <w:rPr>
                <w:del w:author="Open-Xml-PowerTools" w:id="3271" w:date="2000-01-01T00:00:00Z"/>
              </w:rPr>
            </w:pPr>
            <w:hyperlink r:id="rId25" w:history="1">
              <w:del w:author="Open-Xml-PowerTools" w:id="3268" w:date="2000-01-01T00:00:00Z">
                <w:r>
                  <w:rPr>
                    <w:color w:val="0000FF"/>
                    <w:u w:val="single"/>
                  </w:rPr>
                  <w:delText xml:space="preserve">Приказ </w:delText>
                </w:r>
              </w:del>
              <w:proofErr w:type="spellStart"/>
              <w:del w:author="Open-Xml-PowerTools" w:id="3269" w:date="2000-01-01T00:00:00Z">
                <w:r>
                  <w:rPr>
                    <w:color w:val="0000FF"/>
                    <w:u w:val="single"/>
                  </w:rPr>
                  <w:delText>Ростехрегулирования</w:delText>
                </w:r>
              </w:del>
              <w:proofErr w:type="spellEnd"/>
              <w:del w:author="Open-Xml-PowerTools" w:id="3270" w:date="2000-01-01T00:00:00Z">
                <w:r>
                  <w:rPr>
                    <w:color w:val="0000FF"/>
                    <w:u w:val="single"/>
                  </w:rPr>
                  <w:delText xml:space="preserve"> от 15.12.2004 N 121-ст "Об утверждении национального стандарта" (legalacts.ru)</w:delText>
                </w:r>
              </w:del>
            </w:hyperlink>
          </w:p>
        </w:tc>
      </w:tr>
    </w:tbl>
    <w:p>
      <w:pPr>
        <w:pStyle w:val="Footnotesection"/>
        <w:rPr>
          <w:ins w:author="Open-Xml-PowerTools" w:id="3274" w:date="2000-01-01T00:00:00Z"/>
        </w:rPr>
      </w:pPr>
      <w:ins w:author="Open-Xml-PowerTools" w:id="3272" w:date="2000-01-01T00:00:00Z">
        <w:r>
          <w:tab/>
          <w:t>[Regulation 31C inserted: Gazette 15 Apr 2016 p. 1167</w:t>
        </w:r>
      </w:ins>
      <w:ins w:author="Open-Xml-PowerTools" w:id="3273" w:date="2000-01-01T00:00:00Z">
        <w:r>
          <w:noBreakHyphen/>
          <w:t>8; amended: Gazette 8 Aug 2017 p. 4345; 22 Dec 2017 p. 5975.]</w:t>
        </w:r>
      </w:ins>
    </w:p>
    <w:p>
      <w:pPr>
        <w:pStyle w:val="Heading5"/>
        <w:rPr>
          <w:ins w:author="Open-Xml-PowerTools" w:id="3280" w:date="2000-01-01T00:00:00Z"/>
        </w:rPr>
      </w:pPr>
      <w:ins w:author="Open-Xml-PowerTools" w:id="3275" w:date="2000-01-01T00:00:00Z">
        <w:bookmarkStart w:id="62" w:name="_Toc97638566"/>
      </w:ins>
      <w:ins w:author="Open-Xml-PowerTools" w:id="3276" w:date="2000-01-01T00:00:00Z">
        <w:r>
          <w:rPr>
            <w:rStyle w:val="CharSectno"/>
          </w:rPr>
          <w:t>31D</w:t>
        </w:r>
      </w:ins>
      <w:ins w:author="Open-Xml-PowerTools" w:id="3277" w:date="2000-01-01T00:00:00Z">
        <w:r>
          <w:t>.</w:t>
        </w:r>
      </w:ins>
      <w:ins w:author="Open-Xml-PowerTools" w:id="3278" w:date="2000-01-01T00:00:00Z">
        <w:r>
          <w:tab/>
          <w:t>Applicable building standards for relocated buildings and incidental structures (other than swimming pools) (s. 3, 19(3) and 37(1) and (2))</w:t>
        </w:r>
      </w:ins>
      <w:ins w:author="Open-Xml-PowerTools" w:id="3279" w:date="2000-01-01T00:00:00Z">
        <w:bookmarkEnd w:id="62"/>
      </w:ins>
    </w:p>
    <w:p>
      <w:pPr>
        <w:pStyle w:val="Subsection"/>
        <w:rPr>
          <w:ins w:author="Open-Xml-PowerTools" w:id="3283" w:date="2000-01-01T00:00:00Z"/>
        </w:rPr>
      </w:pPr>
      <w:ins w:author="Open-Xml-PowerTools" w:id="3281" w:date="2000-01-01T00:00:00Z">
        <w:r>
          <w:t>(1AA)</w:t>
        </w:r>
      </w:ins>
      <w:ins w:author="Open-Xml-PowerTools" w:id="3282" w:date="2000-01-01T00:00:00Z">
        <w:r>
          <w:tab/>
          <w:t xml:space="preserve">In this regulation — </w:t>
        </w:r>
      </w:ins>
    </w:p>
    <w:p>
      <w:pPr>
        <w:pStyle w:val="Defstart"/>
        <w:rPr>
          <w:ins w:author="Open-Xml-PowerTools" w:id="3287" w:date="2000-01-01T00:00:00Z"/>
        </w:rPr>
      </w:pPr>
      <w:ins w:author="Open-Xml-PowerTools" w:id="3284" w:date="2000-01-01T00:00:00Z">
        <w:r>
          <w:tab/>
        </w:r>
      </w:ins>
      <w:ins w:author="Open-Xml-PowerTools" w:id="3285" w:date="2000-01-01T00:00:00Z">
        <w:r>
          <w:rPr>
            <w:rStyle w:val="CharDefText"/>
          </w:rPr>
          <w:t>relevant building</w:t>
        </w:r>
      </w:ins>
      <w:ins w:author="Open-Xml-PowerTools" w:id="3286" w:date="2000-01-01T00:00:00Z">
        <w:r>
          <w:t xml:space="preserve"> has the meaning given in regulation 31BA(1A).</w:t>
        </w:r>
      </w:ins>
    </w:p>
    <w:p>
      <w:pPr>
        <w:pStyle w:val="Subsection"/>
        <w:rPr>
          <w:ins w:author="Open-Xml-PowerTools" w:id="3290" w:date="2000-01-01T00:00:00Z"/>
        </w:rPr>
      </w:pPr>
      <w:ins w:author="Open-Xml-PowerTools" w:id="3288" w:date="2000-01-01T00:00:00Z">
        <w:r>
          <w:tab/>
          <w:t>(1A)</w:t>
        </w:r>
      </w:ins>
      <w:ins w:author="Open-Xml-PowerTools" w:id="3289" w:date="2000-01-01T00:00:00Z">
        <w:r>
          <w:tab/>
          <w:t>This regulation does not apply to a swimming pool.</w:t>
        </w:r>
      </w:ins>
    </w:p>
    <w:p>
      <w:pPr>
        <w:pStyle w:val="Subsection"/>
        <w:rPr>
          <w:ins w:author="Open-Xml-PowerTools" w:id="3296" w:date="2000-01-01T00:00:00Z"/>
        </w:rPr>
      </w:pPr>
      <w:ins w:author="Open-Xml-PowerTools" w:id="3291" w:date="2000-01-01T00:00:00Z">
        <w:r>
          <w:tab/>
          <w:t>(1)</w:t>
        </w:r>
      </w:ins>
      <w:ins w:author="Open-Xml-PowerTools" w:id="3292" w:date="2000-01-01T00:00:00Z">
        <w:r>
          <w:tab/>
          <w:t xml:space="preserve">For the purposes of the definition of </w:t>
        </w:r>
      </w:ins>
      <w:ins w:author="Open-Xml-PowerTools" w:id="3293" w:date="2000-01-01T00:00:00Z">
        <w:r>
          <w:rPr>
            <w:b/>
            <w:i/>
          </w:rPr>
          <w:t>applicable building standard</w:t>
        </w:r>
      </w:ins>
      <w:ins w:author="Open-Xml-PowerTools" w:id="3294" w:date="2000-01-01T00:00:00Z">
        <w:r>
          <w:t xml:space="preserve"> in section 3, the building standards set out in subregulation (2) are prescribed as applicable building standards for the purposes of sections 19(3) and 37(1) and (2) in respect of </w:t>
        </w:r>
      </w:ins>
      <w:ins w:author="Open-Xml-PowerTools" w:id="3295" w:date="2000-01-01T00:00:00Z">
        <w:r>
          <w:lastRenderedPageBreak/>
          <w:t>the assembly, reassembly or securing of a relocated building or a relocated incidental structure.</w:t>
        </w:r>
      </w:ins>
    </w:p>
    <w:p>
      <w:pPr>
        <w:pStyle w:val="Subsection"/>
        <w:rPr>
          <w:ins w:author="Open-Xml-PowerTools" w:id="3299" w:date="2000-01-01T00:00:00Z"/>
        </w:rPr>
      </w:pPr>
      <w:ins w:author="Open-Xml-PowerTools" w:id="3297" w:date="2000-01-01T00:00:00Z">
        <w:r>
          <w:tab/>
          <w:t>(2)</w:t>
        </w:r>
      </w:ins>
      <w:ins w:author="Open-Xml-PowerTools" w:id="3298" w:date="2000-01-01T00:00:00Z">
        <w:r>
          <w:tab/>
          <w:t>For subregulation (1), the applicable building standards are the requirements in relation to the technical aspects of the construction of the relocated building or incidental structure that were imposed under the written law applicable at the time the relocated building or incidental structure was first assembled, except to the extent that subregulations (3), (4) and (5) of this regulation otherwise provide.</w:t>
        </w:r>
      </w:ins>
    </w:p>
    <w:p>
      <w:pPr>
        <w:pStyle w:val="Subsection"/>
        <w:rPr>
          <w:ins w:author="Open-Xml-PowerTools" w:id="3302" w:date="2000-01-01T00:00:00Z"/>
        </w:rPr>
      </w:pPr>
      <w:ins w:author="Open-Xml-PowerTools" w:id="3300" w:date="2000-01-01T00:00:00Z">
        <w:r>
          <w:tab/>
          <w:t>(3)</w:t>
        </w:r>
      </w:ins>
      <w:ins w:author="Open-Xml-PowerTools" w:id="3301" w:date="2000-01-01T00:00:00Z">
        <w:r>
          <w:tab/>
          <w:t xml:space="preserve">The applicable building standards include those that relate to a performance requirement that is — </w:t>
        </w:r>
      </w:ins>
    </w:p>
    <w:p>
      <w:pPr>
        <w:pStyle w:val="Indenta"/>
        <w:rPr>
          <w:ins w:author="Open-Xml-PowerTools" w:id="3305" w:date="2000-01-01T00:00:00Z"/>
        </w:rPr>
      </w:pPr>
      <w:ins w:author="Open-Xml-PowerTools" w:id="3303" w:date="2000-01-01T00:00:00Z">
        <w:r>
          <w:tab/>
          <w:t>(a)</w:t>
        </w:r>
      </w:ins>
      <w:ins w:author="Open-Xml-PowerTools" w:id="3304" w:date="2000-01-01T00:00:00Z">
        <w:r>
          <w:tab/>
          <w:t>listed in the Table; and</w:t>
        </w:r>
      </w:ins>
    </w:p>
    <w:p>
      <w:pPr>
        <w:pStyle w:val="Indenta"/>
        <w:rPr>
          <w:ins w:author="Open-Xml-PowerTools" w:id="3308" w:date="2000-01-01T00:00:00Z"/>
        </w:rPr>
      </w:pPr>
      <w:ins w:author="Open-Xml-PowerTools" w:id="3306" w:date="2000-01-01T00:00:00Z">
        <w:r>
          <w:tab/>
          <w:t>(b)</w:t>
        </w:r>
      </w:ins>
      <w:ins w:author="Open-Xml-PowerTools" w:id="3307" w:date="2000-01-01T00:00:00Z">
        <w:r>
          <w:tab/>
          <w:t>applicable to buildings or incidental structures of the classification of the relocated building or incidental structure; and</w:t>
        </w:r>
      </w:ins>
    </w:p>
    <w:p>
      <w:pPr>
        <w:pStyle w:val="Indenta"/>
        <w:rPr>
          <w:ins w:author="Open-Xml-PowerTools" w:id="3311" w:date="2000-01-01T00:00:00Z"/>
        </w:rPr>
      </w:pPr>
      <w:ins w:author="Open-Xml-PowerTools" w:id="3309" w:date="2000-01-01T00:00:00Z">
        <w:r>
          <w:tab/>
          <w:t>(c)</w:t>
        </w:r>
      </w:ins>
      <w:ins w:author="Open-Xml-PowerTools" w:id="3310" w:date="2000-01-01T00:00:00Z">
        <w:r>
          <w:tab/>
          <w:t>set out in the edition of the Building Code —</w:t>
        </w:r>
      </w:ins>
    </w:p>
    <w:p>
      <w:pPr>
        <w:pStyle w:val="Indenti"/>
        <w:rPr>
          <w:ins w:author="Open-Xml-PowerTools" w:id="3314" w:date="2000-01-01T00:00:00Z"/>
        </w:rPr>
      </w:pPr>
      <w:ins w:author="Open-Xml-PowerTools" w:id="3312" w:date="2000-01-01T00:00:00Z">
        <w:r>
          <w:tab/>
          <w:t>(i)</w:t>
        </w:r>
      </w:ins>
      <w:ins w:author="Open-Xml-PowerTools" w:id="3313" w:date="2000-01-01T00:00:00Z">
        <w:r>
          <w:tab/>
          <w:t>for sections 19(3) or 37(1) — mentioned in regulation 31A(2)(a), (b) or (c), subject to regulation 31A(2A) and (3); or</w:t>
        </w:r>
      </w:ins>
    </w:p>
    <w:p>
      <w:pPr>
        <w:pStyle w:val="Indenti"/>
        <w:rPr>
          <w:ins w:author="Open-Xml-PowerTools" w:id="3317" w:date="2000-01-01T00:00:00Z"/>
        </w:rPr>
      </w:pPr>
      <w:ins w:author="Open-Xml-PowerTools" w:id="3315" w:date="2000-01-01T00:00:00Z">
        <w:r>
          <w:tab/>
          <w:t>(ii)</w:t>
        </w:r>
      </w:ins>
      <w:ins w:author="Open-Xml-PowerTools" w:id="3316" w:date="2000-01-01T00:00:00Z">
        <w:r>
          <w:tab/>
          <w:t>for section 37(2) — in effect at the time the assembly, reassembly or securing of the relocated building or incidental structure commenced.</w:t>
        </w:r>
      </w:ins>
    </w:p>
    <w:p>
      <w:pPr>
        <w:pStyle w:val="THeadingNAm"/>
        <w:rPr>
          <w:ins w:author="Open-Xml-PowerTools" w:id="3320" w:date="2000-01-01T00:00:00Z"/>
        </w:rPr>
      </w:pPr>
      <w:ins w:author="Open-Xml-PowerTools" w:id="3318" w:date="2000-01-01T00:00:00Z">
        <w:r>
          <w:tab/>
        </w:r>
      </w:ins>
      <w:ins w:author="Open-Xml-PowerTools" w:id="3319" w:date="2000-01-01T00:00:00Z">
        <w:r>
          <w:tab/>
          <w:t>Table</w:t>
        </w:r>
      </w:ins>
    </w:p>
    <w:p>
      <w:pPr>
        <w:suppressAutoHyphens/>
        <w:autoSpaceDE w:val="0"/>
        <w:autoSpaceDN w:val="0"/>
        <w:adjustRightInd w:val="0"/>
        <w:spacing w:after="0" w:line="240" w:lineRule="auto"/>
        <w:jc w:val="both"/>
        <w:rPr>
          <w:del w:author="Open-Xml-PowerTools" w:id="3322" w:date="2000-01-01T00:00:00Z"/>
          <w:rFonts w:ascii="Times New Roman" w:eastAsia="Calibri" w:hAnsi="Times New Roman" w:cs="Times New Roman"/>
          <w:sz w:val="24"/>
          <w:szCs w:val="24"/>
          <w:lang w:eastAsia="ar-SA"/>
        </w:rPr>
      </w:pPr>
      <w:del w:author="Open-Xml-PowerTools" w:id="3321" w:date="2000-01-01T00:00:00Z">
        <w:r>
          <w:rPr>
            <w:rFonts w:ascii="Times New Roman" w:eastAsia="Calibri" w:hAnsi="Times New Roman" w:cs="Times New Roman"/>
            <w:sz w:val="24"/>
            <w:szCs w:val="24"/>
            <w:lang w:eastAsia="ar-SA"/>
          </w:rPr>
          <w:delText xml:space="preserve">  </w:delText>
        </w:r>
      </w:del>
    </w:p>
    <w:p>
      <w:pPr>
        <w:suppressAutoHyphens/>
        <w:autoSpaceDE w:val="0"/>
        <w:autoSpaceDN w:val="0"/>
        <w:adjustRightInd w:val="0"/>
        <w:spacing w:after="0" w:line="240" w:lineRule="auto"/>
        <w:jc w:val="both"/>
        <w:rPr>
          <w:del w:author="Open-Xml-PowerTools" w:id="3323"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both"/>
        <w:rPr>
          <w:del w:author="Open-Xml-PowerTools" w:id="3324"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center"/>
        <w:outlineLvl w:val="0"/>
        <w:rPr>
          <w:del w:author="Open-Xml-PowerTools" w:id="3326" w:date="2000-01-01T00:00:00Z"/>
          <w:rFonts w:ascii="Times New Roman" w:eastAsia="Calibri" w:hAnsi="Times New Roman" w:cs="Times New Roman"/>
          <w:sz w:val="24"/>
          <w:szCs w:val="24"/>
          <w:lang w:eastAsia="ar-SA"/>
        </w:rPr>
      </w:pPr>
      <w:del w:author="Open-Xml-PowerTools" w:id="3325" w:date="2000-01-01T00:00:00Z">
        <w:r>
          <w:rPr>
            <w:rFonts w:ascii="Times New Roman" w:eastAsia="Calibri" w:hAnsi="Times New Roman" w:cs="Times New Roman"/>
            <w:sz w:val="24"/>
            <w:szCs w:val="24"/>
            <w:lang w:eastAsia="ar-SA"/>
          </w:rPr>
          <w:delText>Раздел VI. Законы и иные нормативные правовые акты</w:delText>
        </w:r>
      </w:del>
    </w:p>
    <w:p>
      <w:pPr>
        <w:suppressAutoHyphens/>
        <w:autoSpaceDE w:val="0"/>
        <w:autoSpaceDN w:val="0"/>
        <w:adjustRightInd w:val="0"/>
        <w:spacing w:after="0" w:line="240" w:lineRule="auto"/>
        <w:jc w:val="center"/>
        <w:rPr>
          <w:del w:author="Open-Xml-PowerTools" w:id="3328" w:date="2000-01-01T00:00:00Z"/>
          <w:rFonts w:ascii="Times New Roman" w:eastAsia="Calibri" w:hAnsi="Times New Roman" w:cs="Times New Roman"/>
          <w:sz w:val="24"/>
          <w:szCs w:val="24"/>
          <w:lang w:eastAsia="ar-SA"/>
        </w:rPr>
      </w:pPr>
      <w:del w:author="Open-Xml-PowerTools" w:id="3327" w:date="2000-01-01T00:00:00Z">
        <w:r>
          <w:rPr>
            <w:rFonts w:ascii="Times New Roman" w:eastAsia="Calibri" w:hAnsi="Times New Roman" w:cs="Times New Roman"/>
            <w:sz w:val="24"/>
            <w:szCs w:val="24"/>
            <w:lang w:eastAsia="ar-SA"/>
          </w:rPr>
          <w:delText>Краснодарского края</w:delText>
        </w:r>
      </w:del>
    </w:p>
    <w:p>
      <w:pPr>
        <w:suppressAutoHyphens/>
        <w:autoSpaceDE w:val="0"/>
        <w:autoSpaceDN w:val="0"/>
        <w:adjustRightInd w:val="0"/>
        <w:spacing w:after="0" w:line="240" w:lineRule="auto"/>
        <w:jc w:val="center"/>
        <w:rPr>
          <w:del w:author="Open-Xml-PowerTools" w:id="3329" w:date="2000-01-01T00:00:00Z"/>
          <w:rFonts w:ascii="Times New Roman" w:eastAsia="Calibri" w:hAnsi="Times New Roman" w:cs="Times New Roman"/>
          <w:sz w:val="24"/>
          <w:szCs w:val="24"/>
          <w:lang w:eastAsia="ar-SA"/>
        </w:rPr>
      </w:pPr>
    </w:p>
    <w:tbl>
      <w:tblPr>
        <w:tblW w:w="0" w:type="auto"/>
        <w:tblInd w:w="1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Change w:author="Open-Xml-PowerTools" w:id="3330" w:date="2000-01-01T00:00:00Z">
          <w:tblPr>
            <w:tblW w:w="0" w:type="auto"/>
            <w:tblInd w:w="108" w:type="dxa"/>
            <w:shd w:val="clear" w:color="auto" w:fill="FFFFFF"/>
            <w:tblLayout w:type="fixed"/>
            <w:tblCellMar>
              <w:left w:w="0" w:type="dxa"/>
              <w:right w:w="0" w:type="dxa"/>
            </w:tblCellMar>
            <w:tblLook w:val="04A0" w:firstRow="1" w:lastRow="0" w:firstColumn="1" w:lastColumn="0" w:noHBand="0" w:noVBand="1"/>
          </w:tblPr>
        </w:tblPrChange>
      </w:tblPr>
      <w:tblGrid>
        <w:gridCol w:w="3192"/>
        <w:gridCol w:w="3021"/>
        <w:tblGridChange w:id="3331">
          <w:tblGrid>
            <w:gridCol w:w="875"/>
            <w:gridCol w:w="1516"/>
            <w:gridCol w:w="1993"/>
            <w:gridCol w:w="3720"/>
            <w:gridCol w:w="2966"/>
          </w:tblGrid>
        </w:tblGridChange>
      </w:tblGrid>
      <w:tr>
        <w:trPr>
          <w:tblHeader/>
          <w:trPrChange w:author="Open-Xml-PowerTools" w:id="3368" w:date="2000-01-01T00:00:00Z">
            <w:trPr/>
          </w:trPrChange>
        </w:trPr>
        <w:tc>
          <w:tcPr>
            <w:tcW w:w="3192" w:type="dxa"/>
            <w:tcPrChange w:author="Open-Xml-PowerTools" w:id="3339" w:date="2000-01-01T00:00:00Z">
              <w:tcPr>
                <w:tcW w:w="87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3335" w:date="2000-01-01T00:00:00Z"/>
                <w:rFonts w:ascii="Times New Roman" w:eastAsia="Times New Roman" w:hAnsi="Times New Roman" w:cs="Times New Roman"/>
                <w:sz w:val="24"/>
                <w:szCs w:val="24"/>
                <w:lang w:eastAsia="ru-RU"/>
              </w:rPr>
            </w:pPr>
            <w:ins w:author="Open-Xml-PowerTools" w:id="3332" w:date="2000-01-01T00:00:00Z">
              <w:r>
                <w:rPr>
                  <w:b/>
                </w:rPr>
                <w:t>Section or part of Building Code</w:t>
              </w:r>
            </w:ins>
            <w:del w:author="Open-Xml-PowerTools" w:id="3334" w:date="2000-01-01T00:00:00Z">
              <w:r>
                <w:rPr>
                  <w:rFonts w:ascii="Times New Roman" w:eastAsia="Times New Roman" w:hAnsi="Times New Roman" w:cs="Times New Roman"/>
                  <w:sz w:val="24"/>
                  <w:szCs w:val="24"/>
                  <w:lang w:eastAsia="ru-RU"/>
                </w:rPr>
                <w:delText>№</w:delText>
              </w:r>
            </w:del>
          </w:p>
          <w:p>
            <w:pPr>
              <w:pStyle w:val="TableNAm"/>
              <w:keepNext/>
              <w:pPrChange w:author="Open-Xml-PowerTools" w:id="3338" w:date="2000-01-01T00:00:00Z">
                <w:pPr>
                  <w:spacing w:after="192" w:line="240" w:lineRule="auto"/>
                  <w:jc w:val="center"/>
                </w:pPr>
              </w:pPrChange>
            </w:pPr>
            <w:del w:author="Open-Xml-PowerTools" w:id="3336" w:date="2000-01-01T00:00:00Z">
              <w:r>
                <w:rPr>
                  <w:rFonts w:ascii="Times New Roman" w:eastAsia="Times New Roman" w:hAnsi="Times New Roman" w:cs="Times New Roman"/>
                  <w:sz w:val="24"/>
                  <w:szCs w:val="24"/>
                  <w:lang w:eastAsia="ru-RU"/>
                </w:rPr>
                <w:delText>п/п</w:delText>
              </w:r>
            </w:del>
          </w:p>
        </w:tc>
        <w:tc>
          <w:tcPr>
            <w:tcW w:w="3021" w:type="dxa"/>
            <w:tcPrChange w:author="Open-Xml-PowerTools" w:id="3350" w:date="2000-01-01T00:00:00Z">
              <w:tcPr>
                <w:tcW w:w="151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3346" w:date="2000-01-01T00:00:00Z"/>
                <w:rFonts w:ascii="Times New Roman" w:eastAsia="Times New Roman" w:hAnsi="Times New Roman" w:cs="Times New Roman"/>
                <w:sz w:val="24"/>
                <w:szCs w:val="24"/>
                <w:lang w:eastAsia="ru-RU"/>
              </w:rPr>
            </w:pPr>
            <w:ins w:author="Open-Xml-PowerTools" w:id="3340" w:date="2000-01-01T00:00:00Z">
              <w:r>
                <w:rPr>
                  <w:b/>
                  <w:bCs/>
                </w:rPr>
                <w:t>Performance requirements</w:t>
              </w:r>
            </w:ins>
            <w:del w:author="Open-Xml-PowerTools" w:id="3342" w:date="2000-01-01T00:00:00Z">
              <w:r>
                <w:rPr>
                  <w:rFonts w:ascii="Times New Roman" w:eastAsia="Times New Roman" w:hAnsi="Times New Roman" w:cs="Times New Roman"/>
                  <w:sz w:val="24"/>
                  <w:szCs w:val="24"/>
                  <w:lang w:eastAsia="ru-RU"/>
                </w:rPr>
                <w:delText>Наименование</w:delText>
              </w:r>
            </w:del>
            <w:del w:author="Open-Xml-PowerTools" w:id="3343" w:date="2000-01-01T00:00:00Z">
              <w:r>
                <w:rPr>
                  <w:rFonts w:ascii="Times New Roman" w:eastAsia="Times New Roman" w:hAnsi="Times New Roman" w:cs="Times New Roman"/>
                  <w:sz w:val="24"/>
                  <w:szCs w:val="24"/>
                  <w:lang w:eastAsia="ru-RU"/>
                </w:rPr>
                <w:delText xml:space="preserve"> </w:delText>
              </w:r>
            </w:del>
            <w:del w:author="Open-Xml-PowerTools" w:id="3344" w:date="2000-01-01T00:00:00Z">
              <w:r>
                <w:rPr>
                  <w:rFonts w:ascii="Times New Roman" w:eastAsia="Times New Roman" w:hAnsi="Times New Roman" w:cs="Times New Roman"/>
                  <w:sz w:val="24"/>
                  <w:szCs w:val="24"/>
                  <w:lang w:eastAsia="ru-RU"/>
                </w:rPr>
                <w:delText xml:space="preserve">и </w:delText>
              </w:r>
            </w:del>
            <w:del w:author="Open-Xml-PowerTools" w:id="3345" w:date="2000-01-01T00:00:00Z">
              <w:r>
                <w:rPr>
                  <w:rFonts w:ascii="Times New Roman" w:eastAsia="Times New Roman" w:hAnsi="Times New Roman" w:cs="Times New Roman"/>
                  <w:sz w:val="24"/>
                  <w:szCs w:val="24"/>
                  <w:lang w:eastAsia="ru-RU"/>
                </w:rPr>
                <w:lastRenderedPageBreak/>
                <w:delText>реквизиты акта</w:delText>
              </w:r>
            </w:del>
          </w:p>
          <w:p>
            <w:pPr>
              <w:pStyle w:val="TableNAm"/>
              <w:keepNext/>
              <w:pPrChange w:author="Open-Xml-PowerTools" w:id="3349" w:date="2000-01-01T00:00:00Z">
                <w:pPr>
                  <w:spacing w:after="192" w:line="240" w:lineRule="auto"/>
                  <w:jc w:val="center"/>
                </w:pPr>
              </w:pPrChange>
            </w:pPr>
            <w:del w:author="Open-Xml-PowerTools" w:id="3347" w:date="2000-01-01T00:00:00Z">
              <w:r>
                <w:rPr>
                  <w:rFonts w:ascii="Times New Roman" w:eastAsia="Times New Roman" w:hAnsi="Times New Roman" w:cs="Times New Roman"/>
                  <w:sz w:val="24"/>
                  <w:szCs w:val="24"/>
                  <w:lang w:eastAsia="ru-RU"/>
                </w:rPr>
                <w:delText> </w:delText>
              </w:r>
            </w:del>
          </w:p>
        </w:tc>
        <w:tc>
          <w:tcPr>
            <w:tcW w:w="199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351" w:date="2000-01-01T00:00:00Z"/>
          </w:tcPr>
          <w:p>
            <w:pPr>
              <w:spacing w:after="192" w:line="240" w:lineRule="auto"/>
              <w:jc w:val="center"/>
              <w:rPr>
                <w:del w:author="Open-Xml-PowerTools" w:id="3355" w:date="2000-01-01T00:00:00Z"/>
                <w:rFonts w:ascii="Times New Roman" w:eastAsia="Times New Roman" w:hAnsi="Times New Roman" w:cs="Times New Roman"/>
                <w:sz w:val="24"/>
                <w:szCs w:val="24"/>
                <w:lang w:eastAsia="ru-RU"/>
              </w:rPr>
            </w:pPr>
            <w:del w:author="Open-Xml-PowerTools" w:id="3352" w:date="2000-01-01T00:00:00Z">
              <w:r>
                <w:rPr>
                  <w:rFonts w:ascii="Times New Roman" w:eastAsia="Times New Roman" w:hAnsi="Times New Roman" w:cs="Times New Roman"/>
                  <w:sz w:val="24"/>
                  <w:szCs w:val="24"/>
                  <w:lang w:eastAsia="ru-RU"/>
                </w:rPr>
                <w:lastRenderedPageBreak/>
                <w:delText xml:space="preserve">Краткое описание круга лиц и (или) перечня </w:delText>
              </w:r>
            </w:del>
            <w:del w:author="Open-Xml-PowerTools" w:id="3353" w:date="2000-01-01T00:00:00Z">
              <w:r>
                <w:rPr>
                  <w:rFonts w:ascii="Times New Roman" w:eastAsia="Times New Roman" w:hAnsi="Times New Roman" w:cs="Times New Roman"/>
                  <w:sz w:val="24"/>
                  <w:szCs w:val="24"/>
                  <w:lang w:eastAsia="ru-RU"/>
                </w:rPr>
                <w:lastRenderedPageBreak/>
                <w:delText>объектов, </w:delText>
              </w:r>
            </w:del>
            <w:del w:author="Open-Xml-PowerTools" w:id="3354" w:date="2000-01-01T00:00:00Z">
              <w:r>
                <w:rPr>
                  <w:rFonts w:ascii="Times New Roman" w:eastAsia="Times New Roman" w:hAnsi="Times New Roman" w:cs="Times New Roman"/>
                  <w:sz w:val="24"/>
                  <w:szCs w:val="24"/>
                  <w:lang w:eastAsia="ru-RU"/>
                </w:rPr>
                <w:br/>
                <w:delText>в отношении которых устанавливаются обязательные требования</w:delText>
              </w:r>
            </w:del>
          </w:p>
        </w:tc>
        <w:tc>
          <w:tcPr>
            <w:tcW w:w="372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356" w:date="2000-01-01T00:00:00Z"/>
          </w:tcPr>
          <w:p>
            <w:pPr>
              <w:spacing w:after="192" w:line="240" w:lineRule="auto"/>
              <w:jc w:val="center"/>
              <w:rPr>
                <w:del w:author="Open-Xml-PowerTools" w:id="3364" w:date="2000-01-01T00:00:00Z"/>
                <w:rFonts w:ascii="Times New Roman" w:eastAsia="Times New Roman" w:hAnsi="Times New Roman" w:cs="Times New Roman"/>
                <w:sz w:val="24"/>
                <w:szCs w:val="24"/>
                <w:lang w:eastAsia="ru-RU"/>
              </w:rPr>
            </w:pPr>
            <w:del w:author="Open-Xml-PowerTools" w:id="3357" w:date="2000-01-01T00:00:00Z">
              <w:r>
                <w:rPr>
                  <w:rFonts w:ascii="Times New Roman" w:eastAsia="Times New Roman" w:hAnsi="Times New Roman" w:cs="Times New Roman"/>
                  <w:sz w:val="24"/>
                  <w:szCs w:val="24"/>
                  <w:lang w:eastAsia="ru-RU"/>
                </w:rPr>
                <w:lastRenderedPageBreak/>
                <w:delText>Указание </w:delText>
              </w:r>
            </w:del>
            <w:del w:author="Open-Xml-PowerTools" w:id="3358" w:date="2000-01-01T00:00:00Z">
              <w:r>
                <w:rPr>
                  <w:rFonts w:ascii="Times New Roman" w:eastAsia="Times New Roman" w:hAnsi="Times New Roman" w:cs="Times New Roman"/>
                  <w:sz w:val="24"/>
                  <w:szCs w:val="24"/>
                  <w:lang w:eastAsia="ru-RU"/>
                </w:rPr>
                <w:br/>
                <w:delText>на структурные единицы акта, соблюдение которых оценивается </w:delText>
              </w:r>
            </w:del>
            <w:del w:author="Open-Xml-PowerTools" w:id="3359" w:date="2000-01-01T00:00:00Z">
              <w:r>
                <w:rPr>
                  <w:rFonts w:ascii="Times New Roman" w:eastAsia="Times New Roman" w:hAnsi="Times New Roman" w:cs="Times New Roman"/>
                  <w:sz w:val="24"/>
                  <w:szCs w:val="24"/>
                  <w:lang w:eastAsia="ru-RU"/>
                </w:rPr>
                <w:br/>
              </w:r>
            </w:del>
            <w:del w:author="Open-Xml-PowerTools" w:id="3360" w:date="2000-01-01T00:00:00Z">
              <w:r>
                <w:rPr>
                  <w:rFonts w:ascii="Times New Roman" w:eastAsia="Times New Roman" w:hAnsi="Times New Roman" w:cs="Times New Roman"/>
                  <w:sz w:val="24"/>
                  <w:szCs w:val="24"/>
                  <w:lang w:eastAsia="ru-RU"/>
                </w:rPr>
                <w:lastRenderedPageBreak/>
                <w:delText>при проведении</w:delText>
              </w:r>
            </w:del>
            <w:del w:author="Open-Xml-PowerTools" w:id="3361" w:date="2000-01-01T00:00:00Z">
              <w:r>
                <w:rPr>
                  <w:rFonts w:ascii="Times New Roman" w:eastAsia="Times New Roman" w:hAnsi="Times New Roman" w:cs="Times New Roman"/>
                  <w:sz w:val="24"/>
                  <w:szCs w:val="24"/>
                  <w:lang w:eastAsia="ru-RU"/>
                </w:rPr>
                <w:delText xml:space="preserve"> </w:delText>
              </w:r>
            </w:del>
            <w:del w:author="Open-Xml-PowerTools" w:id="3362" w:date="2000-01-01T00:00:00Z">
              <w:r>
                <w:rPr>
                  <w:rFonts w:ascii="Times New Roman" w:eastAsia="Times New Roman" w:hAnsi="Times New Roman" w:cs="Times New Roman"/>
                  <w:sz w:val="24"/>
                  <w:szCs w:val="24"/>
                  <w:lang w:eastAsia="ru-RU"/>
                </w:rPr>
                <w:delText>мероприятий </w:delText>
              </w:r>
            </w:del>
            <w:del w:author="Open-Xml-PowerTools" w:id="3363" w:date="2000-01-01T00:00:00Z">
              <w:r>
                <w:rPr>
                  <w:rFonts w:ascii="Times New Roman" w:eastAsia="Times New Roman" w:hAnsi="Times New Roman" w:cs="Times New Roman"/>
                  <w:sz w:val="24"/>
                  <w:szCs w:val="24"/>
                  <w:lang w:eastAsia="ru-RU"/>
                </w:rPr>
                <w:br/>
                <w:delText>по контролю</w:delText>
              </w:r>
            </w:del>
          </w:p>
        </w:tc>
        <w:tc>
          <w:tcPr>
            <w:tcW w:w="296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365" w:date="2000-01-01T00:00:00Z"/>
          </w:tcPr>
          <w:p>
            <w:pPr>
              <w:spacing w:after="192" w:line="240" w:lineRule="auto"/>
              <w:jc w:val="center"/>
              <w:rPr>
                <w:del w:author="Open-Xml-PowerTools" w:id="3367" w:date="2000-01-01T00:00:00Z"/>
                <w:rFonts w:ascii="Times New Roman" w:eastAsia="Times New Roman" w:hAnsi="Times New Roman" w:cs="Times New Roman"/>
                <w:sz w:val="24"/>
                <w:szCs w:val="24"/>
                <w:lang w:eastAsia="ru-RU"/>
              </w:rPr>
            </w:pPr>
            <w:del w:author="Open-Xml-PowerTools" w:id="3366" w:date="2000-01-01T00:00:00Z">
              <w:r>
                <w:rPr>
                  <w:rFonts w:ascii="Times New Roman" w:eastAsia="Times New Roman" w:hAnsi="Times New Roman" w:cs="Times New Roman"/>
                  <w:sz w:val="24"/>
                  <w:szCs w:val="24"/>
                  <w:lang w:eastAsia="ru-RU"/>
                </w:rPr>
                <w:lastRenderedPageBreak/>
                <w:delText>Текст акта</w:delText>
              </w:r>
            </w:del>
          </w:p>
        </w:tc>
      </w:tr>
      <w:tr>
        <w:tc>
          <w:tcPr>
            <w:tcW w:w="3192" w:type="dxa"/>
            <w:tcPrChange w:author="Open-Xml-PowerTools" w:id="3375" w:date="2000-01-01T00:00:00Z">
              <w:tcPr>
                <w:tcW w:w="87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374" w:date="2000-01-01T00:00:00Z">
                <w:pPr>
                  <w:spacing w:after="192" w:line="240" w:lineRule="auto"/>
                  <w:jc w:val="center"/>
                </w:pPr>
              </w:pPrChange>
            </w:pPr>
            <w:ins w:author="Open-Xml-PowerTools" w:id="3369" w:date="2000-01-01T00:00:00Z">
              <w:r>
                <w:t>Volume One, Section B — Structure</w:t>
              </w:r>
            </w:ins>
            <w:del w:author="Open-Xml-PowerTools" w:id="3371" w:date="2000-01-01T00:00:00Z">
              <w:r>
                <w:rPr>
                  <w:rFonts w:ascii="Times New Roman" w:eastAsia="Times New Roman" w:hAnsi="Times New Roman" w:cs="Times New Roman"/>
                  <w:sz w:val="24"/>
                  <w:szCs w:val="24"/>
                  <w:lang w:eastAsia="ru-RU"/>
                </w:rPr>
                <w:delText>1</w:delText>
              </w:r>
            </w:del>
            <w:del w:author="Open-Xml-PowerTools" w:id="3372" w:date="2000-01-01T00:00:00Z">
              <w:r>
                <w:rPr>
                  <w:rFonts w:ascii="Times New Roman" w:eastAsia="Times New Roman" w:hAnsi="Times New Roman" w:cs="Times New Roman"/>
                  <w:sz w:val="24"/>
                  <w:szCs w:val="24"/>
                  <w:lang w:eastAsia="ru-RU"/>
                </w:rPr>
                <w:delText>.</w:delText>
              </w:r>
            </w:del>
          </w:p>
        </w:tc>
        <w:tc>
          <w:tcPr>
            <w:tcW w:w="3021" w:type="dxa"/>
            <w:tcPrChange w:author="Open-Xml-PowerTools" w:id="3381" w:date="2000-01-01T00:00:00Z">
              <w:tcPr>
                <w:tcW w:w="151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380" w:date="2000-01-01T00:00:00Z">
                <w:pPr>
                  <w:spacing w:after="192" w:line="240" w:lineRule="auto"/>
                  <w:jc w:val="center"/>
                </w:pPr>
              </w:pPrChange>
            </w:pPr>
            <w:ins w:author="Open-Xml-PowerTools" w:id="3376" w:date="2000-01-01T00:00:00Z">
              <w:r>
                <w:t>BP1.1, BP1.2, BP1.3, BP1.4</w:t>
              </w:r>
            </w:ins>
            <w:del w:author="Open-Xml-PowerTools" w:id="3378" w:date="2000-01-01T00:00:00Z">
              <w:r>
                <w:rPr>
                  <w:rFonts w:ascii="Times New Roman" w:hAnsi="Times New Roman" w:cs="Times New Roman"/>
                  <w:color w:val="000000"/>
                  <w:sz w:val="24"/>
                  <w:szCs w:val="24"/>
                </w:rPr>
                <w:delText>Закон Краснодарского края от 7 июня 2001 г. № 369-КЗ «Об автомобильных дорогах, расположенных на территории Краснодарского края»</w:delText>
              </w:r>
            </w:del>
          </w:p>
        </w:tc>
        <w:tc>
          <w:tcPr>
            <w:tcW w:w="199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382" w:date="2000-01-01T00:00:00Z"/>
          </w:tcPr>
          <w:p>
            <w:pPr>
              <w:spacing w:after="192" w:line="240" w:lineRule="auto"/>
              <w:jc w:val="center"/>
              <w:rPr>
                <w:del w:author="Open-Xml-PowerTools" w:id="3384" w:date="2000-01-01T00:00:00Z"/>
                <w:rFonts w:ascii="Times New Roman" w:eastAsia="Times New Roman" w:hAnsi="Times New Roman" w:cs="Times New Roman"/>
                <w:sz w:val="24"/>
                <w:szCs w:val="24"/>
                <w:lang w:eastAsia="ar-SA"/>
              </w:rPr>
            </w:pPr>
            <w:del w:author="Open-Xml-PowerTools" w:id="3383" w:date="2000-01-01T00:00:00Z">
              <w:r>
                <w:rPr>
                  <w:rFonts w:ascii="Times New Roman" w:hAnsi="Times New Roman" w:cs="Times New Roman"/>
                  <w:color w:val="000000"/>
                  <w:sz w:val="24"/>
                  <w:szCs w:val="24"/>
                </w:rPr>
                <w:delText>Владельцы автомобильных дорог, организации, осуществляющие ремонт и содержание автомобильных дорог, владельцы объектов придорожной инфраструктуры, автомобильные дороги и дорожные сооружения</w:delText>
              </w:r>
            </w:del>
          </w:p>
        </w:tc>
        <w:tc>
          <w:tcPr>
            <w:tcW w:w="372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385" w:date="2000-01-01T00:00:00Z"/>
          </w:tcPr>
          <w:p>
            <w:pPr>
              <w:spacing w:after="0" w:line="240" w:lineRule="auto"/>
              <w:jc w:val="center"/>
              <w:rPr>
                <w:del w:author="Open-Xml-PowerTools" w:id="3387" w:date="2000-01-01T00:00:00Z"/>
                <w:rFonts w:ascii="Times New Roman" w:eastAsia="Times New Roman" w:hAnsi="Times New Roman" w:cs="Times New Roman"/>
                <w:sz w:val="24"/>
                <w:szCs w:val="24"/>
                <w:lang w:eastAsia="ru-RU"/>
              </w:rPr>
            </w:pPr>
            <w:del w:author="Open-Xml-PowerTools" w:id="3386" w:date="2000-01-01T00:00:00Z">
              <w:r>
                <w:rPr>
                  <w:rFonts w:ascii="Times New Roman" w:eastAsia="Times New Roman" w:hAnsi="Times New Roman" w:cs="Times New Roman"/>
                  <w:sz w:val="24"/>
                  <w:szCs w:val="24"/>
                  <w:lang w:eastAsia="ru-RU"/>
                </w:rPr>
                <w:delText>Статья 13</w:delText>
              </w:r>
            </w:del>
          </w:p>
          <w:p>
            <w:pPr>
              <w:spacing w:after="0" w:line="240" w:lineRule="auto"/>
              <w:jc w:val="center"/>
              <w:rPr>
                <w:del w:author="Open-Xml-PowerTools" w:id="3388" w:date="2000-01-01T00:00:00Z"/>
                <w:rFonts w:ascii="Times New Roman" w:eastAsia="Times New Roman" w:hAnsi="Times New Roman" w:cs="Times New Roman"/>
                <w:sz w:val="24"/>
                <w:szCs w:val="24"/>
                <w:lang w:eastAsia="ru-RU"/>
              </w:rPr>
            </w:pPr>
          </w:p>
          <w:p>
            <w:pPr>
              <w:spacing w:after="192" w:line="240" w:lineRule="auto"/>
              <w:jc w:val="center"/>
              <w:rPr>
                <w:del w:author="Open-Xml-PowerTools" w:id="3389" w:date="2000-01-01T00:00:00Z"/>
                <w:rFonts w:ascii="Times New Roman" w:eastAsia="Times New Roman" w:hAnsi="Times New Roman" w:cs="Times New Roman"/>
                <w:sz w:val="24"/>
                <w:szCs w:val="24"/>
                <w:lang w:eastAsia="ru-RU"/>
              </w:rPr>
            </w:pPr>
          </w:p>
        </w:tc>
        <w:tc>
          <w:tcPr>
            <w:tcW w:w="296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390" w:date="2000-01-01T00:00:00Z"/>
          </w:tcPr>
          <w:p>
            <w:pPr>
              <w:spacing w:after="0" w:line="240" w:lineRule="auto"/>
              <w:ind w:firstLine="540"/>
              <w:jc w:val="center"/>
              <w:rPr>
                <w:del w:author="Open-Xml-PowerTools" w:id="3392" w:date="2000-01-01T00:00:00Z"/>
                <w:rFonts w:ascii="Verdana" w:eastAsia="Times New Roman" w:hAnsi="Verdana" w:cs="Times New Roman"/>
                <w:i/>
                <w:sz w:val="21"/>
                <w:szCs w:val="21"/>
                <w:u w:val="single"/>
                <w:lang w:eastAsia="ru-RU"/>
              </w:rPr>
            </w:pPr>
            <w:hyperlink w:history="1">
              <w:del w:author="Open-Xml-PowerTools" w:id="3391" w:date="2000-01-01T00:00:00Z">
                <w:r>
                  <w:rPr>
                    <w:color w:val="0000FF"/>
                    <w:u w:val="single"/>
                  </w:rPr>
                  <w:delText>Закон Краснодарского края от 07.06.2001 N 369-КЗ (krasnodarpravo.ru)</w:delText>
                </w:r>
              </w:del>
            </w:hyperlink>
          </w:p>
        </w:tc>
      </w:tr>
      <w:tr>
        <w:trPr>
          <w:ins w:author="Open-Xml-PowerTools" w:id="3393" w:date="2000-01-01T00:00:00Z"/>
        </w:trPr>
        <w:tc>
          <w:tcPr>
            <w:tcW w:w="3192" w:type="dxa"/>
          </w:tcPr>
          <w:p>
            <w:pPr>
              <w:pStyle w:val="TableNAm"/>
              <w:rPr>
                <w:ins w:author="Open-Xml-PowerTools" w:id="3395" w:date="2000-01-01T00:00:00Z"/>
              </w:rPr>
            </w:pPr>
            <w:ins w:author="Open-Xml-PowerTools" w:id="3394" w:date="2000-01-01T00:00:00Z">
              <w:r>
                <w:t>Volume One, Section C — Fire resistance</w:t>
              </w:r>
            </w:ins>
          </w:p>
        </w:tc>
        <w:tc>
          <w:tcPr>
            <w:tcW w:w="3021" w:type="dxa"/>
          </w:tcPr>
          <w:p>
            <w:pPr>
              <w:pStyle w:val="TableNAm"/>
              <w:rPr>
                <w:ins w:author="Open-Xml-PowerTools" w:id="3397" w:date="2000-01-01T00:00:00Z"/>
              </w:rPr>
            </w:pPr>
            <w:ins w:author="Open-Xml-PowerTools" w:id="3396" w:date="2000-01-01T00:00:00Z">
              <w:r>
                <w:t>CP1, CP2, CP3, CP4, CP5, CP6, CP7, CP8, CP9</w:t>
              </w:r>
            </w:ins>
          </w:p>
        </w:tc>
      </w:tr>
      <w:tr>
        <w:trPr>
          <w:ins w:author="Open-Xml-PowerTools" w:id="3398" w:date="2000-01-01T00:00:00Z"/>
        </w:trPr>
        <w:tc>
          <w:tcPr>
            <w:tcW w:w="3192" w:type="dxa"/>
          </w:tcPr>
          <w:p>
            <w:pPr>
              <w:pStyle w:val="TableNAm"/>
              <w:rPr>
                <w:ins w:author="Open-Xml-PowerTools" w:id="3400" w:date="2000-01-01T00:00:00Z"/>
              </w:rPr>
            </w:pPr>
            <w:ins w:author="Open-Xml-PowerTools" w:id="3399" w:date="2000-01-01T00:00:00Z">
              <w:r>
                <w:lastRenderedPageBreak/>
                <w:t>Volume One, Section D — Access and egress</w:t>
              </w:r>
            </w:ins>
          </w:p>
        </w:tc>
        <w:tc>
          <w:tcPr>
            <w:tcW w:w="3021" w:type="dxa"/>
          </w:tcPr>
          <w:p>
            <w:pPr>
              <w:pStyle w:val="TableNAm"/>
              <w:rPr>
                <w:ins w:author="Open-Xml-PowerTools" w:id="3402" w:date="2000-01-01T00:00:00Z"/>
              </w:rPr>
            </w:pPr>
            <w:ins w:author="Open-Xml-PowerTools" w:id="3401" w:date="2000-01-01T00:00:00Z">
              <w:r>
                <w:t>DP2, DP3, DP4, DP5, DP6</w:t>
              </w:r>
            </w:ins>
          </w:p>
        </w:tc>
      </w:tr>
      <w:tr>
        <w:trPr>
          <w:cantSplit/>
          <w:ins w:author="Open-Xml-PowerTools" w:id="3403" w:date="2000-01-01T00:00:00Z"/>
        </w:trPr>
        <w:tc>
          <w:tcPr>
            <w:tcW w:w="3192" w:type="dxa"/>
          </w:tcPr>
          <w:p>
            <w:pPr>
              <w:pStyle w:val="TableNAm"/>
              <w:rPr>
                <w:ins w:author="Open-Xml-PowerTools" w:id="3405" w:date="2000-01-01T00:00:00Z"/>
              </w:rPr>
            </w:pPr>
            <w:ins w:author="Open-Xml-PowerTools" w:id="3404" w:date="2000-01-01T00:00:00Z">
              <w:r>
                <w:t>Volume One, Section E — Services and equipment</w:t>
              </w:r>
            </w:ins>
          </w:p>
        </w:tc>
        <w:tc>
          <w:tcPr>
            <w:tcW w:w="3021" w:type="dxa"/>
          </w:tcPr>
          <w:p>
            <w:pPr>
              <w:pStyle w:val="TableNAm"/>
              <w:rPr>
                <w:ins w:author="Open-Xml-PowerTools" w:id="3407" w:date="2000-01-01T00:00:00Z"/>
              </w:rPr>
            </w:pPr>
            <w:ins w:author="Open-Xml-PowerTools" w:id="3406" w:date="2000-01-01T00:00:00Z">
              <w:r>
                <w:t>EP1.1, EP1.2, EP1.3, EP1.4, EP1.5, EP1.6, EP2.1, EP2.2, EP4.1, EP4.2, EP4.3</w:t>
              </w:r>
            </w:ins>
          </w:p>
        </w:tc>
      </w:tr>
      <w:tr>
        <w:trPr>
          <w:ins w:author="Open-Xml-PowerTools" w:id="3408" w:date="2000-01-01T00:00:00Z"/>
        </w:trPr>
        <w:tc>
          <w:tcPr>
            <w:tcW w:w="3192" w:type="dxa"/>
          </w:tcPr>
          <w:p>
            <w:pPr>
              <w:pStyle w:val="TableNAm"/>
              <w:rPr>
                <w:ins w:author="Open-Xml-PowerTools" w:id="3410" w:date="2000-01-01T00:00:00Z"/>
              </w:rPr>
            </w:pPr>
            <w:ins w:author="Open-Xml-PowerTools" w:id="3409" w:date="2000-01-01T00:00:00Z">
              <w:r>
                <w:t>Volume One, Section G — Ancillary provisions</w:t>
              </w:r>
            </w:ins>
          </w:p>
        </w:tc>
        <w:tc>
          <w:tcPr>
            <w:tcW w:w="3021" w:type="dxa"/>
          </w:tcPr>
          <w:p>
            <w:pPr>
              <w:pStyle w:val="TableNAm"/>
              <w:rPr>
                <w:ins w:author="Open-Xml-PowerTools" w:id="3412" w:date="2000-01-01T00:00:00Z"/>
              </w:rPr>
            </w:pPr>
            <w:ins w:author="Open-Xml-PowerTools" w:id="3411" w:date="2000-01-01T00:00:00Z">
              <w:r>
                <w:t>GP2.1, GP 2.2, GP5.1</w:t>
              </w:r>
            </w:ins>
          </w:p>
        </w:tc>
      </w:tr>
      <w:tr>
        <w:trPr>
          <w:ins w:author="Open-Xml-PowerTools" w:id="3413" w:date="2000-01-01T00:00:00Z"/>
        </w:trPr>
        <w:tc>
          <w:tcPr>
            <w:tcW w:w="3192" w:type="dxa"/>
          </w:tcPr>
          <w:p>
            <w:pPr>
              <w:pStyle w:val="TableNAm"/>
              <w:rPr>
                <w:ins w:author="Open-Xml-PowerTools" w:id="3415" w:date="2000-01-01T00:00:00Z"/>
              </w:rPr>
            </w:pPr>
            <w:ins w:author="Open-Xml-PowerTools" w:id="3414" w:date="2000-01-01T00:00:00Z">
              <w:r>
                <w:t>Volume Two, Part 2.1 — Structure</w:t>
              </w:r>
            </w:ins>
          </w:p>
        </w:tc>
        <w:tc>
          <w:tcPr>
            <w:tcW w:w="3021" w:type="dxa"/>
          </w:tcPr>
          <w:p>
            <w:pPr>
              <w:pStyle w:val="TableNAm"/>
              <w:rPr>
                <w:ins w:author="Open-Xml-PowerTools" w:id="3417" w:date="2000-01-01T00:00:00Z"/>
              </w:rPr>
            </w:pPr>
            <w:ins w:author="Open-Xml-PowerTools" w:id="3416" w:date="2000-01-01T00:00:00Z">
              <w:r>
                <w:t>P2.1.1, P2.1.2</w:t>
              </w:r>
            </w:ins>
          </w:p>
        </w:tc>
      </w:tr>
      <w:tr>
        <w:trPr>
          <w:ins w:author="Open-Xml-PowerTools" w:id="3418" w:date="2000-01-01T00:00:00Z"/>
        </w:trPr>
        <w:tc>
          <w:tcPr>
            <w:tcW w:w="3192" w:type="dxa"/>
          </w:tcPr>
          <w:p>
            <w:pPr>
              <w:pStyle w:val="TableNAm"/>
              <w:rPr>
                <w:ins w:author="Open-Xml-PowerTools" w:id="3420" w:date="2000-01-01T00:00:00Z"/>
              </w:rPr>
            </w:pPr>
            <w:ins w:author="Open-Xml-PowerTools" w:id="3419" w:date="2000-01-01T00:00:00Z">
              <w:r>
                <w:t>Volume Two, Part 2.3 — Fire safety</w:t>
              </w:r>
            </w:ins>
          </w:p>
        </w:tc>
        <w:tc>
          <w:tcPr>
            <w:tcW w:w="3021" w:type="dxa"/>
          </w:tcPr>
          <w:p>
            <w:pPr>
              <w:pStyle w:val="TableNAm"/>
              <w:rPr>
                <w:ins w:author="Open-Xml-PowerTools" w:id="3422" w:date="2000-01-01T00:00:00Z"/>
              </w:rPr>
            </w:pPr>
            <w:ins w:author="Open-Xml-PowerTools" w:id="3421" w:date="2000-01-01T00:00:00Z">
              <w:r>
                <w:t>P2.3.1, P2.3.2</w:t>
              </w:r>
            </w:ins>
          </w:p>
        </w:tc>
      </w:tr>
      <w:tr>
        <w:trPr>
          <w:ins w:author="Open-Xml-PowerTools" w:id="3423" w:date="2000-01-01T00:00:00Z"/>
        </w:trPr>
        <w:tc>
          <w:tcPr>
            <w:tcW w:w="3192" w:type="dxa"/>
          </w:tcPr>
          <w:p>
            <w:pPr>
              <w:pStyle w:val="TableNAm"/>
              <w:rPr>
                <w:ins w:author="Open-Xml-PowerTools" w:id="3425" w:date="2000-01-01T00:00:00Z"/>
              </w:rPr>
            </w:pPr>
            <w:ins w:author="Open-Xml-PowerTools" w:id="3424" w:date="2000-01-01T00:00:00Z">
              <w:r>
                <w:t>Volume Two, Part 2.5 — Safe movement and access</w:t>
              </w:r>
            </w:ins>
          </w:p>
        </w:tc>
        <w:tc>
          <w:tcPr>
            <w:tcW w:w="3021" w:type="dxa"/>
          </w:tcPr>
          <w:p>
            <w:pPr>
              <w:pStyle w:val="TableNAm"/>
              <w:rPr>
                <w:ins w:author="Open-Xml-PowerTools" w:id="3427" w:date="2000-01-01T00:00:00Z"/>
              </w:rPr>
            </w:pPr>
            <w:ins w:author="Open-Xml-PowerTools" w:id="3426" w:date="2000-01-01T00:00:00Z">
              <w:r>
                <w:t>P2.5.1, P2.5.2</w:t>
              </w:r>
            </w:ins>
          </w:p>
        </w:tc>
      </w:tr>
      <w:tr>
        <w:trPr>
          <w:ins w:author="Open-Xml-PowerTools" w:id="3428" w:date="2000-01-01T00:00:00Z"/>
        </w:trPr>
        <w:tc>
          <w:tcPr>
            <w:tcW w:w="3192" w:type="dxa"/>
          </w:tcPr>
          <w:p>
            <w:pPr>
              <w:pStyle w:val="TableNAm"/>
              <w:keepNext/>
              <w:rPr>
                <w:ins w:author="Open-Xml-PowerTools" w:id="3430" w:date="2000-01-01T00:00:00Z"/>
              </w:rPr>
            </w:pPr>
            <w:ins w:author="Open-Xml-PowerTools" w:id="3429" w:date="2000-01-01T00:00:00Z">
              <w:r>
                <w:t>Volume Two, Part 2.7 — Ancillary provisions and additional construction requirements</w:t>
              </w:r>
            </w:ins>
          </w:p>
        </w:tc>
        <w:tc>
          <w:tcPr>
            <w:tcW w:w="3021" w:type="dxa"/>
          </w:tcPr>
          <w:p>
            <w:pPr>
              <w:pStyle w:val="TableNAm"/>
              <w:keepNext/>
              <w:rPr>
                <w:ins w:author="Open-Xml-PowerTools" w:id="3432" w:date="2000-01-01T00:00:00Z"/>
              </w:rPr>
            </w:pPr>
            <w:ins w:author="Open-Xml-PowerTools" w:id="3431" w:date="2000-01-01T00:00:00Z">
              <w:r>
                <w:t>P2.7.3, P2.7.5, P2.7.6</w:t>
              </w:r>
            </w:ins>
          </w:p>
        </w:tc>
      </w:tr>
    </w:tbl>
    <w:p>
      <w:pPr>
        <w:pStyle w:val="Ednotesubsection"/>
        <w:rPr>
          <w:ins w:author="Open-Xml-PowerTools" w:id="3435" w:date="2000-01-01T00:00:00Z"/>
        </w:rPr>
      </w:pPr>
      <w:ins w:author="Open-Xml-PowerTools" w:id="3433" w:date="2000-01-01T00:00:00Z">
        <w:r>
          <w:tab/>
          <w:t>[(3A)</w:t>
        </w:r>
      </w:ins>
      <w:ins w:author="Open-Xml-PowerTools" w:id="3434" w:date="2000-01-01T00:00:00Z">
        <w:r>
          <w:tab/>
          <w:t>deleted]</w:t>
        </w:r>
      </w:ins>
    </w:p>
    <w:p>
      <w:pPr>
        <w:pStyle w:val="Subsection"/>
        <w:rPr>
          <w:ins w:author="Open-Xml-PowerTools" w:id="3438" w:date="2000-01-01T00:00:00Z"/>
        </w:rPr>
      </w:pPr>
      <w:ins w:author="Open-Xml-PowerTools" w:id="3436" w:date="2000-01-01T00:00:00Z">
        <w:r>
          <w:tab/>
          <w:t>(4)</w:t>
        </w:r>
      </w:ins>
      <w:ins w:author="Open-Xml-PowerTools" w:id="3437" w:date="2000-01-01T00:00:00Z">
        <w:r>
          <w:tab/>
          <w:t xml:space="preserve">The applicable building standards include those that relate to a performance requirement that is — </w:t>
        </w:r>
      </w:ins>
    </w:p>
    <w:p>
      <w:pPr>
        <w:pStyle w:val="Indenta"/>
        <w:rPr>
          <w:ins w:author="Open-Xml-PowerTools" w:id="3441" w:date="2000-01-01T00:00:00Z"/>
        </w:rPr>
      </w:pPr>
      <w:ins w:author="Open-Xml-PowerTools" w:id="3439" w:date="2000-01-01T00:00:00Z">
        <w:r>
          <w:tab/>
          <w:t>(a)</w:t>
        </w:r>
      </w:ins>
      <w:ins w:author="Open-Xml-PowerTools" w:id="3440" w:date="2000-01-01T00:00:00Z">
        <w:r>
          <w:tab/>
          <w:t>listed in the Table; and</w:t>
        </w:r>
      </w:ins>
    </w:p>
    <w:p>
      <w:pPr>
        <w:pStyle w:val="Indenta"/>
        <w:rPr>
          <w:ins w:author="Open-Xml-PowerTools" w:id="3444" w:date="2000-01-01T00:00:00Z"/>
        </w:rPr>
      </w:pPr>
      <w:ins w:author="Open-Xml-PowerTools" w:id="3442" w:date="2000-01-01T00:00:00Z">
        <w:r>
          <w:tab/>
          <w:t>(b)</w:t>
        </w:r>
      </w:ins>
      <w:ins w:author="Open-Xml-PowerTools" w:id="3443" w:date="2000-01-01T00:00:00Z">
        <w:r>
          <w:tab/>
          <w:t xml:space="preserve">applicable to buildings or incidental structures — </w:t>
        </w:r>
      </w:ins>
    </w:p>
    <w:p>
      <w:pPr>
        <w:pStyle w:val="Indenti"/>
        <w:rPr>
          <w:ins w:author="Open-Xml-PowerTools" w:id="3447" w:date="2000-01-01T00:00:00Z"/>
        </w:rPr>
      </w:pPr>
      <w:ins w:author="Open-Xml-PowerTools" w:id="3445" w:date="2000-01-01T00:00:00Z">
        <w:r>
          <w:tab/>
          <w:t>(i)</w:t>
        </w:r>
      </w:ins>
      <w:ins w:author="Open-Xml-PowerTools" w:id="3446" w:date="2000-01-01T00:00:00Z">
        <w:r>
          <w:tab/>
          <w:t>of the classification of the relocated building or incidental structure; and</w:t>
        </w:r>
      </w:ins>
    </w:p>
    <w:p>
      <w:pPr>
        <w:pStyle w:val="Indenti"/>
        <w:rPr>
          <w:ins w:author="Open-Xml-PowerTools" w:id="3450" w:date="2000-01-01T00:00:00Z"/>
        </w:rPr>
      </w:pPr>
      <w:ins w:author="Open-Xml-PowerTools" w:id="3448" w:date="2000-01-01T00:00:00Z">
        <w:r>
          <w:lastRenderedPageBreak/>
          <w:tab/>
          <w:t>(ii)</w:t>
        </w:r>
      </w:ins>
      <w:ins w:author="Open-Xml-PowerTools" w:id="3449" w:date="2000-01-01T00:00:00Z">
        <w:r>
          <w:tab/>
          <w:t>in the geographical area where the relocated building or incidental structure was first assembled;</w:t>
        </w:r>
      </w:ins>
    </w:p>
    <w:p>
      <w:pPr>
        <w:pStyle w:val="Indenta"/>
        <w:rPr>
          <w:ins w:author="Open-Xml-PowerTools" w:id="3453" w:date="2000-01-01T00:00:00Z"/>
        </w:rPr>
      </w:pPr>
      <w:ins w:author="Open-Xml-PowerTools" w:id="3451" w:date="2000-01-01T00:00:00Z">
        <w:r>
          <w:tab/>
        </w:r>
      </w:ins>
      <w:ins w:author="Open-Xml-PowerTools" w:id="3452" w:date="2000-01-01T00:00:00Z">
        <w:r>
          <w:tab/>
          <w:t>and</w:t>
        </w:r>
      </w:ins>
    </w:p>
    <w:p>
      <w:pPr>
        <w:pStyle w:val="Indenta"/>
        <w:rPr>
          <w:ins w:author="Open-Xml-PowerTools" w:id="3456" w:date="2000-01-01T00:00:00Z"/>
        </w:rPr>
      </w:pPr>
      <w:ins w:author="Open-Xml-PowerTools" w:id="3454" w:date="2000-01-01T00:00:00Z">
        <w:r>
          <w:tab/>
          <w:t>(c)</w:t>
        </w:r>
      </w:ins>
      <w:ins w:author="Open-Xml-PowerTools" w:id="3455" w:date="2000-01-01T00:00:00Z">
        <w:r>
          <w:tab/>
          <w:t xml:space="preserve">set out in the edition of the Building Code in effect — </w:t>
        </w:r>
      </w:ins>
    </w:p>
    <w:p>
      <w:pPr>
        <w:pStyle w:val="Indenti"/>
        <w:rPr>
          <w:ins w:author="Open-Xml-PowerTools" w:id="3459" w:date="2000-01-01T00:00:00Z"/>
        </w:rPr>
      </w:pPr>
      <w:ins w:author="Open-Xml-PowerTools" w:id="3457" w:date="2000-01-01T00:00:00Z">
        <w:r>
          <w:tab/>
          <w:t>(i)</w:t>
        </w:r>
      </w:ins>
      <w:ins w:author="Open-Xml-PowerTools" w:id="3458" w:date="2000-01-01T00:00:00Z">
        <w:r>
          <w:tab/>
          <w:t>if subparagraph (ii) does not apply — at the time of, or 12 months before, the first application for a building permit to assemble the relocated building or incidental structure (whichever was applied by the building surveyor in respect of the building or incidental structure); or</w:t>
        </w:r>
      </w:ins>
    </w:p>
    <w:p>
      <w:pPr>
        <w:pStyle w:val="Indenti"/>
        <w:rPr>
          <w:ins w:author="Open-Xml-PowerTools" w:id="3462" w:date="2000-01-01T00:00:00Z"/>
        </w:rPr>
      </w:pPr>
      <w:ins w:author="Open-Xml-PowerTools" w:id="3460" w:date="2000-01-01T00:00:00Z">
        <w:r>
          <w:tab/>
          <w:t>(ii)</w:t>
        </w:r>
      </w:ins>
      <w:ins w:author="Open-Xml-PowerTools" w:id="3461" w:date="2000-01-01T00:00:00Z">
        <w:r>
          <w:tab/>
          <w:t>if no building permit to assemble the relocated building or incidental structure has ever been required — at the time of the first assembly of the relocated building or incidental structure.</w:t>
        </w:r>
      </w:ins>
    </w:p>
    <w:p>
      <w:pPr>
        <w:pStyle w:val="THeadingNAm"/>
        <w:spacing w:before="100"/>
        <w:rPr>
          <w:ins w:author="Open-Xml-PowerTools" w:id="3464" w:date="2000-01-01T00:00:00Z"/>
        </w:rPr>
      </w:pPr>
      <w:ins w:author="Open-Xml-PowerTools" w:id="3463" w:date="2000-01-01T00:00:00Z">
        <w:r>
          <w:t>Table</w:t>
        </w:r>
      </w:ins>
    </w:p>
    <w:p>
      <w:pPr>
        <w:suppressAutoHyphens/>
        <w:autoSpaceDE w:val="0"/>
        <w:autoSpaceDN w:val="0"/>
        <w:adjustRightInd w:val="0"/>
        <w:spacing w:after="0" w:line="240" w:lineRule="auto"/>
        <w:jc w:val="both"/>
        <w:rPr>
          <w:del w:author="Open-Xml-PowerTools" w:id="3466" w:date="2000-01-01T00:00:00Z"/>
          <w:rFonts w:ascii="Times New Roman" w:eastAsia="Calibri" w:hAnsi="Times New Roman" w:cs="Times New Roman"/>
          <w:sz w:val="24"/>
          <w:szCs w:val="24"/>
          <w:lang w:eastAsia="ar-SA"/>
        </w:rPr>
      </w:pPr>
      <w:del w:author="Open-Xml-PowerTools" w:id="3465" w:date="2000-01-01T00:00:00Z">
        <w:r>
          <w:rPr>
            <w:rFonts w:ascii="Times New Roman" w:eastAsia="Calibri" w:hAnsi="Times New Roman" w:cs="Times New Roman"/>
            <w:sz w:val="24"/>
            <w:szCs w:val="24"/>
            <w:lang w:eastAsia="ar-SA"/>
          </w:rPr>
          <w:delText xml:space="preserve">  </w:delText>
        </w:r>
      </w:del>
    </w:p>
    <w:p>
      <w:pPr>
        <w:suppressAutoHyphens/>
        <w:autoSpaceDE w:val="0"/>
        <w:autoSpaceDN w:val="0"/>
        <w:adjustRightInd w:val="0"/>
        <w:spacing w:after="0" w:line="240" w:lineRule="auto"/>
        <w:jc w:val="both"/>
        <w:rPr>
          <w:del w:author="Open-Xml-PowerTools" w:id="3468" w:date="2000-01-01T00:00:00Z"/>
          <w:rFonts w:ascii="Times New Roman" w:eastAsia="Calibri" w:hAnsi="Times New Roman" w:cs="Times New Roman"/>
          <w:sz w:val="24"/>
          <w:szCs w:val="24"/>
          <w:lang w:eastAsia="ar-SA"/>
        </w:rPr>
      </w:pPr>
      <w:del w:author="Open-Xml-PowerTools" w:id="3467" w:date="2000-01-01T00:00:00Z">
        <w:r>
          <w:rPr>
            <w:rFonts w:ascii="Times New Roman" w:eastAsia="Calibri" w:hAnsi="Times New Roman" w:cs="Times New Roman"/>
            <w:sz w:val="24"/>
            <w:szCs w:val="24"/>
            <w:lang w:eastAsia="ar-SA"/>
          </w:rPr>
          <w:delText xml:space="preserve">  </w:delText>
        </w:r>
      </w:del>
    </w:p>
    <w:p>
      <w:pPr>
        <w:suppressAutoHyphens/>
        <w:autoSpaceDE w:val="0"/>
        <w:autoSpaceDN w:val="0"/>
        <w:adjustRightInd w:val="0"/>
        <w:spacing w:after="0" w:line="240" w:lineRule="auto"/>
        <w:jc w:val="both"/>
        <w:rPr>
          <w:del w:author="Open-Xml-PowerTools" w:id="3469"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center"/>
        <w:outlineLvl w:val="0"/>
        <w:rPr>
          <w:del w:author="Open-Xml-PowerTools" w:id="3471" w:date="2000-01-01T00:00:00Z"/>
          <w:rFonts w:ascii="Times New Roman" w:eastAsia="Calibri" w:hAnsi="Times New Roman" w:cs="Times New Roman"/>
          <w:sz w:val="24"/>
          <w:szCs w:val="24"/>
          <w:lang w:eastAsia="ar-SA"/>
        </w:rPr>
      </w:pPr>
      <w:del w:author="Open-Xml-PowerTools" w:id="3470" w:date="2000-01-01T00:00:00Z">
        <w:r>
          <w:rPr>
            <w:rFonts w:ascii="Times New Roman" w:eastAsia="Calibri" w:hAnsi="Times New Roman" w:cs="Times New Roman"/>
            <w:sz w:val="24"/>
            <w:szCs w:val="24"/>
            <w:lang w:eastAsia="ar-SA"/>
          </w:rPr>
          <w:delText>Раздел VII. Иные нормативные документы,</w:delText>
        </w:r>
      </w:del>
    </w:p>
    <w:p>
      <w:pPr>
        <w:suppressAutoHyphens/>
        <w:autoSpaceDE w:val="0"/>
        <w:autoSpaceDN w:val="0"/>
        <w:adjustRightInd w:val="0"/>
        <w:spacing w:after="0" w:line="240" w:lineRule="auto"/>
        <w:jc w:val="center"/>
        <w:rPr>
          <w:del w:author="Open-Xml-PowerTools" w:id="3474" w:date="2000-01-01T00:00:00Z"/>
          <w:rFonts w:ascii="Times New Roman" w:eastAsia="Calibri" w:hAnsi="Times New Roman" w:cs="Times New Roman"/>
          <w:sz w:val="24"/>
          <w:szCs w:val="24"/>
          <w:lang w:eastAsia="ar-SA"/>
        </w:rPr>
      </w:pPr>
      <w:del w:author="Open-Xml-PowerTools" w:id="3472" w:date="2000-01-01T00:00:00Z">
        <w:r>
          <w:rPr>
            <w:rFonts w:ascii="Times New Roman" w:eastAsia="Calibri" w:hAnsi="Times New Roman" w:cs="Times New Roman"/>
            <w:sz w:val="24"/>
            <w:szCs w:val="24"/>
            <w:lang w:eastAsia="ar-SA"/>
          </w:rPr>
          <w:delText xml:space="preserve">обязательность соблюдения, </w:delText>
        </w:r>
      </w:del>
      <w:del w:author="Open-Xml-PowerTools" w:id="3473" w:date="2000-01-01T00:00:00Z">
        <w:r>
          <w:rPr>
            <w:rFonts w:ascii="Times New Roman" w:eastAsia="Calibri" w:hAnsi="Times New Roman" w:cs="Times New Roman"/>
            <w:sz w:val="24"/>
            <w:szCs w:val="24"/>
            <w:lang w:eastAsia="ar-SA"/>
          </w:rPr>
          <w:delText>которых установлена</w:delText>
        </w:r>
      </w:del>
    </w:p>
    <w:p>
      <w:pPr>
        <w:suppressAutoHyphens/>
        <w:autoSpaceDE w:val="0"/>
        <w:autoSpaceDN w:val="0"/>
        <w:adjustRightInd w:val="0"/>
        <w:spacing w:after="0" w:line="240" w:lineRule="auto"/>
        <w:jc w:val="center"/>
        <w:rPr>
          <w:del w:author="Open-Xml-PowerTools" w:id="3476" w:date="2000-01-01T00:00:00Z"/>
          <w:rFonts w:ascii="Times New Roman" w:eastAsia="Calibri" w:hAnsi="Times New Roman" w:cs="Times New Roman"/>
          <w:sz w:val="24"/>
          <w:szCs w:val="24"/>
          <w:lang w:eastAsia="ar-SA"/>
        </w:rPr>
      </w:pPr>
      <w:del w:author="Open-Xml-PowerTools" w:id="3475" w:date="2000-01-01T00:00:00Z">
        <w:r>
          <w:rPr>
            <w:rFonts w:ascii="Times New Roman" w:eastAsia="Calibri" w:hAnsi="Times New Roman" w:cs="Times New Roman"/>
            <w:sz w:val="24"/>
            <w:szCs w:val="24"/>
            <w:lang w:eastAsia="ar-SA"/>
          </w:rPr>
          <w:delText>законодательством Российской Федерации</w:delText>
        </w:r>
      </w:del>
    </w:p>
    <w:p>
      <w:pPr>
        <w:suppressAutoHyphens/>
        <w:autoSpaceDE w:val="0"/>
        <w:autoSpaceDN w:val="0"/>
        <w:adjustRightInd w:val="0"/>
        <w:spacing w:after="0" w:line="240" w:lineRule="auto"/>
        <w:rPr>
          <w:del w:author="Open-Xml-PowerTools" w:id="3477" w:date="2000-01-01T00:00:00Z"/>
          <w:rFonts w:ascii="Times New Roman" w:eastAsia="Calibri" w:hAnsi="Times New Roman" w:cs="Times New Roman"/>
          <w:sz w:val="24"/>
          <w:szCs w:val="24"/>
          <w:lang w:eastAsia="ar-SA"/>
        </w:rPr>
      </w:pPr>
    </w:p>
    <w:tbl>
      <w:tblPr>
        <w:tblW w:w="6213" w:type="dxa"/>
        <w:tblInd w:w="1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Change w:author="Open-Xml-PowerTools" w:id="3478" w:date="2000-01-01T00:00:00Z">
          <w:tblPr>
            <w:tblW w:w="0" w:type="auto"/>
            <w:tblInd w:w="108" w:type="dxa"/>
            <w:shd w:val="clear" w:color="auto" w:fill="FFFFFF"/>
            <w:tblLayout w:type="fixed"/>
            <w:tblCellMar>
              <w:left w:w="0" w:type="dxa"/>
              <w:right w:w="0" w:type="dxa"/>
            </w:tblCellMar>
            <w:tblLook w:val="04A0" w:firstRow="1" w:lastRow="0" w:firstColumn="1" w:lastColumn="0" w:noHBand="0" w:noVBand="1"/>
          </w:tblPr>
        </w:tblPrChange>
      </w:tblPr>
      <w:tblGrid>
        <w:gridCol w:w="3192"/>
        <w:gridCol w:w="3021"/>
        <w:tblGridChange w:id="3479">
          <w:tblGrid>
            <w:gridCol w:w="733"/>
            <w:gridCol w:w="2192"/>
            <w:gridCol w:w="1919"/>
            <w:gridCol w:w="3118"/>
            <w:gridCol w:w="3108"/>
          </w:tblGrid>
        </w:tblGridChange>
      </w:tblGrid>
      <w:tr>
        <w:trPr>
          <w:cantSplit/>
          <w:tblHeader/>
          <w:trPrChange w:author="Open-Xml-PowerTools" w:id="3513" w:date="2000-01-01T00:00:00Z">
            <w:trPr>
              <w:trHeight w:val="1540"/>
            </w:trPr>
          </w:trPrChange>
        </w:trPr>
        <w:tc>
          <w:tcPr>
            <w:tcW w:w="3192" w:type="dxa"/>
            <w:tcPrChange w:author="Open-Xml-PowerTools" w:id="3487" w:date="2000-01-01T00:00:00Z">
              <w:tcPr>
                <w:tcW w:w="73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3483" w:date="2000-01-01T00:00:00Z"/>
                <w:rFonts w:ascii="Times New Roman" w:eastAsia="Times New Roman" w:hAnsi="Times New Roman" w:cs="Times New Roman"/>
                <w:sz w:val="24"/>
                <w:szCs w:val="24"/>
                <w:lang w:eastAsia="ru-RU"/>
              </w:rPr>
            </w:pPr>
            <w:ins w:author="Open-Xml-PowerTools" w:id="3480" w:date="2000-01-01T00:00:00Z">
              <w:r>
                <w:rPr>
                  <w:b/>
                </w:rPr>
                <w:t>Section or part of Building Code</w:t>
              </w:r>
            </w:ins>
            <w:del w:author="Open-Xml-PowerTools" w:id="3482" w:date="2000-01-01T00:00:00Z">
              <w:r>
                <w:rPr>
                  <w:rFonts w:ascii="Times New Roman" w:eastAsia="Times New Roman" w:hAnsi="Times New Roman" w:cs="Times New Roman"/>
                  <w:sz w:val="24"/>
                  <w:szCs w:val="24"/>
                  <w:lang w:eastAsia="ru-RU"/>
                </w:rPr>
                <w:delText>№</w:delText>
              </w:r>
            </w:del>
          </w:p>
          <w:p>
            <w:pPr>
              <w:pStyle w:val="TableNAm"/>
              <w:pPrChange w:author="Open-Xml-PowerTools" w:id="3486" w:date="2000-01-01T00:00:00Z">
                <w:pPr>
                  <w:spacing w:after="192" w:line="240" w:lineRule="auto"/>
                  <w:jc w:val="center"/>
                </w:pPr>
              </w:pPrChange>
            </w:pPr>
            <w:del w:author="Open-Xml-PowerTools" w:id="3484" w:date="2000-01-01T00:00:00Z">
              <w:r>
                <w:rPr>
                  <w:rFonts w:ascii="Times New Roman" w:eastAsia="Times New Roman" w:hAnsi="Times New Roman" w:cs="Times New Roman"/>
                  <w:sz w:val="24"/>
                  <w:szCs w:val="24"/>
                  <w:lang w:eastAsia="ru-RU"/>
                </w:rPr>
                <w:delText>п/п</w:delText>
              </w:r>
            </w:del>
          </w:p>
        </w:tc>
        <w:tc>
          <w:tcPr>
            <w:tcW w:w="3021" w:type="dxa"/>
            <w:tcPrChange w:author="Open-Xml-PowerTools" w:id="3497" w:date="2000-01-01T00:00:00Z">
              <w:tcPr>
                <w:tcW w:w="219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3493" w:date="2000-01-01T00:00:00Z"/>
                <w:rFonts w:ascii="Times New Roman" w:eastAsia="Times New Roman" w:hAnsi="Times New Roman" w:cs="Times New Roman"/>
                <w:sz w:val="24"/>
                <w:szCs w:val="24"/>
                <w:lang w:eastAsia="ru-RU"/>
              </w:rPr>
            </w:pPr>
            <w:ins w:author="Open-Xml-PowerTools" w:id="3488" w:date="2000-01-01T00:00:00Z">
              <w:r>
                <w:rPr>
                  <w:b/>
                  <w:bCs/>
                </w:rPr>
                <w:t>Performance requirements</w:t>
              </w:r>
            </w:ins>
            <w:del w:author="Open-Xml-PowerTools" w:id="3490" w:date="2000-01-01T00:00:00Z">
              <w:r>
                <w:rPr>
                  <w:rFonts w:ascii="Times New Roman" w:eastAsia="Times New Roman" w:hAnsi="Times New Roman" w:cs="Times New Roman"/>
                  <w:sz w:val="24"/>
                  <w:szCs w:val="24"/>
                  <w:lang w:eastAsia="ru-RU"/>
                </w:rPr>
                <w:delText>Наименование</w:delText>
              </w:r>
            </w:del>
            <w:del w:author="Open-Xml-PowerTools" w:id="3491" w:date="2000-01-01T00:00:00Z">
              <w:r>
                <w:rPr>
                  <w:rFonts w:ascii="Times New Roman" w:eastAsia="Times New Roman" w:hAnsi="Times New Roman" w:cs="Times New Roman"/>
                  <w:sz w:val="24"/>
                  <w:szCs w:val="24"/>
                  <w:lang w:eastAsia="ru-RU"/>
                </w:rPr>
                <w:delText xml:space="preserve"> </w:delText>
              </w:r>
            </w:del>
            <w:del w:author="Open-Xml-PowerTools" w:id="3492" w:date="2000-01-01T00:00:00Z">
              <w:r>
                <w:rPr>
                  <w:rFonts w:ascii="Times New Roman" w:eastAsia="Times New Roman" w:hAnsi="Times New Roman" w:cs="Times New Roman"/>
                  <w:sz w:val="24"/>
                  <w:szCs w:val="24"/>
                  <w:lang w:eastAsia="ru-RU"/>
                </w:rPr>
                <w:delText>и реквизиты акта</w:delText>
              </w:r>
            </w:del>
          </w:p>
          <w:p>
            <w:pPr>
              <w:pStyle w:val="TableNAm"/>
              <w:pPrChange w:author="Open-Xml-PowerTools" w:id="3496" w:date="2000-01-01T00:00:00Z">
                <w:pPr>
                  <w:spacing w:after="192" w:line="240" w:lineRule="auto"/>
                  <w:jc w:val="center"/>
                </w:pPr>
              </w:pPrChange>
            </w:pPr>
            <w:del w:author="Open-Xml-PowerTools" w:id="3494" w:date="2000-01-01T00:00:00Z">
              <w:r>
                <w:rPr>
                  <w:rFonts w:ascii="Times New Roman" w:eastAsia="Times New Roman" w:hAnsi="Times New Roman" w:cs="Times New Roman"/>
                  <w:sz w:val="24"/>
                  <w:szCs w:val="24"/>
                  <w:lang w:eastAsia="ru-RU"/>
                </w:rPr>
                <w:delText> </w:delText>
              </w:r>
            </w:del>
          </w:p>
        </w:tc>
        <w:tc>
          <w:tcPr>
            <w:tcW w:w="191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498" w:date="2000-01-01T00:00:00Z"/>
          </w:tcPr>
          <w:p>
            <w:pPr>
              <w:spacing w:after="192" w:line="240" w:lineRule="auto"/>
              <w:jc w:val="center"/>
              <w:rPr>
                <w:del w:author="Open-Xml-PowerTools" w:id="3501" w:date="2000-01-01T00:00:00Z"/>
                <w:rFonts w:ascii="Times New Roman" w:eastAsia="Times New Roman" w:hAnsi="Times New Roman" w:cs="Times New Roman"/>
                <w:sz w:val="24"/>
                <w:szCs w:val="24"/>
                <w:lang w:eastAsia="ru-RU"/>
              </w:rPr>
            </w:pPr>
            <w:del w:author="Open-Xml-PowerTools" w:id="3499" w:date="2000-01-01T00:00:00Z">
              <w:r>
                <w:rPr>
                  <w:rFonts w:ascii="Times New Roman" w:eastAsia="Times New Roman" w:hAnsi="Times New Roman" w:cs="Times New Roman"/>
                  <w:sz w:val="24"/>
                  <w:szCs w:val="24"/>
                  <w:lang w:eastAsia="ru-RU"/>
                </w:rPr>
                <w:delText>Краткое описание круга лиц и (или) перечня объектов, </w:delText>
              </w:r>
            </w:del>
            <w:del w:author="Open-Xml-PowerTools" w:id="3500" w:date="2000-01-01T00:00:00Z">
              <w:r>
                <w:rPr>
                  <w:rFonts w:ascii="Times New Roman" w:eastAsia="Times New Roman" w:hAnsi="Times New Roman" w:cs="Times New Roman"/>
                  <w:sz w:val="24"/>
                  <w:szCs w:val="24"/>
                  <w:lang w:eastAsia="ru-RU"/>
                </w:rPr>
                <w:br/>
                <w:delText>в отношении которых устанавливаются обязательные требования</w:delText>
              </w:r>
            </w:del>
          </w:p>
        </w:tc>
        <w:tc>
          <w:tcPr>
            <w:tcW w:w="311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502" w:date="2000-01-01T00:00:00Z"/>
          </w:tcPr>
          <w:p>
            <w:pPr>
              <w:spacing w:after="192" w:line="240" w:lineRule="auto"/>
              <w:jc w:val="center"/>
              <w:rPr>
                <w:del w:author="Open-Xml-PowerTools" w:id="3509" w:date="2000-01-01T00:00:00Z"/>
                <w:rFonts w:ascii="Times New Roman" w:eastAsia="Times New Roman" w:hAnsi="Times New Roman" w:cs="Times New Roman"/>
                <w:sz w:val="24"/>
                <w:szCs w:val="24"/>
                <w:lang w:eastAsia="ru-RU"/>
              </w:rPr>
            </w:pPr>
            <w:del w:author="Open-Xml-PowerTools" w:id="3503" w:date="2000-01-01T00:00:00Z">
              <w:r>
                <w:rPr>
                  <w:rFonts w:ascii="Times New Roman" w:eastAsia="Times New Roman" w:hAnsi="Times New Roman" w:cs="Times New Roman"/>
                  <w:sz w:val="24"/>
                  <w:szCs w:val="24"/>
                  <w:lang w:eastAsia="ru-RU"/>
                </w:rPr>
                <w:delText>Указание </w:delText>
              </w:r>
            </w:del>
            <w:del w:author="Open-Xml-PowerTools" w:id="3504" w:date="2000-01-01T00:00:00Z">
              <w:r>
                <w:rPr>
                  <w:rFonts w:ascii="Times New Roman" w:eastAsia="Times New Roman" w:hAnsi="Times New Roman" w:cs="Times New Roman"/>
                  <w:sz w:val="24"/>
                  <w:szCs w:val="24"/>
                  <w:lang w:eastAsia="ru-RU"/>
                </w:rPr>
                <w:br/>
                <w:delText>на структурные единицы акта, соблюдение которых оценивается </w:delText>
              </w:r>
            </w:del>
            <w:del w:author="Open-Xml-PowerTools" w:id="3505" w:date="2000-01-01T00:00:00Z">
              <w:r>
                <w:rPr>
                  <w:rFonts w:ascii="Times New Roman" w:eastAsia="Times New Roman" w:hAnsi="Times New Roman" w:cs="Times New Roman"/>
                  <w:sz w:val="24"/>
                  <w:szCs w:val="24"/>
                  <w:lang w:eastAsia="ru-RU"/>
                </w:rPr>
                <w:br/>
                <w:delText>при проведении</w:delText>
              </w:r>
            </w:del>
            <w:del w:author="Open-Xml-PowerTools" w:id="3506" w:date="2000-01-01T00:00:00Z">
              <w:r>
                <w:rPr>
                  <w:rFonts w:ascii="Times New Roman" w:eastAsia="Times New Roman" w:hAnsi="Times New Roman" w:cs="Times New Roman"/>
                  <w:sz w:val="24"/>
                  <w:szCs w:val="24"/>
                  <w:lang w:eastAsia="ru-RU"/>
                </w:rPr>
                <w:delText xml:space="preserve"> </w:delText>
              </w:r>
            </w:del>
            <w:del w:author="Open-Xml-PowerTools" w:id="3507" w:date="2000-01-01T00:00:00Z">
              <w:r>
                <w:rPr>
                  <w:rFonts w:ascii="Times New Roman" w:eastAsia="Times New Roman" w:hAnsi="Times New Roman" w:cs="Times New Roman"/>
                  <w:sz w:val="24"/>
                  <w:szCs w:val="24"/>
                  <w:lang w:eastAsia="ru-RU"/>
                </w:rPr>
                <w:delText>мероприятий </w:delText>
              </w:r>
            </w:del>
            <w:del w:author="Open-Xml-PowerTools" w:id="3508" w:date="2000-01-01T00:00:00Z">
              <w:r>
                <w:rPr>
                  <w:rFonts w:ascii="Times New Roman" w:eastAsia="Times New Roman" w:hAnsi="Times New Roman" w:cs="Times New Roman"/>
                  <w:sz w:val="24"/>
                  <w:szCs w:val="24"/>
                  <w:lang w:eastAsia="ru-RU"/>
                </w:rPr>
                <w:br/>
                <w:delText>по контролю</w:delText>
              </w:r>
            </w:del>
          </w:p>
        </w:tc>
        <w:tc>
          <w:tcPr>
            <w:tcW w:w="310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510" w:date="2000-01-01T00:00:00Z"/>
          </w:tcPr>
          <w:p>
            <w:pPr>
              <w:spacing w:after="192" w:line="240" w:lineRule="auto"/>
              <w:jc w:val="center"/>
              <w:rPr>
                <w:del w:author="Open-Xml-PowerTools" w:id="3512" w:date="2000-01-01T00:00:00Z"/>
                <w:rFonts w:ascii="Times New Roman" w:eastAsia="Times New Roman" w:hAnsi="Times New Roman" w:cs="Times New Roman"/>
                <w:sz w:val="24"/>
                <w:szCs w:val="24"/>
                <w:lang w:eastAsia="ru-RU"/>
              </w:rPr>
            </w:pPr>
            <w:del w:author="Open-Xml-PowerTools" w:id="3511" w:date="2000-01-01T00:00:00Z">
              <w:r>
                <w:rPr>
                  <w:rFonts w:ascii="Times New Roman" w:eastAsia="Times New Roman" w:hAnsi="Times New Roman" w:cs="Times New Roman"/>
                  <w:sz w:val="24"/>
                  <w:szCs w:val="24"/>
                  <w:lang w:eastAsia="ru-RU"/>
                </w:rPr>
                <w:delText>Текст акта</w:delText>
              </w:r>
            </w:del>
          </w:p>
        </w:tc>
      </w:tr>
      <w:tr>
        <w:trPr>
          <w:cantSplit/>
          <w:trPrChange w:author="Open-Xml-PowerTools" w:id="3562" w:date="2000-01-01T00:00:00Z">
            <w:trPr/>
          </w:trPrChange>
        </w:trPr>
        <w:tc>
          <w:tcPr>
            <w:tcW w:w="3192" w:type="dxa"/>
            <w:tcPrChange w:author="Open-Xml-PowerTools" w:id="3519" w:date="2000-01-01T00:00:00Z">
              <w:tcPr>
                <w:tcW w:w="73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518" w:date="2000-01-01T00:00:00Z">
                <w:pPr>
                  <w:spacing w:after="192" w:line="240" w:lineRule="auto"/>
                  <w:jc w:val="center"/>
                </w:pPr>
              </w:pPrChange>
            </w:pPr>
            <w:ins w:author="Open-Xml-PowerTools" w:id="3514" w:date="2000-01-01T00:00:00Z">
              <w:r>
                <w:t>Volume One, Section J — Energy Efficiency</w:t>
              </w:r>
            </w:ins>
            <w:del w:author="Open-Xml-PowerTools" w:id="3516" w:date="2000-01-01T00:00:00Z">
              <w:r>
                <w:rPr>
                  <w:rFonts w:ascii="Times New Roman" w:eastAsia="Times New Roman" w:hAnsi="Times New Roman" w:cs="Times New Roman"/>
                  <w:sz w:val="24"/>
                  <w:szCs w:val="24"/>
                  <w:lang w:eastAsia="ru-RU"/>
                </w:rPr>
                <w:delText>1.</w:delText>
              </w:r>
            </w:del>
          </w:p>
        </w:tc>
        <w:tc>
          <w:tcPr>
            <w:tcW w:w="3021" w:type="dxa"/>
            <w:tcPrChange w:author="Open-Xml-PowerTools" w:id="3547" w:date="2000-01-01T00:00:00Z">
              <w:tcPr>
                <w:tcW w:w="219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546" w:date="2000-01-01T00:00:00Z">
                <w:pPr>
                  <w:spacing w:after="192" w:line="240" w:lineRule="auto"/>
                  <w:jc w:val="center"/>
                </w:pPr>
              </w:pPrChange>
            </w:pPr>
            <w:ins w:author="Open-Xml-PowerTools" w:id="3520" w:date="2000-01-01T00:00:00Z">
              <w:r>
                <w:t>JP1, JP2, JP3</w:t>
              </w:r>
            </w:ins>
            <w:del w:author="Open-Xml-PowerTools" w:id="3522" w:date="2000-01-01T00:00:00Z">
              <w:r>
                <w:rPr>
                  <w:rFonts w:ascii="Times New Roman" w:hAnsi="Times New Roman" w:cs="Times New Roman"/>
                  <w:sz w:val="24"/>
                  <w:szCs w:val="24"/>
                </w:rPr>
                <w:delText xml:space="preserve">Решение Совета </w:delText>
              </w:r>
            </w:del>
            <w:del w:author="Open-Xml-PowerTools" w:id="3523" w:date="2000-01-01T00:00:00Z">
              <w:r>
                <w:rPr>
                  <w:rFonts w:ascii="Times New Roman" w:hAnsi="Times New Roman" w:cs="Times New Roman"/>
                  <w:sz w:val="24"/>
                  <w:szCs w:val="24"/>
                </w:rPr>
                <w:delText>Пластуновского</w:delText>
              </w:r>
            </w:del>
            <w:del w:author="Open-Xml-PowerTools" w:id="3524" w:date="2000-01-01T00:00:00Z">
              <w:r>
                <w:rPr>
                  <w:rFonts w:ascii="Times New Roman" w:hAnsi="Times New Roman" w:cs="Times New Roman"/>
                  <w:sz w:val="24"/>
                  <w:szCs w:val="24"/>
                </w:rPr>
                <w:delText xml:space="preserve"> сельского поселен</w:delText>
              </w:r>
            </w:del>
            <w:del w:author="Open-Xml-PowerTools" w:id="3525" w:date="2000-01-01T00:00:00Z">
              <w:r>
                <w:rPr>
                  <w:rFonts w:ascii="Times New Roman" w:hAnsi="Times New Roman" w:cs="Times New Roman"/>
                  <w:sz w:val="24"/>
                  <w:szCs w:val="24"/>
                </w:rPr>
                <w:delText xml:space="preserve">ия </w:delText>
              </w:r>
            </w:del>
            <w:del w:author="Open-Xml-PowerTools" w:id="3526" w:date="2000-01-01T00:00:00Z">
              <w:proofErr w:type="spellStart"/>
            </w:del>
            <w:del w:author="Open-Xml-PowerTools" w:id="3527" w:date="2000-01-01T00:00:00Z">
              <w:r>
                <w:rPr>
                  <w:rFonts w:ascii="Times New Roman" w:hAnsi="Times New Roman" w:cs="Times New Roman"/>
                  <w:sz w:val="24"/>
                  <w:szCs w:val="24"/>
                </w:rPr>
                <w:delText>Динского</w:delText>
              </w:r>
            </w:del>
            <w:del w:author="Open-Xml-PowerTools" w:id="3528" w:date="2000-01-01T00:00:00Z">
              <w:proofErr w:type="spellEnd"/>
            </w:del>
            <w:del w:author="Open-Xml-PowerTools" w:id="3529" w:date="2000-01-01T00:00:00Z">
              <w:r>
                <w:rPr>
                  <w:rFonts w:ascii="Times New Roman" w:hAnsi="Times New Roman" w:cs="Times New Roman"/>
                  <w:sz w:val="24"/>
                  <w:szCs w:val="24"/>
                </w:rPr>
                <w:delText xml:space="preserve"> </w:delText>
              </w:r>
            </w:del>
            <w:del w:author="Open-Xml-PowerTools" w:id="3530" w:date="2000-01-01T00:00:00Z">
              <w:proofErr w:type="gramStart"/>
            </w:del>
            <w:del w:author="Open-Xml-PowerTools" w:id="3531" w:date="2000-01-01T00:00:00Z">
              <w:r>
                <w:rPr>
                  <w:rFonts w:ascii="Times New Roman" w:hAnsi="Times New Roman" w:cs="Times New Roman"/>
                  <w:sz w:val="24"/>
                  <w:szCs w:val="24"/>
                </w:rPr>
                <w:delText>района  </w:delText>
              </w:r>
            </w:del>
            <w:del w:author="Open-Xml-PowerTools" w:id="3532" w:date="2000-01-01T00:00:00Z">
              <w:proofErr w:type="spellStart"/>
            </w:del>
            <w:del w:author="Open-Xml-PowerTools" w:id="3533" w:date="2000-01-01T00:00:00Z">
              <w:r>
                <w:rPr>
                  <w:rFonts w:ascii="Times New Roman" w:hAnsi="Times New Roman" w:cs="Times New Roman"/>
                  <w:sz w:val="24"/>
                  <w:szCs w:val="24"/>
                </w:rPr>
                <w:delText>района</w:delText>
              </w:r>
            </w:del>
            <w:del w:author="Open-Xml-PowerTools" w:id="3534" w:date="2000-01-01T00:00:00Z">
              <w:proofErr w:type="spellEnd"/>
            </w:del>
            <w:del w:author="Open-Xml-PowerTools" w:id="3535" w:date="2000-01-01T00:00:00Z">
              <w:proofErr w:type="gramEnd"/>
            </w:del>
            <w:del w:author="Open-Xml-PowerTools" w:id="3536" w:date="2000-01-01T00:00:00Z">
              <w:r>
                <w:rPr>
                  <w:rFonts w:ascii="Times New Roman" w:hAnsi="Times New Roman" w:cs="Times New Roman"/>
                  <w:sz w:val="24"/>
                  <w:szCs w:val="24"/>
                </w:rPr>
                <w:delText xml:space="preserve"> </w:delText>
              </w:r>
            </w:del>
            <w:del w:author="Open-Xml-PowerTools" w:id="3537" w:date="2000-01-01T00:00:00Z">
              <w:r>
                <w:rPr>
                  <w:rFonts w:ascii="Times New Roman" w:hAnsi="Times New Roman" w:cs="Times New Roman"/>
                  <w:sz w:val="24"/>
                  <w:szCs w:val="24"/>
                  <w:shd w:val="clear" w:color="auto" w:fill="FFFFFF"/>
                </w:rPr>
                <w:delText xml:space="preserve">Решение №279-73/03 от 06.09.2019 г. </w:delText>
              </w:r>
            </w:del>
            <w:del w:author="Open-Xml-PowerTools" w:id="3538" w:date="2000-01-01T00:00:00Z">
              <w:r>
                <w:rPr>
                  <w:rFonts w:ascii="Times New Roman" w:hAnsi="Times New Roman" w:cs="Times New Roman"/>
                  <w:sz w:val="24"/>
                  <w:szCs w:val="24"/>
                </w:rPr>
                <w:delText xml:space="preserve"> «</w:delText>
              </w:r>
            </w:del>
            <w:del w:author="Open-Xml-PowerTools" w:id="3539" w:date="2000-01-01T00:00:00Z">
              <w:r>
                <w:rPr>
                  <w:rFonts w:ascii="Times New Roman" w:hAnsi="Times New Roman" w:cs="Times New Roman"/>
                  <w:sz w:val="24"/>
                  <w:szCs w:val="24"/>
                  <w:shd w:val="clear" w:color="auto" w:fill="FFFFFF"/>
                </w:rPr>
                <w:delText xml:space="preserve">Об утверждении Правил благоустройства территории Пластуновского сельского </w:delText>
              </w:r>
            </w:del>
            <w:del w:author="Open-Xml-PowerTools" w:id="3540" w:date="2000-01-01T00:00:00Z">
              <w:r>
                <w:rPr>
                  <w:rFonts w:ascii="Times New Roman" w:hAnsi="Times New Roman" w:cs="Times New Roman"/>
                  <w:sz w:val="24"/>
                  <w:szCs w:val="24"/>
                  <w:shd w:val="clear" w:color="auto" w:fill="FFFFFF"/>
                </w:rPr>
                <w:lastRenderedPageBreak/>
                <w:delText xml:space="preserve">поселения </w:delText>
              </w:r>
            </w:del>
            <w:del w:author="Open-Xml-PowerTools" w:id="3541" w:date="2000-01-01T00:00:00Z">
              <w:proofErr w:type="spellStart"/>
            </w:del>
            <w:del w:author="Open-Xml-PowerTools" w:id="3542" w:date="2000-01-01T00:00:00Z">
              <w:r>
                <w:rPr>
                  <w:rFonts w:ascii="Times New Roman" w:hAnsi="Times New Roman" w:cs="Times New Roman"/>
                  <w:sz w:val="24"/>
                  <w:szCs w:val="24"/>
                  <w:shd w:val="clear" w:color="auto" w:fill="FFFFFF"/>
                </w:rPr>
                <w:delText>Динского</w:delText>
              </w:r>
            </w:del>
            <w:del w:author="Open-Xml-PowerTools" w:id="3543" w:date="2000-01-01T00:00:00Z">
              <w:proofErr w:type="spellEnd"/>
            </w:del>
            <w:del w:author="Open-Xml-PowerTools" w:id="3544" w:date="2000-01-01T00:00:00Z">
              <w:r>
                <w:rPr>
                  <w:rFonts w:ascii="Times New Roman" w:hAnsi="Times New Roman" w:cs="Times New Roman"/>
                  <w:sz w:val="24"/>
                  <w:szCs w:val="24"/>
                  <w:shd w:val="clear" w:color="auto" w:fill="FFFFFF"/>
                </w:rPr>
                <w:delText xml:space="preserve"> района»</w:delText>
              </w:r>
            </w:del>
          </w:p>
        </w:tc>
        <w:tc>
          <w:tcPr>
            <w:tcW w:w="191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548" w:date="2000-01-01T00:00:00Z"/>
          </w:tcPr>
          <w:p>
            <w:pPr>
              <w:spacing w:after="192" w:line="240" w:lineRule="auto"/>
              <w:jc w:val="center"/>
              <w:rPr>
                <w:del w:author="Open-Xml-PowerTools" w:id="3551" w:date="2000-01-01T00:00:00Z"/>
                <w:rFonts w:ascii="Times New Roman" w:eastAsia="Times New Roman" w:hAnsi="Times New Roman" w:cs="Times New Roman"/>
                <w:sz w:val="24"/>
                <w:szCs w:val="24"/>
                <w:lang w:eastAsia="ru-RU"/>
              </w:rPr>
            </w:pPr>
            <w:del w:author="Open-Xml-PowerTools" w:id="3549" w:date="2000-01-01T00:00:00Z">
              <w:r>
                <w:rPr>
                  <w:rFonts w:ascii="Times New Roman" w:hAnsi="Times New Roman" w:cs="Times New Roman"/>
                  <w:color w:val="000000"/>
                  <w:sz w:val="24"/>
                  <w:szCs w:val="24"/>
                </w:rPr>
                <w:lastRenderedPageBreak/>
                <w:delText>Юридические лица и индивидуальные предпринимател</w:delText>
              </w:r>
            </w:del>
            <w:del w:author="Open-Xml-PowerTools" w:id="3550" w:date="2000-01-01T00:00:00Z">
              <w:r>
                <w:rPr>
                  <w:rFonts w:ascii="Times New Roman" w:hAnsi="Times New Roman" w:cs="Times New Roman"/>
                  <w:color w:val="000000"/>
                  <w:sz w:val="24"/>
                  <w:szCs w:val="24"/>
                </w:rPr>
                <w:delText>и</w:delText>
              </w:r>
            </w:del>
          </w:p>
        </w:tc>
        <w:tc>
          <w:tcPr>
            <w:tcW w:w="311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552" w:date="2000-01-01T00:00:00Z"/>
          </w:tcPr>
          <w:p>
            <w:pPr>
              <w:spacing w:after="192" w:line="240" w:lineRule="auto"/>
              <w:jc w:val="center"/>
              <w:rPr>
                <w:del w:author="Open-Xml-PowerTools" w:id="3554" w:date="2000-01-01T00:00:00Z"/>
                <w:rFonts w:ascii="Verdana" w:eastAsia="Times New Roman" w:hAnsi="Verdana" w:cs="Times New Roman"/>
                <w:sz w:val="18"/>
                <w:szCs w:val="18"/>
                <w:lang w:eastAsia="ru-RU"/>
              </w:rPr>
            </w:pPr>
            <w:del w:author="Open-Xml-PowerTools" w:id="3553" w:date="2000-01-01T00:00:00Z">
              <w:r>
                <w:rPr>
                  <w:rFonts w:ascii="Times New Roman" w:eastAsia="Times New Roman" w:hAnsi="Times New Roman" w:cs="Times New Roman"/>
                  <w:sz w:val="24"/>
                  <w:szCs w:val="24"/>
                  <w:lang w:eastAsia="ru-RU"/>
                </w:rPr>
                <w:delText>В полном объеме</w:delText>
              </w:r>
            </w:del>
          </w:p>
        </w:tc>
        <w:tc>
          <w:tcPr>
            <w:tcW w:w="310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555" w:date="2000-01-01T00:00:00Z"/>
          </w:tcPr>
          <w:p>
            <w:pPr>
              <w:spacing w:after="192" w:line="240" w:lineRule="auto"/>
              <w:jc w:val="center"/>
              <w:rPr>
                <w:del w:author="Open-Xml-PowerTools" w:id="3561" w:date="2000-01-01T00:00:00Z"/>
                <w:rFonts w:ascii="Verdana" w:eastAsia="Times New Roman" w:hAnsi="Verdana" w:cs="Times New Roman"/>
                <w:i/>
                <w:sz w:val="18"/>
                <w:szCs w:val="18"/>
                <w:u w:val="single"/>
                <w:lang w:eastAsia="ru-RU"/>
              </w:rPr>
            </w:pPr>
            <w:hyperlink w:history="1">
              <w:del w:author="Open-Xml-PowerTools" w:id="3556" w:date="2000-01-01T00:00:00Z">
                <w:r>
                  <w:rPr>
                    <w:color w:val="0000FF"/>
                    <w:u w:val="single"/>
                  </w:rPr>
                  <w:delText>П</w:delText>
                </w:r>
              </w:del>
              <w:bookmarkStart w:id="202" w:name="_GoBack"/>
              <w:bookmarkEnd w:id="202"/>
              <w:del w:author="Open-Xml-PowerTools" w:id="3557" w:date="2000-01-01T00:00:00Z">
                <w:r>
                  <w:rPr>
                    <w:color w:val="0000FF"/>
                    <w:u w:val="single"/>
                  </w:rPr>
                  <w:delText>р</w:delText>
                </w:r>
              </w:del>
              <w:del w:author="Open-Xml-PowerTools" w:id="3558" w:date="2000-01-01T00:00:00Z">
                <w:r>
                  <w:rPr>
                    <w:color w:val="0000FF"/>
                    <w:u w:val="single"/>
                  </w:rPr>
                  <w:delText xml:space="preserve">авила благоустройства и санитарного содержания территории Пластуновского сельского поселения </w:delText>
                </w:r>
              </w:del>
              <w:proofErr w:type="spellStart"/>
              <w:del w:author="Open-Xml-PowerTools" w:id="3559" w:date="2000-01-01T00:00:00Z">
                <w:r>
                  <w:rPr>
                    <w:color w:val="0000FF"/>
                    <w:u w:val="single"/>
                  </w:rPr>
                  <w:delText>Динского</w:delText>
                </w:r>
              </w:del>
              <w:proofErr w:type="spellEnd"/>
              <w:del w:author="Open-Xml-PowerTools" w:id="3560" w:date="2000-01-01T00:00:00Z">
                <w:r>
                  <w:rPr>
                    <w:color w:val="0000FF"/>
                    <w:u w:val="single"/>
                  </w:rPr>
                  <w:delText xml:space="preserve"> района (dinskoi-raion.ru)</w:delText>
                </w:r>
              </w:del>
            </w:hyperlink>
          </w:p>
        </w:tc>
      </w:tr>
      <w:tr>
        <w:trPr>
          <w:cantSplit/>
          <w:trPrChange w:author="Open-Xml-PowerTools" w:id="3595" w:date="2000-01-01T00:00:00Z">
            <w:trPr/>
          </w:trPrChange>
        </w:trPr>
        <w:tc>
          <w:tcPr>
            <w:tcW w:w="3192" w:type="dxa"/>
            <w:tcPrChange w:author="Open-Xml-PowerTools" w:id="3568" w:date="2000-01-01T00:00:00Z">
              <w:tcPr>
                <w:tcW w:w="73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567" w:date="2000-01-01T00:00:00Z">
                <w:pPr>
                  <w:spacing w:after="192" w:line="240" w:lineRule="auto"/>
                  <w:jc w:val="center"/>
                </w:pPr>
              </w:pPrChange>
            </w:pPr>
            <w:ins w:author="Open-Xml-PowerTools" w:id="3563" w:date="2000-01-01T00:00:00Z">
              <w:r>
                <w:t>Volume Two, Part 3.12 — Energy Efficiency</w:t>
              </w:r>
            </w:ins>
            <w:del w:author="Open-Xml-PowerTools" w:id="3565" w:date="2000-01-01T00:00:00Z">
              <w:r>
                <w:rPr>
                  <w:rFonts w:ascii="Times New Roman" w:eastAsia="Times New Roman" w:hAnsi="Times New Roman" w:cs="Times New Roman"/>
                  <w:sz w:val="24"/>
                  <w:szCs w:val="24"/>
                  <w:lang w:eastAsia="ru-RU"/>
                </w:rPr>
                <w:delText>2</w:delText>
              </w:r>
            </w:del>
          </w:p>
        </w:tc>
        <w:tc>
          <w:tcPr>
            <w:tcW w:w="3021" w:type="dxa"/>
            <w:tcPrChange w:author="Open-Xml-PowerTools" w:id="3584" w:date="2000-01-01T00:00:00Z">
              <w:tcPr>
                <w:tcW w:w="219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583" w:date="2000-01-01T00:00:00Z">
                <w:pPr>
                  <w:spacing w:after="192" w:line="240" w:lineRule="auto"/>
                  <w:jc w:val="center"/>
                </w:pPr>
              </w:pPrChange>
            </w:pPr>
            <w:ins w:author="Open-Xml-PowerTools" w:id="3569" w:date="2000-01-01T00:00:00Z">
              <w:r>
                <w:t>P2.6.1, P2.6.2</w:t>
              </w:r>
            </w:ins>
            <w:del w:author="Open-Xml-PowerTools" w:id="3571" w:date="2000-01-01T00:00:00Z">
              <w:r>
                <w:rPr>
                  <w:rFonts w:ascii="Times New Roman" w:hAnsi="Times New Roman" w:cs="Times New Roman"/>
                  <w:sz w:val="24"/>
                  <w:szCs w:val="24"/>
                  <w:shd w:val="clear" w:color="auto" w:fill="F5F5F5"/>
                </w:rPr>
                <w:delText>П</w:delText>
              </w:r>
            </w:del>
            <w:del w:author="Open-Xml-PowerTools" w:id="3572" w:date="2000-01-01T00:00:00Z">
              <w:r>
                <w:rPr>
                  <w:rFonts w:ascii="Times New Roman" w:hAnsi="Times New Roman" w:cs="Times New Roman"/>
                  <w:sz w:val="24"/>
                  <w:szCs w:val="24"/>
                  <w:shd w:val="clear" w:color="auto" w:fill="F5F5F5"/>
                </w:rPr>
                <w:delText>остановление</w:delText>
              </w:r>
            </w:del>
            <w:del w:author="Open-Xml-PowerTools" w:id="3573" w:date="2000-01-01T00:00:00Z">
              <w:r>
                <w:rPr>
                  <w:rFonts w:ascii="Times New Roman" w:hAnsi="Times New Roman" w:cs="Times New Roman"/>
                  <w:sz w:val="24"/>
                  <w:szCs w:val="24"/>
                  <w:shd w:val="clear" w:color="auto" w:fill="F5F5F5"/>
                </w:rPr>
                <w:delText xml:space="preserve"> от 19.06.2019 г. №105 О внесении изменений в постановление администрации Пластуновского сельского поселения </w:delText>
              </w:r>
            </w:del>
            <w:del w:author="Open-Xml-PowerTools" w:id="3574" w:date="2000-01-01T00:00:00Z">
              <w:proofErr w:type="spellStart"/>
            </w:del>
            <w:del w:author="Open-Xml-PowerTools" w:id="3575" w:date="2000-01-01T00:00:00Z">
              <w:r>
                <w:rPr>
                  <w:rFonts w:ascii="Times New Roman" w:hAnsi="Times New Roman" w:cs="Times New Roman"/>
                  <w:sz w:val="24"/>
                  <w:szCs w:val="24"/>
                  <w:shd w:val="clear" w:color="auto" w:fill="F5F5F5"/>
                </w:rPr>
                <w:delText>Динского</w:delText>
              </w:r>
            </w:del>
            <w:del w:author="Open-Xml-PowerTools" w:id="3576" w:date="2000-01-01T00:00:00Z">
              <w:proofErr w:type="spellEnd"/>
            </w:del>
            <w:del w:author="Open-Xml-PowerTools" w:id="3577" w:date="2000-01-01T00:00:00Z">
              <w:r>
                <w:rPr>
                  <w:rFonts w:ascii="Times New Roman" w:hAnsi="Times New Roman" w:cs="Times New Roman"/>
                  <w:sz w:val="24"/>
                  <w:szCs w:val="24"/>
                  <w:shd w:val="clear" w:color="auto" w:fill="F5F5F5"/>
                </w:rPr>
                <w:delText xml:space="preserve"> района от 27.03.2019 № 56 «Об утверждении административного регламента осуществления муниципального контроля за сохранностью автомобильных дорог местного значения в границах Пластуновского сельского поселения </w:delText>
              </w:r>
            </w:del>
            <w:del w:author="Open-Xml-PowerTools" w:id="3578" w:date="2000-01-01T00:00:00Z">
              <w:proofErr w:type="spellStart"/>
            </w:del>
            <w:del w:author="Open-Xml-PowerTools" w:id="3579" w:date="2000-01-01T00:00:00Z">
              <w:r>
                <w:rPr>
                  <w:rFonts w:ascii="Times New Roman" w:hAnsi="Times New Roman" w:cs="Times New Roman"/>
                  <w:sz w:val="24"/>
                  <w:szCs w:val="24"/>
                  <w:shd w:val="clear" w:color="auto" w:fill="F5F5F5"/>
                </w:rPr>
                <w:delText>Динского</w:delText>
              </w:r>
            </w:del>
            <w:del w:author="Open-Xml-PowerTools" w:id="3580" w:date="2000-01-01T00:00:00Z">
              <w:proofErr w:type="spellEnd"/>
            </w:del>
            <w:del w:author="Open-Xml-PowerTools" w:id="3581" w:date="2000-01-01T00:00:00Z">
              <w:r>
                <w:rPr>
                  <w:rFonts w:ascii="Times New Roman" w:hAnsi="Times New Roman" w:cs="Times New Roman"/>
                  <w:sz w:val="24"/>
                  <w:szCs w:val="24"/>
                  <w:shd w:val="clear" w:color="auto" w:fill="F5F5F5"/>
                </w:rPr>
                <w:delText xml:space="preserve"> района»</w:delText>
              </w:r>
            </w:del>
          </w:p>
        </w:tc>
        <w:tc>
          <w:tcPr>
            <w:tcW w:w="191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585" w:date="2000-01-01T00:00:00Z"/>
          </w:tcPr>
          <w:p>
            <w:pPr>
              <w:spacing w:after="192" w:line="240" w:lineRule="auto"/>
              <w:jc w:val="center"/>
              <w:rPr>
                <w:del w:author="Open-Xml-PowerTools" w:id="3586" w:date="2000-01-01T00:00:00Z"/>
                <w:rFonts w:ascii="Times New Roman" w:hAnsi="Times New Roman" w:cs="Times New Roman"/>
                <w:color w:val="000000"/>
                <w:sz w:val="24"/>
                <w:szCs w:val="24"/>
              </w:rPr>
            </w:pPr>
          </w:p>
        </w:tc>
        <w:tc>
          <w:tcPr>
            <w:tcW w:w="311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587" w:date="2000-01-01T00:00:00Z"/>
          </w:tcPr>
          <w:p>
            <w:pPr>
              <w:spacing w:after="192" w:line="240" w:lineRule="auto"/>
              <w:jc w:val="center"/>
              <w:rPr>
                <w:del w:author="Open-Xml-PowerTools" w:id="3588" w:date="2000-01-01T00:00:00Z"/>
                <w:rFonts w:ascii="Times New Roman" w:eastAsia="Times New Roman" w:hAnsi="Times New Roman" w:cs="Times New Roman"/>
                <w:sz w:val="24"/>
                <w:szCs w:val="24"/>
                <w:lang w:eastAsia="ru-RU"/>
              </w:rPr>
            </w:pPr>
          </w:p>
        </w:tc>
        <w:tc>
          <w:tcPr>
            <w:tcW w:w="310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589" w:date="2000-01-01T00:00:00Z"/>
          </w:tcPr>
          <w:p>
            <w:pPr>
              <w:spacing w:after="192" w:line="240" w:lineRule="auto"/>
              <w:jc w:val="center"/>
              <w:rPr>
                <w:del w:author="Open-Xml-PowerTools" w:id="3593" w:date="2000-01-01T00:00:00Z"/>
                <w:rFonts w:ascii="Times New Roman" w:hAnsi="Times New Roman" w:cs="Times New Roman"/>
                <w:color w:val="333333"/>
                <w:sz w:val="24"/>
                <w:szCs w:val="24"/>
                <w:shd w:val="clear" w:color="auto" w:fill="FFFFFF"/>
              </w:rPr>
            </w:pPr>
            <w:hyperlink w:history="1">
              <w:del w:author="Open-Xml-PowerTools" w:id="3590" w:date="2000-01-01T00:00:00Z">
                <w:r>
                  <w:rPr>
                    <w:rStyle w:val="a4"/>
                    <w:rFonts w:ascii="Times New Roman" w:hAnsi="Times New Roman" w:cs="Times New Roman"/>
                    <w:sz w:val="24"/>
                    <w:szCs w:val="24"/>
                    <w:shd w:val="clear" w:color="auto" w:fill="FFFFFF"/>
                  </w:rPr>
                  <w:delText>https://plastunovskoe.ru/regulatory</w:delText>
                </w:r>
              </w:del>
              <w:del w:author="Open-Xml-PowerTools" w:id="3591" w:date="2000-01-01T00:00:00Z">
                <w:r>
                  <w:rPr>
                    <w:rStyle w:val="a4"/>
                    <w:rFonts w:ascii="Times New Roman" w:hAnsi="Times New Roman" w:cs="Times New Roman"/>
                    <w:sz w:val="24"/>
                    <w:szCs w:val="24"/>
                    <w:shd w:val="clear" w:color="auto" w:fill="FFFFFF"/>
                  </w:rPr>
                  <w:delText>/</w:delText>
                </w:r>
              </w:del>
              <w:del w:author="Open-Xml-PowerTools" w:id="3592" w:date="2000-01-01T00:00:00Z">
                <w:r>
                  <w:rPr>
                    <w:rStyle w:val="a4"/>
                    <w:rFonts w:ascii="Times New Roman" w:hAnsi="Times New Roman" w:cs="Times New Roman"/>
                    <w:sz w:val="24"/>
                    <w:szCs w:val="24"/>
                    <w:shd w:val="clear" w:color="auto" w:fill="FFFFFF"/>
                  </w:rPr>
                  <w:delText>obnarodovanie/</w:delText>
                </w:r>
              </w:del>
            </w:hyperlink>
          </w:p>
          <w:p>
            <w:pPr>
              <w:spacing w:after="192" w:line="240" w:lineRule="auto"/>
              <w:jc w:val="center"/>
              <w:rPr>
                <w:del w:author="Open-Xml-PowerTools" w:id="3594" w:date="2000-01-01T00:00:00Z"/>
                <w:rFonts w:ascii="Times New Roman" w:hAnsi="Times New Roman" w:cs="Times New Roman"/>
                <w:color w:val="333333"/>
                <w:sz w:val="24"/>
                <w:szCs w:val="24"/>
                <w:shd w:val="clear" w:color="auto" w:fill="FFFFFF"/>
              </w:rPr>
            </w:pPr>
          </w:p>
        </w:tc>
      </w:tr>
    </w:tbl>
    <w:p>
      <w:pPr>
        <w:pStyle w:val="PermNoteHeading"/>
        <w:rPr>
          <w:ins w:author="Open-Xml-PowerTools" w:id="3597" w:date="2000-01-01T00:00:00Z"/>
        </w:rPr>
      </w:pPr>
      <w:ins w:author="Open-Xml-PowerTools" w:id="3596" w:date="2000-01-01T00:00:00Z">
        <w:r>
          <w:tab/>
          <w:t>Note for this subregulation:</w:t>
        </w:r>
      </w:ins>
    </w:p>
    <w:p>
      <w:pPr>
        <w:pStyle w:val="PermNoteText"/>
        <w:rPr>
          <w:ins w:author="Open-Xml-PowerTools" w:id="3600" w:date="2000-01-01T00:00:00Z"/>
        </w:rPr>
      </w:pPr>
      <w:ins w:author="Open-Xml-PowerTools" w:id="3598" w:date="2000-01-01T00:00:00Z">
        <w:r>
          <w:tab/>
        </w:r>
      </w:ins>
      <w:ins w:author="Open-Xml-PowerTools" w:id="3599" w:date="2000-01-01T00:00:00Z">
        <w:r>
          <w:tab/>
          <w:t xml:space="preserve">This subregulation does not apply if the conditions in paragraph (c) cannot be met because — </w:t>
        </w:r>
      </w:ins>
    </w:p>
    <w:p>
      <w:pPr>
        <w:pStyle w:val="PermNotePara"/>
        <w:rPr>
          <w:ins w:author="Open-Xml-PowerTools" w:id="3603" w:date="2000-01-01T00:00:00Z"/>
        </w:rPr>
      </w:pPr>
      <w:ins w:author="Open-Xml-PowerTools" w:id="3601" w:date="2000-01-01T00:00:00Z">
        <w:r>
          <w:tab/>
          <w:t>(a)</w:t>
        </w:r>
      </w:ins>
      <w:ins w:author="Open-Xml-PowerTools" w:id="3602" w:date="2000-01-01T00:00:00Z">
        <w:r>
          <w:tab/>
          <w:t>a building permit to assemble the relocated building or incidental structure has been required but none has ever been applied for; or</w:t>
        </w:r>
      </w:ins>
    </w:p>
    <w:p>
      <w:pPr>
        <w:pStyle w:val="PermNotePara"/>
        <w:rPr>
          <w:ins w:author="Open-Xml-PowerTools" w:id="3606" w:date="2000-01-01T00:00:00Z"/>
        </w:rPr>
      </w:pPr>
      <w:ins w:author="Open-Xml-PowerTools" w:id="3604" w:date="2000-01-01T00:00:00Z">
        <w:r>
          <w:tab/>
          <w:t>(b)</w:t>
        </w:r>
      </w:ins>
      <w:ins w:author="Open-Xml-PowerTools" w:id="3605" w:date="2000-01-01T00:00:00Z">
        <w:r>
          <w:tab/>
          <w:t>no edition of the Building Code was in effect at the relevant time mentioned in paragraph (c).</w:t>
        </w:r>
      </w:ins>
    </w:p>
    <w:p>
      <w:pPr>
        <w:pStyle w:val="Subsection"/>
        <w:keepLines/>
        <w:rPr>
          <w:ins w:author="Open-Xml-PowerTools" w:id="3609" w:date="2000-01-01T00:00:00Z"/>
        </w:rPr>
      </w:pPr>
      <w:ins w:author="Open-Xml-PowerTools" w:id="3607" w:date="2000-01-01T00:00:00Z">
        <w:r>
          <w:lastRenderedPageBreak/>
          <w:tab/>
          <w:t>(5)</w:t>
        </w:r>
      </w:ins>
      <w:ins w:author="Open-Xml-PowerTools" w:id="3608" w:date="2000-01-01T00:00:00Z">
        <w:r>
          <w:tab/>
          <w:t>The bush fire performance requirements are not applicable building standards for the purposes of the section set out in Column 1 of the Table in the circumstances set out in Column 2 of the Table opposite the section.</w:t>
        </w:r>
      </w:ins>
    </w:p>
    <w:p>
      <w:pPr>
        <w:pStyle w:val="THeadingNAm"/>
        <w:rPr>
          <w:ins w:author="Open-Xml-PowerTools" w:id="3611" w:date="2000-01-01T00:00:00Z"/>
        </w:rPr>
      </w:pPr>
      <w:ins w:author="Open-Xml-PowerTools" w:id="3610" w:date="2000-01-01T00:00:00Z">
        <w:r>
          <w:t>Table</w:t>
        </w:r>
      </w:ins>
    </w:p>
    <w:tbl>
      <w:tblPr>
        <w:tblW w:w="0" w:type="auto"/>
        <w:tblInd w:w="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
      <w:tblGrid>
        <w:gridCol w:w="1641"/>
        <w:gridCol w:w="4426"/>
      </w:tblGrid>
      <w:tr>
        <w:trPr>
          <w:tblHeader/>
          <w:ins w:author="Open-Xml-PowerTools" w:id="3612" w:date="2000-01-01T00:00:00Z"/>
        </w:trPr>
        <w:tc>
          <w:tcPr>
            <w:tcW w:w="1641" w:type="dxa"/>
            <w:noWrap/>
          </w:tcPr>
          <w:p>
            <w:pPr>
              <w:pStyle w:val="TableNAm"/>
              <w:keepNext/>
              <w:jc w:val="center"/>
              <w:rPr>
                <w:ins w:author="Open-Xml-PowerTools" w:id="3614" w:date="2000-01-01T00:00:00Z"/>
                <w:b/>
                <w:bCs/>
              </w:rPr>
            </w:pPr>
            <w:ins w:author="Open-Xml-PowerTools" w:id="3613" w:date="2000-01-01T00:00:00Z">
              <w:r>
                <w:rPr>
                  <w:b/>
                  <w:bCs/>
                </w:rPr>
                <w:t>Column 1</w:t>
              </w:r>
            </w:ins>
          </w:p>
          <w:p>
            <w:pPr>
              <w:pStyle w:val="TableNAm"/>
              <w:keepNext/>
              <w:jc w:val="center"/>
              <w:rPr>
                <w:ins w:author="Open-Xml-PowerTools" w:id="3616" w:date="2000-01-01T00:00:00Z"/>
                <w:b/>
                <w:bCs/>
              </w:rPr>
            </w:pPr>
            <w:ins w:author="Open-Xml-PowerTools" w:id="3615" w:date="2000-01-01T00:00:00Z">
              <w:r>
                <w:rPr>
                  <w:b/>
                  <w:bCs/>
                </w:rPr>
                <w:t>Section</w:t>
              </w:r>
            </w:ins>
          </w:p>
        </w:tc>
        <w:tc>
          <w:tcPr>
            <w:tcW w:w="4426" w:type="dxa"/>
            <w:noWrap/>
          </w:tcPr>
          <w:p>
            <w:pPr>
              <w:pStyle w:val="TableNAm"/>
              <w:keepNext/>
              <w:jc w:val="center"/>
              <w:rPr>
                <w:ins w:author="Open-Xml-PowerTools" w:id="3618" w:date="2000-01-01T00:00:00Z"/>
                <w:b/>
                <w:bCs/>
              </w:rPr>
            </w:pPr>
            <w:ins w:author="Open-Xml-PowerTools" w:id="3617" w:date="2000-01-01T00:00:00Z">
              <w:r>
                <w:rPr>
                  <w:b/>
                  <w:bCs/>
                </w:rPr>
                <w:t>Column 2</w:t>
              </w:r>
            </w:ins>
          </w:p>
          <w:p>
            <w:pPr>
              <w:pStyle w:val="TableNAm"/>
              <w:keepNext/>
              <w:jc w:val="center"/>
              <w:rPr>
                <w:ins w:author="Open-Xml-PowerTools" w:id="3620" w:date="2000-01-01T00:00:00Z"/>
                <w:b/>
                <w:bCs/>
              </w:rPr>
            </w:pPr>
            <w:ins w:author="Open-Xml-PowerTools" w:id="3619" w:date="2000-01-01T00:00:00Z">
              <w:r>
                <w:rPr>
                  <w:b/>
                  <w:bCs/>
                </w:rPr>
                <w:t>Circumstances</w:t>
              </w:r>
            </w:ins>
          </w:p>
        </w:tc>
      </w:tr>
      <w:tr>
        <w:trPr>
          <w:ins w:author="Open-Xml-PowerTools" w:id="3621" w:date="2000-01-01T00:00:00Z"/>
        </w:trPr>
        <w:tc>
          <w:tcPr>
            <w:tcW w:w="1641" w:type="dxa"/>
            <w:noWrap/>
          </w:tcPr>
          <w:p>
            <w:pPr>
              <w:pStyle w:val="TableNAm"/>
              <w:keepNext/>
              <w:rPr>
                <w:ins w:author="Open-Xml-PowerTools" w:id="3623" w:date="2000-01-01T00:00:00Z"/>
              </w:rPr>
            </w:pPr>
            <w:ins w:author="Open-Xml-PowerTools" w:id="3622" w:date="2000-01-01T00:00:00Z">
              <w:r>
                <w:t>s. 19(3)</w:t>
              </w:r>
            </w:ins>
          </w:p>
        </w:tc>
        <w:tc>
          <w:tcPr>
            <w:tcW w:w="4426" w:type="dxa"/>
            <w:noWrap/>
          </w:tcPr>
          <w:p>
            <w:pPr>
              <w:pStyle w:val="TableNAm"/>
              <w:keepNext/>
              <w:rPr>
                <w:ins w:author="Open-Xml-PowerTools" w:id="3625" w:date="2000-01-01T00:00:00Z"/>
              </w:rPr>
            </w:pPr>
            <w:ins w:author="Open-Xml-PowerTools" w:id="3624" w:date="2000-01-01T00:00:00Z">
              <w:r>
                <w:t xml:space="preserve">If — </w:t>
              </w:r>
            </w:ins>
          </w:p>
          <w:p>
            <w:pPr>
              <w:pStyle w:val="TableNAm"/>
              <w:keepNext/>
              <w:ind w:left="459" w:hanging="459"/>
              <w:rPr>
                <w:ins w:author="Open-Xml-PowerTools" w:id="3629" w:date="2000-01-01T00:00:00Z"/>
              </w:rPr>
            </w:pPr>
            <w:ins w:author="Open-Xml-PowerTools" w:id="3626" w:date="2000-01-01T00:00:00Z">
              <w:r>
                <w:t>(a)</w:t>
              </w:r>
            </w:ins>
            <w:ins w:author="Open-Xml-PowerTools" w:id="3627" w:date="2000-01-01T00:00:00Z">
              <w:r>
                <w:tab/>
                <w:t>the relocated building or incidental structure will be relocated to an area that, at any time during the 4</w:t>
              </w:r>
            </w:ins>
            <w:ins w:author="Open-Xml-PowerTools" w:id="3628" w:date="2000-01-01T00:00:00Z">
              <w:r>
                <w:noBreakHyphen/>
                <w:t>month period ending on the day on which the application is made, was not a bush fire prone area; or</w:t>
              </w:r>
            </w:ins>
          </w:p>
          <w:p>
            <w:pPr>
              <w:pStyle w:val="TableNAm"/>
              <w:keepNext/>
              <w:ind w:left="459" w:hanging="459"/>
              <w:rPr>
                <w:ins w:author="Open-Xml-PowerTools" w:id="3632" w:date="2000-01-01T00:00:00Z"/>
              </w:rPr>
            </w:pPr>
            <w:ins w:author="Open-Xml-PowerTools" w:id="3630" w:date="2000-01-01T00:00:00Z">
              <w:r>
                <w:t>(b)</w:t>
              </w:r>
            </w:ins>
            <w:ins w:author="Open-Xml-PowerTools" w:id="3631" w:date="2000-01-01T00:00:00Z">
              <w:r>
                <w:tab/>
                <w:t xml:space="preserve">the relocated building or incidental structure — </w:t>
              </w:r>
            </w:ins>
          </w:p>
          <w:p>
            <w:pPr>
              <w:pStyle w:val="TableNAm"/>
              <w:keepNext/>
              <w:spacing w:before="60"/>
              <w:ind w:left="918" w:hanging="459"/>
              <w:rPr>
                <w:ins w:author="Open-Xml-PowerTools" w:id="3635" w:date="2000-01-01T00:00:00Z"/>
              </w:rPr>
            </w:pPr>
            <w:ins w:author="Open-Xml-PowerTools" w:id="3633" w:date="2000-01-01T00:00:00Z">
              <w:r>
                <w:t>(i)</w:t>
              </w:r>
            </w:ins>
            <w:ins w:author="Open-Xml-PowerTools" w:id="3634" w:date="2000-01-01T00:00:00Z">
              <w:r>
                <w:tab/>
                <w:t>is a Class 10a building or deck; and</w:t>
              </w:r>
            </w:ins>
          </w:p>
          <w:p>
            <w:pPr>
              <w:pStyle w:val="TableNAm"/>
              <w:keepNext/>
              <w:spacing w:before="60"/>
              <w:ind w:left="918" w:hanging="459"/>
              <w:rPr>
                <w:ins w:author="Open-Xml-PowerTools" w:id="3638" w:date="2000-01-01T00:00:00Z"/>
              </w:rPr>
            </w:pPr>
            <w:ins w:author="Open-Xml-PowerTools" w:id="3636" w:date="2000-01-01T00:00:00Z">
              <w:r>
                <w:t>(ii)</w:t>
              </w:r>
            </w:ins>
            <w:ins w:author="Open-Xml-PowerTools" w:id="3637" w:date="2000-01-01T00:00:00Z">
              <w:r>
                <w:tab/>
                <w:t>will be associated with a relevant building once relocated.</w:t>
              </w:r>
            </w:ins>
          </w:p>
        </w:tc>
      </w:tr>
      <w:tr>
        <w:trPr>
          <w:ins w:author="Open-Xml-PowerTools" w:id="3639" w:date="2000-01-01T00:00:00Z"/>
        </w:trPr>
        <w:tc>
          <w:tcPr>
            <w:tcW w:w="1641" w:type="dxa"/>
            <w:noWrap/>
          </w:tcPr>
          <w:p>
            <w:pPr>
              <w:pStyle w:val="TableNAm"/>
              <w:rPr>
                <w:ins w:author="Open-Xml-PowerTools" w:id="3641" w:date="2000-01-01T00:00:00Z"/>
              </w:rPr>
            </w:pPr>
            <w:ins w:author="Open-Xml-PowerTools" w:id="3640" w:date="2000-01-01T00:00:00Z">
              <w:r>
                <w:t>s. 37(1)</w:t>
              </w:r>
            </w:ins>
          </w:p>
        </w:tc>
        <w:tc>
          <w:tcPr>
            <w:tcW w:w="4426" w:type="dxa"/>
            <w:noWrap/>
          </w:tcPr>
          <w:p>
            <w:pPr>
              <w:pStyle w:val="TableNAm"/>
              <w:ind w:left="459" w:hanging="459"/>
              <w:rPr>
                <w:ins w:author="Open-Xml-PowerTools" w:id="3643" w:date="2000-01-01T00:00:00Z"/>
              </w:rPr>
            </w:pPr>
            <w:ins w:author="Open-Xml-PowerTools" w:id="3642" w:date="2000-01-01T00:00:00Z">
              <w:r>
                <w:t>If —</w:t>
              </w:r>
            </w:ins>
          </w:p>
          <w:p>
            <w:pPr>
              <w:pStyle w:val="TableNAm"/>
              <w:ind w:left="459" w:hanging="459"/>
              <w:rPr>
                <w:ins w:author="Open-Xml-PowerTools" w:id="3647" w:date="2000-01-01T00:00:00Z"/>
              </w:rPr>
            </w:pPr>
            <w:ins w:author="Open-Xml-PowerTools" w:id="3644" w:date="2000-01-01T00:00:00Z">
              <w:r>
                <w:t>(a)</w:t>
              </w:r>
            </w:ins>
            <w:ins w:author="Open-Xml-PowerTools" w:id="3645" w:date="2000-01-01T00:00:00Z">
              <w:r>
                <w:tab/>
                <w:t>the relocated building or incidental structure is relocated to an area that, at any time during the 4</w:t>
              </w:r>
            </w:ins>
            <w:ins w:author="Open-Xml-PowerTools" w:id="3646" w:date="2000-01-01T00:00:00Z">
              <w:r>
                <w:noBreakHyphen/>
                <w:t>month period ending on the day on which the application for the building permit was made, was not a bush fire prone area; or</w:t>
              </w:r>
            </w:ins>
          </w:p>
          <w:p>
            <w:pPr>
              <w:pStyle w:val="TableNAm"/>
              <w:keepNext/>
              <w:ind w:left="459" w:hanging="459"/>
              <w:rPr>
                <w:ins w:author="Open-Xml-PowerTools" w:id="3650" w:date="2000-01-01T00:00:00Z"/>
              </w:rPr>
            </w:pPr>
            <w:ins w:author="Open-Xml-PowerTools" w:id="3648" w:date="2000-01-01T00:00:00Z">
              <w:r>
                <w:lastRenderedPageBreak/>
                <w:t>(b)</w:t>
              </w:r>
            </w:ins>
            <w:ins w:author="Open-Xml-PowerTools" w:id="3649" w:date="2000-01-01T00:00:00Z">
              <w:r>
                <w:tab/>
                <w:t xml:space="preserve">the relocated building or incidental structure — </w:t>
              </w:r>
            </w:ins>
          </w:p>
          <w:p>
            <w:pPr>
              <w:pStyle w:val="TableNAm"/>
              <w:spacing w:before="60"/>
              <w:ind w:left="918" w:hanging="459"/>
              <w:rPr>
                <w:ins w:author="Open-Xml-PowerTools" w:id="3653" w:date="2000-01-01T00:00:00Z"/>
              </w:rPr>
            </w:pPr>
            <w:ins w:author="Open-Xml-PowerTools" w:id="3651" w:date="2000-01-01T00:00:00Z">
              <w:r>
                <w:t>(i)</w:t>
              </w:r>
            </w:ins>
            <w:ins w:author="Open-Xml-PowerTools" w:id="3652" w:date="2000-01-01T00:00:00Z">
              <w:r>
                <w:tab/>
                <w:t>is a Class 10a building or deck; and</w:t>
              </w:r>
            </w:ins>
          </w:p>
          <w:p>
            <w:pPr>
              <w:pStyle w:val="TableNAm"/>
              <w:keepNext/>
              <w:spacing w:before="60"/>
              <w:ind w:left="918" w:hanging="459"/>
              <w:rPr>
                <w:ins w:author="Open-Xml-PowerTools" w:id="3656" w:date="2000-01-01T00:00:00Z"/>
              </w:rPr>
            </w:pPr>
            <w:ins w:author="Open-Xml-PowerTools" w:id="3654" w:date="2000-01-01T00:00:00Z">
              <w:r>
                <w:t>(ii)</w:t>
              </w:r>
            </w:ins>
            <w:ins w:author="Open-Xml-PowerTools" w:id="3655" w:date="2000-01-01T00:00:00Z">
              <w:r>
                <w:tab/>
                <w:t>is associated with a relevant building once relocated.</w:t>
              </w:r>
            </w:ins>
          </w:p>
          <w:p>
            <w:pPr>
              <w:pStyle w:val="TableNAm"/>
              <w:keepNext/>
              <w:keepLines/>
              <w:rPr>
                <w:ins w:author="Open-Xml-PowerTools" w:id="3658" w:date="2000-01-01T00:00:00Z"/>
                <w:rFonts w:ascii="Arial" w:hAnsi="Arial" w:cs="Arial"/>
                <w:sz w:val="18"/>
                <w:szCs w:val="18"/>
              </w:rPr>
            </w:pPr>
            <w:ins w:author="Open-Xml-PowerTools" w:id="3657" w:date="2000-01-01T00:00:00Z">
              <w:r>
                <w:rPr>
                  <w:rFonts w:ascii="Arial" w:hAnsi="Arial" w:cs="Arial"/>
                  <w:sz w:val="18"/>
                  <w:szCs w:val="18"/>
                </w:rPr>
                <w:t>Note for this item:</w:t>
              </w:r>
            </w:ins>
          </w:p>
          <w:p>
            <w:pPr>
              <w:pStyle w:val="TableNAm"/>
              <w:spacing w:before="80"/>
              <w:ind w:left="317"/>
              <w:rPr>
                <w:ins w:author="Open-Xml-PowerTools" w:id="3660" w:date="2000-01-01T00:00:00Z"/>
              </w:rPr>
            </w:pPr>
            <w:ins w:author="Open-Xml-PowerTools" w:id="3659" w:date="2000-01-01T00:00:00Z">
              <w:r>
                <w:rPr>
                  <w:rFonts w:ascii="Arial" w:hAnsi="Arial" w:cs="Arial"/>
                  <w:sz w:val="18"/>
                  <w:szCs w:val="18"/>
                </w:rPr>
                <w:t>See also regulation 31HB(2).</w:t>
              </w:r>
            </w:ins>
          </w:p>
        </w:tc>
      </w:tr>
      <w:tr>
        <w:trPr>
          <w:cantSplit/>
          <w:ins w:author="Open-Xml-PowerTools" w:id="3661" w:date="2000-01-01T00:00:00Z"/>
        </w:trPr>
        <w:tc>
          <w:tcPr>
            <w:tcW w:w="1641" w:type="dxa"/>
            <w:noWrap/>
          </w:tcPr>
          <w:p>
            <w:pPr>
              <w:pStyle w:val="TableNAm"/>
              <w:rPr>
                <w:ins w:author="Open-Xml-PowerTools" w:id="3663" w:date="2000-01-01T00:00:00Z"/>
              </w:rPr>
            </w:pPr>
            <w:ins w:author="Open-Xml-PowerTools" w:id="3662" w:date="2000-01-01T00:00:00Z">
              <w:r>
                <w:lastRenderedPageBreak/>
                <w:t>s. 37(2)</w:t>
              </w:r>
            </w:ins>
          </w:p>
        </w:tc>
        <w:tc>
          <w:tcPr>
            <w:tcW w:w="4426" w:type="dxa"/>
            <w:noWrap/>
          </w:tcPr>
          <w:p>
            <w:pPr>
              <w:pStyle w:val="TableNAm"/>
              <w:ind w:left="459" w:hanging="459"/>
              <w:rPr>
                <w:ins w:author="Open-Xml-PowerTools" w:id="3665" w:date="2000-01-01T00:00:00Z"/>
              </w:rPr>
            </w:pPr>
            <w:ins w:author="Open-Xml-PowerTools" w:id="3664" w:date="2000-01-01T00:00:00Z">
              <w:r>
                <w:t xml:space="preserve">If — </w:t>
              </w:r>
            </w:ins>
          </w:p>
          <w:p>
            <w:pPr>
              <w:pStyle w:val="TableNAm"/>
              <w:ind w:left="459" w:hanging="459"/>
              <w:rPr>
                <w:ins w:author="Open-Xml-PowerTools" w:id="3669" w:date="2000-01-01T00:00:00Z"/>
              </w:rPr>
            </w:pPr>
            <w:ins w:author="Open-Xml-PowerTools" w:id="3666" w:date="2000-01-01T00:00:00Z">
              <w:r>
                <w:t>(a)</w:t>
              </w:r>
            </w:ins>
            <w:ins w:author="Open-Xml-PowerTools" w:id="3667" w:date="2000-01-01T00:00:00Z">
              <w:r>
                <w:tab/>
                <w:t>the relocated building or incidental structure is relocated to an area that, at any time during the 4</w:t>
              </w:r>
            </w:ins>
            <w:ins w:author="Open-Xml-PowerTools" w:id="3668" w:date="2000-01-01T00:00:00Z">
              <w:r>
                <w:noBreakHyphen/>
                <w:t>month period ending on the day on which the assembly, reassembly or securing of the relocated building or incidental structure commenced, was not a bush fire prone area; or</w:t>
              </w:r>
            </w:ins>
          </w:p>
          <w:p>
            <w:pPr>
              <w:pStyle w:val="TableNAm"/>
              <w:ind w:left="459" w:hanging="459"/>
              <w:rPr>
                <w:ins w:author="Open-Xml-PowerTools" w:id="3672" w:date="2000-01-01T00:00:00Z"/>
              </w:rPr>
            </w:pPr>
            <w:ins w:author="Open-Xml-PowerTools" w:id="3670" w:date="2000-01-01T00:00:00Z">
              <w:r>
                <w:t>(b)</w:t>
              </w:r>
            </w:ins>
            <w:ins w:author="Open-Xml-PowerTools" w:id="3671" w:date="2000-01-01T00:00:00Z">
              <w:r>
                <w:tab/>
                <w:t xml:space="preserve">the relocated building or incidental structure — </w:t>
              </w:r>
            </w:ins>
          </w:p>
          <w:p>
            <w:pPr>
              <w:pStyle w:val="TableNAm"/>
              <w:spacing w:before="60"/>
              <w:ind w:left="918" w:hanging="459"/>
              <w:rPr>
                <w:ins w:author="Open-Xml-PowerTools" w:id="3675" w:date="2000-01-01T00:00:00Z"/>
              </w:rPr>
            </w:pPr>
            <w:ins w:author="Open-Xml-PowerTools" w:id="3673" w:date="2000-01-01T00:00:00Z">
              <w:r>
                <w:t>(i)</w:t>
              </w:r>
            </w:ins>
            <w:ins w:author="Open-Xml-PowerTools" w:id="3674" w:date="2000-01-01T00:00:00Z">
              <w:r>
                <w:tab/>
                <w:t>is a Class 10a building or deck; and</w:t>
              </w:r>
            </w:ins>
          </w:p>
          <w:p>
            <w:pPr>
              <w:pStyle w:val="TableNAm"/>
              <w:spacing w:before="60"/>
              <w:ind w:left="918" w:hanging="459"/>
              <w:rPr>
                <w:ins w:author="Open-Xml-PowerTools" w:id="3678" w:date="2000-01-01T00:00:00Z"/>
              </w:rPr>
            </w:pPr>
            <w:ins w:author="Open-Xml-PowerTools" w:id="3676" w:date="2000-01-01T00:00:00Z">
              <w:r>
                <w:t>(ii)</w:t>
              </w:r>
            </w:ins>
            <w:ins w:author="Open-Xml-PowerTools" w:id="3677" w:date="2000-01-01T00:00:00Z">
              <w:r>
                <w:tab/>
                <w:t>is associated with a relevant building once relocated.</w:t>
              </w:r>
            </w:ins>
          </w:p>
          <w:p>
            <w:pPr>
              <w:pStyle w:val="TableNAm"/>
              <w:rPr>
                <w:ins w:author="Open-Xml-PowerTools" w:id="3680" w:date="2000-01-01T00:00:00Z"/>
                <w:rFonts w:ascii="Arial" w:hAnsi="Arial" w:cs="Arial"/>
                <w:sz w:val="18"/>
                <w:szCs w:val="18"/>
              </w:rPr>
            </w:pPr>
            <w:ins w:author="Open-Xml-PowerTools" w:id="3679" w:date="2000-01-01T00:00:00Z">
              <w:r>
                <w:rPr>
                  <w:rFonts w:ascii="Arial" w:hAnsi="Arial" w:cs="Arial"/>
                  <w:sz w:val="18"/>
                  <w:szCs w:val="18"/>
                </w:rPr>
                <w:t>Note for this item:</w:t>
              </w:r>
            </w:ins>
          </w:p>
          <w:p>
            <w:pPr>
              <w:pStyle w:val="TableNAm"/>
              <w:spacing w:before="80"/>
              <w:ind w:left="317"/>
              <w:rPr>
                <w:ins w:author="Open-Xml-PowerTools" w:id="3682" w:date="2000-01-01T00:00:00Z"/>
              </w:rPr>
            </w:pPr>
            <w:ins w:author="Open-Xml-PowerTools" w:id="3681" w:date="2000-01-01T00:00:00Z">
              <w:r>
                <w:rPr>
                  <w:rFonts w:ascii="Arial" w:hAnsi="Arial" w:cs="Arial"/>
                  <w:sz w:val="18"/>
                  <w:szCs w:val="18"/>
                </w:rPr>
                <w:t>See also regulation 31HB(3).</w:t>
              </w:r>
            </w:ins>
          </w:p>
        </w:tc>
      </w:tr>
    </w:tbl>
    <w:p>
      <w:pPr>
        <w:pStyle w:val="Footnotesection"/>
        <w:rPr>
          <w:ins w:author="Open-Xml-PowerTools" w:id="3684" w:date="2000-01-01T00:00:00Z"/>
        </w:rPr>
      </w:pPr>
      <w:ins w:author="Open-Xml-PowerTools" w:id="3683" w:date="2000-01-01T00:00:00Z">
        <w:r>
          <w:tab/>
          <w:t>[Regulation 31D inserted: Gazette 18 Dec 2012 p. 6564-7; amended: Gazette 24 Apr 2014 p. 1136; 15 Apr 2016 p. 1169; 9 Mar 2018 p. 800; 26 Mar 2019 p. 945 and 946; SL 2020/46 r. 6; SL 2021/42 r. 7.]</w:t>
        </w:r>
      </w:ins>
    </w:p>
    <w:p>
      <w:pPr>
        <w:pStyle w:val="Heading5"/>
        <w:rPr>
          <w:ins w:author="Open-Xml-PowerTools" w:id="3690" w:date="2000-01-01T00:00:00Z"/>
        </w:rPr>
      </w:pPr>
      <w:ins w:author="Open-Xml-PowerTools" w:id="3685" w:date="2000-01-01T00:00:00Z">
        <w:bookmarkStart w:id="63" w:name="_Toc97638567"/>
      </w:ins>
      <w:ins w:author="Open-Xml-PowerTools" w:id="3686" w:date="2000-01-01T00:00:00Z">
        <w:r>
          <w:rPr>
            <w:rStyle w:val="CharSectno"/>
          </w:rPr>
          <w:lastRenderedPageBreak/>
          <w:t>31E</w:t>
        </w:r>
      </w:ins>
      <w:ins w:author="Open-Xml-PowerTools" w:id="3687" w:date="2000-01-01T00:00:00Z">
        <w:r>
          <w:t>.</w:t>
        </w:r>
      </w:ins>
      <w:ins w:author="Open-Xml-PowerTools" w:id="3688" w:date="2000-01-01T00:00:00Z">
        <w:r>
          <w:tab/>
          <w:t>Applicable building standards for building work done without permit (s. 3 and 37(2))</w:t>
        </w:r>
      </w:ins>
      <w:ins w:author="Open-Xml-PowerTools" w:id="3689" w:date="2000-01-01T00:00:00Z">
        <w:bookmarkEnd w:id="63"/>
      </w:ins>
    </w:p>
    <w:p>
      <w:pPr>
        <w:pStyle w:val="Subsection"/>
        <w:keepLines/>
        <w:rPr>
          <w:ins w:author="Open-Xml-PowerTools" w:id="3695" w:date="2000-01-01T00:00:00Z"/>
        </w:rPr>
      </w:pPr>
      <w:ins w:author="Open-Xml-PowerTools" w:id="3691" w:date="2000-01-01T00:00:00Z">
        <w:r>
          <w:tab/>
          <w:t>(1)</w:t>
        </w:r>
      </w:ins>
      <w:ins w:author="Open-Xml-PowerTools" w:id="3692" w:date="2000-01-01T00:00:00Z">
        <w:r>
          <w:tab/>
          <w:t xml:space="preserve">For the purposes of the definition of </w:t>
        </w:r>
      </w:ins>
      <w:ins w:author="Open-Xml-PowerTools" w:id="3693" w:date="2000-01-01T00:00:00Z">
        <w:r>
          <w:rPr>
            <w:b/>
            <w:i/>
          </w:rPr>
          <w:t>applicable building standard</w:t>
        </w:r>
      </w:ins>
      <w:ins w:author="Open-Xml-PowerTools" w:id="3694" w:date="2000-01-01T00:00:00Z">
        <w:r>
          <w:t xml:space="preserve"> in section 3, the building standards set out in subregulation (2) are prescribed as applicable building standards for the purposes of section 37(2) in respect of all kinds of buildings and incidental structures, except to the extent that regulations 31BA, 31C and 31HA otherwise provide.</w:t>
        </w:r>
      </w:ins>
    </w:p>
    <w:p>
      <w:pPr>
        <w:pStyle w:val="Subsection"/>
        <w:rPr>
          <w:ins w:author="Open-Xml-PowerTools" w:id="3698" w:date="2000-01-01T00:00:00Z"/>
        </w:rPr>
      </w:pPr>
      <w:ins w:author="Open-Xml-PowerTools" w:id="3696" w:date="2000-01-01T00:00:00Z">
        <w:r>
          <w:tab/>
          <w:t>(2)</w:t>
        </w:r>
      </w:ins>
      <w:ins w:author="Open-Xml-PowerTools" w:id="3697" w:date="2000-01-01T00:00:00Z">
        <w:r>
          <w:tab/>
          <w:t>For subregulation (1), the applicable building standards for a building or incidental structure are the requirements in relation to the technical aspects of the construction of a building or incidental structure of that building or incidental structure’s classification that are set out in the edition of the Building Code that was in effect at the time the building work mentioned in section 37(2) commenced.</w:t>
        </w:r>
      </w:ins>
    </w:p>
    <w:p>
      <w:pPr>
        <w:pStyle w:val="Footnotesection"/>
        <w:rPr>
          <w:ins w:author="Open-Xml-PowerTools" w:id="3700" w:date="2000-01-01T00:00:00Z"/>
        </w:rPr>
      </w:pPr>
      <w:ins w:author="Open-Xml-PowerTools" w:id="3699" w:date="2000-01-01T00:00:00Z">
        <w:r>
          <w:tab/>
          <w:t>[Regulation 31E inserted: Gazette 18 Dec 2012 p. 6567; amended: Gazette 7 Dec 2015 p. 4900; 15 Apr 2016 p. 1169; 5 Oct 2018 p. 4014; SL 2021/42 r. 8.]</w:t>
        </w:r>
      </w:ins>
    </w:p>
    <w:p>
      <w:pPr>
        <w:pStyle w:val="Heading5"/>
        <w:keepNext w:val="0"/>
        <w:keepLines w:val="0"/>
        <w:spacing w:line="240" w:lineRule="auto"/>
        <w:rPr>
          <w:ins w:author="Open-Xml-PowerTools" w:id="3706" w:date="2000-01-01T00:00:00Z"/>
        </w:rPr>
      </w:pPr>
      <w:ins w:author="Open-Xml-PowerTools" w:id="3701" w:date="2000-01-01T00:00:00Z">
        <w:bookmarkStart w:id="64" w:name="_Toc97638568"/>
      </w:ins>
      <w:ins w:author="Open-Xml-PowerTools" w:id="3702" w:date="2000-01-01T00:00:00Z">
        <w:r>
          <w:rPr>
            <w:rStyle w:val="CharSectno"/>
          </w:rPr>
          <w:t>31F</w:t>
        </w:r>
      </w:ins>
      <w:ins w:author="Open-Xml-PowerTools" w:id="3703" w:date="2000-01-01T00:00:00Z">
        <w:r>
          <w:t>.</w:t>
        </w:r>
      </w:ins>
      <w:ins w:author="Open-Xml-PowerTools" w:id="3704" w:date="2000-01-01T00:00:00Z">
        <w:r>
          <w:tab/>
          <w:t>Applicable building standards for replacement occupancy permit for permanent change of building’s use (s. 3, 57(3) and 49(a))</w:t>
        </w:r>
      </w:ins>
      <w:ins w:author="Open-Xml-PowerTools" w:id="3705" w:date="2000-01-01T00:00:00Z">
        <w:bookmarkEnd w:id="64"/>
      </w:ins>
    </w:p>
    <w:p>
      <w:pPr>
        <w:pStyle w:val="Subsection"/>
        <w:rPr>
          <w:ins w:author="Open-Xml-PowerTools" w:id="3711" w:date="2000-01-01T00:00:00Z"/>
        </w:rPr>
      </w:pPr>
      <w:ins w:author="Open-Xml-PowerTools" w:id="3707" w:date="2000-01-01T00:00:00Z">
        <w:r>
          <w:tab/>
          <w:t>(1)</w:t>
        </w:r>
      </w:ins>
      <w:ins w:author="Open-Xml-PowerTools" w:id="3708" w:date="2000-01-01T00:00:00Z">
        <w:r>
          <w:tab/>
          <w:t xml:space="preserve">For the purposes of the definition of </w:t>
        </w:r>
      </w:ins>
      <w:ins w:author="Open-Xml-PowerTools" w:id="3709" w:date="2000-01-01T00:00:00Z">
        <w:r>
          <w:rPr>
            <w:b/>
            <w:i/>
          </w:rPr>
          <w:t>applicable building standard</w:t>
        </w:r>
      </w:ins>
      <w:ins w:author="Open-Xml-PowerTools" w:id="3710" w:date="2000-01-01T00:00:00Z">
        <w:r>
          <w:t xml:space="preserve"> in section 3, the building standards set out in subregulation (2) are prescribed as applicable building standards for the purposes of section 57(3) for an application mentioned in section 49(a) in respect of all kinds of buildings.</w:t>
        </w:r>
      </w:ins>
    </w:p>
    <w:p>
      <w:pPr>
        <w:pStyle w:val="Subsection"/>
        <w:rPr>
          <w:ins w:author="Open-Xml-PowerTools" w:id="3714" w:date="2000-01-01T00:00:00Z"/>
        </w:rPr>
      </w:pPr>
      <w:ins w:author="Open-Xml-PowerTools" w:id="3712" w:date="2000-01-01T00:00:00Z">
        <w:r>
          <w:tab/>
          <w:t>(2)</w:t>
        </w:r>
      </w:ins>
      <w:ins w:author="Open-Xml-PowerTools" w:id="3713" w:date="2000-01-01T00:00:00Z">
        <w:r>
          <w:tab/>
          <w:t xml:space="preserve">For subregulation (1), the applicable building standards for a building are the requirements mentioned in regulation 31A(2) applied by the building surveyor who signed the certificate of design compliance for the building but if there is no applicable certificate of design compliance, either — </w:t>
        </w:r>
      </w:ins>
    </w:p>
    <w:p>
      <w:pPr>
        <w:pStyle w:val="Indenta"/>
        <w:rPr>
          <w:ins w:author="Open-Xml-PowerTools" w:id="3717" w:date="2000-01-01T00:00:00Z"/>
        </w:rPr>
      </w:pPr>
      <w:ins w:author="Open-Xml-PowerTools" w:id="3715" w:date="2000-01-01T00:00:00Z">
        <w:r>
          <w:lastRenderedPageBreak/>
          <w:tab/>
          <w:t>(a)</w:t>
        </w:r>
      </w:ins>
      <w:ins w:author="Open-Xml-PowerTools" w:id="3716" w:date="2000-01-01T00:00:00Z">
        <w:r>
          <w:tab/>
          <w:t>the building licence or other approval that was granted in respect of the construction of the building under the written law applicable at the time of its construction; or</w:t>
        </w:r>
      </w:ins>
    </w:p>
    <w:p>
      <w:pPr>
        <w:pStyle w:val="Indenta"/>
        <w:keepNext/>
        <w:rPr>
          <w:ins w:author="Open-Xml-PowerTools" w:id="3720" w:date="2000-01-01T00:00:00Z"/>
        </w:rPr>
      </w:pPr>
      <w:ins w:author="Open-Xml-PowerTools" w:id="3718" w:date="2000-01-01T00:00:00Z">
        <w:r>
          <w:tab/>
          <w:t>(b)</w:t>
        </w:r>
      </w:ins>
      <w:ins w:author="Open-Xml-PowerTools" w:id="3719" w:date="2000-01-01T00:00:00Z">
        <w:r>
          <w:tab/>
          <w:t>each requirement in relation to the technical aspects of the construction of the building applicable to the building at the time of its construction.</w:t>
        </w:r>
      </w:ins>
    </w:p>
    <w:p>
      <w:pPr>
        <w:pStyle w:val="Footnotesection"/>
        <w:keepLines w:val="0"/>
        <w:rPr>
          <w:ins w:author="Open-Xml-PowerTools" w:id="3722" w:date="2000-01-01T00:00:00Z"/>
        </w:rPr>
      </w:pPr>
      <w:ins w:author="Open-Xml-PowerTools" w:id="3721" w:date="2000-01-01T00:00:00Z">
        <w:r>
          <w:tab/>
          <w:t>[Regulation 31F inserted: Gazette 18 Dec 2012 p. 6568; amended: Gazette 21 Jun 2013 p. 2446; 24 Apr 2014 p. 1136; SL 2020/46 r. 7; 31 Dec 2019 p. 4639.]</w:t>
        </w:r>
      </w:ins>
    </w:p>
    <w:p>
      <w:pPr>
        <w:pStyle w:val="Heading5"/>
        <w:spacing w:before="240"/>
        <w:rPr>
          <w:ins w:author="Open-Xml-PowerTools" w:id="3728" w:date="2000-01-01T00:00:00Z"/>
        </w:rPr>
      </w:pPr>
      <w:ins w:author="Open-Xml-PowerTools" w:id="3723" w:date="2000-01-01T00:00:00Z">
        <w:bookmarkStart w:id="65" w:name="_Toc97638569"/>
      </w:ins>
      <w:ins w:author="Open-Xml-PowerTools" w:id="3724" w:date="2000-01-01T00:00:00Z">
        <w:r>
          <w:rPr>
            <w:rStyle w:val="CharSectno"/>
          </w:rPr>
          <w:t>31G</w:t>
        </w:r>
      </w:ins>
      <w:ins w:author="Open-Xml-PowerTools" w:id="3725" w:date="2000-01-01T00:00:00Z">
        <w:r>
          <w:t>.</w:t>
        </w:r>
      </w:ins>
      <w:ins w:author="Open-Xml-PowerTools" w:id="3726" w:date="2000-01-01T00:00:00Z">
        <w:r>
          <w:tab/>
          <w:t>Applicable building standards for replacement occupancy permit for change of building’s classification, or occupancy permit for unauthorised work to building, or for building approval certificate for unauthorised work to building or incidental structure (s. 3, 49(b), 51(2) and (3) and 57(3))</w:t>
        </w:r>
      </w:ins>
      <w:ins w:author="Open-Xml-PowerTools" w:id="3727" w:date="2000-01-01T00:00:00Z">
        <w:bookmarkEnd w:id="65"/>
      </w:ins>
    </w:p>
    <w:p>
      <w:pPr>
        <w:pStyle w:val="Subsection"/>
        <w:spacing w:before="180"/>
        <w:rPr>
          <w:ins w:author="Open-Xml-PowerTools" w:id="3733" w:date="2000-01-01T00:00:00Z"/>
        </w:rPr>
      </w:pPr>
      <w:ins w:author="Open-Xml-PowerTools" w:id="3729" w:date="2000-01-01T00:00:00Z">
        <w:r>
          <w:tab/>
          <w:t>(1)</w:t>
        </w:r>
      </w:ins>
      <w:ins w:author="Open-Xml-PowerTools" w:id="3730" w:date="2000-01-01T00:00:00Z">
        <w:r>
          <w:tab/>
          <w:t xml:space="preserve">For the purposes of the definition of </w:t>
        </w:r>
      </w:ins>
      <w:ins w:author="Open-Xml-PowerTools" w:id="3731" w:date="2000-01-01T00:00:00Z">
        <w:r>
          <w:rPr>
            <w:b/>
            <w:i/>
          </w:rPr>
          <w:t>applicable building standard</w:t>
        </w:r>
      </w:ins>
      <w:ins w:author="Open-Xml-PowerTools" w:id="3732" w:date="2000-01-01T00:00:00Z">
        <w:r>
          <w:t xml:space="preserve"> in section 3, the building standards set out in subregulation (2) are, except to the extent that regulations 31BA and 31HA otherwise provide, prescribed as applicable building standards for the purposes of section 57(3) for an application mentioned — </w:t>
        </w:r>
      </w:ins>
    </w:p>
    <w:p>
      <w:pPr>
        <w:pStyle w:val="Indenta"/>
        <w:rPr>
          <w:ins w:author="Open-Xml-PowerTools" w:id="3736" w:date="2000-01-01T00:00:00Z"/>
        </w:rPr>
      </w:pPr>
      <w:ins w:author="Open-Xml-PowerTools" w:id="3734" w:date="2000-01-01T00:00:00Z">
        <w:r>
          <w:tab/>
          <w:t>(a)</w:t>
        </w:r>
      </w:ins>
      <w:ins w:author="Open-Xml-PowerTools" w:id="3735" w:date="2000-01-01T00:00:00Z">
        <w:r>
          <w:tab/>
          <w:t>in section 49(b) or 51(2) in respect of all kinds of buildings; or</w:t>
        </w:r>
      </w:ins>
    </w:p>
    <w:p>
      <w:pPr>
        <w:pStyle w:val="Indenta"/>
        <w:rPr>
          <w:ins w:author="Open-Xml-PowerTools" w:id="3739" w:date="2000-01-01T00:00:00Z"/>
        </w:rPr>
      </w:pPr>
      <w:ins w:author="Open-Xml-PowerTools" w:id="3737" w:date="2000-01-01T00:00:00Z">
        <w:r>
          <w:tab/>
          <w:t>(b)</w:t>
        </w:r>
      </w:ins>
      <w:ins w:author="Open-Xml-PowerTools" w:id="3738" w:date="2000-01-01T00:00:00Z">
        <w:r>
          <w:tab/>
          <w:t>in section 51(3) in respect of all kinds of buildings and incidental structures.</w:t>
        </w:r>
      </w:ins>
    </w:p>
    <w:p>
      <w:pPr>
        <w:pStyle w:val="Subsection"/>
        <w:keepNext/>
        <w:rPr>
          <w:ins w:author="Open-Xml-PowerTools" w:id="3743" w:date="2000-01-01T00:00:00Z"/>
        </w:rPr>
      </w:pPr>
      <w:ins w:author="Open-Xml-PowerTools" w:id="3740" w:date="2000-01-01T00:00:00Z">
        <w:r>
          <w:tab/>
          <w:t>(2)</w:t>
        </w:r>
      </w:ins>
      <w:ins w:author="Open-Xml-PowerTools" w:id="3741" w:date="2000-01-01T00:00:00Z">
        <w:r>
          <w:tab/>
          <w:t xml:space="preserve">For subregulation (1), the applicable building standards for a building or incidental structure are the requirements in relation to the technical aspects of the construction of a building or incidental structure of that building or incidental structure’s classification that are set out in the edition of the Building Code that is in effect at the time the application for the occupancy permit or building approval certificate is made, except that a performance solution cannot be used to comply with a Building </w:t>
        </w:r>
      </w:ins>
      <w:ins w:author="Open-Xml-PowerTools" w:id="3742" w:date="2000-01-01T00:00:00Z">
        <w:r>
          <w:lastRenderedPageBreak/>
          <w:t>Code pool barrier requirement unless the performance solution is an approved barrier solution.</w:t>
        </w:r>
      </w:ins>
    </w:p>
    <w:p>
      <w:pPr>
        <w:pStyle w:val="Footnotesection"/>
        <w:rPr>
          <w:ins w:author="Open-Xml-PowerTools" w:id="3745" w:date="2000-01-01T00:00:00Z"/>
        </w:rPr>
      </w:pPr>
      <w:ins w:author="Open-Xml-PowerTools" w:id="3744" w:date="2000-01-01T00:00:00Z">
        <w:r>
          <w:tab/>
          <w:t>[Regulation 31G inserted: Gazette 18 Dec 2012 p. 6568-9; amended: Gazette 21 Jun 2013 p. 2446; 7 Dec 2015 p. 4901; 15 Apr 2016 p. 1169; 8 Aug 2017 p. 4345; 22 Dec 2017 p. 5975; 5 Oct 2018 p. 4014.]</w:t>
        </w:r>
      </w:ins>
    </w:p>
    <w:p>
      <w:pPr>
        <w:pStyle w:val="Heading5"/>
        <w:rPr>
          <w:ins w:author="Open-Xml-PowerTools" w:id="3751" w:date="2000-01-01T00:00:00Z"/>
        </w:rPr>
      </w:pPr>
      <w:ins w:author="Open-Xml-PowerTools" w:id="3746" w:date="2000-01-01T00:00:00Z">
        <w:bookmarkStart w:id="66" w:name="_Toc97638570"/>
      </w:ins>
      <w:ins w:author="Open-Xml-PowerTools" w:id="3747" w:date="2000-01-01T00:00:00Z">
        <w:r>
          <w:rPr>
            <w:rStyle w:val="CharSectno"/>
          </w:rPr>
          <w:t>31H</w:t>
        </w:r>
      </w:ins>
      <w:ins w:author="Open-Xml-PowerTools" w:id="3748" w:date="2000-01-01T00:00:00Z">
        <w:r>
          <w:t>.</w:t>
        </w:r>
      </w:ins>
      <w:ins w:author="Open-Xml-PowerTools" w:id="3749" w:date="2000-01-01T00:00:00Z">
        <w:r>
          <w:tab/>
          <w:t>Applicable building standards for modification of occupancy permit for additional use of building on temporary basis, for occupancy permit for building with existing authorisation or for building approval for building or incidental structure with existing authorisation (s. 3, 57(4)(b), 48 and 52(1) and (2))</w:t>
        </w:r>
      </w:ins>
      <w:ins w:author="Open-Xml-PowerTools" w:id="3750" w:date="2000-01-01T00:00:00Z">
        <w:bookmarkEnd w:id="66"/>
      </w:ins>
    </w:p>
    <w:p>
      <w:pPr>
        <w:pStyle w:val="Subsection"/>
        <w:rPr>
          <w:ins w:author="Open-Xml-PowerTools" w:id="3756" w:date="2000-01-01T00:00:00Z"/>
        </w:rPr>
      </w:pPr>
      <w:ins w:author="Open-Xml-PowerTools" w:id="3752" w:date="2000-01-01T00:00:00Z">
        <w:r>
          <w:tab/>
          <w:t>(1)</w:t>
        </w:r>
      </w:ins>
      <w:ins w:author="Open-Xml-PowerTools" w:id="3753" w:date="2000-01-01T00:00:00Z">
        <w:r>
          <w:tab/>
          <w:t xml:space="preserve">For the purposes of the definition of </w:t>
        </w:r>
      </w:ins>
      <w:ins w:author="Open-Xml-PowerTools" w:id="3754" w:date="2000-01-01T00:00:00Z">
        <w:r>
          <w:rPr>
            <w:b/>
            <w:i/>
          </w:rPr>
          <w:t>applicable building standard</w:t>
        </w:r>
      </w:ins>
      <w:ins w:author="Open-Xml-PowerTools" w:id="3755" w:date="2000-01-01T00:00:00Z">
        <w:r>
          <w:t xml:space="preserve"> in section 3, the building standards set out in subregulation (2) are prescribed as applicable building standards for the purposes of section 57(4)(b) for an application mentioned — </w:t>
        </w:r>
      </w:ins>
    </w:p>
    <w:p>
      <w:pPr>
        <w:pStyle w:val="Indenta"/>
        <w:rPr>
          <w:ins w:author="Open-Xml-PowerTools" w:id="3759" w:date="2000-01-01T00:00:00Z"/>
        </w:rPr>
      </w:pPr>
      <w:ins w:author="Open-Xml-PowerTools" w:id="3757" w:date="2000-01-01T00:00:00Z">
        <w:r>
          <w:tab/>
          <w:t>(a)</w:t>
        </w:r>
      </w:ins>
      <w:ins w:author="Open-Xml-PowerTools" w:id="3758" w:date="2000-01-01T00:00:00Z">
        <w:r>
          <w:tab/>
          <w:t>in section 48 or 52(1) in respect of all kinds of buildings; or</w:t>
        </w:r>
      </w:ins>
    </w:p>
    <w:p>
      <w:pPr>
        <w:pStyle w:val="Indenta"/>
        <w:rPr>
          <w:ins w:author="Open-Xml-PowerTools" w:id="3762" w:date="2000-01-01T00:00:00Z"/>
        </w:rPr>
      </w:pPr>
      <w:ins w:author="Open-Xml-PowerTools" w:id="3760" w:date="2000-01-01T00:00:00Z">
        <w:r>
          <w:tab/>
          <w:t>(b)</w:t>
        </w:r>
      </w:ins>
      <w:ins w:author="Open-Xml-PowerTools" w:id="3761" w:date="2000-01-01T00:00:00Z">
        <w:r>
          <w:tab/>
          <w:t>in section 52(2) in respect of all kinds of buildings and incidental structures.</w:t>
        </w:r>
      </w:ins>
    </w:p>
    <w:p>
      <w:pPr>
        <w:pStyle w:val="Subsection"/>
        <w:rPr>
          <w:ins w:author="Open-Xml-PowerTools" w:id="3765" w:date="2000-01-01T00:00:00Z"/>
        </w:rPr>
      </w:pPr>
      <w:ins w:author="Open-Xml-PowerTools" w:id="3763" w:date="2000-01-01T00:00:00Z">
        <w:r>
          <w:tab/>
          <w:t>(2)</w:t>
        </w:r>
      </w:ins>
      <w:ins w:author="Open-Xml-PowerTools" w:id="3764" w:date="2000-01-01T00:00:00Z">
        <w:r>
          <w:tab/>
          <w:t xml:space="preserve">For subregulation (1), the applicable building standards for a building are the requirements mentioned in regulation 31A(2) applied by the building surveyor who signed the certificate of design compliance for the building or incidental structure but if there is no applicable certificate of design compliance, either — </w:t>
        </w:r>
      </w:ins>
    </w:p>
    <w:p>
      <w:pPr>
        <w:pStyle w:val="Indenta"/>
        <w:rPr>
          <w:ins w:author="Open-Xml-PowerTools" w:id="3768" w:date="2000-01-01T00:00:00Z"/>
        </w:rPr>
      </w:pPr>
      <w:ins w:author="Open-Xml-PowerTools" w:id="3766" w:date="2000-01-01T00:00:00Z">
        <w:r>
          <w:tab/>
          <w:t>(a)</w:t>
        </w:r>
      </w:ins>
      <w:ins w:author="Open-Xml-PowerTools" w:id="3767" w:date="2000-01-01T00:00:00Z">
        <w:r>
          <w:tab/>
          <w:t>the building licence or other approval that was granted in respect of the construction of the building or incidental structure under the written law applicable at the time of its construction; or</w:t>
        </w:r>
      </w:ins>
    </w:p>
    <w:p>
      <w:pPr>
        <w:pStyle w:val="Indenta"/>
        <w:keepNext/>
        <w:rPr>
          <w:ins w:author="Open-Xml-PowerTools" w:id="3772" w:date="2000-01-01T00:00:00Z"/>
        </w:rPr>
      </w:pPr>
      <w:ins w:author="Open-Xml-PowerTools" w:id="3769" w:date="2000-01-01T00:00:00Z">
        <w:r>
          <w:tab/>
          <w:t>(b)</w:t>
        </w:r>
      </w:ins>
      <w:ins w:author="Open-Xml-PowerTools" w:id="3770" w:date="2000-01-01T00:00:00Z">
        <w:r>
          <w:tab/>
          <w:t xml:space="preserve">each requirement in relation to the technical aspects of the construction of the building or structure applicable to </w:t>
        </w:r>
      </w:ins>
      <w:ins w:author="Open-Xml-PowerTools" w:id="3771" w:date="2000-01-01T00:00:00Z">
        <w:r>
          <w:lastRenderedPageBreak/>
          <w:t>the building or incidental structure at the time of its construction.</w:t>
        </w:r>
      </w:ins>
    </w:p>
    <w:p>
      <w:pPr>
        <w:pStyle w:val="Footnotesection"/>
        <w:rPr>
          <w:ins w:author="Open-Xml-PowerTools" w:id="3774" w:date="2000-01-01T00:00:00Z"/>
        </w:rPr>
      </w:pPr>
      <w:ins w:author="Open-Xml-PowerTools" w:id="3773" w:date="2000-01-01T00:00:00Z">
        <w:r>
          <w:tab/>
          <w:t>[Regulation 31H inserted: Gazette 18 Dec 2012 p. 6569-70; SL 2020/46 r. 8.]</w:t>
        </w:r>
      </w:ins>
    </w:p>
    <w:p>
      <w:pPr>
        <w:pStyle w:val="Heading5"/>
        <w:rPr>
          <w:ins w:author="Open-Xml-PowerTools" w:id="3781" w:date="2000-01-01T00:00:00Z"/>
        </w:rPr>
      </w:pPr>
      <w:ins w:author="Open-Xml-PowerTools" w:id="3775" w:date="2000-01-01T00:00:00Z">
        <w:bookmarkStart w:id="67" w:name="_Toc97638571"/>
      </w:ins>
      <w:ins w:author="Open-Xml-PowerTools" w:id="3776" w:date="2000-01-01T00:00:00Z">
        <w:r>
          <w:rPr>
            <w:rStyle w:val="CharSectno"/>
          </w:rPr>
          <w:t>31HA</w:t>
        </w:r>
      </w:ins>
      <w:ins w:author="Open-Xml-PowerTools" w:id="3777" w:date="2000-01-01T00:00:00Z">
        <w:r>
          <w:t>.</w:t>
        </w:r>
      </w:ins>
      <w:ins w:author="Open-Xml-PowerTools" w:id="3778" w:date="2000-01-01T00:00:00Z">
        <w:r>
          <w:tab/>
          <w:t>Applicable building standards for non</w:t>
        </w:r>
      </w:ins>
      <w:ins w:author="Open-Xml-PowerTools" w:id="3779" w:date="2000-01-01T00:00:00Z">
        <w:r>
          <w:noBreakHyphen/>
          <w:t>combustible external walls (s. 3, 19(3), 37(1) and (2) and 57(3))</w:t>
        </w:r>
      </w:ins>
      <w:ins w:author="Open-Xml-PowerTools" w:id="3780" w:date="2000-01-01T00:00:00Z">
        <w:bookmarkEnd w:id="67"/>
      </w:ins>
    </w:p>
    <w:p>
      <w:pPr>
        <w:pStyle w:val="Subsection"/>
        <w:keepNext/>
        <w:rPr>
          <w:ins w:author="Open-Xml-PowerTools" w:id="3784" w:date="2000-01-01T00:00:00Z"/>
        </w:rPr>
      </w:pPr>
      <w:ins w:author="Open-Xml-PowerTools" w:id="3782" w:date="2000-01-01T00:00:00Z">
        <w:r>
          <w:tab/>
          <w:t>(1)</w:t>
        </w:r>
      </w:ins>
      <w:ins w:author="Open-Xml-PowerTools" w:id="3783" w:date="2000-01-01T00:00:00Z">
        <w:r>
          <w:tab/>
          <w:t>In this regulation —</w:t>
        </w:r>
      </w:ins>
    </w:p>
    <w:p>
      <w:pPr>
        <w:pStyle w:val="Defstart"/>
        <w:rPr>
          <w:ins w:author="Open-Xml-PowerTools" w:id="3790" w:date="2000-01-01T00:00:00Z"/>
        </w:rPr>
      </w:pPr>
      <w:ins w:author="Open-Xml-PowerTools" w:id="3785" w:date="2000-01-01T00:00:00Z">
        <w:r>
          <w:tab/>
        </w:r>
      </w:ins>
      <w:ins w:author="Open-Xml-PowerTools" w:id="3786" w:date="2000-01-01T00:00:00Z">
        <w:r>
          <w:rPr>
            <w:rStyle w:val="CharDefText"/>
          </w:rPr>
          <w:t xml:space="preserve">commencement date </w:t>
        </w:r>
      </w:ins>
      <w:ins w:author="Open-Xml-PowerTools" w:id="3787" w:date="2000-01-01T00:00:00Z">
        <w:r>
          <w:t xml:space="preserve">means the date on which the </w:t>
        </w:r>
      </w:ins>
      <w:ins w:author="Open-Xml-PowerTools" w:id="3788" w:date="2000-01-01T00:00:00Z">
        <w:r>
          <w:rPr>
            <w:i/>
          </w:rPr>
          <w:t>Building Amendment Regulations (No. 2) 2018</w:t>
        </w:r>
      </w:ins>
      <w:ins w:author="Open-Xml-PowerTools" w:id="3789" w:date="2000-01-01T00:00:00Z">
        <w:r>
          <w:t xml:space="preserve"> regulation 9 comes into operation;</w:t>
        </w:r>
      </w:ins>
    </w:p>
    <w:p>
      <w:pPr>
        <w:pStyle w:val="Defstart"/>
        <w:rPr>
          <w:ins w:author="Open-Xml-PowerTools" w:id="3796" w:date="2000-01-01T00:00:00Z"/>
        </w:rPr>
      </w:pPr>
      <w:ins w:author="Open-Xml-PowerTools" w:id="3791" w:date="2000-01-01T00:00:00Z">
        <w:r>
          <w:tab/>
        </w:r>
      </w:ins>
      <w:ins w:author="Open-Xml-PowerTools" w:id="3792" w:date="2000-01-01T00:00:00Z">
        <w:r>
          <w:rPr>
            <w:rStyle w:val="CharDefText"/>
          </w:rPr>
          <w:t xml:space="preserve">debris criteria </w:t>
        </w:r>
      </w:ins>
      <w:ins w:author="Open-Xml-PowerTools" w:id="3793" w:date="2000-01-01T00:00:00Z">
        <w:r>
          <w:t>means the following classification criteria in AS 5113 (Classification of external walls of buildings based on reaction</w:t>
        </w:r>
      </w:ins>
      <w:ins w:author="Open-Xml-PowerTools" w:id="3794" w:date="2000-01-01T00:00:00Z">
        <w:r>
          <w:noBreakHyphen/>
          <w:t>to</w:t>
        </w:r>
      </w:ins>
      <w:ins w:author="Open-Xml-PowerTools" w:id="3795" w:date="2000-01-01T00:00:00Z">
        <w:r>
          <w:noBreakHyphen/>
          <w:t xml:space="preserve">fire performance) as referenced in CV3 — </w:t>
        </w:r>
      </w:ins>
    </w:p>
    <w:p>
      <w:pPr>
        <w:pStyle w:val="Defpara"/>
        <w:rPr>
          <w:ins w:author="Open-Xml-PowerTools" w:id="3799" w:date="2000-01-01T00:00:00Z"/>
        </w:rPr>
      </w:pPr>
      <w:ins w:author="Open-Xml-PowerTools" w:id="3797" w:date="2000-01-01T00:00:00Z">
        <w:r>
          <w:tab/>
          <w:t>(a)</w:t>
        </w:r>
      </w:ins>
      <w:ins w:author="Open-Xml-PowerTools" w:id="3798" w:date="2000-01-01T00:00:00Z">
        <w:r>
          <w:tab/>
          <w:t>the criterion set out in clause 5.4.3(g);</w:t>
        </w:r>
      </w:ins>
    </w:p>
    <w:p>
      <w:pPr>
        <w:pStyle w:val="Defpara"/>
        <w:rPr>
          <w:ins w:author="Open-Xml-PowerTools" w:id="3802" w:date="2000-01-01T00:00:00Z"/>
        </w:rPr>
      </w:pPr>
      <w:ins w:author="Open-Xml-PowerTools" w:id="3800" w:date="2000-01-01T00:00:00Z">
        <w:r>
          <w:tab/>
          <w:t>(b)</w:t>
        </w:r>
      </w:ins>
      <w:ins w:author="Open-Xml-PowerTools" w:id="3801" w:date="2000-01-01T00:00:00Z">
        <w:r>
          <w:tab/>
          <w:t>the criterion set out in clause 5.4.5(g);</w:t>
        </w:r>
      </w:ins>
    </w:p>
    <w:p>
      <w:pPr>
        <w:pStyle w:val="Defpara"/>
        <w:rPr>
          <w:ins w:author="Open-Xml-PowerTools" w:id="3805" w:date="2000-01-01T00:00:00Z"/>
        </w:rPr>
      </w:pPr>
      <w:ins w:author="Open-Xml-PowerTools" w:id="3803" w:date="2000-01-01T00:00:00Z">
        <w:r>
          <w:tab/>
          <w:t>(c)</w:t>
        </w:r>
      </w:ins>
      <w:ins w:author="Open-Xml-PowerTools" w:id="3804" w:date="2000-01-01T00:00:00Z">
        <w:r>
          <w:tab/>
          <w:t xml:space="preserve">the criterion set out in clause 5.4.6(f); </w:t>
        </w:r>
      </w:ins>
    </w:p>
    <w:p>
      <w:pPr>
        <w:pStyle w:val="Defstart"/>
        <w:rPr>
          <w:ins w:author="Open-Xml-PowerTools" w:id="3809" w:date="2000-01-01T00:00:00Z"/>
        </w:rPr>
      </w:pPr>
      <w:ins w:author="Open-Xml-PowerTools" w:id="3806" w:date="2000-01-01T00:00:00Z">
        <w:r>
          <w:tab/>
        </w:r>
      </w:ins>
      <w:ins w:author="Open-Xml-PowerTools" w:id="3807" w:date="2000-01-01T00:00:00Z">
        <w:r>
          <w:rPr>
            <w:rStyle w:val="CharDefText"/>
          </w:rPr>
          <w:t>exempt remedial work</w:t>
        </w:r>
      </w:ins>
      <w:ins w:author="Open-Xml-PowerTools" w:id="3808" w:date="2000-01-01T00:00:00Z">
        <w:r>
          <w:t xml:space="preserve"> means remedial work that is carried out primarily for the purposes of ensuring that an external wall of an existing building or incidental structure complies with the fire resistance performance requirement;</w:t>
        </w:r>
      </w:ins>
    </w:p>
    <w:p>
      <w:pPr>
        <w:pStyle w:val="Defstart"/>
        <w:rPr>
          <w:ins w:author="Open-Xml-PowerTools" w:id="3813" w:date="2000-01-01T00:00:00Z"/>
        </w:rPr>
      </w:pPr>
      <w:ins w:author="Open-Xml-PowerTools" w:id="3810" w:date="2000-01-01T00:00:00Z">
        <w:r>
          <w:tab/>
        </w:r>
      </w:ins>
      <w:ins w:author="Open-Xml-PowerTools" w:id="3811" w:date="2000-01-01T00:00:00Z">
        <w:r>
          <w:rPr>
            <w:rStyle w:val="CharDefText"/>
          </w:rPr>
          <w:t xml:space="preserve">existing building or incidental structure </w:t>
        </w:r>
      </w:ins>
      <w:ins w:author="Open-Xml-PowerTools" w:id="3812" w:date="2000-01-01T00:00:00Z">
        <w:r>
          <w:t xml:space="preserve">means a building or an incidental structure in relation to which — </w:t>
        </w:r>
      </w:ins>
    </w:p>
    <w:p>
      <w:pPr>
        <w:pStyle w:val="Defpara"/>
        <w:rPr>
          <w:ins w:author="Open-Xml-PowerTools" w:id="3816" w:date="2000-01-01T00:00:00Z"/>
        </w:rPr>
      </w:pPr>
      <w:ins w:author="Open-Xml-PowerTools" w:id="3814" w:date="2000-01-01T00:00:00Z">
        <w:r>
          <w:tab/>
          <w:t>(a)</w:t>
        </w:r>
      </w:ins>
      <w:ins w:author="Open-Xml-PowerTools" w:id="3815" w:date="2000-01-01T00:00:00Z">
        <w:r>
          <w:tab/>
          <w:t>an application for a building permit was made before the commencement date; or</w:t>
        </w:r>
      </w:ins>
    </w:p>
    <w:p>
      <w:pPr>
        <w:pStyle w:val="Defpara"/>
        <w:rPr>
          <w:ins w:author="Open-Xml-PowerTools" w:id="3819" w:date="2000-01-01T00:00:00Z"/>
        </w:rPr>
      </w:pPr>
      <w:ins w:author="Open-Xml-PowerTools" w:id="3817" w:date="2000-01-01T00:00:00Z">
        <w:r>
          <w:tab/>
          <w:t>(b)</w:t>
        </w:r>
      </w:ins>
      <w:ins w:author="Open-Xml-PowerTools" w:id="3818" w:date="2000-01-01T00:00:00Z">
        <w:r>
          <w:tab/>
          <w:t>a building licence or other approval that was required to be granted under the written law applicable at the time was granted before the commencement date; or</w:t>
        </w:r>
      </w:ins>
    </w:p>
    <w:p>
      <w:pPr>
        <w:pStyle w:val="Defpara"/>
        <w:rPr>
          <w:ins w:author="Open-Xml-PowerTools" w:id="3822" w:date="2000-01-01T00:00:00Z"/>
        </w:rPr>
      </w:pPr>
      <w:ins w:author="Open-Xml-PowerTools" w:id="3820" w:date="2000-01-01T00:00:00Z">
        <w:r>
          <w:tab/>
          <w:t>(c)</w:t>
        </w:r>
      </w:ins>
      <w:ins w:author="Open-Xml-PowerTools" w:id="3821" w:date="2000-01-01T00:00:00Z">
        <w:r>
          <w:tab/>
          <w:t>a building permit, building licence or other approval was not required and the construction of the building or the incidental structure commenced before the commencement date;</w:t>
        </w:r>
      </w:ins>
    </w:p>
    <w:p>
      <w:pPr>
        <w:pStyle w:val="Defstart"/>
        <w:rPr>
          <w:ins w:author="Open-Xml-PowerTools" w:id="3826" w:date="2000-01-01T00:00:00Z"/>
        </w:rPr>
      </w:pPr>
      <w:ins w:author="Open-Xml-PowerTools" w:id="3823" w:date="2000-01-01T00:00:00Z">
        <w:r>
          <w:lastRenderedPageBreak/>
          <w:tab/>
        </w:r>
      </w:ins>
      <w:ins w:author="Open-Xml-PowerTools" w:id="3824" w:date="2000-01-01T00:00:00Z">
        <w:r>
          <w:rPr>
            <w:rStyle w:val="CharDefText"/>
          </w:rPr>
          <w:t>external wall</w:t>
        </w:r>
      </w:ins>
      <w:ins w:author="Open-Xml-PowerTools" w:id="3825" w:date="2000-01-01T00:00:00Z">
        <w:r>
          <w:t xml:space="preserve"> has the meaning given in the Building Code Volume One Schedule 3 for the purposes of Volume One;</w:t>
        </w:r>
      </w:ins>
    </w:p>
    <w:p>
      <w:pPr>
        <w:pStyle w:val="Defstart"/>
        <w:rPr>
          <w:ins w:author="Open-Xml-PowerTools" w:id="3832" w:date="2000-01-01T00:00:00Z"/>
        </w:rPr>
      </w:pPr>
      <w:ins w:author="Open-Xml-PowerTools" w:id="3827" w:date="2000-01-01T00:00:00Z">
        <w:r>
          <w:tab/>
        </w:r>
      </w:ins>
      <w:ins w:author="Open-Xml-PowerTools" w:id="3828" w:date="2000-01-01T00:00:00Z">
        <w:r>
          <w:rPr>
            <w:rStyle w:val="CharDefText"/>
          </w:rPr>
          <w:t>non</w:t>
        </w:r>
      </w:ins>
      <w:ins w:author="Open-Xml-PowerTools" w:id="3829" w:date="2000-01-01T00:00:00Z">
        <w:r>
          <w:rPr>
            <w:rStyle w:val="CharDefText"/>
          </w:rPr>
          <w:noBreakHyphen/>
          <w:t>combustible external wall</w:t>
        </w:r>
      </w:ins>
      <w:ins w:author="Open-Xml-PowerTools" w:id="3830" w:date="2000-01-01T00:00:00Z">
        <w:r>
          <w:t xml:space="preserve"> means an external wall that is required to be non</w:t>
        </w:r>
      </w:ins>
      <w:ins w:author="Open-Xml-PowerTools" w:id="3831" w:date="2000-01-01T00:00:00Z">
        <w:r>
          <w:noBreakHyphen/>
          <w:t>combustible (as defined in the Building Code Volume One Schedule 3) by the Building Code Volume One Part C1.9;</w:t>
        </w:r>
      </w:ins>
    </w:p>
    <w:p>
      <w:pPr>
        <w:pStyle w:val="Defstart"/>
        <w:rPr>
          <w:ins w:author="Open-Xml-PowerTools" w:id="3836" w:date="2000-01-01T00:00:00Z"/>
        </w:rPr>
      </w:pPr>
      <w:ins w:author="Open-Xml-PowerTools" w:id="3833" w:date="2000-01-01T00:00:00Z">
        <w:r>
          <w:tab/>
        </w:r>
      </w:ins>
      <w:ins w:author="Open-Xml-PowerTools" w:id="3834" w:date="2000-01-01T00:00:00Z">
        <w:r>
          <w:rPr>
            <w:rStyle w:val="CharDefText"/>
          </w:rPr>
          <w:t>remedial work</w:t>
        </w:r>
      </w:ins>
      <w:ins w:author="Open-Xml-PowerTools" w:id="3835" w:date="2000-01-01T00:00:00Z">
        <w:r>
          <w:t xml:space="preserve"> means building work that is the renovation, alteration, improvement or repair of a building or an incidental structure.</w:t>
        </w:r>
      </w:ins>
    </w:p>
    <w:p>
      <w:pPr>
        <w:pStyle w:val="Subsection"/>
        <w:rPr>
          <w:ins w:author="Open-Xml-PowerTools" w:id="3842" w:date="2000-01-01T00:00:00Z"/>
        </w:rPr>
      </w:pPr>
      <w:ins w:author="Open-Xml-PowerTools" w:id="3837" w:date="2000-01-01T00:00:00Z">
        <w:r>
          <w:tab/>
          <w:t>(2)</w:t>
        </w:r>
      </w:ins>
      <w:ins w:author="Open-Xml-PowerTools" w:id="3838" w:date="2000-01-01T00:00:00Z">
        <w:r>
          <w:tab/>
          <w:t xml:space="preserve">For the purposes of the definition of </w:t>
        </w:r>
      </w:ins>
      <w:ins w:author="Open-Xml-PowerTools" w:id="3839" w:date="2000-01-01T00:00:00Z">
        <w:r>
          <w:rPr>
            <w:b/>
            <w:i/>
          </w:rPr>
          <w:t>applicable building standard</w:t>
        </w:r>
      </w:ins>
      <w:ins w:author="Open-Xml-PowerTools" w:id="3840" w:date="2000-01-01T00:00:00Z">
        <w:r>
          <w:t xml:space="preserve"> in section 3, the building standards set out in subregulation (3) are prescribed as applicable building standards for the purposes of sections 19(3), 37(1) and (2) and 57(3) in respect of non</w:t>
        </w:r>
      </w:ins>
      <w:ins w:author="Open-Xml-PowerTools" w:id="3841" w:date="2000-01-01T00:00:00Z">
        <w:r>
          <w:noBreakHyphen/>
          <w:t xml:space="preserve">combustible external walls. </w:t>
        </w:r>
      </w:ins>
    </w:p>
    <w:p>
      <w:pPr>
        <w:pStyle w:val="Subsection"/>
        <w:rPr>
          <w:ins w:author="Open-Xml-PowerTools" w:id="3845" w:date="2000-01-01T00:00:00Z"/>
        </w:rPr>
      </w:pPr>
      <w:ins w:author="Open-Xml-PowerTools" w:id="3843" w:date="2000-01-01T00:00:00Z">
        <w:r>
          <w:tab/>
          <w:t>(3)</w:t>
        </w:r>
      </w:ins>
      <w:ins w:author="Open-Xml-PowerTools" w:id="3844" w:date="2000-01-01T00:00:00Z">
        <w:r>
          <w:tab/>
          <w:t>For subregulation (2), the applicable building standards are the requirements mentioned in regulation 31A(2), except to the extent that subregulations (4) to (6) provide otherwise.</w:t>
        </w:r>
      </w:ins>
    </w:p>
    <w:p>
      <w:pPr>
        <w:pStyle w:val="Subsection"/>
        <w:rPr>
          <w:ins w:author="Open-Xml-PowerTools" w:id="3848" w:date="2000-01-01T00:00:00Z"/>
        </w:rPr>
      </w:pPr>
      <w:ins w:author="Open-Xml-PowerTools" w:id="3846" w:date="2000-01-01T00:00:00Z">
        <w:r>
          <w:tab/>
          <w:t>(4)</w:t>
        </w:r>
      </w:ins>
      <w:ins w:author="Open-Xml-PowerTools" w:id="3847" w:date="2000-01-01T00:00:00Z">
        <w:r>
          <w:tab/>
          <w:t>A performance solution to the fire resistance performance requirement must not be used unless the performance solution is verified in accordance with CV3.</w:t>
        </w:r>
      </w:ins>
    </w:p>
    <w:p>
      <w:pPr>
        <w:pStyle w:val="Subsection"/>
        <w:rPr>
          <w:ins w:author="Open-Xml-PowerTools" w:id="3851" w:date="2000-01-01T00:00:00Z"/>
        </w:rPr>
      </w:pPr>
      <w:ins w:author="Open-Xml-PowerTools" w:id="3849" w:date="2000-01-01T00:00:00Z">
        <w:r>
          <w:tab/>
          <w:t>(5)</w:t>
        </w:r>
      </w:ins>
      <w:ins w:author="Open-Xml-PowerTools" w:id="3850" w:date="2000-01-01T00:00:00Z">
        <w:r>
          <w:tab/>
          <w:t>Despite subregulation (4), a performance solution to the fire resistance performance requirement that is used for exempt remedial work is not required to be verified in accordance with CV3.</w:t>
        </w:r>
      </w:ins>
    </w:p>
    <w:p>
      <w:pPr>
        <w:pStyle w:val="Subsection"/>
        <w:rPr>
          <w:ins w:author="Open-Xml-PowerTools" w:id="3854" w:date="2000-01-01T00:00:00Z"/>
        </w:rPr>
      </w:pPr>
      <w:ins w:author="Open-Xml-PowerTools" w:id="3852" w:date="2000-01-01T00:00:00Z">
        <w:r>
          <w:tab/>
          <w:t>(6)</w:t>
        </w:r>
      </w:ins>
      <w:ins w:author="Open-Xml-PowerTools" w:id="3853" w:date="2000-01-01T00:00:00Z">
        <w:r>
          <w:tab/>
          <w:t xml:space="preserve">The debris criteria do not need to be complied with if it can be shown that, in the event of a fire in the external walls, the debris — </w:t>
        </w:r>
      </w:ins>
    </w:p>
    <w:p>
      <w:pPr>
        <w:pStyle w:val="Indenta"/>
        <w:rPr>
          <w:ins w:author="Open-Xml-PowerTools" w:id="3857" w:date="2000-01-01T00:00:00Z"/>
        </w:rPr>
      </w:pPr>
      <w:ins w:author="Open-Xml-PowerTools" w:id="3855" w:date="2000-01-01T00:00:00Z">
        <w:r>
          <w:tab/>
          <w:t>(a)</w:t>
        </w:r>
      </w:ins>
      <w:ins w:author="Open-Xml-PowerTools" w:id="3856" w:date="2000-01-01T00:00:00Z">
        <w:r>
          <w:tab/>
          <w:t>will not prevent the safe evacuation of the building’s occupants; and</w:t>
        </w:r>
      </w:ins>
    </w:p>
    <w:p>
      <w:pPr>
        <w:pStyle w:val="Indenta"/>
        <w:keepNext/>
        <w:rPr>
          <w:ins w:author="Open-Xml-PowerTools" w:id="3862" w:date="2000-01-01T00:00:00Z"/>
        </w:rPr>
      </w:pPr>
      <w:ins w:author="Open-Xml-PowerTools" w:id="3858" w:date="2000-01-01T00:00:00Z">
        <w:r>
          <w:lastRenderedPageBreak/>
          <w:tab/>
          <w:t>(b)</w:t>
        </w:r>
      </w:ins>
      <w:ins w:author="Open-Xml-PowerTools" w:id="3859" w:date="2000-01-01T00:00:00Z">
        <w:r>
          <w:tab/>
          <w:t xml:space="preserve">will not pose a risk to an officer or member of a permanent fire brigade as defined in the </w:t>
        </w:r>
      </w:ins>
      <w:ins w:author="Open-Xml-PowerTools" w:id="3860" w:date="2000-01-01T00:00:00Z">
        <w:r>
          <w:rPr>
            <w:i/>
          </w:rPr>
          <w:t xml:space="preserve">Fire Brigades Act 1942 </w:t>
        </w:r>
      </w:ins>
      <w:ins w:author="Open-Xml-PowerTools" w:id="3861" w:date="2000-01-01T00:00:00Z">
        <w:r>
          <w:t>section 4(1).</w:t>
        </w:r>
      </w:ins>
    </w:p>
    <w:p>
      <w:pPr>
        <w:pStyle w:val="Footnotesection"/>
        <w:rPr>
          <w:ins w:author="Open-Xml-PowerTools" w:id="3865" w:date="2000-01-01T00:00:00Z"/>
        </w:rPr>
      </w:pPr>
      <w:ins w:author="Open-Xml-PowerTools" w:id="3863" w:date="2000-01-01T00:00:00Z">
        <w:r>
          <w:rPr>
            <w:szCs w:val="24"/>
          </w:rPr>
          <w:tab/>
          <w:t>[Regulation 31HA inserted: Gazette 5 Oct 2018 p. 4014</w:t>
        </w:r>
      </w:ins>
      <w:ins w:author="Open-Xml-PowerTools" w:id="3864" w:date="2000-01-01T00:00:00Z">
        <w:r>
          <w:rPr>
            <w:szCs w:val="24"/>
          </w:rPr>
          <w:noBreakHyphen/>
          <w:t>16; amended: Gazette 26 Mar 2019 p. 945.]</w:t>
        </w:r>
      </w:ins>
    </w:p>
    <w:p>
      <w:pPr>
        <w:pStyle w:val="Heading5"/>
        <w:rPr>
          <w:ins w:author="Open-Xml-PowerTools" w:id="3872" w:date="2000-01-01T00:00:00Z"/>
        </w:rPr>
      </w:pPr>
      <w:ins w:author="Open-Xml-PowerTools" w:id="3866" w:date="2000-01-01T00:00:00Z">
        <w:bookmarkStart w:id="68" w:name="_Toc97638572"/>
      </w:ins>
      <w:ins w:author="Open-Xml-PowerTools" w:id="3867" w:date="2000-01-01T00:00:00Z">
        <w:r>
          <w:rPr>
            <w:rStyle w:val="CharSectno"/>
          </w:rPr>
          <w:t>31HB</w:t>
        </w:r>
      </w:ins>
      <w:ins w:author="Open-Xml-PowerTools" w:id="3868" w:date="2000-01-01T00:00:00Z">
        <w:r>
          <w:t>.</w:t>
        </w:r>
      </w:ins>
      <w:ins w:author="Open-Xml-PowerTools" w:id="3869" w:date="2000-01-01T00:00:00Z">
        <w:r>
          <w:tab/>
          <w:t xml:space="preserve">Transitional provisions for </w:t>
        </w:r>
      </w:ins>
      <w:ins w:author="Open-Xml-PowerTools" w:id="3870" w:date="2000-01-01T00:00:00Z">
        <w:r>
          <w:rPr>
            <w:i/>
          </w:rPr>
          <w:t>Building Amendment Regulations (No. 3) 2015</w:t>
        </w:r>
      </w:ins>
      <w:ins w:author="Open-Xml-PowerTools" w:id="3871" w:date="2000-01-01T00:00:00Z">
        <w:bookmarkEnd w:id="68"/>
      </w:ins>
    </w:p>
    <w:p>
      <w:pPr>
        <w:pStyle w:val="Subsection"/>
        <w:keepNext/>
        <w:rPr>
          <w:ins w:author="Open-Xml-PowerTools" w:id="3875" w:date="2000-01-01T00:00:00Z"/>
        </w:rPr>
      </w:pPr>
      <w:ins w:author="Open-Xml-PowerTools" w:id="3873" w:date="2000-01-01T00:00:00Z">
        <w:r>
          <w:tab/>
          <w:t>(1)</w:t>
        </w:r>
      </w:ins>
      <w:ins w:author="Open-Xml-PowerTools" w:id="3874" w:date="2000-01-01T00:00:00Z">
        <w:r>
          <w:tab/>
          <w:t xml:space="preserve">In this regulation — </w:t>
        </w:r>
      </w:ins>
    </w:p>
    <w:p>
      <w:pPr>
        <w:pStyle w:val="Defstart"/>
        <w:rPr>
          <w:ins w:author="Open-Xml-PowerTools" w:id="3881" w:date="2000-01-01T00:00:00Z"/>
        </w:rPr>
      </w:pPr>
      <w:ins w:author="Open-Xml-PowerTools" w:id="3876" w:date="2000-01-01T00:00:00Z">
        <w:r>
          <w:tab/>
        </w:r>
      </w:ins>
      <w:ins w:author="Open-Xml-PowerTools" w:id="3877" w:date="2000-01-01T00:00:00Z">
        <w:r>
          <w:rPr>
            <w:rStyle w:val="CharDefText"/>
          </w:rPr>
          <w:t>commencement day</w:t>
        </w:r>
      </w:ins>
      <w:ins w:author="Open-Xml-PowerTools" w:id="3878" w:date="2000-01-01T00:00:00Z">
        <w:r>
          <w:t xml:space="preserve"> means the day on which the </w:t>
        </w:r>
      </w:ins>
      <w:ins w:author="Open-Xml-PowerTools" w:id="3879" w:date="2000-01-01T00:00:00Z">
        <w:r>
          <w:rPr>
            <w:i/>
          </w:rPr>
          <w:t>Building Amendment Regulations (No. 3) 2015</w:t>
        </w:r>
      </w:ins>
      <w:ins w:author="Open-Xml-PowerTools" w:id="3880" w:date="2000-01-01T00:00:00Z">
        <w:r>
          <w:t xml:space="preserve"> regulation 6 comes into operation;</w:t>
        </w:r>
      </w:ins>
    </w:p>
    <w:p>
      <w:pPr>
        <w:pStyle w:val="Defstart"/>
        <w:rPr>
          <w:ins w:author="Open-Xml-PowerTools" w:id="3887" w:date="2000-01-01T00:00:00Z"/>
        </w:rPr>
      </w:pPr>
      <w:ins w:author="Open-Xml-PowerTools" w:id="3882" w:date="2000-01-01T00:00:00Z">
        <w:r>
          <w:tab/>
        </w:r>
      </w:ins>
      <w:ins w:author="Open-Xml-PowerTools" w:id="3883" w:date="2000-01-01T00:00:00Z">
        <w:r>
          <w:rPr>
            <w:rStyle w:val="CharDefText"/>
          </w:rPr>
          <w:t>local planning scheme</w:t>
        </w:r>
      </w:ins>
      <w:ins w:author="Open-Xml-PowerTools" w:id="3884" w:date="2000-01-01T00:00:00Z">
        <w:r>
          <w:t xml:space="preserve"> has the meaning given in the </w:t>
        </w:r>
      </w:ins>
      <w:ins w:author="Open-Xml-PowerTools" w:id="3885" w:date="2000-01-01T00:00:00Z">
        <w:r>
          <w:rPr>
            <w:i/>
          </w:rPr>
          <w:t>Planning and Development Act 2005</w:t>
        </w:r>
      </w:ins>
      <w:ins w:author="Open-Xml-PowerTools" w:id="3886" w:date="2000-01-01T00:00:00Z">
        <w:r>
          <w:t xml:space="preserve"> section 4(1).</w:t>
        </w:r>
      </w:ins>
    </w:p>
    <w:p>
      <w:pPr>
        <w:pStyle w:val="Subsection"/>
        <w:rPr>
          <w:ins w:author="Open-Xml-PowerTools" w:id="3891" w:date="2000-01-01T00:00:00Z"/>
        </w:rPr>
      </w:pPr>
      <w:ins w:author="Open-Xml-PowerTools" w:id="3888" w:date="2000-01-01T00:00:00Z">
        <w:r>
          <w:tab/>
          <w:t>(2)</w:t>
        </w:r>
      </w:ins>
      <w:ins w:author="Open-Xml-PowerTools" w:id="3889" w:date="2000-01-01T00:00:00Z">
        <w:r>
          <w:tab/>
          <w:t>For the purposes of item 2 Column 2 paragraph (a) of the Table to regulation 31BA(1), and the item relating to section 37(1) in the Table to regulation 31D(5), the area is taken to have been a bush fire prone area for the whole of the 4</w:t>
        </w:r>
      </w:ins>
      <w:ins w:author="Open-Xml-PowerTools" w:id="3890" w:date="2000-01-01T00:00:00Z">
        <w:r>
          <w:noBreakHyphen/>
          <w:t xml:space="preserve">month period if — </w:t>
        </w:r>
      </w:ins>
    </w:p>
    <w:p>
      <w:pPr>
        <w:pStyle w:val="Indenta"/>
        <w:rPr>
          <w:ins w:author="Open-Xml-PowerTools" w:id="3894" w:date="2000-01-01T00:00:00Z"/>
        </w:rPr>
      </w:pPr>
      <w:ins w:author="Open-Xml-PowerTools" w:id="3892" w:date="2000-01-01T00:00:00Z">
        <w:r>
          <w:tab/>
          <w:t>(a)</w:t>
        </w:r>
      </w:ins>
      <w:ins w:author="Open-Xml-PowerTools" w:id="3893" w:date="2000-01-01T00:00:00Z">
        <w:r>
          <w:tab/>
          <w:t>immediately before commencement day, the area was identified in any way under a local planning scheme as an area that is subject, or likely to be subject, to bush fires; and</w:t>
        </w:r>
      </w:ins>
    </w:p>
    <w:p>
      <w:pPr>
        <w:pStyle w:val="Indenta"/>
        <w:rPr>
          <w:ins w:author="Open-Xml-PowerTools" w:id="3898" w:date="2000-01-01T00:00:00Z"/>
        </w:rPr>
      </w:pPr>
      <w:ins w:author="Open-Xml-PowerTools" w:id="3895" w:date="2000-01-01T00:00:00Z">
        <w:r>
          <w:tab/>
          <w:t>(b)</w:t>
        </w:r>
      </w:ins>
      <w:ins w:author="Open-Xml-PowerTools" w:id="3896" w:date="2000-01-01T00:00:00Z">
        <w:r>
          <w:tab/>
          <w:t>the application for the building permit was made in the 4</w:t>
        </w:r>
      </w:ins>
      <w:ins w:author="Open-Xml-PowerTools" w:id="3897" w:date="2000-01-01T00:00:00Z">
        <w:r>
          <w:noBreakHyphen/>
          <w:t>month period beginning on commencement day.</w:t>
        </w:r>
      </w:ins>
    </w:p>
    <w:p>
      <w:pPr>
        <w:pStyle w:val="Subsection"/>
        <w:rPr>
          <w:ins w:author="Open-Xml-PowerTools" w:id="3902" w:date="2000-01-01T00:00:00Z"/>
        </w:rPr>
      </w:pPr>
      <w:ins w:author="Open-Xml-PowerTools" w:id="3899" w:date="2000-01-01T00:00:00Z">
        <w:r>
          <w:tab/>
          <w:t>(3)</w:t>
        </w:r>
      </w:ins>
      <w:ins w:author="Open-Xml-PowerTools" w:id="3900" w:date="2000-01-01T00:00:00Z">
        <w:r>
          <w:tab/>
          <w:t>For the purposes of item 3 Column 2 paragraph (a) of the Table to regulation 31BA(1), and the item relating to section 37(2) in the Table to regulation 31D(5), the area is taken to have been a bush fire prone area for the whole of the 4</w:t>
        </w:r>
      </w:ins>
      <w:ins w:author="Open-Xml-PowerTools" w:id="3901" w:date="2000-01-01T00:00:00Z">
        <w:r>
          <w:noBreakHyphen/>
          <w:t xml:space="preserve">month period if — </w:t>
        </w:r>
      </w:ins>
    </w:p>
    <w:p>
      <w:pPr>
        <w:pStyle w:val="Indenta"/>
        <w:rPr>
          <w:ins w:author="Open-Xml-PowerTools" w:id="3905" w:date="2000-01-01T00:00:00Z"/>
        </w:rPr>
      </w:pPr>
      <w:ins w:author="Open-Xml-PowerTools" w:id="3903" w:date="2000-01-01T00:00:00Z">
        <w:r>
          <w:tab/>
          <w:t>(a)</w:t>
        </w:r>
      </w:ins>
      <w:ins w:author="Open-Xml-PowerTools" w:id="3904" w:date="2000-01-01T00:00:00Z">
        <w:r>
          <w:tab/>
          <w:t>immediately before commencement day, the area was identified in any way under a local planning scheme as an area that is subject, or likely to be subject, to bush fires; and</w:t>
        </w:r>
      </w:ins>
    </w:p>
    <w:p>
      <w:pPr>
        <w:pStyle w:val="Indenta"/>
        <w:rPr>
          <w:ins w:author="Open-Xml-PowerTools" w:id="3909" w:date="2000-01-01T00:00:00Z"/>
        </w:rPr>
      </w:pPr>
      <w:ins w:author="Open-Xml-PowerTools" w:id="3906" w:date="2000-01-01T00:00:00Z">
        <w:r>
          <w:lastRenderedPageBreak/>
          <w:tab/>
          <w:t>(b)</w:t>
        </w:r>
      </w:ins>
      <w:ins w:author="Open-Xml-PowerTools" w:id="3907" w:date="2000-01-01T00:00:00Z">
        <w:r>
          <w:tab/>
          <w:t>the building work commenced in the 4</w:t>
        </w:r>
      </w:ins>
      <w:ins w:author="Open-Xml-PowerTools" w:id="3908" w:date="2000-01-01T00:00:00Z">
        <w:r>
          <w:noBreakHyphen/>
          <w:t>month period beginning on commencement day.</w:t>
        </w:r>
      </w:ins>
    </w:p>
    <w:p>
      <w:pPr>
        <w:pStyle w:val="Footnotesection"/>
        <w:rPr>
          <w:ins w:author="Open-Xml-PowerTools" w:id="3913" w:date="2000-01-01T00:00:00Z"/>
        </w:rPr>
      </w:pPr>
      <w:ins w:author="Open-Xml-PowerTools" w:id="3910" w:date="2000-01-01T00:00:00Z">
        <w:r>
          <w:rPr>
            <w:szCs w:val="24"/>
          </w:rPr>
          <w:tab/>
          <w:t xml:space="preserve">[Regulation 31HB inserted: </w:t>
        </w:r>
      </w:ins>
      <w:ins w:author="Open-Xml-PowerTools" w:id="3911" w:date="2000-01-01T00:00:00Z">
        <w:r>
          <w:t>SL 2021/42 r. 9</w:t>
        </w:r>
      </w:ins>
      <w:ins w:author="Open-Xml-PowerTools" w:id="3912" w:date="2000-01-01T00:00:00Z">
        <w:r>
          <w:rPr>
            <w:szCs w:val="24"/>
          </w:rPr>
          <w:t>.]</w:t>
        </w:r>
      </w:ins>
    </w:p>
    <w:p>
      <w:pPr>
        <w:pStyle w:val="Heading4"/>
        <w:rPr>
          <w:ins w:author="Open-Xml-PowerTools" w:id="3921" w:date="2000-01-01T00:00:00Z"/>
        </w:rPr>
      </w:pPr>
      <w:ins w:author="Open-Xml-PowerTools" w:id="3914" w:date="2000-01-01T00:00:00Z">
        <w:bookmarkStart w:id="69" w:name="_Toc97636320"/>
      </w:ins>
      <w:ins w:author="Open-Xml-PowerTools" w:id="3915" w:date="2000-01-01T00:00:00Z">
        <w:bookmarkStart w:id="70" w:name="_Toc97637008"/>
      </w:ins>
      <w:ins w:author="Open-Xml-PowerTools" w:id="3916" w:date="2000-01-01T00:00:00Z">
        <w:bookmarkStart w:id="71" w:name="_Toc97638573"/>
      </w:ins>
      <w:ins w:author="Open-Xml-PowerTools" w:id="3917" w:date="2000-01-01T00:00:00Z">
        <w:r>
          <w:t>Subdivision 2 — Building standards in relation to demolition</w:t>
        </w:r>
      </w:ins>
      <w:ins w:author="Open-Xml-PowerTools" w:id="3918" w:date="2000-01-01T00:00:00Z">
        <w:bookmarkEnd w:id="69"/>
      </w:ins>
      <w:ins w:author="Open-Xml-PowerTools" w:id="3919" w:date="2000-01-01T00:00:00Z">
        <w:bookmarkEnd w:id="70"/>
      </w:ins>
      <w:ins w:author="Open-Xml-PowerTools" w:id="3920" w:date="2000-01-01T00:00:00Z">
        <w:bookmarkEnd w:id="71"/>
      </w:ins>
    </w:p>
    <w:p>
      <w:pPr>
        <w:pStyle w:val="Footnoteheading"/>
        <w:keepNext/>
        <w:rPr>
          <w:ins w:author="Open-Xml-PowerTools" w:id="3923" w:date="2000-01-01T00:00:00Z"/>
        </w:rPr>
      </w:pPr>
      <w:ins w:author="Open-Xml-PowerTools" w:id="3922" w:date="2000-01-01T00:00:00Z">
        <w:r>
          <w:tab/>
          <w:t>[Heading inserted: Gazette 18 Dec 2012 p. 6570.]</w:t>
        </w:r>
      </w:ins>
    </w:p>
    <w:p>
      <w:pPr>
        <w:pStyle w:val="Heading5"/>
        <w:spacing w:before="240"/>
        <w:rPr>
          <w:ins w:author="Open-Xml-PowerTools" w:id="3929" w:date="2000-01-01T00:00:00Z"/>
        </w:rPr>
      </w:pPr>
      <w:ins w:author="Open-Xml-PowerTools" w:id="3924" w:date="2000-01-01T00:00:00Z">
        <w:bookmarkStart w:id="72" w:name="_Toc97638574"/>
      </w:ins>
      <w:ins w:author="Open-Xml-PowerTools" w:id="3925" w:date="2000-01-01T00:00:00Z">
        <w:r>
          <w:rPr>
            <w:rStyle w:val="CharSectno"/>
          </w:rPr>
          <w:t>31I</w:t>
        </w:r>
      </w:ins>
      <w:ins w:author="Open-Xml-PowerTools" w:id="3926" w:date="2000-01-01T00:00:00Z">
        <w:r>
          <w:t>.</w:t>
        </w:r>
      </w:ins>
      <w:ins w:author="Open-Xml-PowerTools" w:id="3927" w:date="2000-01-01T00:00:00Z">
        <w:r>
          <w:tab/>
          <w:t>Applicable building standards in relation to demolition work (s. 3 and 38)</w:t>
        </w:r>
      </w:ins>
      <w:ins w:author="Open-Xml-PowerTools" w:id="3928" w:date="2000-01-01T00:00:00Z">
        <w:bookmarkEnd w:id="72"/>
      </w:ins>
    </w:p>
    <w:p>
      <w:pPr>
        <w:pStyle w:val="Subsection"/>
        <w:rPr>
          <w:ins w:author="Open-Xml-PowerTools" w:id="3934" w:date="2000-01-01T00:00:00Z"/>
        </w:rPr>
      </w:pPr>
      <w:ins w:author="Open-Xml-PowerTools" w:id="3930" w:date="2000-01-01T00:00:00Z">
        <w:r>
          <w:tab/>
          <w:t>(1)</w:t>
        </w:r>
      </w:ins>
      <w:ins w:author="Open-Xml-PowerTools" w:id="3931" w:date="2000-01-01T00:00:00Z">
        <w:r>
          <w:tab/>
          <w:t xml:space="preserve">For the purposes of the definition of </w:t>
        </w:r>
      </w:ins>
      <w:ins w:author="Open-Xml-PowerTools" w:id="3932" w:date="2000-01-01T00:00:00Z">
        <w:r>
          <w:rPr>
            <w:b/>
            <w:i/>
          </w:rPr>
          <w:t>applicable building standard</w:t>
        </w:r>
      </w:ins>
      <w:ins w:author="Open-Xml-PowerTools" w:id="3933" w:date="2000-01-01T00:00:00Z">
        <w:r>
          <w:t xml:space="preserve"> in section 3, the building standards set out in subregulation (2) are prescribed as applicable building standards for the purposes of section 38(1) and (2) in respect of demolition work.</w:t>
        </w:r>
      </w:ins>
    </w:p>
    <w:p>
      <w:pPr>
        <w:pStyle w:val="Subsection"/>
        <w:rPr>
          <w:ins w:author="Open-Xml-PowerTools" w:id="3937" w:date="2000-01-01T00:00:00Z"/>
        </w:rPr>
      </w:pPr>
      <w:ins w:author="Open-Xml-PowerTools" w:id="3935" w:date="2000-01-01T00:00:00Z">
        <w:r>
          <w:tab/>
          <w:t>(2)</w:t>
        </w:r>
      </w:ins>
      <w:ins w:author="Open-Xml-PowerTools" w:id="3936" w:date="2000-01-01T00:00:00Z">
        <w:r>
          <w:tab/>
          <w:t xml:space="preserve">For subregulation (1), the applicable building standards in respect of demolition work are as follows — </w:t>
        </w:r>
      </w:ins>
    </w:p>
    <w:p>
      <w:pPr>
        <w:pStyle w:val="Indenta"/>
        <w:rPr>
          <w:ins w:author="Open-Xml-PowerTools" w:id="3940" w:date="2000-01-01T00:00:00Z"/>
        </w:rPr>
      </w:pPr>
      <w:ins w:author="Open-Xml-PowerTools" w:id="3938" w:date="2000-01-01T00:00:00Z">
        <w:r>
          <w:tab/>
          <w:t>(a)</w:t>
        </w:r>
      </w:ins>
      <w:ins w:author="Open-Xml-PowerTools" w:id="3939" w:date="2000-01-01T00:00:00Z">
        <w:r>
          <w:tab/>
          <w:t xml:space="preserve">material removed or displaced from a building or incidental structure being demolished — </w:t>
        </w:r>
      </w:ins>
    </w:p>
    <w:p>
      <w:pPr>
        <w:pStyle w:val="Indenti"/>
        <w:rPr>
          <w:ins w:author="Open-Xml-PowerTools" w:id="3943" w:date="2000-01-01T00:00:00Z"/>
        </w:rPr>
      </w:pPr>
      <w:ins w:author="Open-Xml-PowerTools" w:id="3941" w:date="2000-01-01T00:00:00Z">
        <w:r>
          <w:tab/>
          <w:t>(i)</w:t>
        </w:r>
      </w:ins>
      <w:ins w:author="Open-Xml-PowerTools" w:id="3942" w:date="2000-01-01T00:00:00Z">
        <w:r>
          <w:tab/>
          <w:t>must not be placed in such a way as to cause a floor of the building or incidental structure to collapse; and</w:t>
        </w:r>
      </w:ins>
    </w:p>
    <w:p>
      <w:pPr>
        <w:pStyle w:val="Indenti"/>
        <w:rPr>
          <w:ins w:author="Open-Xml-PowerTools" w:id="3946" w:date="2000-01-01T00:00:00Z"/>
        </w:rPr>
      </w:pPr>
      <w:ins w:author="Open-Xml-PowerTools" w:id="3944" w:date="2000-01-01T00:00:00Z">
        <w:r>
          <w:tab/>
          <w:t>(ii)</w:t>
        </w:r>
      </w:ins>
      <w:ins w:author="Open-Xml-PowerTools" w:id="3945" w:date="2000-01-01T00:00:00Z">
        <w:r>
          <w:tab/>
          <w:t>must be sprayed with water or otherwise treated to prevent any nuisance from dust; and</w:t>
        </w:r>
      </w:ins>
    </w:p>
    <w:p>
      <w:pPr>
        <w:pStyle w:val="Indenti"/>
        <w:keepNext/>
        <w:rPr>
          <w:ins w:author="Open-Xml-PowerTools" w:id="3949" w:date="2000-01-01T00:00:00Z"/>
        </w:rPr>
      </w:pPr>
      <w:ins w:author="Open-Xml-PowerTools" w:id="3947" w:date="2000-01-01T00:00:00Z">
        <w:r>
          <w:tab/>
          <w:t>(iii)</w:t>
        </w:r>
      </w:ins>
      <w:ins w:author="Open-Xml-PowerTools" w:id="3948" w:date="2000-01-01T00:00:00Z">
        <w:r>
          <w:tab/>
          <w:t>must be removed from the demolition site; and</w:t>
        </w:r>
      </w:ins>
    </w:p>
    <w:p>
      <w:pPr>
        <w:pStyle w:val="Indenti"/>
        <w:rPr>
          <w:ins w:author="Open-Xml-PowerTools" w:id="3952" w:date="2000-01-01T00:00:00Z"/>
        </w:rPr>
      </w:pPr>
      <w:ins w:author="Open-Xml-PowerTools" w:id="3950" w:date="2000-01-01T00:00:00Z">
        <w:r>
          <w:tab/>
          <w:t>(iv)</w:t>
        </w:r>
      </w:ins>
      <w:ins w:author="Open-Xml-PowerTools" w:id="3951" w:date="2000-01-01T00:00:00Z">
        <w:r>
          <w:tab/>
          <w:t>must not be burned on the demolition site;</w:t>
        </w:r>
      </w:ins>
    </w:p>
    <w:p>
      <w:pPr>
        <w:pStyle w:val="Indenta"/>
        <w:rPr>
          <w:ins w:author="Open-Xml-PowerTools" w:id="3955" w:date="2000-01-01T00:00:00Z"/>
        </w:rPr>
      </w:pPr>
      <w:ins w:author="Open-Xml-PowerTools" w:id="3953" w:date="2000-01-01T00:00:00Z">
        <w:r>
          <w:tab/>
          <w:t>(b)</w:t>
        </w:r>
      </w:ins>
      <w:ins w:author="Open-Xml-PowerTools" w:id="3954" w:date="2000-01-01T00:00:00Z">
        <w:r>
          <w:tab/>
          <w:t>ensuring that each electrical or gas service to the building or incidental structure being demolished is disconnected by the provider of the service no later than the day on which the demolition work is completed.</w:t>
        </w:r>
      </w:ins>
    </w:p>
    <w:p>
      <w:pPr>
        <w:pStyle w:val="Footnotesection"/>
        <w:rPr>
          <w:ins w:author="Open-Xml-PowerTools" w:id="3958" w:date="2000-01-01T00:00:00Z"/>
        </w:rPr>
      </w:pPr>
      <w:ins w:author="Open-Xml-PowerTools" w:id="3956" w:date="2000-01-01T00:00:00Z">
        <w:r>
          <w:tab/>
          <w:t>[Regulation 31I inserted: Gazette 18 Dec 2012 p. 6570-1; amended: Gazette 24 Apr 2014 p. 1136</w:t>
        </w:r>
      </w:ins>
      <w:ins w:author="Open-Xml-PowerTools" w:id="3957" w:date="2000-01-01T00:00:00Z">
        <w:r>
          <w:noBreakHyphen/>
          <w:t>7; 8 Aug 2017 p. 4344.]</w:t>
        </w:r>
      </w:ins>
    </w:p>
    <w:p>
      <w:pPr>
        <w:pStyle w:val="Heading3"/>
        <w:keepLines/>
        <w:rPr>
          <w:ins w:author="Open-Xml-PowerTools" w:id="3968" w:date="2000-01-01T00:00:00Z"/>
        </w:rPr>
      </w:pPr>
      <w:ins w:author="Open-Xml-PowerTools" w:id="3959" w:date="2000-01-01T00:00:00Z">
        <w:bookmarkStart w:id="73" w:name="_Toc97636322"/>
      </w:ins>
      <w:ins w:author="Open-Xml-PowerTools" w:id="3960" w:date="2000-01-01T00:00:00Z">
        <w:bookmarkStart w:id="74" w:name="_Toc97637010"/>
      </w:ins>
      <w:ins w:author="Open-Xml-PowerTools" w:id="3961" w:date="2000-01-01T00:00:00Z">
        <w:bookmarkStart w:id="75" w:name="_Toc97638575"/>
      </w:ins>
      <w:ins w:author="Open-Xml-PowerTools" w:id="3962" w:date="2000-01-01T00:00:00Z">
        <w:r>
          <w:rPr>
            <w:rStyle w:val="CharDivNo"/>
          </w:rPr>
          <w:lastRenderedPageBreak/>
          <w:t>Division 2</w:t>
        </w:r>
      </w:ins>
      <w:ins w:author="Open-Xml-PowerTools" w:id="3963" w:date="2000-01-01T00:00:00Z">
        <w:r>
          <w:t> — </w:t>
        </w:r>
      </w:ins>
      <w:ins w:author="Open-Xml-PowerTools" w:id="3964" w:date="2000-01-01T00:00:00Z">
        <w:r>
          <w:rPr>
            <w:rStyle w:val="CharDivText"/>
          </w:rPr>
          <w:t>Demonstrating compliance with building standards</w:t>
        </w:r>
      </w:ins>
      <w:ins w:author="Open-Xml-PowerTools" w:id="3965" w:date="2000-01-01T00:00:00Z">
        <w:bookmarkEnd w:id="73"/>
      </w:ins>
      <w:ins w:author="Open-Xml-PowerTools" w:id="3966" w:date="2000-01-01T00:00:00Z">
        <w:bookmarkEnd w:id="74"/>
      </w:ins>
      <w:ins w:author="Open-Xml-PowerTools" w:id="3967" w:date="2000-01-01T00:00:00Z">
        <w:bookmarkEnd w:id="75"/>
      </w:ins>
    </w:p>
    <w:p>
      <w:pPr>
        <w:pStyle w:val="Footnoteheading"/>
        <w:keepNext/>
        <w:keepLines/>
        <w:rPr>
          <w:ins w:author="Open-Xml-PowerTools" w:id="3970" w:date="2000-01-01T00:00:00Z"/>
        </w:rPr>
      </w:pPr>
      <w:ins w:author="Open-Xml-PowerTools" w:id="3969" w:date="2000-01-01T00:00:00Z">
        <w:r>
          <w:tab/>
          <w:t>[Heading inserted: Gazette 18 Dec 2012 p. 6571.]</w:t>
        </w:r>
      </w:ins>
    </w:p>
    <w:p>
      <w:pPr>
        <w:pStyle w:val="Heading5"/>
        <w:rPr>
          <w:ins w:author="Open-Xml-PowerTools" w:id="3976" w:date="2000-01-01T00:00:00Z"/>
        </w:rPr>
      </w:pPr>
      <w:ins w:author="Open-Xml-PowerTools" w:id="3971" w:date="2000-01-01T00:00:00Z">
        <w:bookmarkStart w:id="76" w:name="_Toc97638576"/>
      </w:ins>
      <w:ins w:author="Open-Xml-PowerTools" w:id="3972" w:date="2000-01-01T00:00:00Z">
        <w:r>
          <w:rPr>
            <w:rStyle w:val="CharSectno"/>
          </w:rPr>
          <w:t>31J</w:t>
        </w:r>
      </w:ins>
      <w:ins w:author="Open-Xml-PowerTools" w:id="3973" w:date="2000-01-01T00:00:00Z">
        <w:r>
          <w:t>.</w:t>
        </w:r>
      </w:ins>
      <w:ins w:author="Open-Xml-PowerTools" w:id="3974" w:date="2000-01-01T00:00:00Z">
        <w:r>
          <w:tab/>
          <w:t>Compliance with building standards — CodeMark certificates</w:t>
        </w:r>
      </w:ins>
      <w:ins w:author="Open-Xml-PowerTools" w:id="3975" w:date="2000-01-01T00:00:00Z">
        <w:bookmarkEnd w:id="76"/>
      </w:ins>
    </w:p>
    <w:p>
      <w:pPr>
        <w:pStyle w:val="Subsection"/>
        <w:keepNext/>
        <w:keepLines/>
        <w:rPr>
          <w:ins w:author="Open-Xml-PowerTools" w:id="3979" w:date="2000-01-01T00:00:00Z"/>
        </w:rPr>
      </w:pPr>
      <w:ins w:author="Open-Xml-PowerTools" w:id="3977" w:date="2000-01-01T00:00:00Z">
        <w:r>
          <w:tab/>
          <w:t>(1)</w:t>
        </w:r>
      </w:ins>
      <w:ins w:author="Open-Xml-PowerTools" w:id="3978" w:date="2000-01-01T00:00:00Z">
        <w:r>
          <w:tab/>
          <w:t xml:space="preserve">In this regulation — </w:t>
        </w:r>
      </w:ins>
    </w:p>
    <w:p>
      <w:pPr>
        <w:pStyle w:val="Defstart"/>
        <w:keepNext/>
        <w:keepLines/>
        <w:rPr>
          <w:ins w:author="Open-Xml-PowerTools" w:id="3983" w:date="2000-01-01T00:00:00Z"/>
        </w:rPr>
      </w:pPr>
      <w:ins w:author="Open-Xml-PowerTools" w:id="3980" w:date="2000-01-01T00:00:00Z">
        <w:r>
          <w:tab/>
        </w:r>
      </w:ins>
      <w:ins w:author="Open-Xml-PowerTools" w:id="3981" w:date="2000-01-01T00:00:00Z">
        <w:r>
          <w:rPr>
            <w:rStyle w:val="CharDefText"/>
          </w:rPr>
          <w:t>building product</w:t>
        </w:r>
      </w:ins>
      <w:ins w:author="Open-Xml-PowerTools" w:id="3982" w:date="2000-01-01T00:00:00Z">
        <w:r>
          <w:t xml:space="preserve"> includes a building product, method, design, component and system;</w:t>
        </w:r>
      </w:ins>
    </w:p>
    <w:p>
      <w:pPr>
        <w:pStyle w:val="Defstart"/>
        <w:keepNext/>
        <w:keepLines/>
        <w:rPr>
          <w:ins w:author="Open-Xml-PowerTools" w:id="3987" w:date="2000-01-01T00:00:00Z"/>
        </w:rPr>
      </w:pPr>
      <w:ins w:author="Open-Xml-PowerTools" w:id="3984" w:date="2000-01-01T00:00:00Z">
        <w:r>
          <w:tab/>
        </w:r>
      </w:ins>
      <w:ins w:author="Open-Xml-PowerTools" w:id="3985" w:date="2000-01-01T00:00:00Z">
        <w:r>
          <w:rPr>
            <w:rStyle w:val="CharDefText"/>
          </w:rPr>
          <w:t>CodeMark certificate</w:t>
        </w:r>
      </w:ins>
      <w:ins w:author="Open-Xml-PowerTools" w:id="3986" w:date="2000-01-01T00:00:00Z">
        <w:r>
          <w:t xml:space="preserve"> means a certificate, issued under the CodeMark Scheme administered by the Australian Building Codes Board, which certifies that a building product complies with the provisions of the Building Code specified in the certificate.</w:t>
        </w:r>
      </w:ins>
    </w:p>
    <w:p>
      <w:pPr>
        <w:pStyle w:val="Subsection"/>
        <w:rPr>
          <w:ins w:author="Open-Xml-PowerTools" w:id="3990" w:date="2000-01-01T00:00:00Z"/>
        </w:rPr>
      </w:pPr>
      <w:ins w:author="Open-Xml-PowerTools" w:id="3988" w:date="2000-01-01T00:00:00Z">
        <w:r>
          <w:tab/>
          <w:t>(2)</w:t>
        </w:r>
      </w:ins>
      <w:ins w:author="Open-Xml-PowerTools" w:id="3989" w:date="2000-01-01T00:00:00Z">
        <w:r>
          <w:tab/>
          <w:t>For the purposes of demonstrating compliance with a building standard, a CodeMark certificate issued for a building product is sufficient evidence that the building product complies with the provisions of the Building Code specified in the certificate.</w:t>
        </w:r>
      </w:ins>
    </w:p>
    <w:p>
      <w:pPr>
        <w:pStyle w:val="Subsection"/>
        <w:keepNext/>
        <w:rPr>
          <w:ins w:author="Open-Xml-PowerTools" w:id="3993" w:date="2000-01-01T00:00:00Z"/>
        </w:rPr>
      </w:pPr>
      <w:ins w:author="Open-Xml-PowerTools" w:id="3991" w:date="2000-01-01T00:00:00Z">
        <w:r>
          <w:tab/>
          <w:t>(3)</w:t>
        </w:r>
      </w:ins>
      <w:ins w:author="Open-Xml-PowerTools" w:id="3992" w:date="2000-01-01T00:00:00Z">
        <w:r>
          <w:tab/>
          <w:t>Despite subregulation (2), a CodeMark certificate must not be used for a performance solution to the fire resistance performance requirement unless the performance solution is verified in accordance with CV3.</w:t>
        </w:r>
      </w:ins>
    </w:p>
    <w:p>
      <w:pPr>
        <w:pStyle w:val="Footnotesection"/>
        <w:rPr>
          <w:ins w:author="Open-Xml-PowerTools" w:id="3995" w:date="2000-01-01T00:00:00Z"/>
        </w:rPr>
      </w:pPr>
      <w:ins w:author="Open-Xml-PowerTools" w:id="3994" w:date="2000-01-01T00:00:00Z">
        <w:r>
          <w:tab/>
          <w:t>[Regulation 31J inserted: Gazette 18 Dec 2012 p. 6571; amended: Gazette 5 Oct 2018 p. 4016.]</w:t>
        </w:r>
      </w:ins>
    </w:p>
    <w:p>
      <w:pPr>
        <w:pStyle w:val="Heading3"/>
        <w:spacing w:before="160"/>
        <w:rPr>
          <w:ins w:author="Open-Xml-PowerTools" w:id="4006" w:date="2000-01-01T00:00:00Z"/>
        </w:rPr>
      </w:pPr>
      <w:ins w:author="Open-Xml-PowerTools" w:id="3996" w:date="2000-01-01T00:00:00Z">
        <w:bookmarkStart w:id="77" w:name="_Toc97636324"/>
      </w:ins>
      <w:ins w:author="Open-Xml-PowerTools" w:id="3997" w:date="2000-01-01T00:00:00Z">
        <w:bookmarkStart w:id="78" w:name="_Toc97637012"/>
      </w:ins>
      <w:ins w:author="Open-Xml-PowerTools" w:id="3998" w:date="2000-01-01T00:00:00Z">
        <w:bookmarkStart w:id="79" w:name="_Toc97638577"/>
      </w:ins>
      <w:ins w:author="Open-Xml-PowerTools" w:id="3999" w:date="2000-01-01T00:00:00Z">
        <w:r>
          <w:rPr>
            <w:rStyle w:val="CharDivNo"/>
          </w:rPr>
          <w:lastRenderedPageBreak/>
          <w:t>Division 3</w:t>
        </w:r>
      </w:ins>
      <w:ins w:author="Open-Xml-PowerTools" w:id="4000" w:date="2000-01-01T00:00:00Z">
        <w:r>
          <w:t> — </w:t>
        </w:r>
      </w:ins>
      <w:ins w:author="Open-Xml-PowerTools" w:id="4001" w:date="2000-01-01T00:00:00Z">
        <w:r>
          <w:rPr>
            <w:rStyle w:val="CharDivText"/>
          </w:rPr>
          <w:t>Non</w:t>
        </w:r>
      </w:ins>
      <w:ins w:author="Open-Xml-PowerTools" w:id="4002" w:date="2000-01-01T00:00:00Z">
        <w:r>
          <w:rPr>
            <w:rStyle w:val="CharDivText"/>
          </w:rPr>
          <w:noBreakHyphen/>
          <w:t>application, modification, of building standards</w:t>
        </w:r>
      </w:ins>
      <w:ins w:author="Open-Xml-PowerTools" w:id="4003" w:date="2000-01-01T00:00:00Z">
        <w:bookmarkEnd w:id="77"/>
      </w:ins>
      <w:ins w:author="Open-Xml-PowerTools" w:id="4004" w:date="2000-01-01T00:00:00Z">
        <w:bookmarkEnd w:id="78"/>
      </w:ins>
      <w:ins w:author="Open-Xml-PowerTools" w:id="4005" w:date="2000-01-01T00:00:00Z">
        <w:bookmarkEnd w:id="79"/>
      </w:ins>
    </w:p>
    <w:p>
      <w:pPr>
        <w:pStyle w:val="Footnoteheading"/>
        <w:keepNext/>
        <w:rPr>
          <w:ins w:author="Open-Xml-PowerTools" w:id="4008" w:date="2000-01-01T00:00:00Z"/>
        </w:rPr>
      </w:pPr>
      <w:ins w:author="Open-Xml-PowerTools" w:id="4007" w:date="2000-01-01T00:00:00Z">
        <w:r>
          <w:tab/>
          <w:t>[Heading inserted: Gazette 18 Dec 2012 p. 6571.]</w:t>
        </w:r>
      </w:ins>
    </w:p>
    <w:p>
      <w:pPr>
        <w:pStyle w:val="Heading5"/>
        <w:rPr>
          <w:ins w:author="Open-Xml-PowerTools" w:id="4014" w:date="2000-01-01T00:00:00Z"/>
        </w:rPr>
      </w:pPr>
      <w:ins w:author="Open-Xml-PowerTools" w:id="4009" w:date="2000-01-01T00:00:00Z">
        <w:bookmarkStart w:id="80" w:name="_Toc97638578"/>
      </w:ins>
      <w:ins w:author="Open-Xml-PowerTools" w:id="4010" w:date="2000-01-01T00:00:00Z">
        <w:r>
          <w:rPr>
            <w:rStyle w:val="CharSectno"/>
          </w:rPr>
          <w:t>31</w:t>
        </w:r>
      </w:ins>
      <w:ins w:author="Open-Xml-PowerTools" w:id="4011" w:date="2000-01-01T00:00:00Z">
        <w:r>
          <w:t>.</w:t>
        </w:r>
      </w:ins>
      <w:ins w:author="Open-Xml-PowerTools" w:id="4012" w:date="2000-01-01T00:00:00Z">
        <w:r>
          <w:tab/>
          <w:t>Terms used</w:t>
        </w:r>
      </w:ins>
      <w:ins w:author="Open-Xml-PowerTools" w:id="4013" w:date="2000-01-01T00:00:00Z">
        <w:bookmarkEnd w:id="80"/>
      </w:ins>
    </w:p>
    <w:p>
      <w:pPr>
        <w:pStyle w:val="Subsection"/>
        <w:keepNext/>
        <w:rPr>
          <w:ins w:author="Open-Xml-PowerTools" w:id="4017" w:date="2000-01-01T00:00:00Z"/>
        </w:rPr>
      </w:pPr>
      <w:ins w:author="Open-Xml-PowerTools" w:id="4015" w:date="2000-01-01T00:00:00Z">
        <w:r>
          <w:tab/>
        </w:r>
      </w:ins>
      <w:ins w:author="Open-Xml-PowerTools" w:id="4016" w:date="2000-01-01T00:00:00Z">
        <w:r>
          <w:tab/>
          <w:t>In this Division —</w:t>
        </w:r>
      </w:ins>
    </w:p>
    <w:p>
      <w:pPr>
        <w:pStyle w:val="Defstart"/>
        <w:keepNext/>
        <w:rPr>
          <w:ins w:author="Open-Xml-PowerTools" w:id="4021" w:date="2000-01-01T00:00:00Z"/>
        </w:rPr>
      </w:pPr>
      <w:ins w:author="Open-Xml-PowerTools" w:id="4018" w:date="2000-01-01T00:00:00Z">
        <w:r>
          <w:rPr>
            <w:b/>
            <w:i/>
          </w:rPr>
          <w:tab/>
        </w:r>
      </w:ins>
      <w:ins w:author="Open-Xml-PowerTools" w:id="4019" w:date="2000-01-01T00:00:00Z">
        <w:r>
          <w:rPr>
            <w:rStyle w:val="CharDefText"/>
          </w:rPr>
          <w:t>accredited person</w:t>
        </w:r>
      </w:ins>
      <w:ins w:author="Open-Xml-PowerTools" w:id="4020" w:date="2000-01-01T00:00:00Z">
        <w:r>
          <w:t xml:space="preserve"> means a person who has successfully completed an accreditation in bush fire planning that has been approved by the Building Commissioner; </w:t>
        </w:r>
      </w:ins>
    </w:p>
    <w:p>
      <w:pPr>
        <w:pStyle w:val="Defstart"/>
        <w:rPr>
          <w:ins w:author="Open-Xml-PowerTools" w:id="4025" w:date="2000-01-01T00:00:00Z"/>
        </w:rPr>
      </w:pPr>
      <w:ins w:author="Open-Xml-PowerTools" w:id="4022" w:date="2000-01-01T00:00:00Z">
        <w:r>
          <w:tab/>
        </w:r>
      </w:ins>
      <w:ins w:author="Open-Xml-PowerTools" w:id="4023" w:date="2000-01-01T00:00:00Z">
        <w:r>
          <w:rPr>
            <w:rStyle w:val="CharDefText"/>
          </w:rPr>
          <w:t>application</w:t>
        </w:r>
      </w:ins>
      <w:ins w:author="Open-Xml-PowerTools" w:id="4024" w:date="2000-01-01T00:00:00Z">
        <w:r>
          <w:t xml:space="preserve">, in relation to a building standard, means — </w:t>
        </w:r>
      </w:ins>
    </w:p>
    <w:p>
      <w:pPr>
        <w:pStyle w:val="Defpara"/>
        <w:rPr>
          <w:ins w:author="Open-Xml-PowerTools" w:id="4028" w:date="2000-01-01T00:00:00Z"/>
        </w:rPr>
      </w:pPr>
      <w:ins w:author="Open-Xml-PowerTools" w:id="4026" w:date="2000-01-01T00:00:00Z">
        <w:r>
          <w:tab/>
          <w:t>(a)</w:t>
        </w:r>
      </w:ins>
      <w:ins w:author="Open-Xml-PowerTools" w:id="4027" w:date="2000-01-01T00:00:00Z">
        <w:r>
          <w:tab/>
          <w:t>an application for a declaration that the building standard does not apply to the building, incidental structure or demolition work that is the subject of the application; or</w:t>
        </w:r>
      </w:ins>
    </w:p>
    <w:p>
      <w:pPr>
        <w:pStyle w:val="Defpara"/>
        <w:rPr>
          <w:ins w:author="Open-Xml-PowerTools" w:id="4031" w:date="2000-01-01T00:00:00Z"/>
        </w:rPr>
      </w:pPr>
      <w:ins w:author="Open-Xml-PowerTools" w:id="4029" w:date="2000-01-01T00:00:00Z">
        <w:r>
          <w:tab/>
          <w:t>(b)</w:t>
        </w:r>
      </w:ins>
      <w:ins w:author="Open-Xml-PowerTools" w:id="4030" w:date="2000-01-01T00:00:00Z">
        <w:r>
          <w:tab/>
          <w:t>an application for a declaration that the building standard applies in a modified way to the building, incidental structure or demolition work that is the subject of the application;</w:t>
        </w:r>
      </w:ins>
    </w:p>
    <w:p>
      <w:pPr>
        <w:pStyle w:val="Defstart"/>
        <w:rPr>
          <w:ins w:author="Open-Xml-PowerTools" w:id="4035" w:date="2000-01-01T00:00:00Z"/>
        </w:rPr>
      </w:pPr>
      <w:ins w:author="Open-Xml-PowerTools" w:id="4032" w:date="2000-01-01T00:00:00Z">
        <w:r>
          <w:tab/>
        </w:r>
      </w:ins>
      <w:ins w:author="Open-Xml-PowerTools" w:id="4033" w:date="2000-01-01T00:00:00Z">
        <w:r>
          <w:rPr>
            <w:rStyle w:val="CharDefText"/>
          </w:rPr>
          <w:t>transitional bush fire application</w:t>
        </w:r>
      </w:ins>
      <w:ins w:author="Open-Xml-PowerTools" w:id="4034" w:date="2000-01-01T00:00:00Z">
        <w:r>
          <w:t xml:space="preserve"> means an application in relation to a bush fire performance requirement that is made — </w:t>
        </w:r>
      </w:ins>
    </w:p>
    <w:p>
      <w:pPr>
        <w:pStyle w:val="Defpara"/>
        <w:rPr>
          <w:ins w:author="Open-Xml-PowerTools" w:id="4038" w:date="2000-01-01T00:00:00Z"/>
        </w:rPr>
      </w:pPr>
      <w:ins w:author="Open-Xml-PowerTools" w:id="4036" w:date="2000-01-01T00:00:00Z">
        <w:r>
          <w:tab/>
          <w:t>(a)</w:t>
        </w:r>
      </w:ins>
      <w:ins w:author="Open-Xml-PowerTools" w:id="4037" w:date="2000-01-01T00:00:00Z">
        <w:r>
          <w:tab/>
          <w:t>before 1 September 2023; and</w:t>
        </w:r>
      </w:ins>
    </w:p>
    <w:p>
      <w:pPr>
        <w:pStyle w:val="Defpara"/>
        <w:rPr>
          <w:ins w:author="Open-Xml-PowerTools" w:id="4041" w:date="2000-01-01T00:00:00Z"/>
        </w:rPr>
      </w:pPr>
      <w:ins w:author="Open-Xml-PowerTools" w:id="4039" w:date="2000-01-01T00:00:00Z">
        <w:r>
          <w:tab/>
          <w:t>(b)</w:t>
        </w:r>
      </w:ins>
      <w:ins w:author="Open-Xml-PowerTools" w:id="4040" w:date="2000-01-01T00:00:00Z">
        <w:r>
          <w:tab/>
          <w:t>in respect of a Class 1a building or an associated Class 10a building or deck that is located less than 6 metres from a Class 1a building.</w:t>
        </w:r>
      </w:ins>
    </w:p>
    <w:p>
      <w:pPr>
        <w:pStyle w:val="Footnotesection"/>
        <w:rPr>
          <w:ins w:author="Open-Xml-PowerTools" w:id="4044" w:date="2000-01-01T00:00:00Z"/>
        </w:rPr>
      </w:pPr>
      <w:ins w:author="Open-Xml-PowerTools" w:id="4042" w:date="2000-01-01T00:00:00Z">
        <w:r>
          <w:tab/>
          <w:t>[Regulation 31 amended: Gazette 18 Dec 2012 p. 6572; 7 Feb 2017 p. 1160</w:t>
        </w:r>
      </w:ins>
      <w:ins w:author="Open-Xml-PowerTools" w:id="4043" w:date="2000-01-01T00:00:00Z">
        <w:r>
          <w:noBreakHyphen/>
          <w:t>1; 26 Mar 2019 p. 944; SL 2021/42 r. 10.]</w:t>
        </w:r>
      </w:ins>
    </w:p>
    <w:p>
      <w:pPr>
        <w:pStyle w:val="Heading5"/>
        <w:keepNext w:val="0"/>
        <w:rPr>
          <w:ins w:author="Open-Xml-PowerTools" w:id="4050" w:date="2000-01-01T00:00:00Z"/>
        </w:rPr>
      </w:pPr>
      <w:ins w:author="Open-Xml-PowerTools" w:id="4045" w:date="2000-01-01T00:00:00Z">
        <w:bookmarkStart w:id="81" w:name="_Toc97638579"/>
      </w:ins>
      <w:ins w:author="Open-Xml-PowerTools" w:id="4046" w:date="2000-01-01T00:00:00Z">
        <w:r>
          <w:rPr>
            <w:rStyle w:val="CharSectno"/>
          </w:rPr>
          <w:t>32</w:t>
        </w:r>
      </w:ins>
      <w:ins w:author="Open-Xml-PowerTools" w:id="4047" w:date="2000-01-01T00:00:00Z">
        <w:r>
          <w:t>.</w:t>
        </w:r>
      </w:ins>
      <w:ins w:author="Open-Xml-PowerTools" w:id="4048" w:date="2000-01-01T00:00:00Z">
        <w:r>
          <w:tab/>
          <w:t>Statements to accompany application (s. 39(8)(b))</w:t>
        </w:r>
      </w:ins>
      <w:ins w:author="Open-Xml-PowerTools" w:id="4049" w:date="2000-01-01T00:00:00Z">
        <w:bookmarkEnd w:id="81"/>
      </w:ins>
    </w:p>
    <w:p>
      <w:pPr>
        <w:pStyle w:val="Subsection"/>
        <w:rPr>
          <w:ins w:author="Open-Xml-PowerTools" w:id="4053" w:date="2000-01-01T00:00:00Z"/>
        </w:rPr>
      </w:pPr>
      <w:ins w:author="Open-Xml-PowerTools" w:id="4051" w:date="2000-01-01T00:00:00Z">
        <w:r>
          <w:tab/>
          <w:t>(1)</w:t>
        </w:r>
      </w:ins>
      <w:ins w:author="Open-Xml-PowerTools" w:id="4052" w:date="2000-01-01T00:00:00Z">
        <w:r>
          <w:tab/>
          <w:t xml:space="preserve">An application in relation to a building standard, other than a transitional bush fire application, must be accompanied by — </w:t>
        </w:r>
      </w:ins>
    </w:p>
    <w:p>
      <w:pPr>
        <w:pStyle w:val="Indenta"/>
        <w:rPr>
          <w:ins w:author="Open-Xml-PowerTools" w:id="4056" w:date="2000-01-01T00:00:00Z"/>
        </w:rPr>
      </w:pPr>
      <w:ins w:author="Open-Xml-PowerTools" w:id="4054" w:date="2000-01-01T00:00:00Z">
        <w:r>
          <w:tab/>
          <w:t>(a)</w:t>
        </w:r>
      </w:ins>
      <w:ins w:author="Open-Xml-PowerTools" w:id="4055" w:date="2000-01-01T00:00:00Z">
        <w:r>
          <w:tab/>
          <w:t xml:space="preserve">a statement by an independent building surveyor setting out — </w:t>
        </w:r>
      </w:ins>
    </w:p>
    <w:p>
      <w:pPr>
        <w:pStyle w:val="Indenti"/>
        <w:rPr>
          <w:ins w:author="Open-Xml-PowerTools" w:id="4059" w:date="2000-01-01T00:00:00Z"/>
        </w:rPr>
      </w:pPr>
      <w:ins w:author="Open-Xml-PowerTools" w:id="4057" w:date="2000-01-01T00:00:00Z">
        <w:r>
          <w:lastRenderedPageBreak/>
          <w:tab/>
          <w:t>(i)</w:t>
        </w:r>
      </w:ins>
      <w:ins w:author="Open-Xml-PowerTools" w:id="4058" w:date="2000-01-01T00:00:00Z">
        <w:r>
          <w:tab/>
          <w:t>each risk to people, property or the environment that the building standard, if applied, prevents or minimises; and</w:t>
        </w:r>
      </w:ins>
    </w:p>
    <w:p>
      <w:pPr>
        <w:pStyle w:val="Indenti"/>
        <w:rPr>
          <w:ins w:author="Open-Xml-PowerTools" w:id="4062" w:date="2000-01-01T00:00:00Z"/>
        </w:rPr>
      </w:pPr>
      <w:ins w:author="Open-Xml-PowerTools" w:id="4060" w:date="2000-01-01T00:00:00Z">
        <w:r>
          <w:tab/>
          <w:t>(ii)</w:t>
        </w:r>
      </w:ins>
      <w:ins w:author="Open-Xml-PowerTools" w:id="4061" w:date="2000-01-01T00:00:00Z">
        <w:r>
          <w:tab/>
          <w:t>how each risk is quantified and measured for the building, incidental structure or demolition work that is the subject of the application; and</w:t>
        </w:r>
      </w:ins>
    </w:p>
    <w:p>
      <w:pPr>
        <w:pStyle w:val="Indenti"/>
        <w:rPr>
          <w:ins w:author="Open-Xml-PowerTools" w:id="4065" w:date="2000-01-01T00:00:00Z"/>
        </w:rPr>
      </w:pPr>
      <w:ins w:author="Open-Xml-PowerTools" w:id="4063" w:date="2000-01-01T00:00:00Z">
        <w:r>
          <w:tab/>
          <w:t>(iii)</w:t>
        </w:r>
      </w:ins>
      <w:ins w:author="Open-Xml-PowerTools" w:id="4064" w:date="2000-01-01T00:00:00Z">
        <w:r>
          <w:tab/>
          <w:t>if, and the extent to which, a risk would be increased if the building standard did not apply, or was modified in the way proposed by the applicant;</w:t>
        </w:r>
      </w:ins>
    </w:p>
    <w:p>
      <w:pPr>
        <w:pStyle w:val="Indenta"/>
        <w:rPr>
          <w:ins w:author="Open-Xml-PowerTools" w:id="4068" w:date="2000-01-01T00:00:00Z"/>
        </w:rPr>
      </w:pPr>
      <w:ins w:author="Open-Xml-PowerTools" w:id="4066" w:date="2000-01-01T00:00:00Z">
        <w:r>
          <w:tab/>
        </w:r>
      </w:ins>
      <w:ins w:author="Open-Xml-PowerTools" w:id="4067" w:date="2000-01-01T00:00:00Z">
        <w:r>
          <w:tab/>
          <w:t>and</w:t>
        </w:r>
      </w:ins>
    </w:p>
    <w:p>
      <w:pPr>
        <w:pStyle w:val="Indenta"/>
        <w:rPr>
          <w:ins w:author="Open-Xml-PowerTools" w:id="4071" w:date="2000-01-01T00:00:00Z"/>
        </w:rPr>
      </w:pPr>
      <w:ins w:author="Open-Xml-PowerTools" w:id="4069" w:date="2000-01-01T00:00:00Z">
        <w:r>
          <w:tab/>
          <w:t>(b)</w:t>
        </w:r>
      </w:ins>
      <w:ins w:author="Open-Xml-PowerTools" w:id="4070" w:date="2000-01-01T00:00:00Z">
        <w:r>
          <w:tab/>
          <w:t>a statement of a second independent building surveyor, who has been approved by the Building Commissioner for the purposes of this paragraph, confirming that the second independent building surveyor has reviewed, and agrees with, the statement referred to in paragraph (a); and</w:t>
        </w:r>
      </w:ins>
    </w:p>
    <w:p>
      <w:pPr>
        <w:pStyle w:val="Indenta"/>
        <w:rPr>
          <w:ins w:author="Open-Xml-PowerTools" w:id="4074" w:date="2000-01-01T00:00:00Z"/>
        </w:rPr>
      </w:pPr>
      <w:ins w:author="Open-Xml-PowerTools" w:id="4072" w:date="2000-01-01T00:00:00Z">
        <w:r>
          <w:tab/>
          <w:t>(c)</w:t>
        </w:r>
      </w:ins>
      <w:ins w:author="Open-Xml-PowerTools" w:id="4073" w:date="2000-01-01T00:00:00Z">
        <w:r>
          <w:tab/>
          <w:t xml:space="preserve">a statement of the applicant setting out the reasons for the applicant’s opinion that making the declaration on the application — </w:t>
        </w:r>
      </w:ins>
    </w:p>
    <w:p>
      <w:pPr>
        <w:pStyle w:val="Indenti"/>
        <w:rPr>
          <w:ins w:author="Open-Xml-PowerTools" w:id="4077" w:date="2000-01-01T00:00:00Z"/>
        </w:rPr>
      </w:pPr>
      <w:ins w:author="Open-Xml-PowerTools" w:id="4075" w:date="2000-01-01T00:00:00Z">
        <w:r>
          <w:tab/>
          <w:t>(i)</w:t>
        </w:r>
      </w:ins>
      <w:ins w:author="Open-Xml-PowerTools" w:id="4076" w:date="2000-01-01T00:00:00Z">
        <w:r>
          <w:tab/>
          <w:t>is in the public interest; or</w:t>
        </w:r>
      </w:ins>
    </w:p>
    <w:p>
      <w:pPr>
        <w:pStyle w:val="Indenti"/>
        <w:rPr>
          <w:ins w:author="Open-Xml-PowerTools" w:id="4080" w:date="2000-01-01T00:00:00Z"/>
        </w:rPr>
      </w:pPr>
      <w:ins w:author="Open-Xml-PowerTools" w:id="4078" w:date="2000-01-01T00:00:00Z">
        <w:r>
          <w:tab/>
          <w:t>(ii)</w:t>
        </w:r>
      </w:ins>
      <w:ins w:author="Open-Xml-PowerTools" w:id="4079" w:date="2000-01-01T00:00:00Z">
        <w:r>
          <w:tab/>
          <w:t>is consistent with the purpose of a written law or a Commonwealth law specified in the applicant’s statement.</w:t>
        </w:r>
      </w:ins>
    </w:p>
    <w:p>
      <w:pPr>
        <w:pStyle w:val="Subsection"/>
        <w:rPr>
          <w:ins w:author="Open-Xml-PowerTools" w:id="4083" w:date="2000-01-01T00:00:00Z"/>
        </w:rPr>
      </w:pPr>
      <w:ins w:author="Open-Xml-PowerTools" w:id="4081" w:date="2000-01-01T00:00:00Z">
        <w:r>
          <w:tab/>
          <w:t>(2)</w:t>
        </w:r>
      </w:ins>
      <w:ins w:author="Open-Xml-PowerTools" w:id="4082" w:date="2000-01-01T00:00:00Z">
        <w:r>
          <w:tab/>
          <w:t xml:space="preserve">For the purposes of subregulation (1) a building surveyor is an independent building surveyor in relation to an application if — </w:t>
        </w:r>
      </w:ins>
    </w:p>
    <w:p>
      <w:pPr>
        <w:pStyle w:val="Indenta"/>
        <w:rPr>
          <w:ins w:author="Open-Xml-PowerTools" w:id="4086" w:date="2000-01-01T00:00:00Z"/>
        </w:rPr>
      </w:pPr>
      <w:ins w:author="Open-Xml-PowerTools" w:id="4084" w:date="2000-01-01T00:00:00Z">
        <w:r>
          <w:tab/>
          <w:t>(a)</w:t>
        </w:r>
      </w:ins>
      <w:ins w:author="Open-Xml-PowerTools" w:id="4085" w:date="2000-01-01T00:00:00Z">
        <w:r>
          <w:tab/>
          <w:t xml:space="preserve">the building surveyor is neither an owner, nor an employee of the owner, of the land on which — </w:t>
        </w:r>
      </w:ins>
    </w:p>
    <w:p>
      <w:pPr>
        <w:pStyle w:val="Indenti"/>
        <w:rPr>
          <w:ins w:author="Open-Xml-PowerTools" w:id="4089" w:date="2000-01-01T00:00:00Z"/>
        </w:rPr>
      </w:pPr>
      <w:ins w:author="Open-Xml-PowerTools" w:id="4087" w:date="2000-01-01T00:00:00Z">
        <w:r>
          <w:tab/>
          <w:t>(i)</w:t>
        </w:r>
      </w:ins>
      <w:ins w:author="Open-Xml-PowerTools" w:id="4088" w:date="2000-01-01T00:00:00Z">
        <w:r>
          <w:tab/>
          <w:t>the building or incidental structure that is the subject of the application is, or is proposed to be, located; or</w:t>
        </w:r>
      </w:ins>
    </w:p>
    <w:p>
      <w:pPr>
        <w:pStyle w:val="Indenti"/>
        <w:rPr>
          <w:ins w:author="Open-Xml-PowerTools" w:id="4092" w:date="2000-01-01T00:00:00Z"/>
        </w:rPr>
      </w:pPr>
      <w:ins w:author="Open-Xml-PowerTools" w:id="4090" w:date="2000-01-01T00:00:00Z">
        <w:r>
          <w:tab/>
          <w:t>(ii)</w:t>
        </w:r>
      </w:ins>
      <w:ins w:author="Open-Xml-PowerTools" w:id="4091" w:date="2000-01-01T00:00:00Z">
        <w:r>
          <w:tab/>
          <w:t>the demolition work is proposed to be done;</w:t>
        </w:r>
      </w:ins>
    </w:p>
    <w:p>
      <w:pPr>
        <w:pStyle w:val="Indenta"/>
        <w:rPr>
          <w:ins w:author="Open-Xml-PowerTools" w:id="4095" w:date="2000-01-01T00:00:00Z"/>
        </w:rPr>
      </w:pPr>
      <w:ins w:author="Open-Xml-PowerTools" w:id="4093" w:date="2000-01-01T00:00:00Z">
        <w:r>
          <w:tab/>
        </w:r>
      </w:ins>
      <w:ins w:author="Open-Xml-PowerTools" w:id="4094" w:date="2000-01-01T00:00:00Z">
        <w:r>
          <w:tab/>
          <w:t>and</w:t>
        </w:r>
      </w:ins>
    </w:p>
    <w:p>
      <w:pPr>
        <w:pStyle w:val="Indenta"/>
        <w:rPr>
          <w:ins w:author="Open-Xml-PowerTools" w:id="4098" w:date="2000-01-01T00:00:00Z"/>
        </w:rPr>
      </w:pPr>
      <w:ins w:author="Open-Xml-PowerTools" w:id="4096" w:date="2000-01-01T00:00:00Z">
        <w:r>
          <w:lastRenderedPageBreak/>
          <w:tab/>
          <w:t>(b)</w:t>
        </w:r>
      </w:ins>
      <w:ins w:author="Open-Xml-PowerTools" w:id="4097" w:date="2000-01-01T00:00:00Z">
        <w:r>
          <w:tab/>
          <w:t xml:space="preserve">the building surveyor is neither the person, nor an employee of the person, who is or proposes to be — </w:t>
        </w:r>
      </w:ins>
    </w:p>
    <w:p>
      <w:pPr>
        <w:pStyle w:val="Indenti"/>
        <w:rPr>
          <w:ins w:author="Open-Xml-PowerTools" w:id="4101" w:date="2000-01-01T00:00:00Z"/>
        </w:rPr>
      </w:pPr>
      <w:ins w:author="Open-Xml-PowerTools" w:id="4099" w:date="2000-01-01T00:00:00Z">
        <w:r>
          <w:tab/>
          <w:t>(i)</w:t>
        </w:r>
      </w:ins>
      <w:ins w:author="Open-Xml-PowerTools" w:id="4100" w:date="2000-01-01T00:00:00Z">
        <w:r>
          <w:tab/>
          <w:t xml:space="preserve">named as the builder on a building permit to do building work in respect of the building or incidental structure; or </w:t>
        </w:r>
      </w:ins>
    </w:p>
    <w:p>
      <w:pPr>
        <w:pStyle w:val="Indenti"/>
        <w:rPr>
          <w:ins w:author="Open-Xml-PowerTools" w:id="4104" w:date="2000-01-01T00:00:00Z"/>
        </w:rPr>
      </w:pPr>
      <w:ins w:author="Open-Xml-PowerTools" w:id="4102" w:date="2000-01-01T00:00:00Z">
        <w:r>
          <w:tab/>
          <w:t>(ii)</w:t>
        </w:r>
      </w:ins>
      <w:ins w:author="Open-Xml-PowerTools" w:id="4103" w:date="2000-01-01T00:00:00Z">
        <w:r>
          <w:tab/>
          <w:t>named as the demolition contractor on a demolition permit to do the demolition work.</w:t>
        </w:r>
      </w:ins>
    </w:p>
    <w:p>
      <w:pPr>
        <w:pStyle w:val="Footnotesection"/>
        <w:rPr>
          <w:ins w:author="Open-Xml-PowerTools" w:id="4106" w:date="2000-01-01T00:00:00Z"/>
        </w:rPr>
      </w:pPr>
      <w:ins w:author="Open-Xml-PowerTools" w:id="4105" w:date="2000-01-01T00:00:00Z">
        <w:r>
          <w:tab/>
          <w:t>[Regulation 32 amended: Gazette 7 Feb 2017 p. 1161.]</w:t>
        </w:r>
      </w:ins>
    </w:p>
    <w:p>
      <w:pPr>
        <w:pStyle w:val="Heading5"/>
        <w:rPr>
          <w:ins w:author="Open-Xml-PowerTools" w:id="4112" w:date="2000-01-01T00:00:00Z"/>
        </w:rPr>
      </w:pPr>
      <w:ins w:author="Open-Xml-PowerTools" w:id="4107" w:date="2000-01-01T00:00:00Z">
        <w:bookmarkStart w:id="82" w:name="_Toc97638580"/>
      </w:ins>
      <w:ins w:author="Open-Xml-PowerTools" w:id="4108" w:date="2000-01-01T00:00:00Z">
        <w:r>
          <w:rPr>
            <w:rStyle w:val="CharSectno"/>
          </w:rPr>
          <w:t>32A</w:t>
        </w:r>
      </w:ins>
      <w:ins w:author="Open-Xml-PowerTools" w:id="4109" w:date="2000-01-01T00:00:00Z">
        <w:r>
          <w:t>.</w:t>
        </w:r>
      </w:ins>
      <w:ins w:author="Open-Xml-PowerTools" w:id="4110" w:date="2000-01-01T00:00:00Z">
        <w:r>
          <w:tab/>
          <w:t>Statement to accompany transitional bush fire application (s. 39(8)(b))</w:t>
        </w:r>
      </w:ins>
      <w:ins w:author="Open-Xml-PowerTools" w:id="4111" w:date="2000-01-01T00:00:00Z">
        <w:bookmarkEnd w:id="82"/>
      </w:ins>
    </w:p>
    <w:p>
      <w:pPr>
        <w:pStyle w:val="Subsection"/>
        <w:rPr>
          <w:ins w:author="Open-Xml-PowerTools" w:id="4115" w:date="2000-01-01T00:00:00Z"/>
        </w:rPr>
      </w:pPr>
      <w:ins w:author="Open-Xml-PowerTools" w:id="4113" w:date="2000-01-01T00:00:00Z">
        <w:r>
          <w:tab/>
          <w:t>(1)</w:t>
        </w:r>
      </w:ins>
      <w:ins w:author="Open-Xml-PowerTools" w:id="4114" w:date="2000-01-01T00:00:00Z">
        <w:r>
          <w:tab/>
          <w:t xml:space="preserve">A transitional bush fire application must be accompanied by — </w:t>
        </w:r>
      </w:ins>
    </w:p>
    <w:p>
      <w:pPr>
        <w:pStyle w:val="Indenta"/>
        <w:rPr>
          <w:ins w:author="Open-Xml-PowerTools" w:id="4118" w:date="2000-01-01T00:00:00Z"/>
        </w:rPr>
      </w:pPr>
      <w:ins w:author="Open-Xml-PowerTools" w:id="4116" w:date="2000-01-01T00:00:00Z">
        <w:r>
          <w:tab/>
          <w:t>(a)</w:t>
        </w:r>
      </w:ins>
      <w:ins w:author="Open-Xml-PowerTools" w:id="4117" w:date="2000-01-01T00:00:00Z">
        <w:r>
          <w:tab/>
          <w:t xml:space="preserve">a statement by an accredited person setting out — </w:t>
        </w:r>
      </w:ins>
    </w:p>
    <w:p>
      <w:pPr>
        <w:pStyle w:val="Indenti"/>
        <w:rPr>
          <w:ins w:author="Open-Xml-PowerTools" w:id="4121" w:date="2000-01-01T00:00:00Z"/>
        </w:rPr>
      </w:pPr>
      <w:ins w:author="Open-Xml-PowerTools" w:id="4119" w:date="2000-01-01T00:00:00Z">
        <w:r>
          <w:tab/>
          <w:t>(i)</w:t>
        </w:r>
      </w:ins>
      <w:ins w:author="Open-Xml-PowerTools" w:id="4120" w:date="2000-01-01T00:00:00Z">
        <w:r>
          <w:tab/>
          <w:t>the BAL for the building site; and</w:t>
        </w:r>
      </w:ins>
    </w:p>
    <w:p>
      <w:pPr>
        <w:pStyle w:val="Indenti"/>
        <w:rPr>
          <w:ins w:author="Open-Xml-PowerTools" w:id="4124" w:date="2000-01-01T00:00:00Z"/>
        </w:rPr>
      </w:pPr>
      <w:ins w:author="Open-Xml-PowerTools" w:id="4122" w:date="2000-01-01T00:00:00Z">
        <w:r>
          <w:tab/>
          <w:t>(ii)</w:t>
        </w:r>
      </w:ins>
      <w:ins w:author="Open-Xml-PowerTools" w:id="4123" w:date="2000-01-01T00:00:00Z">
        <w:r>
          <w:tab/>
          <w:t>each risk to people, property or the environment that the bush fire performance requirement, if applied, prevents or minimises; and</w:t>
        </w:r>
      </w:ins>
    </w:p>
    <w:p>
      <w:pPr>
        <w:pStyle w:val="Indenti"/>
        <w:rPr>
          <w:ins w:author="Open-Xml-PowerTools" w:id="4127" w:date="2000-01-01T00:00:00Z"/>
        </w:rPr>
      </w:pPr>
      <w:ins w:author="Open-Xml-PowerTools" w:id="4125" w:date="2000-01-01T00:00:00Z">
        <w:r>
          <w:tab/>
          <w:t>(iii)</w:t>
        </w:r>
      </w:ins>
      <w:ins w:author="Open-Xml-PowerTools" w:id="4126" w:date="2000-01-01T00:00:00Z">
        <w:r>
          <w:tab/>
          <w:t>if, and the extent to which, a risk to people, property or the environment would be increased if the bush fire performance requirement did not apply, or was modified in the way proposed by the applicant;</w:t>
        </w:r>
      </w:ins>
    </w:p>
    <w:p>
      <w:pPr>
        <w:pStyle w:val="Indenta"/>
        <w:rPr>
          <w:ins w:author="Open-Xml-PowerTools" w:id="4130" w:date="2000-01-01T00:00:00Z"/>
        </w:rPr>
      </w:pPr>
      <w:ins w:author="Open-Xml-PowerTools" w:id="4128" w:date="2000-01-01T00:00:00Z">
        <w:r>
          <w:tab/>
        </w:r>
      </w:ins>
      <w:ins w:author="Open-Xml-PowerTools" w:id="4129" w:date="2000-01-01T00:00:00Z">
        <w:r>
          <w:tab/>
          <w:t>and</w:t>
        </w:r>
      </w:ins>
    </w:p>
    <w:p>
      <w:pPr>
        <w:pStyle w:val="Indenta"/>
        <w:rPr>
          <w:ins w:author="Open-Xml-PowerTools" w:id="4133" w:date="2000-01-01T00:00:00Z"/>
        </w:rPr>
      </w:pPr>
      <w:ins w:author="Open-Xml-PowerTools" w:id="4131" w:date="2000-01-01T00:00:00Z">
        <w:r>
          <w:tab/>
          <w:t>(b)</w:t>
        </w:r>
      </w:ins>
      <w:ins w:author="Open-Xml-PowerTools" w:id="4132" w:date="2000-01-01T00:00:00Z">
        <w:r>
          <w:tab/>
          <w:t xml:space="preserve">a statement of the applicant setting out the reasons for the applicant’s opinion that making the declaration on the application — </w:t>
        </w:r>
      </w:ins>
    </w:p>
    <w:p>
      <w:pPr>
        <w:pStyle w:val="Indenti"/>
        <w:rPr>
          <w:ins w:author="Open-Xml-PowerTools" w:id="4136" w:date="2000-01-01T00:00:00Z"/>
        </w:rPr>
      </w:pPr>
      <w:ins w:author="Open-Xml-PowerTools" w:id="4134" w:date="2000-01-01T00:00:00Z">
        <w:r>
          <w:tab/>
          <w:t>(i)</w:t>
        </w:r>
      </w:ins>
      <w:ins w:author="Open-Xml-PowerTools" w:id="4135" w:date="2000-01-01T00:00:00Z">
        <w:r>
          <w:tab/>
          <w:t>is in the public interest; or</w:t>
        </w:r>
      </w:ins>
    </w:p>
    <w:p>
      <w:pPr>
        <w:pStyle w:val="Indenti"/>
        <w:rPr>
          <w:ins w:author="Open-Xml-PowerTools" w:id="4139" w:date="2000-01-01T00:00:00Z"/>
        </w:rPr>
      </w:pPr>
      <w:ins w:author="Open-Xml-PowerTools" w:id="4137" w:date="2000-01-01T00:00:00Z">
        <w:r>
          <w:tab/>
          <w:t>(ii)</w:t>
        </w:r>
      </w:ins>
      <w:ins w:author="Open-Xml-PowerTools" w:id="4138" w:date="2000-01-01T00:00:00Z">
        <w:r>
          <w:tab/>
          <w:t>is consistent with the purpose of a written law or a Commonwealth law specified in the applicant’s statement.</w:t>
        </w:r>
      </w:ins>
    </w:p>
    <w:p>
      <w:pPr>
        <w:pStyle w:val="Subsection"/>
        <w:rPr>
          <w:ins w:author="Open-Xml-PowerTools" w:id="4142" w:date="2000-01-01T00:00:00Z"/>
        </w:rPr>
      </w:pPr>
      <w:ins w:author="Open-Xml-PowerTools" w:id="4140" w:date="2000-01-01T00:00:00Z">
        <w:r>
          <w:tab/>
          <w:t>(2)</w:t>
        </w:r>
      </w:ins>
      <w:ins w:author="Open-Xml-PowerTools" w:id="4141" w:date="2000-01-01T00:00:00Z">
        <w:r>
          <w:tab/>
          <w:t>The Building Commissioner may request an applicant to supply any other document or information that the Building Commissioner reasonably requires to determine the application.</w:t>
        </w:r>
      </w:ins>
    </w:p>
    <w:p>
      <w:pPr>
        <w:pStyle w:val="Subsection"/>
        <w:rPr>
          <w:ins w:author="Open-Xml-PowerTools" w:id="4145" w:date="2000-01-01T00:00:00Z"/>
        </w:rPr>
      </w:pPr>
      <w:ins w:author="Open-Xml-PowerTools" w:id="4143" w:date="2000-01-01T00:00:00Z">
        <w:r>
          <w:lastRenderedPageBreak/>
          <w:tab/>
          <w:t>(3)</w:t>
        </w:r>
      </w:ins>
      <w:ins w:author="Open-Xml-PowerTools" w:id="4144" w:date="2000-01-01T00:00:00Z">
        <w:r>
          <w:tab/>
          <w:t xml:space="preserve">This regulation does not limit the information that the Building Commissioner may take into account in determining an application. </w:t>
        </w:r>
      </w:ins>
    </w:p>
    <w:p>
      <w:pPr>
        <w:pStyle w:val="Footnotesection"/>
        <w:rPr>
          <w:ins w:author="Open-Xml-PowerTools" w:id="4148" w:date="2000-01-01T00:00:00Z"/>
        </w:rPr>
      </w:pPr>
      <w:ins w:author="Open-Xml-PowerTools" w:id="4146" w:date="2000-01-01T00:00:00Z">
        <w:r>
          <w:tab/>
          <w:t>[Regulation 32A inserted: Gazette 7 Feb 2017 p. 1161</w:t>
        </w:r>
      </w:ins>
      <w:ins w:author="Open-Xml-PowerTools" w:id="4147" w:date="2000-01-01T00:00:00Z">
        <w:r>
          <w:noBreakHyphen/>
          <w:t>2.]</w:t>
        </w:r>
      </w:ins>
    </w:p>
    <w:p>
      <w:pPr>
        <w:pStyle w:val="Heading5"/>
        <w:rPr>
          <w:ins w:author="Open-Xml-PowerTools" w:id="4154" w:date="2000-01-01T00:00:00Z"/>
        </w:rPr>
      </w:pPr>
      <w:ins w:author="Open-Xml-PowerTools" w:id="4149" w:date="2000-01-01T00:00:00Z">
        <w:bookmarkStart w:id="83" w:name="_Toc97638581"/>
      </w:ins>
      <w:ins w:author="Open-Xml-PowerTools" w:id="4150" w:date="2000-01-01T00:00:00Z">
        <w:r>
          <w:rPr>
            <w:rStyle w:val="CharSectno"/>
          </w:rPr>
          <w:t>33</w:t>
        </w:r>
      </w:ins>
      <w:ins w:author="Open-Xml-PowerTools" w:id="4151" w:date="2000-01-01T00:00:00Z">
        <w:r>
          <w:t>.</w:t>
        </w:r>
      </w:ins>
      <w:ins w:author="Open-Xml-PowerTools" w:id="4152" w:date="2000-01-01T00:00:00Z">
        <w:r>
          <w:tab/>
          <w:t>Decisions on applications (s. 39(9)(a))</w:t>
        </w:r>
      </w:ins>
      <w:ins w:author="Open-Xml-PowerTools" w:id="4153" w:date="2000-01-01T00:00:00Z">
        <w:bookmarkEnd w:id="83"/>
      </w:ins>
    </w:p>
    <w:p>
      <w:pPr>
        <w:pStyle w:val="Subsection"/>
        <w:rPr>
          <w:ins w:author="Open-Xml-PowerTools" w:id="4157" w:date="2000-01-01T00:00:00Z"/>
        </w:rPr>
      </w:pPr>
      <w:ins w:author="Open-Xml-PowerTools" w:id="4155" w:date="2000-01-01T00:00:00Z">
        <w:r>
          <w:tab/>
          <w:t>(1)</w:t>
        </w:r>
      </w:ins>
      <w:ins w:author="Open-Xml-PowerTools" w:id="4156" w:date="2000-01-01T00:00:00Z">
        <w:r>
          <w:tab/>
          <w:t xml:space="preserve">In this regulation — </w:t>
        </w:r>
      </w:ins>
    </w:p>
    <w:p>
      <w:pPr>
        <w:pStyle w:val="Defstart"/>
        <w:rPr>
          <w:ins w:author="Open-Xml-PowerTools" w:id="4161" w:date="2000-01-01T00:00:00Z"/>
        </w:rPr>
      </w:pPr>
      <w:ins w:author="Open-Xml-PowerTools" w:id="4158" w:date="2000-01-01T00:00:00Z">
        <w:r>
          <w:tab/>
        </w:r>
      </w:ins>
      <w:ins w:author="Open-Xml-PowerTools" w:id="4159" w:date="2000-01-01T00:00:00Z">
        <w:r>
          <w:rPr>
            <w:rStyle w:val="CharDefText"/>
          </w:rPr>
          <w:t>decision</w:t>
        </w:r>
      </w:ins>
      <w:ins w:author="Open-Xml-PowerTools" w:id="4160" w:date="2000-01-01T00:00:00Z">
        <w:r>
          <w:t xml:space="preserve"> means a decision of the Building Commissioner, on an application in relation to a building standard — </w:t>
        </w:r>
      </w:ins>
    </w:p>
    <w:p>
      <w:pPr>
        <w:pStyle w:val="Defpara"/>
        <w:spacing w:before="70"/>
        <w:rPr>
          <w:ins w:author="Open-Xml-PowerTools" w:id="4164" w:date="2000-01-01T00:00:00Z"/>
        </w:rPr>
      </w:pPr>
      <w:ins w:author="Open-Xml-PowerTools" w:id="4162" w:date="2000-01-01T00:00:00Z">
        <w:r>
          <w:tab/>
          <w:t>(a)</w:t>
        </w:r>
      </w:ins>
      <w:ins w:author="Open-Xml-PowerTools" w:id="4163" w:date="2000-01-01T00:00:00Z">
        <w:r>
          <w:tab/>
          <w:t>to not declare that a building standard does not apply; or</w:t>
        </w:r>
      </w:ins>
    </w:p>
    <w:p>
      <w:pPr>
        <w:pStyle w:val="Defpara"/>
        <w:spacing w:before="70"/>
        <w:rPr>
          <w:ins w:author="Open-Xml-PowerTools" w:id="4167" w:date="2000-01-01T00:00:00Z"/>
        </w:rPr>
      </w:pPr>
      <w:ins w:author="Open-Xml-PowerTools" w:id="4165" w:date="2000-01-01T00:00:00Z">
        <w:r>
          <w:tab/>
          <w:t>(b)</w:t>
        </w:r>
      </w:ins>
      <w:ins w:author="Open-Xml-PowerTools" w:id="4166" w:date="2000-01-01T00:00:00Z">
        <w:r>
          <w:tab/>
          <w:t>to not modify a building standard; or</w:t>
        </w:r>
      </w:ins>
    </w:p>
    <w:p>
      <w:pPr>
        <w:pStyle w:val="Defpara"/>
        <w:spacing w:before="70"/>
        <w:rPr>
          <w:ins w:author="Open-Xml-PowerTools" w:id="4170" w:date="2000-01-01T00:00:00Z"/>
        </w:rPr>
      </w:pPr>
      <w:ins w:author="Open-Xml-PowerTools" w:id="4168" w:date="2000-01-01T00:00:00Z">
        <w:r>
          <w:tab/>
          <w:t>(c)</w:t>
        </w:r>
      </w:ins>
      <w:ins w:author="Open-Xml-PowerTools" w:id="4169" w:date="2000-01-01T00:00:00Z">
        <w:r>
          <w:tab/>
          <w:t>to modify a building standard in a way different from that proposed by the applicant.</w:t>
        </w:r>
      </w:ins>
    </w:p>
    <w:p>
      <w:pPr>
        <w:pStyle w:val="Subsection"/>
        <w:rPr>
          <w:ins w:author="Open-Xml-PowerTools" w:id="4173" w:date="2000-01-01T00:00:00Z"/>
        </w:rPr>
      </w:pPr>
      <w:ins w:author="Open-Xml-PowerTools" w:id="4171" w:date="2000-01-01T00:00:00Z">
        <w:r>
          <w:tab/>
          <w:t>(2)</w:t>
        </w:r>
      </w:ins>
      <w:ins w:author="Open-Xml-PowerTools" w:id="4172" w:date="2000-01-01T00:00:00Z">
        <w:r>
          <w:tab/>
          <w:t xml:space="preserve">The Building Commissioner must — </w:t>
        </w:r>
      </w:ins>
    </w:p>
    <w:p>
      <w:pPr>
        <w:pStyle w:val="Indenta"/>
        <w:spacing w:before="70"/>
        <w:rPr>
          <w:ins w:author="Open-Xml-PowerTools" w:id="4176" w:date="2000-01-01T00:00:00Z"/>
        </w:rPr>
      </w:pPr>
      <w:ins w:author="Open-Xml-PowerTools" w:id="4174" w:date="2000-01-01T00:00:00Z">
        <w:r>
          <w:tab/>
          <w:t>(a)</w:t>
        </w:r>
      </w:ins>
      <w:ins w:author="Open-Xml-PowerTools" w:id="4175" w:date="2000-01-01T00:00:00Z">
        <w:r>
          <w:tab/>
          <w:t>record the grounds on which a decision is based and the reasons for the decision; and</w:t>
        </w:r>
      </w:ins>
    </w:p>
    <w:p>
      <w:pPr>
        <w:pStyle w:val="Indenta"/>
        <w:spacing w:before="70"/>
        <w:rPr>
          <w:ins w:author="Open-Xml-PowerTools" w:id="4179" w:date="2000-01-01T00:00:00Z"/>
        </w:rPr>
      </w:pPr>
      <w:ins w:author="Open-Xml-PowerTools" w:id="4177" w:date="2000-01-01T00:00:00Z">
        <w:r>
          <w:tab/>
          <w:t>(b)</w:t>
        </w:r>
      </w:ins>
      <w:ins w:author="Open-Xml-PowerTools" w:id="4178" w:date="2000-01-01T00:00:00Z">
        <w:r>
          <w:tab/>
          <w:t>as soon as is practicable, but in any case not later than 5 days after making the decision, give to the applicant written notice of the decision together with those grounds and reasons, and the person’s right of review under section 120.</w:t>
        </w:r>
      </w:ins>
    </w:p>
    <w:p>
      <w:pPr>
        <w:pStyle w:val="Heading5"/>
        <w:keepNext w:val="0"/>
        <w:keepLines w:val="0"/>
        <w:rPr>
          <w:ins w:author="Open-Xml-PowerTools" w:id="4185" w:date="2000-01-01T00:00:00Z"/>
        </w:rPr>
      </w:pPr>
      <w:ins w:author="Open-Xml-PowerTools" w:id="4180" w:date="2000-01-01T00:00:00Z">
        <w:bookmarkStart w:id="84" w:name="_Toc97638582"/>
      </w:ins>
      <w:ins w:author="Open-Xml-PowerTools" w:id="4181" w:date="2000-01-01T00:00:00Z">
        <w:r>
          <w:rPr>
            <w:rStyle w:val="CharSectno"/>
          </w:rPr>
          <w:t>34</w:t>
        </w:r>
      </w:ins>
      <w:ins w:author="Open-Xml-PowerTools" w:id="4182" w:date="2000-01-01T00:00:00Z">
        <w:r>
          <w:t>.</w:t>
        </w:r>
      </w:ins>
      <w:ins w:author="Open-Xml-PowerTools" w:id="4183" w:date="2000-01-01T00:00:00Z">
        <w:r>
          <w:tab/>
          <w:t>Revoking or amending declarations (s. 39(9)(b))</w:t>
        </w:r>
      </w:ins>
      <w:ins w:author="Open-Xml-PowerTools" w:id="4184" w:date="2000-01-01T00:00:00Z">
        <w:bookmarkEnd w:id="84"/>
      </w:ins>
    </w:p>
    <w:p>
      <w:pPr>
        <w:pStyle w:val="Subsection"/>
        <w:rPr>
          <w:ins w:author="Open-Xml-PowerTools" w:id="4188" w:date="2000-01-01T00:00:00Z"/>
        </w:rPr>
      </w:pPr>
      <w:ins w:author="Open-Xml-PowerTools" w:id="4186" w:date="2000-01-01T00:00:00Z">
        <w:r>
          <w:tab/>
        </w:r>
      </w:ins>
      <w:ins w:author="Open-Xml-PowerTools" w:id="4187" w:date="2000-01-01T00:00:00Z">
        <w:r>
          <w:tab/>
          <w:t xml:space="preserve">If the Building Commissioner makes a declaration on an application in relation to a building standard, the Building Commissioner may revoke or amend the declaration if he or she becomes aware of any of the following — </w:t>
        </w:r>
      </w:ins>
    </w:p>
    <w:p>
      <w:pPr>
        <w:pStyle w:val="Indenta"/>
        <w:rPr>
          <w:ins w:author="Open-Xml-PowerTools" w:id="4191" w:date="2000-01-01T00:00:00Z"/>
        </w:rPr>
      </w:pPr>
      <w:ins w:author="Open-Xml-PowerTools" w:id="4189" w:date="2000-01-01T00:00:00Z">
        <w:r>
          <w:tab/>
          <w:t>(a)</w:t>
        </w:r>
      </w:ins>
      <w:ins w:author="Open-Xml-PowerTools" w:id="4190" w:date="2000-01-01T00:00:00Z">
        <w:r>
          <w:tab/>
          <w:t>an appropriate building solution that meets the building standard;</w:t>
        </w:r>
      </w:ins>
    </w:p>
    <w:p>
      <w:pPr>
        <w:pStyle w:val="Indenta"/>
        <w:rPr>
          <w:ins w:author="Open-Xml-PowerTools" w:id="4194" w:date="2000-01-01T00:00:00Z"/>
        </w:rPr>
      </w:pPr>
      <w:ins w:author="Open-Xml-PowerTools" w:id="4192" w:date="2000-01-01T00:00:00Z">
        <w:r>
          <w:tab/>
          <w:t>(b)</w:t>
        </w:r>
      </w:ins>
      <w:ins w:author="Open-Xml-PowerTools" w:id="4193" w:date="2000-01-01T00:00:00Z">
        <w:r>
          <w:tab/>
          <w:t>a change to the building standard;</w:t>
        </w:r>
      </w:ins>
    </w:p>
    <w:p>
      <w:pPr>
        <w:pStyle w:val="Indenta"/>
        <w:rPr>
          <w:ins w:author="Open-Xml-PowerTools" w:id="4197" w:date="2000-01-01T00:00:00Z"/>
        </w:rPr>
      </w:pPr>
      <w:ins w:author="Open-Xml-PowerTools" w:id="4195" w:date="2000-01-01T00:00:00Z">
        <w:r>
          <w:tab/>
          <w:t>(c)</w:t>
        </w:r>
      </w:ins>
      <w:ins w:author="Open-Xml-PowerTools" w:id="4196" w:date="2000-01-01T00:00:00Z">
        <w:r>
          <w:tab/>
          <w:t>a change to the risk to people, property or the environment that the building standard, if applied, prevents or minimises;</w:t>
        </w:r>
      </w:ins>
    </w:p>
    <w:p>
      <w:pPr>
        <w:pStyle w:val="Indenta"/>
        <w:rPr>
          <w:ins w:author="Open-Xml-PowerTools" w:id="4200" w:date="2000-01-01T00:00:00Z"/>
        </w:rPr>
      </w:pPr>
      <w:ins w:author="Open-Xml-PowerTools" w:id="4198" w:date="2000-01-01T00:00:00Z">
        <w:r>
          <w:lastRenderedPageBreak/>
          <w:tab/>
          <w:t>(d)</w:t>
        </w:r>
      </w:ins>
      <w:ins w:author="Open-Xml-PowerTools" w:id="4199" w:date="2000-01-01T00:00:00Z">
        <w:r>
          <w:tab/>
          <w:t>a change to the written law or Commonwealth law the purpose of which had been consistent with the declaration;</w:t>
        </w:r>
      </w:ins>
    </w:p>
    <w:p>
      <w:pPr>
        <w:pStyle w:val="Indenta"/>
        <w:rPr>
          <w:ins w:author="Open-Xml-PowerTools" w:id="4203" w:date="2000-01-01T00:00:00Z"/>
        </w:rPr>
      </w:pPr>
      <w:ins w:author="Open-Xml-PowerTools" w:id="4201" w:date="2000-01-01T00:00:00Z">
        <w:r>
          <w:tab/>
          <w:t>(e)</w:t>
        </w:r>
      </w:ins>
      <w:ins w:author="Open-Xml-PowerTools" w:id="4202" w:date="2000-01-01T00:00:00Z">
        <w:r>
          <w:tab/>
          <w:t>an error in a statement that accompanied the application under regulation 32(1).</w:t>
        </w:r>
      </w:ins>
    </w:p>
    <w:p>
      <w:pPr>
        <w:pStyle w:val="Heading2"/>
        <w:rPr>
          <w:ins w:author="Open-Xml-PowerTools" w:id="4215" w:date="2000-01-01T00:00:00Z"/>
        </w:rPr>
      </w:pPr>
      <w:ins w:author="Open-Xml-PowerTools" w:id="4204" w:date="2000-01-01T00:00:00Z">
        <w:bookmarkStart w:id="85" w:name="_Toc97636330"/>
      </w:ins>
      <w:ins w:author="Open-Xml-PowerTools" w:id="4205" w:date="2000-01-01T00:00:00Z">
        <w:bookmarkStart w:id="86" w:name="_Toc97637018"/>
      </w:ins>
      <w:ins w:author="Open-Xml-PowerTools" w:id="4206" w:date="2000-01-01T00:00:00Z">
        <w:bookmarkStart w:id="87" w:name="_Toc97638583"/>
      </w:ins>
      <w:ins w:author="Open-Xml-PowerTools" w:id="4207" w:date="2000-01-01T00:00:00Z">
        <w:r>
          <w:rPr>
            <w:rStyle w:val="CharPartNo"/>
          </w:rPr>
          <w:lastRenderedPageBreak/>
          <w:t>Part 5</w:t>
        </w:r>
      </w:ins>
      <w:ins w:author="Open-Xml-PowerTools" w:id="4208" w:date="2000-01-01T00:00:00Z">
        <w:r>
          <w:rPr>
            <w:rStyle w:val="CharDivNo"/>
          </w:rPr>
          <w:t> </w:t>
        </w:r>
      </w:ins>
      <w:ins w:author="Open-Xml-PowerTools" w:id="4209" w:date="2000-01-01T00:00:00Z">
        <w:r>
          <w:t>—</w:t>
        </w:r>
      </w:ins>
      <w:ins w:author="Open-Xml-PowerTools" w:id="4210" w:date="2000-01-01T00:00:00Z">
        <w:r>
          <w:rPr>
            <w:rStyle w:val="CharDivText"/>
          </w:rPr>
          <w:t> </w:t>
        </w:r>
      </w:ins>
      <w:ins w:author="Open-Xml-PowerTools" w:id="4211" w:date="2000-01-01T00:00:00Z">
        <w:r>
          <w:rPr>
            <w:rStyle w:val="CharPartText"/>
          </w:rPr>
          <w:t>Occupancy permits and building approval certificates</w:t>
        </w:r>
      </w:ins>
      <w:ins w:author="Open-Xml-PowerTools" w:id="4212" w:date="2000-01-01T00:00:00Z">
        <w:bookmarkEnd w:id="85"/>
      </w:ins>
      <w:ins w:author="Open-Xml-PowerTools" w:id="4213" w:date="2000-01-01T00:00:00Z">
        <w:bookmarkEnd w:id="86"/>
      </w:ins>
      <w:ins w:author="Open-Xml-PowerTools" w:id="4214" w:date="2000-01-01T00:00:00Z">
        <w:bookmarkEnd w:id="87"/>
      </w:ins>
    </w:p>
    <w:p>
      <w:pPr>
        <w:pStyle w:val="Heading5"/>
        <w:rPr>
          <w:ins w:author="Open-Xml-PowerTools" w:id="4221" w:date="2000-01-01T00:00:00Z"/>
        </w:rPr>
      </w:pPr>
      <w:ins w:author="Open-Xml-PowerTools" w:id="4216" w:date="2000-01-01T00:00:00Z">
        <w:bookmarkStart w:id="88" w:name="_Toc97638584"/>
      </w:ins>
      <w:ins w:author="Open-Xml-PowerTools" w:id="4217" w:date="2000-01-01T00:00:00Z">
        <w:r>
          <w:rPr>
            <w:rStyle w:val="CharSectno"/>
          </w:rPr>
          <w:t>35</w:t>
        </w:r>
      </w:ins>
      <w:ins w:author="Open-Xml-PowerTools" w:id="4218" w:date="2000-01-01T00:00:00Z">
        <w:r>
          <w:t>.</w:t>
        </w:r>
      </w:ins>
      <w:ins w:author="Open-Xml-PowerTools" w:id="4219" w:date="2000-01-01T00:00:00Z">
        <w:r>
          <w:tab/>
          <w:t>Display of occupancy permit details (s. 42(a))</w:t>
        </w:r>
      </w:ins>
      <w:ins w:author="Open-Xml-PowerTools" w:id="4220" w:date="2000-01-01T00:00:00Z">
        <w:bookmarkEnd w:id="88"/>
      </w:ins>
    </w:p>
    <w:p>
      <w:pPr>
        <w:pStyle w:val="Subsection"/>
        <w:rPr>
          <w:ins w:author="Open-Xml-PowerTools" w:id="4224" w:date="2000-01-01T00:00:00Z"/>
        </w:rPr>
      </w:pPr>
      <w:ins w:author="Open-Xml-PowerTools" w:id="4222" w:date="2000-01-01T00:00:00Z">
        <w:r>
          <w:tab/>
        </w:r>
      </w:ins>
      <w:ins w:author="Open-Xml-PowerTools" w:id="4223" w:date="2000-01-01T00:00:00Z">
        <w:r>
          <w:tab/>
          <w:t xml:space="preserve">For the purposes of section 42(a) the following information about, or contained in, an occupancy permit must be displayed at or near the principal entrance to each part of the building to which the occupancy permit relates in a manner that is clearly visible to occupiers and other persons using the building — </w:t>
        </w:r>
      </w:ins>
    </w:p>
    <w:p>
      <w:pPr>
        <w:pStyle w:val="Indenta"/>
        <w:rPr>
          <w:ins w:author="Open-Xml-PowerTools" w:id="4227" w:date="2000-01-01T00:00:00Z"/>
        </w:rPr>
      </w:pPr>
      <w:ins w:author="Open-Xml-PowerTools" w:id="4225" w:date="2000-01-01T00:00:00Z">
        <w:r>
          <w:tab/>
          <w:t>(a)</w:t>
        </w:r>
      </w:ins>
      <w:ins w:author="Open-Xml-PowerTools" w:id="4226" w:date="2000-01-01T00:00:00Z">
        <w:r>
          <w:tab/>
          <w:t>the name or other description of the building;</w:t>
        </w:r>
      </w:ins>
    </w:p>
    <w:p>
      <w:pPr>
        <w:pStyle w:val="Indenta"/>
        <w:rPr>
          <w:ins w:author="Open-Xml-PowerTools" w:id="4230" w:date="2000-01-01T00:00:00Z"/>
        </w:rPr>
      </w:pPr>
      <w:ins w:author="Open-Xml-PowerTools" w:id="4228" w:date="2000-01-01T00:00:00Z">
        <w:r>
          <w:tab/>
          <w:t>(b)</w:t>
        </w:r>
      </w:ins>
      <w:ins w:author="Open-Xml-PowerTools" w:id="4229" w:date="2000-01-01T00:00:00Z">
        <w:r>
          <w:tab/>
          <w:t>the classification of the building;</w:t>
        </w:r>
      </w:ins>
    </w:p>
    <w:p>
      <w:pPr>
        <w:pStyle w:val="Indenta"/>
        <w:rPr>
          <w:ins w:author="Open-Xml-PowerTools" w:id="4233" w:date="2000-01-01T00:00:00Z"/>
        </w:rPr>
      </w:pPr>
      <w:ins w:author="Open-Xml-PowerTools" w:id="4231" w:date="2000-01-01T00:00:00Z">
        <w:r>
          <w:tab/>
          <w:t>(c)</w:t>
        </w:r>
      </w:ins>
      <w:ins w:author="Open-Xml-PowerTools" w:id="4232" w:date="2000-01-01T00:00:00Z">
        <w:r>
          <w:tab/>
          <w:t>the use authorised by the occupancy permit;</w:t>
        </w:r>
      </w:ins>
    </w:p>
    <w:p>
      <w:pPr>
        <w:pStyle w:val="Indenta"/>
        <w:rPr>
          <w:ins w:author="Open-Xml-PowerTools" w:id="4236" w:date="2000-01-01T00:00:00Z"/>
        </w:rPr>
      </w:pPr>
      <w:ins w:author="Open-Xml-PowerTools" w:id="4234" w:date="2000-01-01T00:00:00Z">
        <w:r>
          <w:tab/>
          <w:t>(d)</w:t>
        </w:r>
      </w:ins>
      <w:ins w:author="Open-Xml-PowerTools" w:id="4235" w:date="2000-01-01T00:00:00Z">
        <w:r>
          <w:tab/>
          <w:t>the name of the permit authority for the building.</w:t>
        </w:r>
      </w:ins>
    </w:p>
    <w:p>
      <w:pPr>
        <w:pStyle w:val="Heading5"/>
        <w:rPr>
          <w:ins w:author="Open-Xml-PowerTools" w:id="4242" w:date="2000-01-01T00:00:00Z"/>
        </w:rPr>
      </w:pPr>
      <w:ins w:author="Open-Xml-PowerTools" w:id="4237" w:date="2000-01-01T00:00:00Z">
        <w:bookmarkStart w:id="89" w:name="_Toc97638585"/>
      </w:ins>
      <w:ins w:author="Open-Xml-PowerTools" w:id="4238" w:date="2000-01-01T00:00:00Z">
        <w:r>
          <w:rPr>
            <w:rStyle w:val="CharSectno"/>
          </w:rPr>
          <w:t>36A</w:t>
        </w:r>
      </w:ins>
      <w:ins w:author="Open-Xml-PowerTools" w:id="4239" w:date="2000-01-01T00:00:00Z">
        <w:r>
          <w:t>.</w:t>
        </w:r>
      </w:ins>
      <w:ins w:author="Open-Xml-PowerTools" w:id="4240" w:date="2000-01-01T00:00:00Z">
        <w:r>
          <w:tab/>
          <w:t>Further information (s. 55(3) and (4))</w:t>
        </w:r>
      </w:ins>
      <w:ins w:author="Open-Xml-PowerTools" w:id="4241" w:date="2000-01-01T00:00:00Z">
        <w:bookmarkEnd w:id="89"/>
      </w:ins>
    </w:p>
    <w:p>
      <w:pPr>
        <w:pStyle w:val="Subsection"/>
        <w:rPr>
          <w:ins w:author="Open-Xml-PowerTools" w:id="4245" w:date="2000-01-01T00:00:00Z"/>
        </w:rPr>
      </w:pPr>
      <w:ins w:author="Open-Xml-PowerTools" w:id="4243" w:date="2000-01-01T00:00:00Z">
        <w:r>
          <w:tab/>
          <w:t>(1)</w:t>
        </w:r>
      </w:ins>
      <w:ins w:author="Open-Xml-PowerTools" w:id="4244" w:date="2000-01-01T00:00:00Z">
        <w:r>
          <w:tab/>
          <w:t xml:space="preserve">For the purposes of section 55(3), a requirement under section 55(1) — </w:t>
        </w:r>
      </w:ins>
    </w:p>
    <w:p>
      <w:pPr>
        <w:pStyle w:val="Indenta"/>
        <w:rPr>
          <w:ins w:author="Open-Xml-PowerTools" w:id="4248" w:date="2000-01-01T00:00:00Z"/>
        </w:rPr>
      </w:pPr>
      <w:ins w:author="Open-Xml-PowerTools" w:id="4246" w:date="2000-01-01T00:00:00Z">
        <w:r>
          <w:tab/>
          <w:t>(a)</w:t>
        </w:r>
      </w:ins>
      <w:ins w:author="Open-Xml-PowerTools" w:id="4247" w:date="2000-01-01T00:00:00Z">
        <w:r>
          <w:tab/>
          <w:t>must be in writing; and</w:t>
        </w:r>
      </w:ins>
    </w:p>
    <w:p>
      <w:pPr>
        <w:pStyle w:val="Indenta"/>
        <w:rPr>
          <w:ins w:author="Open-Xml-PowerTools" w:id="4251" w:date="2000-01-01T00:00:00Z"/>
        </w:rPr>
      </w:pPr>
      <w:ins w:author="Open-Xml-PowerTools" w:id="4249" w:date="2000-01-01T00:00:00Z">
        <w:r>
          <w:tab/>
          <w:t>(b)</w:t>
        </w:r>
      </w:ins>
      <w:ins w:author="Open-Xml-PowerTools" w:id="4250" w:date="2000-01-01T00:00:00Z">
        <w:r>
          <w:tab/>
          <w:t>must be clearly identified as a requirement under section 55(1); and</w:t>
        </w:r>
      </w:ins>
    </w:p>
    <w:p>
      <w:pPr>
        <w:pStyle w:val="Indenta"/>
        <w:rPr>
          <w:ins w:author="Open-Xml-PowerTools" w:id="4254" w:date="2000-01-01T00:00:00Z"/>
        </w:rPr>
      </w:pPr>
      <w:ins w:author="Open-Xml-PowerTools" w:id="4252" w:date="2000-01-01T00:00:00Z">
        <w:r>
          <w:tab/>
          <w:t>(c)</w:t>
        </w:r>
      </w:ins>
      <w:ins w:author="Open-Xml-PowerTools" w:id="4253" w:date="2000-01-01T00:00:00Z">
        <w:r>
          <w:tab/>
          <w:t>must set out the specified time mentioned in section 55(1) and when it commences; and</w:t>
        </w:r>
      </w:ins>
    </w:p>
    <w:p>
      <w:pPr>
        <w:pStyle w:val="Indenta"/>
        <w:rPr>
          <w:ins w:author="Open-Xml-PowerTools" w:id="4257" w:date="2000-01-01T00:00:00Z"/>
        </w:rPr>
      </w:pPr>
      <w:ins w:author="Open-Xml-PowerTools" w:id="4255" w:date="2000-01-01T00:00:00Z">
        <w:r>
          <w:tab/>
          <w:t>(d)</w:t>
        </w:r>
      </w:ins>
      <w:ins w:author="Open-Xml-PowerTools" w:id="4256" w:date="2000-01-01T00:00:00Z">
        <w:r>
          <w:tab/>
          <w:t>must indicate the consequences under section 55(2) of not complying with the requirement within the specified time; and</w:t>
        </w:r>
      </w:ins>
    </w:p>
    <w:p>
      <w:pPr>
        <w:pStyle w:val="Indenta"/>
        <w:rPr>
          <w:ins w:author="Open-Xml-PowerTools" w:id="4260" w:date="2000-01-01T00:00:00Z"/>
        </w:rPr>
      </w:pPr>
      <w:ins w:author="Open-Xml-PowerTools" w:id="4258" w:date="2000-01-01T00:00:00Z">
        <w:r>
          <w:tab/>
          <w:t>(e)</w:t>
        </w:r>
      </w:ins>
      <w:ins w:author="Open-Xml-PowerTools" w:id="4259" w:date="2000-01-01T00:00:00Z">
        <w:r>
          <w:tab/>
          <w:t>must specify the information, if any, that the applicant must verify by statutory declaration.</w:t>
        </w:r>
      </w:ins>
    </w:p>
    <w:p>
      <w:pPr>
        <w:pStyle w:val="Subsection"/>
        <w:rPr>
          <w:ins w:author="Open-Xml-PowerTools" w:id="4263" w:date="2000-01-01T00:00:00Z"/>
        </w:rPr>
      </w:pPr>
      <w:ins w:author="Open-Xml-PowerTools" w:id="4261" w:date="2000-01-01T00:00:00Z">
        <w:r>
          <w:tab/>
          <w:t>(2)</w:t>
        </w:r>
      </w:ins>
      <w:ins w:author="Open-Xml-PowerTools" w:id="4262" w:date="2000-01-01T00:00:00Z">
        <w:r>
          <w:tab/>
          <w:t>For the purposes of section 55(4), only one set of requirements may be made in relation to an application.</w:t>
        </w:r>
      </w:ins>
    </w:p>
    <w:p>
      <w:pPr>
        <w:pStyle w:val="Footnotesection"/>
        <w:rPr>
          <w:ins w:author="Open-Xml-PowerTools" w:id="4265" w:date="2000-01-01T00:00:00Z"/>
        </w:rPr>
      </w:pPr>
      <w:ins w:author="Open-Xml-PowerTools" w:id="4264" w:date="2000-01-01T00:00:00Z">
        <w:r>
          <w:tab/>
          <w:t>[Regulation 36A inserted: Gazette 18 Dec 2012 p. 6572.]</w:t>
        </w:r>
      </w:ins>
    </w:p>
    <w:p>
      <w:pPr>
        <w:pStyle w:val="Heading5"/>
        <w:pageBreakBefore/>
        <w:spacing w:before="0"/>
        <w:rPr>
          <w:ins w:author="Open-Xml-PowerTools" w:id="4271" w:date="2000-01-01T00:00:00Z"/>
        </w:rPr>
      </w:pPr>
      <w:ins w:author="Open-Xml-PowerTools" w:id="4266" w:date="2000-01-01T00:00:00Z">
        <w:bookmarkStart w:id="90" w:name="_Toc97638586"/>
      </w:ins>
      <w:ins w:author="Open-Xml-PowerTools" w:id="4267" w:date="2000-01-01T00:00:00Z">
        <w:r>
          <w:rPr>
            <w:rStyle w:val="CharSectno"/>
          </w:rPr>
          <w:lastRenderedPageBreak/>
          <w:t>36</w:t>
        </w:r>
      </w:ins>
      <w:ins w:author="Open-Xml-PowerTools" w:id="4268" w:date="2000-01-01T00:00:00Z">
        <w:r>
          <w:t>.</w:t>
        </w:r>
      </w:ins>
      <w:ins w:author="Open-Xml-PowerTools" w:id="4269" w:date="2000-01-01T00:00:00Z">
        <w:r>
          <w:tab/>
          <w:t>Certificate of building compliance (s. 57)</w:t>
        </w:r>
      </w:ins>
      <w:ins w:author="Open-Xml-PowerTools" w:id="4270" w:date="2000-01-01T00:00:00Z">
        <w:bookmarkEnd w:id="90"/>
      </w:ins>
    </w:p>
    <w:p>
      <w:pPr>
        <w:pStyle w:val="Subsection"/>
        <w:rPr>
          <w:ins w:author="Open-Xml-PowerTools" w:id="4274" w:date="2000-01-01T00:00:00Z"/>
        </w:rPr>
      </w:pPr>
      <w:ins w:author="Open-Xml-PowerTools" w:id="4272" w:date="2000-01-01T00:00:00Z">
        <w:r>
          <w:tab/>
          <w:t>(1)</w:t>
        </w:r>
      </w:ins>
      <w:ins w:author="Open-Xml-PowerTools" w:id="4273" w:date="2000-01-01T00:00:00Z">
        <w:r>
          <w:tab/>
          <w:t xml:space="preserve">For the purposes of section 57(2)(c), the following authorities under written laws, as relevant to the building or incidental structure, are prescribed — </w:t>
        </w:r>
      </w:ins>
    </w:p>
    <w:p>
      <w:pPr>
        <w:pStyle w:val="Indenta"/>
        <w:spacing w:before="70"/>
        <w:rPr>
          <w:ins w:author="Open-Xml-PowerTools" w:id="4279" w:date="2000-01-01T00:00:00Z"/>
        </w:rPr>
      </w:pPr>
      <w:ins w:author="Open-Xml-PowerTools" w:id="4275" w:date="2000-01-01T00:00:00Z">
        <w:r>
          <w:tab/>
          <w:t>(a)</w:t>
        </w:r>
      </w:ins>
      <w:ins w:author="Open-Xml-PowerTools" w:id="4276" w:date="2000-01-01T00:00:00Z">
        <w:r>
          <w:tab/>
          <w:t xml:space="preserve">an approval required under the </w:t>
        </w:r>
      </w:ins>
      <w:ins w:author="Open-Xml-PowerTools" w:id="4277" w:date="2000-01-01T00:00:00Z">
        <w:r>
          <w:rPr>
            <w:i/>
          </w:rPr>
          <w:t xml:space="preserve">Health (Miscellaneous Provisions) Act 1911 </w:t>
        </w:r>
      </w:ins>
      <w:ins w:author="Open-Xml-PowerTools" w:id="4278" w:date="2000-01-01T00:00:00Z">
        <w:r>
          <w:t>section 107(2)(a) or (b);</w:t>
        </w:r>
      </w:ins>
    </w:p>
    <w:p>
      <w:pPr>
        <w:pStyle w:val="Indenta"/>
        <w:spacing w:before="70"/>
        <w:rPr>
          <w:ins w:author="Open-Xml-PowerTools" w:id="4284" w:date="2000-01-01T00:00:00Z"/>
        </w:rPr>
      </w:pPr>
      <w:ins w:author="Open-Xml-PowerTools" w:id="4280" w:date="2000-01-01T00:00:00Z">
        <w:r>
          <w:tab/>
          <w:t>(b)</w:t>
        </w:r>
      </w:ins>
      <w:ins w:author="Open-Xml-PowerTools" w:id="4281" w:date="2000-01-01T00:00:00Z">
        <w:r>
          <w:tab/>
          <w:t xml:space="preserve">an approval required under the </w:t>
        </w:r>
      </w:ins>
      <w:ins w:author="Open-Xml-PowerTools" w:id="4282" w:date="2000-01-01T00:00:00Z">
        <w:r>
          <w:rPr>
            <w:i/>
          </w:rPr>
          <w:t>Planning and Development Act 2005</w:t>
        </w:r>
      </w:ins>
      <w:ins w:author="Open-Xml-PowerTools" w:id="4283" w:date="2000-01-01T00:00:00Z">
        <w:r>
          <w:t>;</w:t>
        </w:r>
      </w:ins>
    </w:p>
    <w:p>
      <w:pPr>
        <w:pStyle w:val="Indenta"/>
        <w:spacing w:before="70"/>
        <w:rPr>
          <w:ins w:author="Open-Xml-PowerTools" w:id="4289" w:date="2000-01-01T00:00:00Z"/>
        </w:rPr>
      </w:pPr>
      <w:ins w:author="Open-Xml-PowerTools" w:id="4285" w:date="2000-01-01T00:00:00Z">
        <w:r>
          <w:tab/>
          <w:t>(c)</w:t>
        </w:r>
      </w:ins>
      <w:ins w:author="Open-Xml-PowerTools" w:id="4286" w:date="2000-01-01T00:00:00Z">
        <w:r>
          <w:tab/>
          <w:t xml:space="preserve">an approval required under the </w:t>
        </w:r>
      </w:ins>
      <w:ins w:author="Open-Xml-PowerTools" w:id="4287" w:date="2000-01-01T00:00:00Z">
        <w:r>
          <w:rPr>
            <w:i/>
          </w:rPr>
          <w:t>Health (Aquatic Facilities) Regulations 2007</w:t>
        </w:r>
      </w:ins>
      <w:ins w:author="Open-Xml-PowerTools" w:id="4288" w:date="2000-01-01T00:00:00Z">
        <w:r>
          <w:t xml:space="preserve"> Part 2 Division 1;</w:t>
        </w:r>
      </w:ins>
    </w:p>
    <w:p>
      <w:pPr>
        <w:pStyle w:val="Indenta"/>
        <w:spacing w:before="70"/>
        <w:rPr>
          <w:ins w:author="Open-Xml-PowerTools" w:id="4294" w:date="2000-01-01T00:00:00Z"/>
        </w:rPr>
      </w:pPr>
      <w:ins w:author="Open-Xml-PowerTools" w:id="4290" w:date="2000-01-01T00:00:00Z">
        <w:r>
          <w:tab/>
          <w:t>(d)</w:t>
        </w:r>
      </w:ins>
      <w:ins w:author="Open-Xml-PowerTools" w:id="4291" w:date="2000-01-01T00:00:00Z">
        <w:r>
          <w:tab/>
          <w:t xml:space="preserve">an approval required under the </w:t>
        </w:r>
      </w:ins>
      <w:ins w:author="Open-Xml-PowerTools" w:id="4292" w:date="2000-01-01T00:00:00Z">
        <w:r>
          <w:rPr>
            <w:i/>
          </w:rPr>
          <w:t xml:space="preserve">Local Government (Uniform Local Provisions) Regulations 1996 </w:t>
        </w:r>
      </w:ins>
      <w:ins w:author="Open-Xml-PowerTools" w:id="4293" w:date="2000-01-01T00:00:00Z">
        <w:r>
          <w:t>regulation 12(2);</w:t>
        </w:r>
      </w:ins>
    </w:p>
    <w:p>
      <w:pPr>
        <w:pStyle w:val="Indenta"/>
        <w:rPr>
          <w:ins w:author="Open-Xml-PowerTools" w:id="4299" w:date="2000-01-01T00:00:00Z"/>
        </w:rPr>
      </w:pPr>
      <w:ins w:author="Open-Xml-PowerTools" w:id="4295" w:date="2000-01-01T00:00:00Z">
        <w:r>
          <w:tab/>
          <w:t>(e)</w:t>
        </w:r>
      </w:ins>
      <w:ins w:author="Open-Xml-PowerTools" w:id="4296" w:date="2000-01-01T00:00:00Z">
        <w:r>
          <w:tab/>
          <w:t xml:space="preserve">an approval required under the Swan Valley Planning Scheme in force under the </w:t>
        </w:r>
      </w:ins>
      <w:ins w:author="Open-Xml-PowerTools" w:id="4297" w:date="2000-01-01T00:00:00Z">
        <w:r>
          <w:rPr>
            <w:i/>
          </w:rPr>
          <w:t>Swan Valley Planning Act 2020</w:t>
        </w:r>
      </w:ins>
      <w:ins w:author="Open-Xml-PowerTools" w:id="4298" w:date="2000-01-01T00:00:00Z">
        <w:r>
          <w:t>.</w:t>
        </w:r>
      </w:ins>
    </w:p>
    <w:p>
      <w:pPr>
        <w:pStyle w:val="Subsection"/>
        <w:rPr>
          <w:ins w:author="Open-Xml-PowerTools" w:id="4302" w:date="2000-01-01T00:00:00Z"/>
        </w:rPr>
      </w:pPr>
      <w:ins w:author="Open-Xml-PowerTools" w:id="4300" w:date="2000-01-01T00:00:00Z">
        <w:r>
          <w:tab/>
          <w:t>(2)</w:t>
        </w:r>
      </w:ins>
      <w:ins w:author="Open-Xml-PowerTools" w:id="4301" w:date="2000-01-01T00:00:00Z">
        <w:r>
          <w:tab/>
          <w:t xml:space="preserve">For the purposes of section 57(2)(d) a certificate of building compliance must contain the following things — </w:t>
        </w:r>
      </w:ins>
    </w:p>
    <w:p>
      <w:pPr>
        <w:pStyle w:val="Indenta"/>
        <w:spacing w:before="70"/>
        <w:rPr>
          <w:ins w:author="Open-Xml-PowerTools" w:id="4305" w:date="2000-01-01T00:00:00Z"/>
        </w:rPr>
      </w:pPr>
      <w:ins w:author="Open-Xml-PowerTools" w:id="4303" w:date="2000-01-01T00:00:00Z">
        <w:r>
          <w:tab/>
          <w:t>(a)</w:t>
        </w:r>
      </w:ins>
      <w:ins w:author="Open-Xml-PowerTools" w:id="4304" w:date="2000-01-01T00:00:00Z">
        <w:r>
          <w:tab/>
          <w:t>if a declaration under section 39 has been made in respect of the building, a statement to that effect;</w:t>
        </w:r>
      </w:ins>
    </w:p>
    <w:p>
      <w:pPr>
        <w:pStyle w:val="Indenta"/>
        <w:rPr>
          <w:ins w:author="Open-Xml-PowerTools" w:id="4308" w:date="2000-01-01T00:00:00Z"/>
        </w:rPr>
      </w:pPr>
      <w:ins w:author="Open-Xml-PowerTools" w:id="4306" w:date="2000-01-01T00:00:00Z">
        <w:r>
          <w:tab/>
          <w:t>(aa)</w:t>
        </w:r>
      </w:ins>
      <w:ins w:author="Open-Xml-PowerTools" w:id="4307" w:date="2000-01-01T00:00:00Z">
        <w:r>
          <w:tab/>
          <w:t xml:space="preserve">if the certificate of building compliance is to accompany an application mentioned in section 49(b) and the change of classification of the building is to a Class 2 or Class 3 building — </w:t>
        </w:r>
      </w:ins>
    </w:p>
    <w:p>
      <w:pPr>
        <w:pStyle w:val="Indenti"/>
        <w:rPr>
          <w:ins w:author="Open-Xml-PowerTools" w:id="4311" w:date="2000-01-01T00:00:00Z"/>
        </w:rPr>
      </w:pPr>
      <w:ins w:author="Open-Xml-PowerTools" w:id="4309" w:date="2000-01-01T00:00:00Z">
        <w:r>
          <w:tab/>
          <w:t>(i)</w:t>
        </w:r>
      </w:ins>
      <w:ins w:author="Open-Xml-PowerTools" w:id="4310" w:date="2000-01-01T00:00:00Z">
        <w:r>
          <w:tab/>
          <w:t>a statement about whether the building is located in a bush fire prone area; and</w:t>
        </w:r>
      </w:ins>
    </w:p>
    <w:p>
      <w:pPr>
        <w:pStyle w:val="Indenti"/>
        <w:rPr>
          <w:ins w:author="Open-Xml-PowerTools" w:id="4314" w:date="2000-01-01T00:00:00Z"/>
        </w:rPr>
      </w:pPr>
      <w:ins w:author="Open-Xml-PowerTools" w:id="4312" w:date="2000-01-01T00:00:00Z">
        <w:r>
          <w:tab/>
          <w:t>(ii)</w:t>
        </w:r>
      </w:ins>
      <w:ins w:author="Open-Xml-PowerTools" w:id="4313" w:date="2000-01-01T00:00:00Z">
        <w:r>
          <w:tab/>
          <w:t>if the building is located in a bush fire prone area and, in accordance with item 4 of the Table to regulation 31BA(1), a bush fire performance requirement applies to the building —</w:t>
        </w:r>
      </w:ins>
    </w:p>
    <w:p>
      <w:pPr>
        <w:pStyle w:val="IndentI0"/>
        <w:rPr>
          <w:ins w:author="Open-Xml-PowerTools" w:id="4317" w:date="2000-01-01T00:00:00Z"/>
        </w:rPr>
      </w:pPr>
      <w:ins w:author="Open-Xml-PowerTools" w:id="4315" w:date="2000-01-01T00:00:00Z">
        <w:r>
          <w:tab/>
          <w:t>(I)</w:t>
        </w:r>
      </w:ins>
      <w:ins w:author="Open-Xml-PowerTools" w:id="4316" w:date="2000-01-01T00:00:00Z">
        <w:r>
          <w:tab/>
          <w:t>the BAL for the building site; or</w:t>
        </w:r>
      </w:ins>
    </w:p>
    <w:p>
      <w:pPr>
        <w:pStyle w:val="IndentI0"/>
        <w:rPr>
          <w:ins w:author="Open-Xml-PowerTools" w:id="4321" w:date="2000-01-01T00:00:00Z"/>
        </w:rPr>
      </w:pPr>
      <w:ins w:author="Open-Xml-PowerTools" w:id="4318" w:date="2000-01-01T00:00:00Z">
        <w:r>
          <w:tab/>
          <w:t>(II)</w:t>
        </w:r>
      </w:ins>
      <w:ins w:author="Open-Xml-PowerTools" w:id="4319" w:date="2000-01-01T00:00:00Z">
        <w:r>
          <w:tab/>
          <w:t xml:space="preserve">if another measure has been used to assess compliance with a bush fire </w:t>
        </w:r>
      </w:ins>
      <w:ins w:author="Open-Xml-PowerTools" w:id="4320" w:date="2000-01-01T00:00:00Z">
        <w:r>
          <w:lastRenderedPageBreak/>
          <w:t>performance requirement — details of the measure used and the results of that assessment;</w:t>
        </w:r>
      </w:ins>
    </w:p>
    <w:p>
      <w:pPr>
        <w:pStyle w:val="Indenta"/>
        <w:spacing w:before="70"/>
        <w:rPr>
          <w:ins w:author="Open-Xml-PowerTools" w:id="4324" w:date="2000-01-01T00:00:00Z"/>
        </w:rPr>
      </w:pPr>
      <w:ins w:author="Open-Xml-PowerTools" w:id="4322" w:date="2000-01-01T00:00:00Z">
        <w:r>
          <w:tab/>
          <w:t>(b)</w:t>
        </w:r>
      </w:ins>
      <w:ins w:author="Open-Xml-PowerTools" w:id="4323" w:date="2000-01-01T00:00:00Z">
        <w:r>
          <w:tab/>
          <w:t xml:space="preserve">if the certificate of building compliance is to accompany an application mentioned in section 51(2) or (3), plans and specifications that show how the building complies with each building standard that applies to the building or incidental structure; </w:t>
        </w:r>
      </w:ins>
    </w:p>
    <w:p>
      <w:pPr>
        <w:pStyle w:val="Indenta"/>
        <w:rPr>
          <w:ins w:author="Open-Xml-PowerTools" w:id="4327" w:date="2000-01-01T00:00:00Z"/>
        </w:rPr>
      </w:pPr>
      <w:ins w:author="Open-Xml-PowerTools" w:id="4325" w:date="2000-01-01T00:00:00Z">
        <w:r>
          <w:tab/>
          <w:t>(ba)</w:t>
        </w:r>
      </w:ins>
      <w:ins w:author="Open-Xml-PowerTools" w:id="4326" w:date="2000-01-01T00:00:00Z">
        <w:r>
          <w:tab/>
          <w:t xml:space="preserve">if the certificate of building compliance is to accompany an application mentioned in section 51(2) or (3) in respect of a Class 1, Class 2 or Class 3 building or an associated Class 10a building or deck located less than 6 metres from the Class 1, Class 2 or Class 3 building — </w:t>
        </w:r>
      </w:ins>
    </w:p>
    <w:p>
      <w:pPr>
        <w:pStyle w:val="Indenti"/>
        <w:rPr>
          <w:ins w:author="Open-Xml-PowerTools" w:id="4330" w:date="2000-01-01T00:00:00Z"/>
        </w:rPr>
      </w:pPr>
      <w:ins w:author="Open-Xml-PowerTools" w:id="4328" w:date="2000-01-01T00:00:00Z">
        <w:r>
          <w:tab/>
          <w:t>(i)</w:t>
        </w:r>
      </w:ins>
      <w:ins w:author="Open-Xml-PowerTools" w:id="4329" w:date="2000-01-01T00:00:00Z">
        <w:r>
          <w:tab/>
          <w:t>a statement about whether the building or deck is located in a bush fire prone area; and</w:t>
        </w:r>
      </w:ins>
    </w:p>
    <w:p>
      <w:pPr>
        <w:pStyle w:val="Indenti"/>
        <w:rPr>
          <w:ins w:author="Open-Xml-PowerTools" w:id="4333" w:date="2000-01-01T00:00:00Z"/>
        </w:rPr>
      </w:pPr>
      <w:ins w:author="Open-Xml-PowerTools" w:id="4331" w:date="2000-01-01T00:00:00Z">
        <w:r>
          <w:tab/>
          <w:t>(ii)</w:t>
        </w:r>
      </w:ins>
      <w:ins w:author="Open-Xml-PowerTools" w:id="4332" w:date="2000-01-01T00:00:00Z">
        <w:r>
          <w:tab/>
          <w:t>if the building or deck is located in a bush fire prone area and, in accordance with item 5 or 6 (as the case may be) of the Table to regulation 31BA(1), a bush fire performance requirement applies to the building or deck —</w:t>
        </w:r>
      </w:ins>
    </w:p>
    <w:p>
      <w:pPr>
        <w:pStyle w:val="IndentI0"/>
        <w:rPr>
          <w:ins w:author="Open-Xml-PowerTools" w:id="4336" w:date="2000-01-01T00:00:00Z"/>
        </w:rPr>
      </w:pPr>
      <w:ins w:author="Open-Xml-PowerTools" w:id="4334" w:date="2000-01-01T00:00:00Z">
        <w:r>
          <w:tab/>
          <w:t>(I)</w:t>
        </w:r>
      </w:ins>
      <w:ins w:author="Open-Xml-PowerTools" w:id="4335" w:date="2000-01-01T00:00:00Z">
        <w:r>
          <w:tab/>
          <w:t>the BAL for the building site; or</w:t>
        </w:r>
      </w:ins>
    </w:p>
    <w:p>
      <w:pPr>
        <w:pStyle w:val="IndentI0"/>
        <w:rPr>
          <w:ins w:author="Open-Xml-PowerTools" w:id="4339" w:date="2000-01-01T00:00:00Z"/>
        </w:rPr>
      </w:pPr>
      <w:ins w:author="Open-Xml-PowerTools" w:id="4337" w:date="2000-01-01T00:00:00Z">
        <w:r>
          <w:tab/>
          <w:t>(II)</w:t>
        </w:r>
      </w:ins>
      <w:ins w:author="Open-Xml-PowerTools" w:id="4338" w:date="2000-01-01T00:00:00Z">
        <w:r>
          <w:tab/>
          <w:t>if another measure has been used to assess compliance with a bush fire performance requirement — details of the measure used and the results of that assessment;</w:t>
        </w:r>
      </w:ins>
    </w:p>
    <w:p>
      <w:pPr>
        <w:pStyle w:val="Indenta"/>
        <w:spacing w:before="70"/>
        <w:rPr>
          <w:ins w:author="Open-Xml-PowerTools" w:id="4342" w:date="2000-01-01T00:00:00Z"/>
        </w:rPr>
      </w:pPr>
      <w:ins w:author="Open-Xml-PowerTools" w:id="4340" w:date="2000-01-01T00:00:00Z">
        <w:r>
          <w:tab/>
          <w:t>(c)</w:t>
        </w:r>
      </w:ins>
      <w:ins w:author="Open-Xml-PowerTools" w:id="4341" w:date="2000-01-01T00:00:00Z">
        <w:r>
          <w:tab/>
          <w:t>if a performance solution was used to comply with a building standard, a statement about the performance solution and details of the assessment methods used to establish compliance with the building standard.</w:t>
        </w:r>
      </w:ins>
    </w:p>
    <w:p>
      <w:pPr>
        <w:pStyle w:val="Footnotesection"/>
        <w:spacing w:before="100"/>
        <w:rPr>
          <w:ins w:author="Open-Xml-PowerTools" w:id="4345" w:date="2000-01-01T00:00:00Z"/>
        </w:rPr>
      </w:pPr>
      <w:ins w:author="Open-Xml-PowerTools" w:id="4343" w:date="2000-01-01T00:00:00Z">
        <w:r>
          <w:tab/>
          <w:t>[Regulation 36 amended: Gazette 5 Apr 2016 p. 1019</w:t>
        </w:r>
      </w:ins>
      <w:ins w:author="Open-Xml-PowerTools" w:id="4344" w:date="2000-01-01T00:00:00Z">
        <w:r>
          <w:noBreakHyphen/>
          <w:t>20; 10 Jan 2017 p. 182; 8 Aug 2017 p. 4345; 22 Dec 2017 p. 5975; SL 2021/42 r. 11; SL 2021/130 r. 4.]</w:t>
        </w:r>
      </w:ins>
    </w:p>
    <w:p>
      <w:pPr>
        <w:pStyle w:val="Heading5"/>
        <w:rPr>
          <w:ins w:author="Open-Xml-PowerTools" w:id="4351" w:date="2000-01-01T00:00:00Z"/>
        </w:rPr>
      </w:pPr>
      <w:ins w:author="Open-Xml-PowerTools" w:id="4346" w:date="2000-01-01T00:00:00Z">
        <w:bookmarkStart w:id="91" w:name="_Toc97638587"/>
      </w:ins>
      <w:ins w:author="Open-Xml-PowerTools" w:id="4347" w:date="2000-01-01T00:00:00Z">
        <w:r>
          <w:rPr>
            <w:rStyle w:val="CharSectno"/>
          </w:rPr>
          <w:lastRenderedPageBreak/>
          <w:t>37</w:t>
        </w:r>
      </w:ins>
      <w:ins w:author="Open-Xml-PowerTools" w:id="4348" w:date="2000-01-01T00:00:00Z">
        <w:r>
          <w:t>.</w:t>
        </w:r>
      </w:ins>
      <w:ins w:author="Open-Xml-PowerTools" w:id="4349" w:date="2000-01-01T00:00:00Z">
        <w:r>
          <w:tab/>
          <w:t>Grant of occupancy permit or building approval certificate (s. 58)</w:t>
        </w:r>
      </w:ins>
      <w:ins w:author="Open-Xml-PowerTools" w:id="4350" w:date="2000-01-01T00:00:00Z">
        <w:bookmarkEnd w:id="91"/>
      </w:ins>
    </w:p>
    <w:p>
      <w:pPr>
        <w:pStyle w:val="Subsection"/>
        <w:rPr>
          <w:ins w:author="Open-Xml-PowerTools" w:id="4354" w:date="2000-01-01T00:00:00Z"/>
        </w:rPr>
      </w:pPr>
      <w:ins w:author="Open-Xml-PowerTools" w:id="4352" w:date="2000-01-01T00:00:00Z">
        <w:r>
          <w:tab/>
        </w:r>
      </w:ins>
      <w:ins w:author="Open-Xml-PowerTools" w:id="4353" w:date="2000-01-01T00:00:00Z">
        <w:r>
          <w:tab/>
          <w:t xml:space="preserve">For the purposes of section 58(1)(j), the following authorities under written laws, as relevant to the building or incidental structure, are prescribed — </w:t>
        </w:r>
      </w:ins>
    </w:p>
    <w:p>
      <w:pPr>
        <w:pStyle w:val="Indenta"/>
        <w:spacing w:before="60"/>
        <w:rPr>
          <w:ins w:author="Open-Xml-PowerTools" w:id="4359" w:date="2000-01-01T00:00:00Z"/>
        </w:rPr>
      </w:pPr>
      <w:ins w:author="Open-Xml-PowerTools" w:id="4355" w:date="2000-01-01T00:00:00Z">
        <w:r>
          <w:tab/>
          <w:t>(a)</w:t>
        </w:r>
      </w:ins>
      <w:ins w:author="Open-Xml-PowerTools" w:id="4356" w:date="2000-01-01T00:00:00Z">
        <w:r>
          <w:tab/>
          <w:t xml:space="preserve">an approval required under the </w:t>
        </w:r>
      </w:ins>
      <w:ins w:author="Open-Xml-PowerTools" w:id="4357" w:date="2000-01-01T00:00:00Z">
        <w:r>
          <w:rPr>
            <w:i/>
          </w:rPr>
          <w:t xml:space="preserve">Health (Miscellaneous Provisions) Act 1911 </w:t>
        </w:r>
      </w:ins>
      <w:ins w:author="Open-Xml-PowerTools" w:id="4358" w:date="2000-01-01T00:00:00Z">
        <w:r>
          <w:t xml:space="preserve">section 107(2)(a) or (b); </w:t>
        </w:r>
      </w:ins>
    </w:p>
    <w:p>
      <w:pPr>
        <w:pStyle w:val="Indenta"/>
        <w:rPr>
          <w:ins w:author="Open-Xml-PowerTools" w:id="4364" w:date="2000-01-01T00:00:00Z"/>
        </w:rPr>
      </w:pPr>
      <w:ins w:author="Open-Xml-PowerTools" w:id="4360" w:date="2000-01-01T00:00:00Z">
        <w:r>
          <w:tab/>
          <w:t>(b)</w:t>
        </w:r>
      </w:ins>
      <w:ins w:author="Open-Xml-PowerTools" w:id="4361" w:date="2000-01-01T00:00:00Z">
        <w:r>
          <w:tab/>
          <w:t xml:space="preserve">an approval required under the </w:t>
        </w:r>
      </w:ins>
      <w:ins w:author="Open-Xml-PowerTools" w:id="4362" w:date="2000-01-01T00:00:00Z">
        <w:r>
          <w:rPr>
            <w:i/>
          </w:rPr>
          <w:t>Planning and Development Act 2005</w:t>
        </w:r>
      </w:ins>
      <w:ins w:author="Open-Xml-PowerTools" w:id="4363" w:date="2000-01-01T00:00:00Z">
        <w:r>
          <w:t>;</w:t>
        </w:r>
      </w:ins>
    </w:p>
    <w:p>
      <w:pPr>
        <w:pStyle w:val="Indenta"/>
        <w:rPr>
          <w:ins w:author="Open-Xml-PowerTools" w:id="4369" w:date="2000-01-01T00:00:00Z"/>
        </w:rPr>
      </w:pPr>
      <w:ins w:author="Open-Xml-PowerTools" w:id="4365" w:date="2000-01-01T00:00:00Z">
        <w:r>
          <w:tab/>
          <w:t>(c)</w:t>
        </w:r>
      </w:ins>
      <w:ins w:author="Open-Xml-PowerTools" w:id="4366" w:date="2000-01-01T00:00:00Z">
        <w:r>
          <w:tab/>
          <w:t xml:space="preserve">an approval required under the </w:t>
        </w:r>
      </w:ins>
      <w:ins w:author="Open-Xml-PowerTools" w:id="4367" w:date="2000-01-01T00:00:00Z">
        <w:r>
          <w:rPr>
            <w:i/>
          </w:rPr>
          <w:t>Health (Aquatic Facilities) Regulations 2007</w:t>
        </w:r>
      </w:ins>
      <w:ins w:author="Open-Xml-PowerTools" w:id="4368" w:date="2000-01-01T00:00:00Z">
        <w:r>
          <w:t xml:space="preserve"> Part 2 Division 1;</w:t>
        </w:r>
      </w:ins>
    </w:p>
    <w:p>
      <w:pPr>
        <w:pStyle w:val="Indenta"/>
        <w:rPr>
          <w:ins w:author="Open-Xml-PowerTools" w:id="4374" w:date="2000-01-01T00:00:00Z"/>
        </w:rPr>
      </w:pPr>
      <w:ins w:author="Open-Xml-PowerTools" w:id="4370" w:date="2000-01-01T00:00:00Z">
        <w:r>
          <w:tab/>
          <w:t>(d)</w:t>
        </w:r>
      </w:ins>
      <w:ins w:author="Open-Xml-PowerTools" w:id="4371" w:date="2000-01-01T00:00:00Z">
        <w:r>
          <w:tab/>
          <w:t xml:space="preserve">an approval required under the </w:t>
        </w:r>
      </w:ins>
      <w:ins w:author="Open-Xml-PowerTools" w:id="4372" w:date="2000-01-01T00:00:00Z">
        <w:r>
          <w:rPr>
            <w:i/>
          </w:rPr>
          <w:t xml:space="preserve">Local Government (Uniform Local Provisions) Regulations 1996 </w:t>
        </w:r>
      </w:ins>
      <w:ins w:author="Open-Xml-PowerTools" w:id="4373" w:date="2000-01-01T00:00:00Z">
        <w:r>
          <w:t>regulation 12(2);</w:t>
        </w:r>
      </w:ins>
    </w:p>
    <w:p>
      <w:pPr>
        <w:pStyle w:val="Indenta"/>
        <w:rPr>
          <w:ins w:author="Open-Xml-PowerTools" w:id="4379" w:date="2000-01-01T00:00:00Z"/>
        </w:rPr>
      </w:pPr>
      <w:ins w:author="Open-Xml-PowerTools" w:id="4375" w:date="2000-01-01T00:00:00Z">
        <w:r>
          <w:tab/>
          <w:t>(e)</w:t>
        </w:r>
      </w:ins>
      <w:ins w:author="Open-Xml-PowerTools" w:id="4376" w:date="2000-01-01T00:00:00Z">
        <w:r>
          <w:tab/>
          <w:t xml:space="preserve">an approval required under the Swan Valley Planning Scheme in force under the </w:t>
        </w:r>
      </w:ins>
      <w:ins w:author="Open-Xml-PowerTools" w:id="4377" w:date="2000-01-01T00:00:00Z">
        <w:r>
          <w:rPr>
            <w:i/>
          </w:rPr>
          <w:t>Swan Valley Planning Act 2020</w:t>
        </w:r>
      </w:ins>
      <w:ins w:author="Open-Xml-PowerTools" w:id="4378" w:date="2000-01-01T00:00:00Z">
        <w:r>
          <w:t>.</w:t>
        </w:r>
      </w:ins>
    </w:p>
    <w:p>
      <w:pPr>
        <w:pStyle w:val="Footnotesection"/>
        <w:rPr>
          <w:ins w:author="Open-Xml-PowerTools" w:id="4381" w:date="2000-01-01T00:00:00Z"/>
        </w:rPr>
      </w:pPr>
      <w:ins w:author="Open-Xml-PowerTools" w:id="4380" w:date="2000-01-01T00:00:00Z">
        <w:r>
          <w:tab/>
          <w:t>[Regulation 37 amended: Gazette 10 Jan 2017 p. 182; SL 2021/130 r. 5.]</w:t>
        </w:r>
      </w:ins>
    </w:p>
    <w:p>
      <w:pPr>
        <w:pStyle w:val="Heading5"/>
        <w:rPr>
          <w:ins w:author="Open-Xml-PowerTools" w:id="4387" w:date="2000-01-01T00:00:00Z"/>
        </w:rPr>
      </w:pPr>
      <w:ins w:author="Open-Xml-PowerTools" w:id="4382" w:date="2000-01-01T00:00:00Z">
        <w:bookmarkStart w:id="92" w:name="_Toc97638588"/>
      </w:ins>
      <w:ins w:author="Open-Xml-PowerTools" w:id="4383" w:date="2000-01-01T00:00:00Z">
        <w:r>
          <w:rPr>
            <w:rStyle w:val="CharSectno"/>
          </w:rPr>
          <w:t>38</w:t>
        </w:r>
      </w:ins>
      <w:ins w:author="Open-Xml-PowerTools" w:id="4384" w:date="2000-01-01T00:00:00Z">
        <w:r>
          <w:t>.</w:t>
        </w:r>
      </w:ins>
      <w:ins w:author="Open-Xml-PowerTools" w:id="4385" w:date="2000-01-01T00:00:00Z">
        <w:r>
          <w:tab/>
          <w:t>Time for granting occupancy permit or building approval certificate (s. 59)</w:t>
        </w:r>
      </w:ins>
      <w:ins w:author="Open-Xml-PowerTools" w:id="4386" w:date="2000-01-01T00:00:00Z">
        <w:bookmarkEnd w:id="92"/>
      </w:ins>
    </w:p>
    <w:p>
      <w:pPr>
        <w:pStyle w:val="Subsection"/>
        <w:rPr>
          <w:ins w:author="Open-Xml-PowerTools" w:id="4390" w:date="2000-01-01T00:00:00Z"/>
        </w:rPr>
      </w:pPr>
      <w:ins w:author="Open-Xml-PowerTools" w:id="4388" w:date="2000-01-01T00:00:00Z">
        <w:r>
          <w:tab/>
        </w:r>
      </w:ins>
      <w:ins w:author="Open-Xml-PowerTools" w:id="4389" w:date="2000-01-01T00:00:00Z">
        <w:r>
          <w:tab/>
          <w:t>For the purposes of section 59(1)(a)(i) the period for deciding whether or not to grant or modify an occupancy permit or grant a building approval certificate is 10 business days.</w:t>
        </w:r>
      </w:ins>
    </w:p>
    <w:p>
      <w:pPr>
        <w:pStyle w:val="Ednotesection"/>
        <w:spacing w:before="240"/>
        <w:rPr>
          <w:ins w:author="Open-Xml-PowerTools" w:id="4394" w:date="2000-01-01T00:00:00Z"/>
        </w:rPr>
      </w:pPr>
      <w:ins w:author="Open-Xml-PowerTools" w:id="4391" w:date="2000-01-01T00:00:00Z">
        <w:r>
          <w:t>[</w:t>
        </w:r>
      </w:ins>
      <w:ins w:author="Open-Xml-PowerTools" w:id="4392" w:date="2000-01-01T00:00:00Z">
        <w:r>
          <w:rPr>
            <w:b/>
          </w:rPr>
          <w:t>39.</w:t>
        </w:r>
      </w:ins>
      <w:ins w:author="Open-Xml-PowerTools" w:id="4393" w:date="2000-01-01T00:00:00Z">
        <w:r>
          <w:tab/>
          <w:t>Deleted: Gazette 31 Dec 2019 p. 4639.]</w:t>
        </w:r>
      </w:ins>
    </w:p>
    <w:p>
      <w:pPr>
        <w:pStyle w:val="Heading5"/>
        <w:rPr>
          <w:ins w:author="Open-Xml-PowerTools" w:id="4400" w:date="2000-01-01T00:00:00Z"/>
        </w:rPr>
      </w:pPr>
      <w:ins w:author="Open-Xml-PowerTools" w:id="4395" w:date="2000-01-01T00:00:00Z">
        <w:bookmarkStart w:id="93" w:name="_Toc97638589"/>
      </w:ins>
      <w:ins w:author="Open-Xml-PowerTools" w:id="4396" w:date="2000-01-01T00:00:00Z">
        <w:r>
          <w:rPr>
            <w:rStyle w:val="CharSectno"/>
          </w:rPr>
          <w:t>40</w:t>
        </w:r>
      </w:ins>
      <w:ins w:author="Open-Xml-PowerTools" w:id="4397" w:date="2000-01-01T00:00:00Z">
        <w:r>
          <w:t>.</w:t>
        </w:r>
      </w:ins>
      <w:ins w:author="Open-Xml-PowerTools" w:id="4398" w:date="2000-01-01T00:00:00Z">
        <w:r>
          <w:tab/>
          <w:t>Extension of period of duration of time limited occupancy permit or building approval certificate (s. 65)</w:t>
        </w:r>
      </w:ins>
      <w:ins w:author="Open-Xml-PowerTools" w:id="4399" w:date="2000-01-01T00:00:00Z">
        <w:bookmarkEnd w:id="93"/>
      </w:ins>
    </w:p>
    <w:p>
      <w:pPr>
        <w:pStyle w:val="Subsection"/>
        <w:rPr>
          <w:ins w:author="Open-Xml-PowerTools" w:id="4403" w:date="2000-01-01T00:00:00Z"/>
        </w:rPr>
      </w:pPr>
      <w:ins w:author="Open-Xml-PowerTools" w:id="4401" w:date="2000-01-01T00:00:00Z">
        <w:r>
          <w:tab/>
          <w:t>(1)</w:t>
        </w:r>
      </w:ins>
      <w:ins w:author="Open-Xml-PowerTools" w:id="4402" w:date="2000-01-01T00:00:00Z">
        <w:r>
          <w:tab/>
          <w:t xml:space="preserve">In this regulation — </w:t>
        </w:r>
      </w:ins>
    </w:p>
    <w:p>
      <w:pPr>
        <w:pStyle w:val="Defstart"/>
        <w:rPr>
          <w:ins w:author="Open-Xml-PowerTools" w:id="4407" w:date="2000-01-01T00:00:00Z"/>
        </w:rPr>
      </w:pPr>
      <w:ins w:author="Open-Xml-PowerTools" w:id="4404" w:date="2000-01-01T00:00:00Z">
        <w:r>
          <w:tab/>
        </w:r>
      </w:ins>
      <w:ins w:author="Open-Xml-PowerTools" w:id="4405" w:date="2000-01-01T00:00:00Z">
        <w:r>
          <w:rPr>
            <w:rStyle w:val="CharDefText"/>
          </w:rPr>
          <w:t>application</w:t>
        </w:r>
      </w:ins>
      <w:ins w:author="Open-Xml-PowerTools" w:id="4406" w:date="2000-01-01T00:00:00Z">
        <w:r>
          <w:t xml:space="preserve"> means an application made under section 65(1);</w:t>
        </w:r>
      </w:ins>
    </w:p>
    <w:p>
      <w:pPr>
        <w:pStyle w:val="Defstart"/>
        <w:rPr>
          <w:ins w:author="Open-Xml-PowerTools" w:id="4411" w:date="2000-01-01T00:00:00Z"/>
        </w:rPr>
      </w:pPr>
      <w:ins w:author="Open-Xml-PowerTools" w:id="4408" w:date="2000-01-01T00:00:00Z">
        <w:r>
          <w:lastRenderedPageBreak/>
          <w:tab/>
        </w:r>
      </w:ins>
      <w:ins w:author="Open-Xml-PowerTools" w:id="4409" w:date="2000-01-01T00:00:00Z">
        <w:r>
          <w:rPr>
            <w:rStyle w:val="CharDefText"/>
          </w:rPr>
          <w:t>expiry day</w:t>
        </w:r>
      </w:ins>
      <w:ins w:author="Open-Xml-PowerTools" w:id="4410" w:date="2000-01-01T00:00:00Z">
        <w:r>
          <w:t>, in relation to an occupancy permit or a building approval certificate, means the day on which the permit or certificate ceases to have effect.</w:t>
        </w:r>
      </w:ins>
    </w:p>
    <w:p>
      <w:pPr>
        <w:pStyle w:val="Subsection"/>
        <w:rPr>
          <w:ins w:author="Open-Xml-PowerTools" w:id="4414" w:date="2000-01-01T00:00:00Z"/>
        </w:rPr>
      </w:pPr>
      <w:ins w:author="Open-Xml-PowerTools" w:id="4412" w:date="2000-01-01T00:00:00Z">
        <w:r>
          <w:tab/>
          <w:t>(2)</w:t>
        </w:r>
      </w:ins>
      <w:ins w:author="Open-Xml-PowerTools" w:id="4413" w:date="2000-01-01T00:00:00Z">
        <w:r>
          <w:tab/>
          <w:t xml:space="preserve">A permit authority may, by written notice, refuse to accept an application made after the expiry day for the occupancy permit or building approval certificate if — </w:t>
        </w:r>
      </w:ins>
    </w:p>
    <w:p>
      <w:pPr>
        <w:pStyle w:val="Indenta"/>
        <w:rPr>
          <w:ins w:author="Open-Xml-PowerTools" w:id="4417" w:date="2000-01-01T00:00:00Z"/>
        </w:rPr>
      </w:pPr>
      <w:ins w:author="Open-Xml-PowerTools" w:id="4415" w:date="2000-01-01T00:00:00Z">
        <w:r>
          <w:tab/>
          <w:t>(a)</w:t>
        </w:r>
      </w:ins>
      <w:ins w:author="Open-Xml-PowerTools" w:id="4416" w:date="2000-01-01T00:00:00Z">
        <w:r>
          <w:tab/>
          <w:t>the permit authority is satisfied that the delay in making the application was unreasonable in the circumstances; or</w:t>
        </w:r>
      </w:ins>
    </w:p>
    <w:p>
      <w:pPr>
        <w:pStyle w:val="Indenta"/>
        <w:rPr>
          <w:ins w:author="Open-Xml-PowerTools" w:id="4420" w:date="2000-01-01T00:00:00Z"/>
        </w:rPr>
      </w:pPr>
      <w:ins w:author="Open-Xml-PowerTools" w:id="4418" w:date="2000-01-01T00:00:00Z">
        <w:r>
          <w:tab/>
          <w:t>(b)</w:t>
        </w:r>
      </w:ins>
      <w:ins w:author="Open-Xml-PowerTools" w:id="4419" w:date="2000-01-01T00:00:00Z">
        <w:r>
          <w:tab/>
          <w:t>the application is made more than 30 days after the expiry date for the permit.</w:t>
        </w:r>
      </w:ins>
    </w:p>
    <w:p>
      <w:pPr>
        <w:pStyle w:val="Subsection"/>
        <w:keepNext/>
        <w:rPr>
          <w:ins w:author="Open-Xml-PowerTools" w:id="4423" w:date="2000-01-01T00:00:00Z"/>
        </w:rPr>
      </w:pPr>
      <w:ins w:author="Open-Xml-PowerTools" w:id="4421" w:date="2000-01-01T00:00:00Z">
        <w:r>
          <w:tab/>
          <w:t>(3)</w:t>
        </w:r>
      </w:ins>
      <w:ins w:author="Open-Xml-PowerTools" w:id="4422" w:date="2000-01-01T00:00:00Z">
        <w:r>
          <w:tab/>
          <w:t xml:space="preserve">If an application is made before the expiry day for an occupancy permit or a building approval certificate and has not been determined by the expiry day, the permit or certificate continues to have effect on and from expiry day until — </w:t>
        </w:r>
      </w:ins>
    </w:p>
    <w:p>
      <w:pPr>
        <w:pStyle w:val="Indenta"/>
        <w:rPr>
          <w:ins w:author="Open-Xml-PowerTools" w:id="4426" w:date="2000-01-01T00:00:00Z"/>
        </w:rPr>
      </w:pPr>
      <w:ins w:author="Open-Xml-PowerTools" w:id="4424" w:date="2000-01-01T00:00:00Z">
        <w:r>
          <w:tab/>
          <w:t>(a)</w:t>
        </w:r>
      </w:ins>
      <w:ins w:author="Open-Xml-PowerTools" w:id="4425" w:date="2000-01-01T00:00:00Z">
        <w:r>
          <w:tab/>
          <w:t>the permit authority extends or refuses to extend the permit or certificate; or</w:t>
        </w:r>
      </w:ins>
    </w:p>
    <w:p>
      <w:pPr>
        <w:pStyle w:val="Indenta"/>
        <w:rPr>
          <w:ins w:author="Open-Xml-PowerTools" w:id="4429" w:date="2000-01-01T00:00:00Z"/>
        </w:rPr>
      </w:pPr>
      <w:ins w:author="Open-Xml-PowerTools" w:id="4427" w:date="2000-01-01T00:00:00Z">
        <w:r>
          <w:tab/>
          <w:t>(b)</w:t>
        </w:r>
      </w:ins>
      <w:ins w:author="Open-Xml-PowerTools" w:id="4428" w:date="2000-01-01T00:00:00Z">
        <w:r>
          <w:tab/>
          <w:t>the applicant withdraws the application; or</w:t>
        </w:r>
      </w:ins>
    </w:p>
    <w:p>
      <w:pPr>
        <w:pStyle w:val="Indenta"/>
        <w:rPr>
          <w:ins w:author="Open-Xml-PowerTools" w:id="4432" w:date="2000-01-01T00:00:00Z"/>
        </w:rPr>
      </w:pPr>
      <w:ins w:author="Open-Xml-PowerTools" w:id="4430" w:date="2000-01-01T00:00:00Z">
        <w:r>
          <w:tab/>
          <w:t>(c)</w:t>
        </w:r>
      </w:ins>
      <w:ins w:author="Open-Xml-PowerTools" w:id="4431" w:date="2000-01-01T00:00:00Z">
        <w:r>
          <w:tab/>
          <w:t>a notice of completion in respect of the building to which the permit or certificate relates is given to the permit authority; or</w:t>
        </w:r>
      </w:ins>
    </w:p>
    <w:p>
      <w:pPr>
        <w:pStyle w:val="Indenta"/>
        <w:rPr>
          <w:ins w:author="Open-Xml-PowerTools" w:id="4435" w:date="2000-01-01T00:00:00Z"/>
        </w:rPr>
      </w:pPr>
      <w:ins w:author="Open-Xml-PowerTools" w:id="4433" w:date="2000-01-01T00:00:00Z">
        <w:r>
          <w:tab/>
          <w:t>(d)</w:t>
        </w:r>
      </w:ins>
      <w:ins w:author="Open-Xml-PowerTools" w:id="4434" w:date="2000-01-01T00:00:00Z">
        <w:r>
          <w:tab/>
          <w:t>a period of 30 days has elapsed since the expiry of the building permit for the building.</w:t>
        </w:r>
      </w:ins>
    </w:p>
    <w:p>
      <w:pPr>
        <w:pStyle w:val="Subsection"/>
        <w:rPr>
          <w:ins w:author="Open-Xml-PowerTools" w:id="4438" w:date="2000-01-01T00:00:00Z"/>
        </w:rPr>
      </w:pPr>
      <w:ins w:author="Open-Xml-PowerTools" w:id="4436" w:date="2000-01-01T00:00:00Z">
        <w:r>
          <w:tab/>
          <w:t>(4)</w:t>
        </w:r>
      </w:ins>
      <w:ins w:author="Open-Xml-PowerTools" w:id="4437" w:date="2000-01-01T00:00:00Z">
        <w:r>
          <w:tab/>
          <w:t xml:space="preserve">If an application made after the expiry day for an occupancy permit or a building approval certificate is accepted by the permit authority, the permit or certificate is to be taken to have had effect on and from the day immediately following the expiry day until — </w:t>
        </w:r>
      </w:ins>
    </w:p>
    <w:p>
      <w:pPr>
        <w:pStyle w:val="Indenta"/>
        <w:rPr>
          <w:ins w:author="Open-Xml-PowerTools" w:id="4441" w:date="2000-01-01T00:00:00Z"/>
        </w:rPr>
      </w:pPr>
      <w:ins w:author="Open-Xml-PowerTools" w:id="4439" w:date="2000-01-01T00:00:00Z">
        <w:r>
          <w:tab/>
          <w:t>(a)</w:t>
        </w:r>
      </w:ins>
      <w:ins w:author="Open-Xml-PowerTools" w:id="4440" w:date="2000-01-01T00:00:00Z">
        <w:r>
          <w:tab/>
          <w:t>the permit authority extends or refuses to extend the permit or certificate; or</w:t>
        </w:r>
      </w:ins>
    </w:p>
    <w:p>
      <w:pPr>
        <w:pStyle w:val="Indenta"/>
        <w:rPr>
          <w:ins w:author="Open-Xml-PowerTools" w:id="4444" w:date="2000-01-01T00:00:00Z"/>
        </w:rPr>
      </w:pPr>
      <w:ins w:author="Open-Xml-PowerTools" w:id="4442" w:date="2000-01-01T00:00:00Z">
        <w:r>
          <w:tab/>
          <w:t>(b)</w:t>
        </w:r>
      </w:ins>
      <w:ins w:author="Open-Xml-PowerTools" w:id="4443" w:date="2000-01-01T00:00:00Z">
        <w:r>
          <w:tab/>
          <w:t>the applicant withdraws the application; or</w:t>
        </w:r>
      </w:ins>
    </w:p>
    <w:p>
      <w:pPr>
        <w:pStyle w:val="Indenta"/>
        <w:rPr>
          <w:ins w:author="Open-Xml-PowerTools" w:id="4447" w:date="2000-01-01T00:00:00Z"/>
        </w:rPr>
      </w:pPr>
      <w:ins w:author="Open-Xml-PowerTools" w:id="4445" w:date="2000-01-01T00:00:00Z">
        <w:r>
          <w:lastRenderedPageBreak/>
          <w:tab/>
          <w:t>(c)</w:t>
        </w:r>
      </w:ins>
      <w:ins w:author="Open-Xml-PowerTools" w:id="4446" w:date="2000-01-01T00:00:00Z">
        <w:r>
          <w:tab/>
          <w:t>a notice of completion in respect of the building to which the permit or certificate relates is given to the permit authority; or</w:t>
        </w:r>
      </w:ins>
    </w:p>
    <w:p>
      <w:pPr>
        <w:pStyle w:val="Indenta"/>
        <w:rPr>
          <w:ins w:author="Open-Xml-PowerTools" w:id="4450" w:date="2000-01-01T00:00:00Z"/>
        </w:rPr>
      </w:pPr>
      <w:ins w:author="Open-Xml-PowerTools" w:id="4448" w:date="2000-01-01T00:00:00Z">
        <w:r>
          <w:tab/>
          <w:t>(d)</w:t>
        </w:r>
      </w:ins>
      <w:ins w:author="Open-Xml-PowerTools" w:id="4449" w:date="2000-01-01T00:00:00Z">
        <w:r>
          <w:tab/>
          <w:t>a period of 30 days has elapsed since the expiry of the building permit for the building.</w:t>
        </w:r>
      </w:ins>
    </w:p>
    <w:p>
      <w:pPr>
        <w:pStyle w:val="Subsection"/>
        <w:rPr>
          <w:ins w:author="Open-Xml-PowerTools" w:id="4453" w:date="2000-01-01T00:00:00Z"/>
        </w:rPr>
      </w:pPr>
      <w:ins w:author="Open-Xml-PowerTools" w:id="4451" w:date="2000-01-01T00:00:00Z">
        <w:r>
          <w:tab/>
          <w:t>(5)</w:t>
        </w:r>
      </w:ins>
      <w:ins w:author="Open-Xml-PowerTools" w:id="4452" w:date="2000-01-01T00:00:00Z">
        <w:r>
          <w:tab/>
          <w:t xml:space="preserve">If a permit authority refuses to extend the time during which an occupancy permit or a building approval certificate has effect or extends the permit or certificate for a shorter period than the period requested by the applicant, the permit authority must — </w:t>
        </w:r>
      </w:ins>
    </w:p>
    <w:p>
      <w:pPr>
        <w:pStyle w:val="Indenta"/>
        <w:rPr>
          <w:ins w:author="Open-Xml-PowerTools" w:id="4456" w:date="2000-01-01T00:00:00Z"/>
        </w:rPr>
      </w:pPr>
      <w:ins w:author="Open-Xml-PowerTools" w:id="4454" w:date="2000-01-01T00:00:00Z">
        <w:r>
          <w:tab/>
          <w:t>(a)</w:t>
        </w:r>
      </w:ins>
      <w:ins w:author="Open-Xml-PowerTools" w:id="4455" w:date="2000-01-01T00:00:00Z">
        <w:r>
          <w:tab/>
          <w:t>record the grounds on which the decision is based and the reasons for the decision; and</w:t>
        </w:r>
      </w:ins>
    </w:p>
    <w:p>
      <w:pPr>
        <w:pStyle w:val="Indenta"/>
        <w:rPr>
          <w:ins w:author="Open-Xml-PowerTools" w:id="4459" w:date="2000-01-01T00:00:00Z"/>
        </w:rPr>
      </w:pPr>
      <w:ins w:author="Open-Xml-PowerTools" w:id="4457" w:date="2000-01-01T00:00:00Z">
        <w:r>
          <w:tab/>
          <w:t>(b)</w:t>
        </w:r>
      </w:ins>
      <w:ins w:author="Open-Xml-PowerTools" w:id="4458" w:date="2000-01-01T00:00:00Z">
        <w:r>
          <w:tab/>
          <w:t>as soon as is practicable, but in any case not later than 5 business days after making the decision, give to the applicant written notice of the decision together with those grounds and reasons, and the person’s right of review under section 121(2).</w:t>
        </w:r>
      </w:ins>
    </w:p>
    <w:p>
      <w:pPr>
        <w:pStyle w:val="Heading2"/>
        <w:rPr>
          <w:ins w:author="Open-Xml-PowerTools" w:id="4471" w:date="2000-01-01T00:00:00Z"/>
        </w:rPr>
      </w:pPr>
      <w:ins w:author="Open-Xml-PowerTools" w:id="4460" w:date="2000-01-01T00:00:00Z">
        <w:bookmarkStart w:id="94" w:name="_Toc97636337"/>
      </w:ins>
      <w:ins w:author="Open-Xml-PowerTools" w:id="4461" w:date="2000-01-01T00:00:00Z">
        <w:bookmarkStart w:id="95" w:name="_Toc97637025"/>
      </w:ins>
      <w:ins w:author="Open-Xml-PowerTools" w:id="4462" w:date="2000-01-01T00:00:00Z">
        <w:bookmarkStart w:id="96" w:name="_Toc97638590"/>
      </w:ins>
      <w:ins w:author="Open-Xml-PowerTools" w:id="4463" w:date="2000-01-01T00:00:00Z">
        <w:r>
          <w:rPr>
            <w:rStyle w:val="CharPartNo"/>
          </w:rPr>
          <w:lastRenderedPageBreak/>
          <w:t>Part 6</w:t>
        </w:r>
      </w:ins>
      <w:ins w:author="Open-Xml-PowerTools" w:id="4464" w:date="2000-01-01T00:00:00Z">
        <w:r>
          <w:rPr>
            <w:rStyle w:val="CharDivNo"/>
          </w:rPr>
          <w:t> </w:t>
        </w:r>
      </w:ins>
      <w:ins w:author="Open-Xml-PowerTools" w:id="4465" w:date="2000-01-01T00:00:00Z">
        <w:r>
          <w:t>—</w:t>
        </w:r>
      </w:ins>
      <w:ins w:author="Open-Xml-PowerTools" w:id="4466" w:date="2000-01-01T00:00:00Z">
        <w:r>
          <w:rPr>
            <w:rStyle w:val="CharDivText"/>
          </w:rPr>
          <w:t> </w:t>
        </w:r>
      </w:ins>
      <w:ins w:author="Open-Xml-PowerTools" w:id="4467" w:date="2000-01-01T00:00:00Z">
        <w:r>
          <w:rPr>
            <w:rStyle w:val="CharPartText"/>
          </w:rPr>
          <w:t>Circumstances in which building, demolition or occupancy permits not required</w:t>
        </w:r>
      </w:ins>
      <w:ins w:author="Open-Xml-PowerTools" w:id="4468" w:date="2000-01-01T00:00:00Z">
        <w:bookmarkEnd w:id="94"/>
      </w:ins>
      <w:ins w:author="Open-Xml-PowerTools" w:id="4469" w:date="2000-01-01T00:00:00Z">
        <w:bookmarkEnd w:id="95"/>
      </w:ins>
      <w:ins w:author="Open-Xml-PowerTools" w:id="4470" w:date="2000-01-01T00:00:00Z">
        <w:bookmarkEnd w:id="96"/>
      </w:ins>
    </w:p>
    <w:p>
      <w:pPr>
        <w:pStyle w:val="Heading5"/>
        <w:rPr>
          <w:ins w:author="Open-Xml-PowerTools" w:id="4477" w:date="2000-01-01T00:00:00Z"/>
        </w:rPr>
      </w:pPr>
      <w:ins w:author="Open-Xml-PowerTools" w:id="4472" w:date="2000-01-01T00:00:00Z">
        <w:bookmarkStart w:id="97" w:name="_Toc97638591"/>
      </w:ins>
      <w:ins w:author="Open-Xml-PowerTools" w:id="4473" w:date="2000-01-01T00:00:00Z">
        <w:r>
          <w:rPr>
            <w:rStyle w:val="CharSectno"/>
          </w:rPr>
          <w:t>41</w:t>
        </w:r>
      </w:ins>
      <w:ins w:author="Open-Xml-PowerTools" w:id="4474" w:date="2000-01-01T00:00:00Z">
        <w:r>
          <w:t>.</w:t>
        </w:r>
      </w:ins>
      <w:ins w:author="Open-Xml-PowerTools" w:id="4475" w:date="2000-01-01T00:00:00Z">
        <w:r>
          <w:tab/>
          <w:t>Building work for which building permit not required (s. 9(b))</w:t>
        </w:r>
      </w:ins>
      <w:ins w:author="Open-Xml-PowerTools" w:id="4476" w:date="2000-01-01T00:00:00Z">
        <w:bookmarkEnd w:id="97"/>
      </w:ins>
    </w:p>
    <w:p>
      <w:pPr>
        <w:pStyle w:val="Subsection"/>
        <w:rPr>
          <w:ins w:author="Open-Xml-PowerTools" w:id="4480" w:date="2000-01-01T00:00:00Z"/>
        </w:rPr>
      </w:pPr>
      <w:ins w:author="Open-Xml-PowerTools" w:id="4478" w:date="2000-01-01T00:00:00Z">
        <w:r>
          <w:tab/>
          <w:t>(1)</w:t>
        </w:r>
      </w:ins>
      <w:ins w:author="Open-Xml-PowerTools" w:id="4479" w:date="2000-01-01T00:00:00Z">
        <w:r>
          <w:tab/>
          <w:t xml:space="preserve">A building permit is not required for the following building work — </w:t>
        </w:r>
      </w:ins>
    </w:p>
    <w:p>
      <w:pPr>
        <w:pStyle w:val="Indenta"/>
        <w:rPr>
          <w:ins w:author="Open-Xml-PowerTools" w:id="4483" w:date="2000-01-01T00:00:00Z"/>
        </w:rPr>
      </w:pPr>
      <w:ins w:author="Open-Xml-PowerTools" w:id="4481" w:date="2000-01-01T00:00:00Z">
        <w:r>
          <w:tab/>
          <w:t>(a)</w:t>
        </w:r>
      </w:ins>
      <w:ins w:author="Open-Xml-PowerTools" w:id="4482" w:date="2000-01-01T00:00:00Z">
        <w:r>
          <w:tab/>
          <w:t>building work for a Class 10 building or incidental structure that is located, or to be located, in a local government district specified in column 1 of the Table in the area specified for that district in column 2 of the Table;</w:t>
        </w:r>
      </w:ins>
    </w:p>
    <w:p>
      <w:pPr>
        <w:pStyle w:val="Indenta"/>
        <w:rPr>
          <w:ins w:author="Open-Xml-PowerTools" w:id="4486" w:date="2000-01-01T00:00:00Z"/>
        </w:rPr>
      </w:pPr>
      <w:ins w:author="Open-Xml-PowerTools" w:id="4484" w:date="2000-01-01T00:00:00Z">
        <w:r>
          <w:tab/>
          <w:t>(b)</w:t>
        </w:r>
      </w:ins>
      <w:ins w:author="Open-Xml-PowerTools" w:id="4485" w:date="2000-01-01T00:00:00Z">
        <w:r>
          <w:tab/>
          <w:t>building work for a building or incidental structure that is not a Class 10 building or incidental structure and that is located, or to be located, in a local government district specified in column 1 of the Table in the area (if any) specified for that district in column 3 of the Table.</w:t>
        </w:r>
      </w:ins>
    </w:p>
    <w:p>
      <w:pPr>
        <w:pStyle w:val="Subsection"/>
        <w:rPr>
          <w:ins w:author="Open-Xml-PowerTools" w:id="4489" w:date="2000-01-01T00:00:00Z"/>
        </w:rPr>
      </w:pPr>
      <w:ins w:author="Open-Xml-PowerTools" w:id="4487" w:date="2000-01-01T00:00:00Z">
        <w:r>
          <w:tab/>
          <w:t>(2)</w:t>
        </w:r>
      </w:ins>
      <w:ins w:author="Open-Xml-PowerTools" w:id="4488" w:date="2000-01-01T00:00:00Z">
        <w:r>
          <w:tab/>
          <w:t xml:space="preserve">In subregulation (1)(a) and (b) — </w:t>
        </w:r>
      </w:ins>
    </w:p>
    <w:p>
      <w:pPr>
        <w:pStyle w:val="Defstart"/>
        <w:rPr>
          <w:ins w:author="Open-Xml-PowerTools" w:id="4493" w:date="2000-01-01T00:00:00Z"/>
        </w:rPr>
      </w:pPr>
      <w:ins w:author="Open-Xml-PowerTools" w:id="4490" w:date="2000-01-01T00:00:00Z">
        <w:r>
          <w:tab/>
        </w:r>
      </w:ins>
      <w:ins w:author="Open-Xml-PowerTools" w:id="4491" w:date="2000-01-01T00:00:00Z">
        <w:r>
          <w:rPr>
            <w:rStyle w:val="CharDefText"/>
          </w:rPr>
          <w:t>Table</w:t>
        </w:r>
      </w:ins>
      <w:ins w:author="Open-Xml-PowerTools" w:id="4492" w:date="2000-01-01T00:00:00Z">
        <w:r>
          <w:t xml:space="preserve"> means the Table in Schedule 4 clause 1.</w:t>
        </w:r>
      </w:ins>
    </w:p>
    <w:p>
      <w:pPr>
        <w:pStyle w:val="Subsection"/>
        <w:rPr>
          <w:ins w:author="Open-Xml-PowerTools" w:id="4496" w:date="2000-01-01T00:00:00Z"/>
        </w:rPr>
      </w:pPr>
      <w:ins w:author="Open-Xml-PowerTools" w:id="4494" w:date="2000-01-01T00:00:00Z">
        <w:r>
          <w:tab/>
          <w:t>(3)</w:t>
        </w:r>
      </w:ins>
      <w:ins w:author="Open-Xml-PowerTools" w:id="4495" w:date="2000-01-01T00:00:00Z">
        <w:r>
          <w:tab/>
          <w:t>A building permit is not required for building work of a kind described in the Table in Schedule 4 clause 2.</w:t>
        </w:r>
      </w:ins>
    </w:p>
    <w:p>
      <w:pPr>
        <w:pStyle w:val="Subsection"/>
        <w:rPr>
          <w:ins w:author="Open-Xml-PowerTools" w:id="4501" w:date="2000-01-01T00:00:00Z"/>
        </w:rPr>
      </w:pPr>
      <w:ins w:author="Open-Xml-PowerTools" w:id="4497" w:date="2000-01-01T00:00:00Z">
        <w:r>
          <w:tab/>
          <w:t>(4)</w:t>
        </w:r>
      </w:ins>
      <w:ins w:author="Open-Xml-PowerTools" w:id="4498" w:date="2000-01-01T00:00:00Z">
        <w:r>
          <w:tab/>
          <w:t xml:space="preserve">A builder who </w:t>
        </w:r>
      </w:ins>
      <w:ins w:author="Open-Xml-PowerTools" w:id="4499" w:date="2000-01-01T00:00:00Z">
        <w:r>
          <w:rPr>
            <w:szCs w:val="22"/>
          </w:rPr>
          <w:t xml:space="preserve">constructs, erects, assembles or places a temporary office, shed or sanitary facility in the circumstances described in item 3 in the </w:t>
        </w:r>
      </w:ins>
      <w:ins w:author="Open-Xml-PowerTools" w:id="4500" w:date="2000-01-01T00:00:00Z">
        <w:r>
          <w:t xml:space="preserve">Table in Schedule 4 clause 2 must not, without the written approval of the permit authority, allow the office, shed or sanitary facility to remain on the land after the completion of the building work in connection with which it was constructed, erected, assembled or placed. </w:t>
        </w:r>
      </w:ins>
    </w:p>
    <w:p>
      <w:pPr>
        <w:pStyle w:val="Penstart"/>
        <w:rPr>
          <w:ins w:author="Open-Xml-PowerTools" w:id="4503" w:date="2000-01-01T00:00:00Z"/>
        </w:rPr>
      </w:pPr>
      <w:ins w:author="Open-Xml-PowerTools" w:id="4502" w:date="2000-01-01T00:00:00Z">
        <w:r>
          <w:tab/>
          <w:t>Penalty: a fine of $5 000.</w:t>
        </w:r>
      </w:ins>
    </w:p>
    <w:p>
      <w:pPr>
        <w:pStyle w:val="Heading5"/>
        <w:pageBreakBefore/>
        <w:spacing w:before="0"/>
        <w:rPr>
          <w:ins w:author="Open-Xml-PowerTools" w:id="4509" w:date="2000-01-01T00:00:00Z"/>
        </w:rPr>
      </w:pPr>
      <w:ins w:author="Open-Xml-PowerTools" w:id="4504" w:date="2000-01-01T00:00:00Z">
        <w:bookmarkStart w:id="98" w:name="_Toc97638592"/>
      </w:ins>
      <w:ins w:author="Open-Xml-PowerTools" w:id="4505" w:date="2000-01-01T00:00:00Z">
        <w:r>
          <w:rPr>
            <w:rStyle w:val="CharSectno"/>
          </w:rPr>
          <w:lastRenderedPageBreak/>
          <w:t>42</w:t>
        </w:r>
      </w:ins>
      <w:ins w:author="Open-Xml-PowerTools" w:id="4506" w:date="2000-01-01T00:00:00Z">
        <w:r>
          <w:t>.</w:t>
        </w:r>
      </w:ins>
      <w:ins w:author="Open-Xml-PowerTools" w:id="4507" w:date="2000-01-01T00:00:00Z">
        <w:r>
          <w:tab/>
          <w:t>Demolition work for which demolition permit not required (s. 10(c))</w:t>
        </w:r>
      </w:ins>
      <w:ins w:author="Open-Xml-PowerTools" w:id="4508" w:date="2000-01-01T00:00:00Z">
        <w:bookmarkEnd w:id="98"/>
      </w:ins>
    </w:p>
    <w:p>
      <w:pPr>
        <w:pStyle w:val="Subsection"/>
        <w:rPr>
          <w:ins w:author="Open-Xml-PowerTools" w:id="4512" w:date="2000-01-01T00:00:00Z"/>
        </w:rPr>
      </w:pPr>
      <w:ins w:author="Open-Xml-PowerTools" w:id="4510" w:date="2000-01-01T00:00:00Z">
        <w:r>
          <w:tab/>
        </w:r>
      </w:ins>
      <w:ins w:author="Open-Xml-PowerTools" w:id="4511" w:date="2000-01-01T00:00:00Z">
        <w:r>
          <w:tab/>
          <w:t xml:space="preserve">A demolition permit is not required for the following demolition work — </w:t>
        </w:r>
      </w:ins>
    </w:p>
    <w:p>
      <w:pPr>
        <w:pStyle w:val="Indenta"/>
        <w:rPr>
          <w:ins w:author="Open-Xml-PowerTools" w:id="4515" w:date="2000-01-01T00:00:00Z"/>
        </w:rPr>
      </w:pPr>
      <w:ins w:author="Open-Xml-PowerTools" w:id="4513" w:date="2000-01-01T00:00:00Z">
        <w:r>
          <w:tab/>
          <w:t>(a)</w:t>
        </w:r>
      </w:ins>
      <w:ins w:author="Open-Xml-PowerTools" w:id="4514" w:date="2000-01-01T00:00:00Z">
        <w:r>
          <w:tab/>
          <w:t xml:space="preserve">demolition of a Class 10 building or incidental structure if — </w:t>
        </w:r>
      </w:ins>
    </w:p>
    <w:p>
      <w:pPr>
        <w:pStyle w:val="Indenti"/>
        <w:rPr>
          <w:ins w:author="Open-Xml-PowerTools" w:id="4520" w:date="2000-01-01T00:00:00Z"/>
        </w:rPr>
      </w:pPr>
      <w:ins w:author="Open-Xml-PowerTools" w:id="4516" w:date="2000-01-01T00:00:00Z">
        <w:r>
          <w:tab/>
          <w:t>(i)</w:t>
        </w:r>
      </w:ins>
      <w:ins w:author="Open-Xml-PowerTools" w:id="4517" w:date="2000-01-01T00:00:00Z">
        <w:r>
          <w:tab/>
          <w:t>the floor area of the building does not exceed 40 m</w:t>
        </w:r>
      </w:ins>
      <w:ins w:author="Open-Xml-PowerTools" w:id="4518" w:date="2000-01-01T00:00:00Z">
        <w:r>
          <w:rPr>
            <w:vertAlign w:val="superscript"/>
          </w:rPr>
          <w:t>2</w:t>
        </w:r>
      </w:ins>
      <w:ins w:author="Open-Xml-PowerTools" w:id="4519" w:date="2000-01-01T00:00:00Z">
        <w:r>
          <w:t>; and</w:t>
        </w:r>
      </w:ins>
    </w:p>
    <w:p>
      <w:pPr>
        <w:pStyle w:val="Indenti"/>
        <w:rPr>
          <w:ins w:author="Open-Xml-PowerTools" w:id="4523" w:date="2000-01-01T00:00:00Z"/>
        </w:rPr>
      </w:pPr>
      <w:ins w:author="Open-Xml-PowerTools" w:id="4521" w:date="2000-01-01T00:00:00Z">
        <w:r>
          <w:tab/>
          <w:t>(ii)</w:t>
        </w:r>
      </w:ins>
      <w:ins w:author="Open-Xml-PowerTools" w:id="4522" w:date="2000-01-01T00:00:00Z">
        <w:r>
          <w:tab/>
          <w:t>the demolition work will not adversely affect the safety and health of the occupants or other users of the building or incidental structure or of the public; and</w:t>
        </w:r>
      </w:ins>
    </w:p>
    <w:p>
      <w:pPr>
        <w:pStyle w:val="Indenti"/>
        <w:rPr>
          <w:ins w:author="Open-Xml-PowerTools" w:id="4526" w:date="2000-01-01T00:00:00Z"/>
        </w:rPr>
      </w:pPr>
      <w:ins w:author="Open-Xml-PowerTools" w:id="4524" w:date="2000-01-01T00:00:00Z">
        <w:r>
          <w:tab/>
          <w:t>(iii)</w:t>
        </w:r>
      </w:ins>
      <w:ins w:author="Open-Xml-PowerTools" w:id="4525" w:date="2000-01-01T00:00:00Z">
        <w:r>
          <w:tab/>
          <w:t>the building or incidental structure is not the subject of an order, agreement or permit under the Heritage Act;</w:t>
        </w:r>
      </w:ins>
    </w:p>
    <w:p>
      <w:pPr>
        <w:pStyle w:val="Indenta"/>
        <w:rPr>
          <w:ins w:author="Open-Xml-PowerTools" w:id="4529" w:date="2000-01-01T00:00:00Z"/>
        </w:rPr>
      </w:pPr>
      <w:ins w:author="Open-Xml-PowerTools" w:id="4527" w:date="2000-01-01T00:00:00Z">
        <w:r>
          <w:tab/>
          <w:t>(b)</w:t>
        </w:r>
      </w:ins>
      <w:ins w:author="Open-Xml-PowerTools" w:id="4528" w:date="2000-01-01T00:00:00Z">
        <w:r>
          <w:tab/>
          <w:t xml:space="preserve">demolition work for which a demolition licence was not required under the former provisions if — </w:t>
        </w:r>
      </w:ins>
    </w:p>
    <w:p>
      <w:pPr>
        <w:pStyle w:val="Indenti"/>
        <w:rPr>
          <w:ins w:author="Open-Xml-PowerTools" w:id="4532" w:date="2000-01-01T00:00:00Z"/>
        </w:rPr>
      </w:pPr>
      <w:ins w:author="Open-Xml-PowerTools" w:id="4530" w:date="2000-01-01T00:00:00Z">
        <w:r>
          <w:tab/>
          <w:t>(i)</w:t>
        </w:r>
      </w:ins>
      <w:ins w:author="Open-Xml-PowerTools" w:id="4531" w:date="2000-01-01T00:00:00Z">
        <w:r>
          <w:tab/>
          <w:t>the demolition work commenced before commencement day; or</w:t>
        </w:r>
      </w:ins>
    </w:p>
    <w:p>
      <w:pPr>
        <w:pStyle w:val="Indenti"/>
        <w:rPr>
          <w:ins w:author="Open-Xml-PowerTools" w:id="4535" w:date="2000-01-01T00:00:00Z"/>
        </w:rPr>
      </w:pPr>
      <w:ins w:author="Open-Xml-PowerTools" w:id="4533" w:date="2000-01-01T00:00:00Z">
        <w:r>
          <w:tab/>
          <w:t>(ii)</w:t>
        </w:r>
      </w:ins>
      <w:ins w:author="Open-Xml-PowerTools" w:id="4534" w:date="2000-01-01T00:00:00Z">
        <w:r>
          <w:tab/>
          <w:t>a contract to do the demolition work was entered into before commencement day.</w:t>
        </w:r>
      </w:ins>
    </w:p>
    <w:p>
      <w:pPr>
        <w:pStyle w:val="Heading5"/>
        <w:rPr>
          <w:ins w:author="Open-Xml-PowerTools" w:id="4541" w:date="2000-01-01T00:00:00Z"/>
        </w:rPr>
      </w:pPr>
      <w:ins w:author="Open-Xml-PowerTools" w:id="4536" w:date="2000-01-01T00:00:00Z">
        <w:bookmarkStart w:id="99" w:name="_Toc97638593"/>
      </w:ins>
      <w:ins w:author="Open-Xml-PowerTools" w:id="4537" w:date="2000-01-01T00:00:00Z">
        <w:r>
          <w:rPr>
            <w:rStyle w:val="CharSectno"/>
          </w:rPr>
          <w:t>43</w:t>
        </w:r>
      </w:ins>
      <w:ins w:author="Open-Xml-PowerTools" w:id="4538" w:date="2000-01-01T00:00:00Z">
        <w:r>
          <w:t>.</w:t>
        </w:r>
      </w:ins>
      <w:ins w:author="Open-Xml-PowerTools" w:id="4539" w:date="2000-01-01T00:00:00Z">
        <w:r>
          <w:tab/>
          <w:t>Buildings for which occupancy permit not required (s. 41(2))</w:t>
        </w:r>
      </w:ins>
      <w:ins w:author="Open-Xml-PowerTools" w:id="4540" w:date="2000-01-01T00:00:00Z">
        <w:bookmarkEnd w:id="99"/>
      </w:ins>
    </w:p>
    <w:p>
      <w:pPr>
        <w:pStyle w:val="Subsection"/>
        <w:rPr>
          <w:ins w:author="Open-Xml-PowerTools" w:id="4544" w:date="2000-01-01T00:00:00Z"/>
        </w:rPr>
      </w:pPr>
      <w:ins w:author="Open-Xml-PowerTools" w:id="4542" w:date="2000-01-01T00:00:00Z">
        <w:r>
          <w:tab/>
        </w:r>
      </w:ins>
      <w:ins w:author="Open-Xml-PowerTools" w:id="4543" w:date="2000-01-01T00:00:00Z">
        <w:r>
          <w:tab/>
          <w:t xml:space="preserve">An occupancy permit is not required for any of the following — </w:t>
        </w:r>
      </w:ins>
    </w:p>
    <w:p>
      <w:pPr>
        <w:pStyle w:val="Indenta"/>
        <w:rPr>
          <w:ins w:author="Open-Xml-PowerTools" w:id="4547" w:date="2000-01-01T00:00:00Z"/>
        </w:rPr>
      </w:pPr>
      <w:ins w:author="Open-Xml-PowerTools" w:id="4545" w:date="2000-01-01T00:00:00Z">
        <w:r>
          <w:tab/>
          <w:t>(a)</w:t>
        </w:r>
      </w:ins>
      <w:ins w:author="Open-Xml-PowerTools" w:id="4546" w:date="2000-01-01T00:00:00Z">
        <w:r>
          <w:tab/>
          <w:t xml:space="preserve">a Class 1 or Class 10 building; </w:t>
        </w:r>
      </w:ins>
    </w:p>
    <w:p>
      <w:pPr>
        <w:pStyle w:val="Indenta"/>
        <w:rPr>
          <w:ins w:author="Open-Xml-PowerTools" w:id="4550" w:date="2000-01-01T00:00:00Z"/>
        </w:rPr>
      </w:pPr>
      <w:ins w:author="Open-Xml-PowerTools" w:id="4548" w:date="2000-01-01T00:00:00Z">
        <w:r>
          <w:tab/>
          <w:t>(b)</w:t>
        </w:r>
      </w:ins>
      <w:ins w:author="Open-Xml-PowerTools" w:id="4549" w:date="2000-01-01T00:00:00Z">
        <w:r>
          <w:tab/>
          <w:t>a building mentioned in regulation 41(1)(a) or (b);</w:t>
        </w:r>
      </w:ins>
    </w:p>
    <w:p>
      <w:pPr>
        <w:pStyle w:val="Indenta"/>
        <w:rPr>
          <w:ins w:author="Open-Xml-PowerTools" w:id="4553" w:date="2000-01-01T00:00:00Z"/>
        </w:rPr>
      </w:pPr>
      <w:ins w:author="Open-Xml-PowerTools" w:id="4551" w:date="2000-01-01T00:00:00Z">
        <w:r>
          <w:tab/>
          <w:t>(c)</w:t>
        </w:r>
      </w:ins>
      <w:ins w:author="Open-Xml-PowerTools" w:id="4552" w:date="2000-01-01T00:00:00Z">
        <w:r>
          <w:tab/>
          <w:t>a temporary office, shed or sanitary facility to be used by a builder in connection with building work carried out on the land on which the office, shed or sanitary facility is, or is proposed to be, located;</w:t>
        </w:r>
      </w:ins>
    </w:p>
    <w:p>
      <w:pPr>
        <w:pStyle w:val="Indenta"/>
        <w:rPr>
          <w:ins w:author="Open-Xml-PowerTools" w:id="4557" w:date="2000-01-01T00:00:00Z"/>
        </w:rPr>
      </w:pPr>
      <w:ins w:author="Open-Xml-PowerTools" w:id="4554" w:date="2000-01-01T00:00:00Z">
        <w:r>
          <w:tab/>
          <w:t>(d)</w:t>
        </w:r>
      </w:ins>
      <w:ins w:author="Open-Xml-PowerTools" w:id="4555" w:date="2000-01-01T00:00:00Z">
        <w:r>
          <w:tab/>
          <w:t xml:space="preserve">a building owned or occupied by, or under the control or management of the Crown in right of the State or a </w:t>
        </w:r>
      </w:ins>
      <w:ins w:author="Open-Xml-PowerTools" w:id="4556" w:date="2000-01-01T00:00:00Z">
        <w:r>
          <w:lastRenderedPageBreak/>
          <w:t xml:space="preserve">department, agency or instrumentality of the Crown in right of the State for which building work — </w:t>
        </w:r>
      </w:ins>
    </w:p>
    <w:p>
      <w:pPr>
        <w:pStyle w:val="Indenti"/>
        <w:rPr>
          <w:ins w:author="Open-Xml-PowerTools" w:id="4560" w:date="2000-01-01T00:00:00Z"/>
        </w:rPr>
      </w:pPr>
      <w:ins w:author="Open-Xml-PowerTools" w:id="4558" w:date="2000-01-01T00:00:00Z">
        <w:r>
          <w:tab/>
          <w:t>(i)</w:t>
        </w:r>
      </w:ins>
      <w:ins w:author="Open-Xml-PowerTools" w:id="4559" w:date="2000-01-01T00:00:00Z">
        <w:r>
          <w:tab/>
          <w:t>commences before 31 December 2012; and</w:t>
        </w:r>
      </w:ins>
    </w:p>
    <w:p>
      <w:pPr>
        <w:pStyle w:val="Indenti"/>
        <w:rPr>
          <w:ins w:author="Open-Xml-PowerTools" w:id="4563" w:date="2000-01-01T00:00:00Z"/>
        </w:rPr>
      </w:pPr>
      <w:ins w:author="Open-Xml-PowerTools" w:id="4561" w:date="2000-01-01T00:00:00Z">
        <w:r>
          <w:tab/>
          <w:t>(ii)</w:t>
        </w:r>
      </w:ins>
      <w:ins w:author="Open-Xml-PowerTools" w:id="4562" w:date="2000-01-01T00:00:00Z">
        <w:r>
          <w:tab/>
          <w:t>has, when it commences, an estimated value of less than $100 000;</w:t>
        </w:r>
      </w:ins>
    </w:p>
    <w:p>
      <w:pPr>
        <w:pStyle w:val="Indenta"/>
        <w:rPr>
          <w:ins w:author="Open-Xml-PowerTools" w:id="4566" w:date="2000-01-01T00:00:00Z"/>
        </w:rPr>
      </w:pPr>
      <w:ins w:author="Open-Xml-PowerTools" w:id="4564" w:date="2000-01-01T00:00:00Z">
        <w:r>
          <w:tab/>
          <w:t>(e)</w:t>
        </w:r>
      </w:ins>
      <w:ins w:author="Open-Xml-PowerTools" w:id="4565" w:date="2000-01-01T00:00:00Z">
        <w:r>
          <w:tab/>
          <w:t xml:space="preserve">a building owned or occupied by, or under the control or management of the Crown in right of the State or a department, agency or instrumentality of the Crown in right of the State for which building work — </w:t>
        </w:r>
      </w:ins>
    </w:p>
    <w:p>
      <w:pPr>
        <w:pStyle w:val="Indenti"/>
        <w:rPr>
          <w:ins w:author="Open-Xml-PowerTools" w:id="4569" w:date="2000-01-01T00:00:00Z"/>
        </w:rPr>
      </w:pPr>
      <w:ins w:author="Open-Xml-PowerTools" w:id="4567" w:date="2000-01-01T00:00:00Z">
        <w:r>
          <w:tab/>
          <w:t>(i)</w:t>
        </w:r>
      </w:ins>
      <w:ins w:author="Open-Xml-PowerTools" w:id="4568" w:date="2000-01-01T00:00:00Z">
        <w:r>
          <w:tab/>
          <w:t>commences before 30 June 2017; and</w:t>
        </w:r>
      </w:ins>
    </w:p>
    <w:p>
      <w:pPr>
        <w:pStyle w:val="Indenti"/>
        <w:rPr>
          <w:ins w:author="Open-Xml-PowerTools" w:id="4572" w:date="2000-01-01T00:00:00Z"/>
        </w:rPr>
      </w:pPr>
      <w:ins w:author="Open-Xml-PowerTools" w:id="4570" w:date="2000-01-01T00:00:00Z">
        <w:r>
          <w:tab/>
          <w:t>(ii)</w:t>
        </w:r>
      </w:ins>
      <w:ins w:author="Open-Xml-PowerTools" w:id="4571" w:date="2000-01-01T00:00:00Z">
        <w:r>
          <w:tab/>
          <w:t>has, when it commences, an estimated value of less than $50 000;</w:t>
        </w:r>
      </w:ins>
    </w:p>
    <w:p>
      <w:pPr>
        <w:pStyle w:val="Indenta"/>
        <w:rPr>
          <w:ins w:author="Open-Xml-PowerTools" w:id="4575" w:date="2000-01-01T00:00:00Z"/>
        </w:rPr>
      </w:pPr>
      <w:ins w:author="Open-Xml-PowerTools" w:id="4573" w:date="2000-01-01T00:00:00Z">
        <w:r>
          <w:tab/>
          <w:t>(f)</w:t>
        </w:r>
      </w:ins>
      <w:ins w:author="Open-Xml-PowerTools" w:id="4574" w:date="2000-01-01T00:00:00Z">
        <w:r>
          <w:tab/>
          <w:t xml:space="preserve">a building for which a building licence was not required under the former provisions if — </w:t>
        </w:r>
      </w:ins>
    </w:p>
    <w:p>
      <w:pPr>
        <w:pStyle w:val="Indenti"/>
        <w:rPr>
          <w:ins w:author="Open-Xml-PowerTools" w:id="4578" w:date="2000-01-01T00:00:00Z"/>
        </w:rPr>
      </w:pPr>
      <w:ins w:author="Open-Xml-PowerTools" w:id="4576" w:date="2000-01-01T00:00:00Z">
        <w:r>
          <w:tab/>
          <w:t>(i)</w:t>
        </w:r>
      </w:ins>
      <w:ins w:author="Open-Xml-PowerTools" w:id="4577" w:date="2000-01-01T00:00:00Z">
        <w:r>
          <w:tab/>
          <w:t>building work for the building commenced before commencement day; or</w:t>
        </w:r>
      </w:ins>
    </w:p>
    <w:p>
      <w:pPr>
        <w:pStyle w:val="Indenti"/>
        <w:rPr>
          <w:ins w:author="Open-Xml-PowerTools" w:id="4581" w:date="2000-01-01T00:00:00Z"/>
        </w:rPr>
      </w:pPr>
      <w:ins w:author="Open-Xml-PowerTools" w:id="4579" w:date="2000-01-01T00:00:00Z">
        <w:r>
          <w:tab/>
          <w:t>(ii)</w:t>
        </w:r>
      </w:ins>
      <w:ins w:author="Open-Xml-PowerTools" w:id="4580" w:date="2000-01-01T00:00:00Z">
        <w:r>
          <w:tab/>
          <w:t>a contract to do the building work was entered into before commencement day.</w:t>
        </w:r>
      </w:ins>
    </w:p>
    <w:p>
      <w:pPr>
        <w:pStyle w:val="Footnotesection"/>
        <w:rPr>
          <w:ins w:author="Open-Xml-PowerTools" w:id="4583" w:date="2000-01-01T00:00:00Z"/>
        </w:rPr>
      </w:pPr>
      <w:ins w:author="Open-Xml-PowerTools" w:id="4582" w:date="2000-01-01T00:00:00Z">
        <w:r>
          <w:tab/>
          <w:t>[Regulation 43 inserted: Gazette 18 Dec 2012 p. 6573-4; amended: Gazette 30 Jun 2015 p. 2328.]</w:t>
        </w:r>
      </w:ins>
    </w:p>
    <w:p>
      <w:pPr>
        <w:pStyle w:val="Heading2"/>
        <w:rPr>
          <w:ins w:author="Open-Xml-PowerTools" w:id="4595" w:date="2000-01-01T00:00:00Z"/>
        </w:rPr>
      </w:pPr>
      <w:ins w:author="Open-Xml-PowerTools" w:id="4584" w:date="2000-01-01T00:00:00Z">
        <w:bookmarkStart w:id="100" w:name="_Toc97636341"/>
      </w:ins>
      <w:ins w:author="Open-Xml-PowerTools" w:id="4585" w:date="2000-01-01T00:00:00Z">
        <w:bookmarkStart w:id="101" w:name="_Toc97637029"/>
      </w:ins>
      <w:ins w:author="Open-Xml-PowerTools" w:id="4586" w:date="2000-01-01T00:00:00Z">
        <w:bookmarkStart w:id="102" w:name="_Toc97638594"/>
      </w:ins>
      <w:ins w:author="Open-Xml-PowerTools" w:id="4587" w:date="2000-01-01T00:00:00Z">
        <w:r>
          <w:rPr>
            <w:rStyle w:val="CharPartNo"/>
          </w:rPr>
          <w:lastRenderedPageBreak/>
          <w:t>Part 7</w:t>
        </w:r>
      </w:ins>
      <w:ins w:author="Open-Xml-PowerTools" w:id="4588" w:date="2000-01-01T00:00:00Z">
        <w:r>
          <w:rPr>
            <w:rStyle w:val="CharDivNo"/>
          </w:rPr>
          <w:t> </w:t>
        </w:r>
      </w:ins>
      <w:ins w:author="Open-Xml-PowerTools" w:id="4589" w:date="2000-01-01T00:00:00Z">
        <w:r>
          <w:t>—</w:t>
        </w:r>
      </w:ins>
      <w:ins w:author="Open-Xml-PowerTools" w:id="4590" w:date="2000-01-01T00:00:00Z">
        <w:r>
          <w:rPr>
            <w:rStyle w:val="CharDivText"/>
          </w:rPr>
          <w:t> </w:t>
        </w:r>
      </w:ins>
      <w:ins w:author="Open-Xml-PowerTools" w:id="4591" w:date="2000-01-01T00:00:00Z">
        <w:r>
          <w:rPr>
            <w:rStyle w:val="CharPartText"/>
          </w:rPr>
          <w:t>Work affecting other land</w:t>
        </w:r>
      </w:ins>
      <w:ins w:author="Open-Xml-PowerTools" w:id="4592" w:date="2000-01-01T00:00:00Z">
        <w:bookmarkEnd w:id="100"/>
      </w:ins>
      <w:ins w:author="Open-Xml-PowerTools" w:id="4593" w:date="2000-01-01T00:00:00Z">
        <w:bookmarkEnd w:id="101"/>
      </w:ins>
      <w:ins w:author="Open-Xml-PowerTools" w:id="4594" w:date="2000-01-01T00:00:00Z">
        <w:bookmarkEnd w:id="102"/>
      </w:ins>
    </w:p>
    <w:p>
      <w:pPr>
        <w:pStyle w:val="Heading5"/>
        <w:rPr>
          <w:ins w:author="Open-Xml-PowerTools" w:id="4601" w:date="2000-01-01T00:00:00Z"/>
        </w:rPr>
      </w:pPr>
      <w:ins w:author="Open-Xml-PowerTools" w:id="4596" w:date="2000-01-01T00:00:00Z">
        <w:bookmarkStart w:id="103" w:name="_Toc97638595"/>
      </w:ins>
      <w:ins w:author="Open-Xml-PowerTools" w:id="4597" w:date="2000-01-01T00:00:00Z">
        <w:r>
          <w:rPr>
            <w:rStyle w:val="CharSectno"/>
          </w:rPr>
          <w:t>44A</w:t>
        </w:r>
      </w:ins>
      <w:ins w:author="Open-Xml-PowerTools" w:id="4598" w:date="2000-01-01T00:00:00Z">
        <w:r>
          <w:t>.</w:t>
        </w:r>
      </w:ins>
      <w:ins w:author="Open-Xml-PowerTools" w:id="4599" w:date="2000-01-01T00:00:00Z">
        <w:r>
          <w:tab/>
          <w:t>Terms used</w:t>
        </w:r>
      </w:ins>
      <w:ins w:author="Open-Xml-PowerTools" w:id="4600" w:date="2000-01-01T00:00:00Z">
        <w:bookmarkEnd w:id="103"/>
      </w:ins>
    </w:p>
    <w:p>
      <w:pPr>
        <w:pStyle w:val="Subsection"/>
        <w:rPr>
          <w:ins w:author="Open-Xml-PowerTools" w:id="4604" w:date="2000-01-01T00:00:00Z"/>
        </w:rPr>
      </w:pPr>
      <w:ins w:author="Open-Xml-PowerTools" w:id="4602" w:date="2000-01-01T00:00:00Z">
        <w:r>
          <w:tab/>
        </w:r>
      </w:ins>
      <w:ins w:author="Open-Xml-PowerTools" w:id="4603" w:date="2000-01-01T00:00:00Z">
        <w:r>
          <w:tab/>
          <w:t xml:space="preserve">In this Part — </w:t>
        </w:r>
      </w:ins>
    </w:p>
    <w:p>
      <w:pPr>
        <w:pStyle w:val="Defstart"/>
        <w:rPr>
          <w:ins w:author="Open-Xml-PowerTools" w:id="4608" w:date="2000-01-01T00:00:00Z"/>
        </w:rPr>
      </w:pPr>
      <w:ins w:author="Open-Xml-PowerTools" w:id="4605" w:date="2000-01-01T00:00:00Z">
        <w:r>
          <w:tab/>
        </w:r>
      </w:ins>
      <w:ins w:author="Open-Xml-PowerTools" w:id="4606" w:date="2000-01-01T00:00:00Z">
        <w:r>
          <w:rPr>
            <w:rStyle w:val="CharDefText"/>
          </w:rPr>
          <w:t>architectural feature</w:t>
        </w:r>
      </w:ins>
      <w:ins w:author="Open-Xml-PowerTools" w:id="4607" w:date="2000-01-01T00:00:00Z">
        <w:r>
          <w:t xml:space="preserve"> includes a moulding, string course, cornice, coping, eave, window sill and fin;</w:t>
        </w:r>
      </w:ins>
    </w:p>
    <w:p>
      <w:pPr>
        <w:pStyle w:val="Defstart"/>
        <w:rPr>
          <w:ins w:author="Open-Xml-PowerTools" w:id="4612" w:date="2000-01-01T00:00:00Z"/>
        </w:rPr>
      </w:pPr>
      <w:ins w:author="Open-Xml-PowerTools" w:id="4609" w:date="2000-01-01T00:00:00Z">
        <w:r>
          <w:tab/>
        </w:r>
      </w:ins>
      <w:ins w:author="Open-Xml-PowerTools" w:id="4610" w:date="2000-01-01T00:00:00Z">
        <w:r>
          <w:rPr>
            <w:rStyle w:val="CharDefText"/>
          </w:rPr>
          <w:t>public place</w:t>
        </w:r>
      </w:ins>
      <w:ins w:author="Open-Xml-PowerTools" w:id="4611" w:date="2000-01-01T00:00:00Z">
        <w:r>
          <w:t xml:space="preserve"> means an area that is — </w:t>
        </w:r>
      </w:ins>
    </w:p>
    <w:p>
      <w:pPr>
        <w:pStyle w:val="Defpara"/>
        <w:rPr>
          <w:ins w:author="Open-Xml-PowerTools" w:id="4617" w:date="2000-01-01T00:00:00Z"/>
        </w:rPr>
      </w:pPr>
      <w:ins w:author="Open-Xml-PowerTools" w:id="4613" w:date="2000-01-01T00:00:00Z">
        <w:r>
          <w:tab/>
          <w:t>(a)</w:t>
        </w:r>
      </w:ins>
      <w:ins w:author="Open-Xml-PowerTools" w:id="4614" w:date="2000-01-01T00:00:00Z">
        <w:r>
          <w:tab/>
          <w:t xml:space="preserve">a reserve as defined in the </w:t>
        </w:r>
      </w:ins>
      <w:ins w:author="Open-Xml-PowerTools" w:id="4615" w:date="2000-01-01T00:00:00Z">
        <w:r>
          <w:rPr>
            <w:i/>
          </w:rPr>
          <w:t xml:space="preserve">Land Administration Act 1997 </w:t>
        </w:r>
      </w:ins>
      <w:ins w:author="Open-Xml-PowerTools" w:id="4616" w:date="2000-01-01T00:00:00Z">
        <w:r>
          <w:t>section 3(1); or</w:t>
        </w:r>
      </w:ins>
    </w:p>
    <w:p>
      <w:pPr>
        <w:pStyle w:val="Defpara"/>
        <w:rPr>
          <w:ins w:author="Open-Xml-PowerTools" w:id="4622" w:date="2000-01-01T00:00:00Z"/>
        </w:rPr>
      </w:pPr>
      <w:ins w:author="Open-Xml-PowerTools" w:id="4618" w:date="2000-01-01T00:00:00Z">
        <w:r>
          <w:tab/>
          <w:t>(b)</w:t>
        </w:r>
      </w:ins>
      <w:ins w:author="Open-Xml-PowerTools" w:id="4619" w:date="2000-01-01T00:00:00Z">
        <w:r>
          <w:tab/>
          <w:t xml:space="preserve">a mall reserve as defined in the </w:t>
        </w:r>
      </w:ins>
      <w:ins w:author="Open-Xml-PowerTools" w:id="4620" w:date="2000-01-01T00:00:00Z">
        <w:r>
          <w:rPr>
            <w:i/>
          </w:rPr>
          <w:t xml:space="preserve">Land Administration Act 1997 </w:t>
        </w:r>
      </w:ins>
      <w:ins w:author="Open-Xml-PowerTools" w:id="4621" w:date="2000-01-01T00:00:00Z">
        <w:r>
          <w:t>section 3(1);</w:t>
        </w:r>
      </w:ins>
    </w:p>
    <w:p>
      <w:pPr>
        <w:pStyle w:val="Defstart"/>
        <w:rPr>
          <w:ins w:author="Open-Xml-PowerTools" w:id="4629" w:date="2000-01-01T00:00:00Z"/>
        </w:rPr>
      </w:pPr>
      <w:ins w:author="Open-Xml-PowerTools" w:id="4623" w:date="2000-01-01T00:00:00Z">
        <w:r>
          <w:tab/>
        </w:r>
      </w:ins>
      <w:ins w:author="Open-Xml-PowerTools" w:id="4624" w:date="2000-01-01T00:00:00Z">
        <w:r>
          <w:rPr>
            <w:rStyle w:val="CharDefText"/>
          </w:rPr>
          <w:t>road</w:t>
        </w:r>
      </w:ins>
      <w:ins w:author="Open-Xml-PowerTools" w:id="4625" w:date="2000-01-01T00:00:00Z">
        <w:r>
          <w:rPr>
            <w:b/>
            <w:i/>
          </w:rPr>
          <w:t xml:space="preserve"> </w:t>
        </w:r>
      </w:ins>
      <w:ins w:author="Open-Xml-PowerTools" w:id="4626" w:date="2000-01-01T00:00:00Z">
        <w:r>
          <w:t xml:space="preserve">has the meaning given in the </w:t>
        </w:r>
      </w:ins>
      <w:ins w:author="Open-Xml-PowerTools" w:id="4627" w:date="2000-01-01T00:00:00Z">
        <w:r>
          <w:rPr>
            <w:i/>
          </w:rPr>
          <w:t xml:space="preserve">Land Administration Act 1997 </w:t>
        </w:r>
      </w:ins>
      <w:ins w:author="Open-Xml-PowerTools" w:id="4628" w:date="2000-01-01T00:00:00Z">
        <w:r>
          <w:t>section 3(1).</w:t>
        </w:r>
      </w:ins>
    </w:p>
    <w:p>
      <w:pPr>
        <w:pStyle w:val="Footnotesection"/>
        <w:rPr>
          <w:ins w:author="Open-Xml-PowerTools" w:id="4631" w:date="2000-01-01T00:00:00Z"/>
        </w:rPr>
      </w:pPr>
      <w:ins w:author="Open-Xml-PowerTools" w:id="4630" w:date="2000-01-01T00:00:00Z">
        <w:r>
          <w:tab/>
          <w:t>[Regulation 44A inserted: Gazette 24 Apr 2014 p. 1137.]</w:t>
        </w:r>
      </w:ins>
    </w:p>
    <w:p>
      <w:pPr>
        <w:pStyle w:val="Heading5"/>
        <w:rPr>
          <w:ins w:author="Open-Xml-PowerTools" w:id="4637" w:date="2000-01-01T00:00:00Z"/>
        </w:rPr>
      </w:pPr>
      <w:ins w:author="Open-Xml-PowerTools" w:id="4632" w:date="2000-01-01T00:00:00Z">
        <w:bookmarkStart w:id="104" w:name="_Toc97638596"/>
      </w:ins>
      <w:ins w:author="Open-Xml-PowerTools" w:id="4633" w:date="2000-01-01T00:00:00Z">
        <w:r>
          <w:rPr>
            <w:rStyle w:val="CharSectno"/>
          </w:rPr>
          <w:t>44</w:t>
        </w:r>
      </w:ins>
      <w:ins w:author="Open-Xml-PowerTools" w:id="4634" w:date="2000-01-01T00:00:00Z">
        <w:r>
          <w:t>.</w:t>
        </w:r>
      </w:ins>
      <w:ins w:author="Open-Xml-PowerTools" w:id="4635" w:date="2000-01-01T00:00:00Z">
        <w:r>
          <w:tab/>
          <w:t>Owner of land for purposes of Part 6 of Act</w:t>
        </w:r>
      </w:ins>
      <w:ins w:author="Open-Xml-PowerTools" w:id="4636" w:date="2000-01-01T00:00:00Z">
        <w:bookmarkEnd w:id="104"/>
      </w:ins>
    </w:p>
    <w:p>
      <w:pPr>
        <w:pStyle w:val="Subsection"/>
        <w:rPr>
          <w:ins w:author="Open-Xml-PowerTools" w:id="4648" w:date="2000-01-01T00:00:00Z"/>
        </w:rPr>
      </w:pPr>
      <w:ins w:author="Open-Xml-PowerTools" w:id="4638" w:date="2000-01-01T00:00:00Z">
        <w:r>
          <w:tab/>
        </w:r>
      </w:ins>
      <w:ins w:author="Open-Xml-PowerTools" w:id="4639" w:date="2000-01-01T00:00:00Z">
        <w:r>
          <w:tab/>
          <w:t xml:space="preserve">For the purposes of Part 6 of the Act, owner, in relation to land held in </w:t>
        </w:r>
      </w:ins>
      <w:ins w:author="Open-Xml-PowerTools" w:id="4640" w:date="2000-01-01T00:00:00Z">
        <w:r>
          <w:rPr>
            <w:rFonts w:hint="eastAsia"/>
          </w:rPr>
          <w:t>freehold</w:t>
        </w:r>
      </w:ins>
      <w:ins w:author="Open-Xml-PowerTools" w:id="4641" w:date="2000-01-01T00:00:00Z">
        <w:r>
          <w:t xml:space="preserve"> </w:t>
        </w:r>
      </w:ins>
      <w:ins w:author="Open-Xml-PowerTools" w:id="4642" w:date="2000-01-01T00:00:00Z">
        <w:r>
          <w:rPr>
            <w:rFonts w:hint="eastAsia"/>
          </w:rPr>
          <w:t>or held in leasehold under a strata lease</w:t>
        </w:r>
      </w:ins>
      <w:ins w:author="Open-Xml-PowerTools" w:id="4643" w:date="2000-01-01T00:00:00Z">
        <w:r>
          <w:t xml:space="preserve">, means a person referred to in paragraph (a) or (b) of the definition of </w:t>
        </w:r>
      </w:ins>
      <w:ins w:author="Open-Xml-PowerTools" w:id="4644" w:date="2000-01-01T00:00:00Z">
        <w:r>
          <w:rPr>
            <w:b/>
            <w:i/>
          </w:rPr>
          <w:t>owner</w:t>
        </w:r>
      </w:ins>
      <w:ins w:author="Open-Xml-PowerTools" w:id="4645" w:date="2000-01-01T00:00:00Z">
        <w:r>
          <w:t xml:space="preserve">, in relation to land held in freehold </w:t>
        </w:r>
      </w:ins>
      <w:ins w:author="Open-Xml-PowerTools" w:id="4646" w:date="2000-01-01T00:00:00Z">
        <w:r>
          <w:rPr>
            <w:rFonts w:hint="eastAsia"/>
          </w:rPr>
          <w:t>or held in leasehold under a strata lease</w:t>
        </w:r>
      </w:ins>
      <w:ins w:author="Open-Xml-PowerTools" w:id="4647" w:date="2000-01-01T00:00:00Z">
        <w:r>
          <w:t xml:space="preserve"> in section 5(1).</w:t>
        </w:r>
      </w:ins>
    </w:p>
    <w:p>
      <w:pPr>
        <w:pStyle w:val="Footnotesection"/>
        <w:rPr>
          <w:ins w:author="Open-Xml-PowerTools" w:id="4650" w:date="2000-01-01T00:00:00Z"/>
        </w:rPr>
      </w:pPr>
      <w:ins w:author="Open-Xml-PowerTools" w:id="4649" w:date="2000-01-01T00:00:00Z">
        <w:r>
          <w:tab/>
          <w:t>[Regulation 44 amended: Gazette 31 Dec 2019 p. 4640.]</w:t>
        </w:r>
      </w:ins>
    </w:p>
    <w:p>
      <w:pPr>
        <w:pStyle w:val="Heading5"/>
        <w:rPr>
          <w:ins w:author="Open-Xml-PowerTools" w:id="4656" w:date="2000-01-01T00:00:00Z"/>
        </w:rPr>
      </w:pPr>
      <w:ins w:author="Open-Xml-PowerTools" w:id="4651" w:date="2000-01-01T00:00:00Z">
        <w:bookmarkStart w:id="105" w:name="_Toc97638597"/>
      </w:ins>
      <w:ins w:author="Open-Xml-PowerTools" w:id="4652" w:date="2000-01-01T00:00:00Z">
        <w:r>
          <w:rPr>
            <w:rStyle w:val="CharSectno"/>
          </w:rPr>
          <w:t>45A</w:t>
        </w:r>
      </w:ins>
      <w:ins w:author="Open-Xml-PowerTools" w:id="4653" w:date="2000-01-01T00:00:00Z">
        <w:r>
          <w:t>.</w:t>
        </w:r>
      </w:ins>
      <w:ins w:author="Open-Xml-PowerTools" w:id="4654" w:date="2000-01-01T00:00:00Z">
        <w:r>
          <w:tab/>
          <w:t>Minor encroachments (s. 76(1)(c))</w:t>
        </w:r>
      </w:ins>
      <w:ins w:author="Open-Xml-PowerTools" w:id="4655" w:date="2000-01-01T00:00:00Z">
        <w:bookmarkEnd w:id="105"/>
      </w:ins>
    </w:p>
    <w:p>
      <w:pPr>
        <w:pStyle w:val="Subsection"/>
        <w:rPr>
          <w:ins w:author="Open-Xml-PowerTools" w:id="4659" w:date="2000-01-01T00:00:00Z"/>
        </w:rPr>
      </w:pPr>
      <w:ins w:author="Open-Xml-PowerTools" w:id="4657" w:date="2000-01-01T00:00:00Z">
        <w:r>
          <w:tab/>
        </w:r>
      </w:ins>
      <w:ins w:author="Open-Xml-PowerTools" w:id="4658" w:date="2000-01-01T00:00:00Z">
        <w:r>
          <w:tab/>
          <w:t xml:space="preserve">For the purposes of section 76(1)(c) the following encroachments are minor encroachments — </w:t>
        </w:r>
      </w:ins>
    </w:p>
    <w:p>
      <w:pPr>
        <w:pStyle w:val="Indenta"/>
        <w:rPr>
          <w:ins w:author="Open-Xml-PowerTools" w:id="4662" w:date="2000-01-01T00:00:00Z"/>
        </w:rPr>
      </w:pPr>
      <w:ins w:author="Open-Xml-PowerTools" w:id="4660" w:date="2000-01-01T00:00:00Z">
        <w:r>
          <w:tab/>
          <w:t>(a)</w:t>
        </w:r>
      </w:ins>
      <w:ins w:author="Open-Xml-PowerTools" w:id="4661" w:date="2000-01-01T00:00:00Z">
        <w:r>
          <w:tab/>
          <w:t>an architectural feature attached to a building if the feature encroaches on a road or a public place by not more than 250 mm;</w:t>
        </w:r>
      </w:ins>
    </w:p>
    <w:p>
      <w:pPr>
        <w:pStyle w:val="Indenta"/>
        <w:rPr>
          <w:ins w:author="Open-Xml-PowerTools" w:id="4665" w:date="2000-01-01T00:00:00Z"/>
        </w:rPr>
      </w:pPr>
      <w:ins w:author="Open-Xml-PowerTools" w:id="4663" w:date="2000-01-01T00:00:00Z">
        <w:r>
          <w:tab/>
          <w:t>(b)</w:t>
        </w:r>
      </w:ins>
      <w:ins w:author="Open-Xml-PowerTools" w:id="4664" w:date="2000-01-01T00:00:00Z">
        <w:r>
          <w:tab/>
          <w:t xml:space="preserve">a window or shutter that — </w:t>
        </w:r>
      </w:ins>
    </w:p>
    <w:p>
      <w:pPr>
        <w:pStyle w:val="Indenti"/>
        <w:rPr>
          <w:ins w:author="Open-Xml-PowerTools" w:id="4668" w:date="2000-01-01T00:00:00Z"/>
        </w:rPr>
      </w:pPr>
      <w:ins w:author="Open-Xml-PowerTools" w:id="4666" w:date="2000-01-01T00:00:00Z">
        <w:r>
          <w:tab/>
          <w:t>(i)</w:t>
        </w:r>
      </w:ins>
      <w:ins w:author="Open-Xml-PowerTools" w:id="4667" w:date="2000-01-01T00:00:00Z">
        <w:r>
          <w:tab/>
          <w:t>when open encroaches on a road or a public place; and</w:t>
        </w:r>
      </w:ins>
    </w:p>
    <w:p>
      <w:pPr>
        <w:pStyle w:val="Indenti"/>
        <w:rPr>
          <w:ins w:author="Open-Xml-PowerTools" w:id="4671" w:date="2000-01-01T00:00:00Z"/>
        </w:rPr>
      </w:pPr>
      <w:ins w:author="Open-Xml-PowerTools" w:id="4669" w:date="2000-01-01T00:00:00Z">
        <w:r>
          <w:lastRenderedPageBreak/>
          <w:tab/>
          <w:t>(ii)</w:t>
        </w:r>
      </w:ins>
      <w:ins w:author="Open-Xml-PowerTools" w:id="4670" w:date="2000-01-01T00:00:00Z">
        <w:r>
          <w:tab/>
          <w:t>is at least 2.75 m above the surface of the road or the ground level of the public place;</w:t>
        </w:r>
      </w:ins>
    </w:p>
    <w:p>
      <w:pPr>
        <w:pStyle w:val="Indenta"/>
        <w:rPr>
          <w:ins w:author="Open-Xml-PowerTools" w:id="4674" w:date="2000-01-01T00:00:00Z"/>
        </w:rPr>
      </w:pPr>
      <w:ins w:author="Open-Xml-PowerTools" w:id="4672" w:date="2000-01-01T00:00:00Z">
        <w:r>
          <w:tab/>
          <w:t>(c)</w:t>
        </w:r>
      </w:ins>
      <w:ins w:author="Open-Xml-PowerTools" w:id="4673" w:date="2000-01-01T00:00:00Z">
        <w:r>
          <w:tab/>
          <w:t>a window shutter that, when fully open, encroaches on a road or a public place by not more than 50 mm.</w:t>
        </w:r>
      </w:ins>
    </w:p>
    <w:p>
      <w:pPr>
        <w:pStyle w:val="Footnotesection"/>
        <w:rPr>
          <w:ins w:author="Open-Xml-PowerTools" w:id="4676" w:date="2000-01-01T00:00:00Z"/>
        </w:rPr>
      </w:pPr>
      <w:ins w:author="Open-Xml-PowerTools" w:id="4675" w:date="2000-01-01T00:00:00Z">
        <w:r>
          <w:tab/>
          <w:t>[Regulation 45A inserted: Gazette 24 Apr 2014 p. 1137.]</w:t>
        </w:r>
      </w:ins>
    </w:p>
    <w:p>
      <w:pPr>
        <w:pStyle w:val="Heading5"/>
        <w:rPr>
          <w:ins w:author="Open-Xml-PowerTools" w:id="4682" w:date="2000-01-01T00:00:00Z"/>
        </w:rPr>
      </w:pPr>
      <w:ins w:author="Open-Xml-PowerTools" w:id="4677" w:date="2000-01-01T00:00:00Z">
        <w:bookmarkStart w:id="106" w:name="_Toc97638598"/>
      </w:ins>
      <w:ins w:author="Open-Xml-PowerTools" w:id="4678" w:date="2000-01-01T00:00:00Z">
        <w:r>
          <w:rPr>
            <w:rStyle w:val="CharSectno"/>
          </w:rPr>
          <w:t>45B</w:t>
        </w:r>
      </w:ins>
      <w:ins w:author="Open-Xml-PowerTools" w:id="4679" w:date="2000-01-01T00:00:00Z">
        <w:r>
          <w:t>.</w:t>
        </w:r>
      </w:ins>
      <w:ins w:author="Open-Xml-PowerTools" w:id="4680" w:date="2000-01-01T00:00:00Z">
        <w:r>
          <w:tab/>
          <w:t>Circumstances prescribed for purposes of section 76(1)(e)</w:t>
        </w:r>
      </w:ins>
      <w:ins w:author="Open-Xml-PowerTools" w:id="4681" w:date="2000-01-01T00:00:00Z">
        <w:bookmarkEnd w:id="106"/>
      </w:ins>
    </w:p>
    <w:p>
      <w:pPr>
        <w:pStyle w:val="Subsection"/>
        <w:rPr>
          <w:ins w:author="Open-Xml-PowerTools" w:id="4685" w:date="2000-01-01T00:00:00Z"/>
        </w:rPr>
      </w:pPr>
      <w:ins w:author="Open-Xml-PowerTools" w:id="4683" w:date="2000-01-01T00:00:00Z">
        <w:r>
          <w:tab/>
          <w:t>(1)</w:t>
        </w:r>
      </w:ins>
      <w:ins w:author="Open-Xml-PowerTools" w:id="4684" w:date="2000-01-01T00:00:00Z">
        <w:r>
          <w:tab/>
          <w:t xml:space="preserve">For the purposes of section 76(1)(e) prescribed circumstances are the placement of an awning, verandah or thing attached to an awning or verandah that encroaches on a road or a public place if the awning, verandah or thing — </w:t>
        </w:r>
      </w:ins>
    </w:p>
    <w:p>
      <w:pPr>
        <w:pStyle w:val="Indenta"/>
        <w:rPr>
          <w:ins w:author="Open-Xml-PowerTools" w:id="4688" w:date="2000-01-01T00:00:00Z"/>
        </w:rPr>
      </w:pPr>
      <w:ins w:author="Open-Xml-PowerTools" w:id="4686" w:date="2000-01-01T00:00:00Z">
        <w:r>
          <w:tab/>
          <w:t>(a)</w:t>
        </w:r>
      </w:ins>
      <w:ins w:author="Open-Xml-PowerTools" w:id="4687" w:date="2000-01-01T00:00:00Z">
        <w:r>
          <w:tab/>
          <w:t>is at least 2.75 m above the surface of the road or the ground level of the public place; and</w:t>
        </w:r>
      </w:ins>
    </w:p>
    <w:p>
      <w:pPr>
        <w:pStyle w:val="Indenta"/>
        <w:rPr>
          <w:ins w:author="Open-Xml-PowerTools" w:id="4691" w:date="2000-01-01T00:00:00Z"/>
        </w:rPr>
      </w:pPr>
      <w:ins w:author="Open-Xml-PowerTools" w:id="4689" w:date="2000-01-01T00:00:00Z">
        <w:r>
          <w:tab/>
          <w:t>(b)</w:t>
        </w:r>
      </w:ins>
      <w:ins w:author="Open-Xml-PowerTools" w:id="4690" w:date="2000-01-01T00:00:00Z">
        <w:r>
          <w:tab/>
          <w:t>has no supports connecting it to the surface of the road or the public place; and</w:t>
        </w:r>
      </w:ins>
    </w:p>
    <w:p>
      <w:pPr>
        <w:pStyle w:val="Indenta"/>
        <w:rPr>
          <w:ins w:author="Open-Xml-PowerTools" w:id="4694" w:date="2000-01-01T00:00:00Z"/>
        </w:rPr>
      </w:pPr>
      <w:ins w:author="Open-Xml-PowerTools" w:id="4692" w:date="2000-01-01T00:00:00Z">
        <w:r>
          <w:tab/>
          <w:t>(c)</w:t>
        </w:r>
      </w:ins>
      <w:ins w:author="Open-Xml-PowerTools" w:id="4693" w:date="2000-01-01T00:00:00Z">
        <w:r>
          <w:tab/>
          <w:t>is constructed in an approved manner.</w:t>
        </w:r>
      </w:ins>
    </w:p>
    <w:p>
      <w:pPr>
        <w:pStyle w:val="Subsection"/>
        <w:rPr>
          <w:ins w:author="Open-Xml-PowerTools" w:id="4697" w:date="2000-01-01T00:00:00Z"/>
        </w:rPr>
      </w:pPr>
      <w:ins w:author="Open-Xml-PowerTools" w:id="4695" w:date="2000-01-01T00:00:00Z">
        <w:r>
          <w:tab/>
          <w:t>(2)</w:t>
        </w:r>
      </w:ins>
      <w:ins w:author="Open-Xml-PowerTools" w:id="4696" w:date="2000-01-01T00:00:00Z">
        <w:r>
          <w:tab/>
          <w:t xml:space="preserve">For the purposes of subregulation (1)(c) an awning, verandah or thing attached to an awning or verandah is constructed in an approved manner if — </w:t>
        </w:r>
      </w:ins>
    </w:p>
    <w:p>
      <w:pPr>
        <w:pStyle w:val="Indenta"/>
        <w:rPr>
          <w:ins w:author="Open-Xml-PowerTools" w:id="4700" w:date="2000-01-01T00:00:00Z"/>
        </w:rPr>
      </w:pPr>
      <w:ins w:author="Open-Xml-PowerTools" w:id="4698" w:date="2000-01-01T00:00:00Z">
        <w:r>
          <w:tab/>
          <w:t>(a)</w:t>
        </w:r>
      </w:ins>
      <w:ins w:author="Open-Xml-PowerTools" w:id="4699" w:date="2000-01-01T00:00:00Z">
        <w:r>
          <w:tab/>
          <w:t xml:space="preserve">the construction — </w:t>
        </w:r>
      </w:ins>
    </w:p>
    <w:p>
      <w:pPr>
        <w:pStyle w:val="Indenti"/>
        <w:rPr>
          <w:ins w:author="Open-Xml-PowerTools" w:id="4705" w:date="2000-01-01T00:00:00Z"/>
        </w:rPr>
      </w:pPr>
      <w:ins w:author="Open-Xml-PowerTools" w:id="4701" w:date="2000-01-01T00:00:00Z">
        <w:r>
          <w:tab/>
          <w:t>(i)</w:t>
        </w:r>
      </w:ins>
      <w:ins w:author="Open-Xml-PowerTools" w:id="4702" w:date="2000-01-01T00:00:00Z">
        <w:r>
          <w:tab/>
          <w:t xml:space="preserve">is development as defined in the </w:t>
        </w:r>
      </w:ins>
      <w:ins w:author="Open-Xml-PowerTools" w:id="4703" w:date="2000-01-01T00:00:00Z">
        <w:r>
          <w:rPr>
            <w:i/>
          </w:rPr>
          <w:t>Planning and Development Act 2005</w:t>
        </w:r>
      </w:ins>
      <w:ins w:author="Open-Xml-PowerTools" w:id="4704" w:date="2000-01-01T00:00:00Z">
        <w:r>
          <w:t xml:space="preserve"> section 4(1); and</w:t>
        </w:r>
      </w:ins>
    </w:p>
    <w:p>
      <w:pPr>
        <w:pStyle w:val="Indenti"/>
        <w:rPr>
          <w:ins w:author="Open-Xml-PowerTools" w:id="4708" w:date="2000-01-01T00:00:00Z"/>
        </w:rPr>
      </w:pPr>
      <w:ins w:author="Open-Xml-PowerTools" w:id="4706" w:date="2000-01-01T00:00:00Z">
        <w:r>
          <w:tab/>
          <w:t>(ii)</w:t>
        </w:r>
      </w:ins>
      <w:ins w:author="Open-Xml-PowerTools" w:id="4707" w:date="2000-01-01T00:00:00Z">
        <w:r>
          <w:tab/>
          <w:t>is in accordance with the requirements of that Act that applied to the construction at the time of the construction;</w:t>
        </w:r>
      </w:ins>
    </w:p>
    <w:p>
      <w:pPr>
        <w:pStyle w:val="Indenta"/>
        <w:rPr>
          <w:ins w:author="Open-Xml-PowerTools" w:id="4711" w:date="2000-01-01T00:00:00Z"/>
        </w:rPr>
      </w:pPr>
      <w:ins w:author="Open-Xml-PowerTools" w:id="4709" w:date="2000-01-01T00:00:00Z">
        <w:r>
          <w:tab/>
        </w:r>
      </w:ins>
      <w:ins w:author="Open-Xml-PowerTools" w:id="4710" w:date="2000-01-01T00:00:00Z">
        <w:r>
          <w:tab/>
          <w:t>or</w:t>
        </w:r>
      </w:ins>
    </w:p>
    <w:p>
      <w:pPr>
        <w:pStyle w:val="Indenta"/>
        <w:rPr>
          <w:ins w:author="Open-Xml-PowerTools" w:id="4716" w:date="2000-01-01T00:00:00Z"/>
        </w:rPr>
      </w:pPr>
      <w:ins w:author="Open-Xml-PowerTools" w:id="4712" w:date="2000-01-01T00:00:00Z">
        <w:r>
          <w:tab/>
          <w:t>(b)</w:t>
        </w:r>
      </w:ins>
      <w:ins w:author="Open-Xml-PowerTools" w:id="4713" w:date="2000-01-01T00:00:00Z">
        <w:r>
          <w:tab/>
          <w:t xml:space="preserve">the construction is in accordance with a local law made under the </w:t>
        </w:r>
      </w:ins>
      <w:ins w:author="Open-Xml-PowerTools" w:id="4714" w:date="2000-01-01T00:00:00Z">
        <w:r>
          <w:rPr>
            <w:i/>
          </w:rPr>
          <w:t>Local Government Act 1995</w:t>
        </w:r>
      </w:ins>
      <w:ins w:author="Open-Xml-PowerTools" w:id="4715" w:date="2000-01-01T00:00:00Z">
        <w:r>
          <w:t xml:space="preserve"> section 9.60 that applied to the construction at the time of the construction.</w:t>
        </w:r>
      </w:ins>
    </w:p>
    <w:p>
      <w:pPr>
        <w:pStyle w:val="Footnotesection"/>
        <w:rPr>
          <w:ins w:author="Open-Xml-PowerTools" w:id="4719" w:date="2000-01-01T00:00:00Z"/>
        </w:rPr>
      </w:pPr>
      <w:ins w:author="Open-Xml-PowerTools" w:id="4717" w:date="2000-01-01T00:00:00Z">
        <w:r>
          <w:tab/>
          <w:t>[Regulation 45B inserted: Gazette 24 Apr 2014 p. 1137</w:t>
        </w:r>
      </w:ins>
      <w:ins w:author="Open-Xml-PowerTools" w:id="4718" w:date="2000-01-01T00:00:00Z">
        <w:r>
          <w:noBreakHyphen/>
          <w:t>8.]</w:t>
        </w:r>
      </w:ins>
    </w:p>
    <w:p>
      <w:pPr>
        <w:pStyle w:val="Heading5"/>
        <w:pageBreakBefore/>
        <w:spacing w:before="0"/>
        <w:rPr>
          <w:ins w:author="Open-Xml-PowerTools" w:id="4725" w:date="2000-01-01T00:00:00Z"/>
        </w:rPr>
      </w:pPr>
      <w:ins w:author="Open-Xml-PowerTools" w:id="4720" w:date="2000-01-01T00:00:00Z">
        <w:bookmarkStart w:id="107" w:name="_Toc97638599"/>
      </w:ins>
      <w:ins w:author="Open-Xml-PowerTools" w:id="4721" w:date="2000-01-01T00:00:00Z">
        <w:r>
          <w:rPr>
            <w:rStyle w:val="CharSectno"/>
          </w:rPr>
          <w:lastRenderedPageBreak/>
          <w:t>45</w:t>
        </w:r>
      </w:ins>
      <w:ins w:author="Open-Xml-PowerTools" w:id="4722" w:date="2000-01-01T00:00:00Z">
        <w:r>
          <w:t>.</w:t>
        </w:r>
      </w:ins>
      <w:ins w:author="Open-Xml-PowerTools" w:id="4723" w:date="2000-01-01T00:00:00Z">
        <w:r>
          <w:tab/>
          <w:t>Content of notice about effect on other land (s. 85)</w:t>
        </w:r>
      </w:ins>
      <w:ins w:author="Open-Xml-PowerTools" w:id="4724" w:date="2000-01-01T00:00:00Z">
        <w:bookmarkEnd w:id="107"/>
      </w:ins>
    </w:p>
    <w:p>
      <w:pPr>
        <w:pStyle w:val="Subsection"/>
        <w:rPr>
          <w:ins w:author="Open-Xml-PowerTools" w:id="4728" w:date="2000-01-01T00:00:00Z"/>
        </w:rPr>
      </w:pPr>
      <w:ins w:author="Open-Xml-PowerTools" w:id="4726" w:date="2000-01-01T00:00:00Z">
        <w:r>
          <w:tab/>
          <w:t>(1)</w:t>
        </w:r>
      </w:ins>
      <w:ins w:author="Open-Xml-PowerTools" w:id="4727" w:date="2000-01-01T00:00:00Z">
        <w:r>
          <w:tab/>
          <w:t>For the purposes of section 85(1)(b) a notice is to set out the proposed time frame within which the notifiable event may occur (if known).</w:t>
        </w:r>
      </w:ins>
    </w:p>
    <w:p>
      <w:pPr>
        <w:pStyle w:val="Subsection"/>
        <w:rPr>
          <w:ins w:author="Open-Xml-PowerTools" w:id="4731" w:date="2000-01-01T00:00:00Z"/>
        </w:rPr>
      </w:pPr>
      <w:ins w:author="Open-Xml-PowerTools" w:id="4729" w:date="2000-01-01T00:00:00Z">
        <w:r>
          <w:tab/>
          <w:t>(2)</w:t>
        </w:r>
      </w:ins>
      <w:ins w:author="Open-Xml-PowerTools" w:id="4730" w:date="2000-01-01T00:00:00Z">
        <w:r>
          <w:tab/>
          <w:t>For the purposes of section 85(1)(j) a notice is to be accompanied by plans and specifications for any work, building or structure that may affect the affected land that contain sufficient detail to show how the notifiable event will affect the land.</w:t>
        </w:r>
      </w:ins>
    </w:p>
    <w:p>
      <w:pPr>
        <w:pStyle w:val="Heading2"/>
        <w:rPr>
          <w:ins w:author="Open-Xml-PowerTools" w:id="4741" w:date="2000-01-01T00:00:00Z"/>
        </w:rPr>
      </w:pPr>
      <w:ins w:author="Open-Xml-PowerTools" w:id="4732" w:date="2000-01-01T00:00:00Z">
        <w:bookmarkStart w:id="108" w:name="_Toc97636347"/>
      </w:ins>
      <w:ins w:author="Open-Xml-PowerTools" w:id="4733" w:date="2000-01-01T00:00:00Z">
        <w:bookmarkStart w:id="109" w:name="_Toc97637035"/>
      </w:ins>
      <w:ins w:author="Open-Xml-PowerTools" w:id="4734" w:date="2000-01-01T00:00:00Z">
        <w:bookmarkStart w:id="110" w:name="_Toc97638600"/>
      </w:ins>
      <w:ins w:author="Open-Xml-PowerTools" w:id="4735" w:date="2000-01-01T00:00:00Z">
        <w:r>
          <w:rPr>
            <w:rStyle w:val="CharPartNo"/>
          </w:rPr>
          <w:lastRenderedPageBreak/>
          <w:t>Part 8</w:t>
        </w:r>
      </w:ins>
      <w:ins w:author="Open-Xml-PowerTools" w:id="4736" w:date="2000-01-01T00:00:00Z">
        <w:r>
          <w:t> — </w:t>
        </w:r>
      </w:ins>
      <w:ins w:author="Open-Xml-PowerTools" w:id="4737" w:date="2000-01-01T00:00:00Z">
        <w:r>
          <w:rPr>
            <w:rStyle w:val="CharPartText"/>
          </w:rPr>
          <w:t>Existing buildings</w:t>
        </w:r>
      </w:ins>
      <w:ins w:author="Open-Xml-PowerTools" w:id="4738" w:date="2000-01-01T00:00:00Z">
        <w:bookmarkEnd w:id="108"/>
      </w:ins>
      <w:ins w:author="Open-Xml-PowerTools" w:id="4739" w:date="2000-01-01T00:00:00Z">
        <w:bookmarkEnd w:id="109"/>
      </w:ins>
      <w:ins w:author="Open-Xml-PowerTools" w:id="4740" w:date="2000-01-01T00:00:00Z">
        <w:bookmarkEnd w:id="110"/>
      </w:ins>
    </w:p>
    <w:p>
      <w:pPr>
        <w:pStyle w:val="Heading3"/>
        <w:rPr>
          <w:ins w:author="Open-Xml-PowerTools" w:id="4751" w:date="2000-01-01T00:00:00Z"/>
        </w:rPr>
      </w:pPr>
      <w:ins w:author="Open-Xml-PowerTools" w:id="4742" w:date="2000-01-01T00:00:00Z">
        <w:bookmarkStart w:id="111" w:name="_Toc97636348"/>
      </w:ins>
      <w:ins w:author="Open-Xml-PowerTools" w:id="4743" w:date="2000-01-01T00:00:00Z">
        <w:bookmarkStart w:id="112" w:name="_Toc97637036"/>
      </w:ins>
      <w:ins w:author="Open-Xml-PowerTools" w:id="4744" w:date="2000-01-01T00:00:00Z">
        <w:bookmarkStart w:id="113" w:name="_Toc97638601"/>
      </w:ins>
      <w:ins w:author="Open-Xml-PowerTools" w:id="4745" w:date="2000-01-01T00:00:00Z">
        <w:r>
          <w:rPr>
            <w:rStyle w:val="CharDivNo"/>
          </w:rPr>
          <w:t>Division 1</w:t>
        </w:r>
      </w:ins>
      <w:ins w:author="Open-Xml-PowerTools" w:id="4746" w:date="2000-01-01T00:00:00Z">
        <w:r>
          <w:t> — </w:t>
        </w:r>
      </w:ins>
      <w:ins w:author="Open-Xml-PowerTools" w:id="4747" w:date="2000-01-01T00:00:00Z">
        <w:r>
          <w:rPr>
            <w:rStyle w:val="CharDivText"/>
          </w:rPr>
          <w:t>General</w:t>
        </w:r>
      </w:ins>
      <w:ins w:author="Open-Xml-PowerTools" w:id="4748" w:date="2000-01-01T00:00:00Z">
        <w:bookmarkEnd w:id="111"/>
      </w:ins>
      <w:ins w:author="Open-Xml-PowerTools" w:id="4749" w:date="2000-01-01T00:00:00Z">
        <w:bookmarkEnd w:id="112"/>
      </w:ins>
      <w:ins w:author="Open-Xml-PowerTools" w:id="4750" w:date="2000-01-01T00:00:00Z">
        <w:bookmarkEnd w:id="113"/>
      </w:ins>
    </w:p>
    <w:p>
      <w:pPr>
        <w:pStyle w:val="Ednotesection"/>
        <w:spacing w:before="240"/>
        <w:rPr>
          <w:ins w:author="Open-Xml-PowerTools" w:id="4755" w:date="2000-01-01T00:00:00Z"/>
        </w:rPr>
      </w:pPr>
      <w:ins w:author="Open-Xml-PowerTools" w:id="4752" w:date="2000-01-01T00:00:00Z">
        <w:r>
          <w:t>[</w:t>
        </w:r>
      </w:ins>
      <w:ins w:author="Open-Xml-PowerTools" w:id="4753" w:date="2000-01-01T00:00:00Z">
        <w:r>
          <w:rPr>
            <w:b/>
          </w:rPr>
          <w:t>46.</w:t>
        </w:r>
      </w:ins>
      <w:ins w:author="Open-Xml-PowerTools" w:id="4754" w:date="2000-01-01T00:00:00Z">
        <w:r>
          <w:tab/>
          <w:t>Deleted: Gazette 18 Dec 2012 p. 6574.]</w:t>
        </w:r>
      </w:ins>
    </w:p>
    <w:p>
      <w:pPr>
        <w:pStyle w:val="Heading5"/>
        <w:spacing w:before="240"/>
        <w:rPr>
          <w:ins w:author="Open-Xml-PowerTools" w:id="4761" w:date="2000-01-01T00:00:00Z"/>
        </w:rPr>
      </w:pPr>
      <w:ins w:author="Open-Xml-PowerTools" w:id="4756" w:date="2000-01-01T00:00:00Z">
        <w:bookmarkStart w:id="114" w:name="_Toc97638602"/>
      </w:ins>
      <w:ins w:author="Open-Xml-PowerTools" w:id="4757" w:date="2000-01-01T00:00:00Z">
        <w:r>
          <w:rPr>
            <w:rStyle w:val="CharSectno"/>
          </w:rPr>
          <w:t>47</w:t>
        </w:r>
      </w:ins>
      <w:ins w:author="Open-Xml-PowerTools" w:id="4758" w:date="2000-01-01T00:00:00Z">
        <w:r>
          <w:t>.</w:t>
        </w:r>
      </w:ins>
      <w:ins w:author="Open-Xml-PowerTools" w:id="4759" w:date="2000-01-01T00:00:00Z">
        <w:r>
          <w:tab/>
          <w:t>Notification of change of classification of certain buildings and incidental structures</w:t>
        </w:r>
      </w:ins>
      <w:ins w:author="Open-Xml-PowerTools" w:id="4760" w:date="2000-01-01T00:00:00Z">
        <w:bookmarkEnd w:id="114"/>
      </w:ins>
    </w:p>
    <w:p>
      <w:pPr>
        <w:pStyle w:val="Subsection"/>
        <w:rPr>
          <w:ins w:author="Open-Xml-PowerTools" w:id="4764" w:date="2000-01-01T00:00:00Z"/>
        </w:rPr>
      </w:pPr>
      <w:ins w:author="Open-Xml-PowerTools" w:id="4762" w:date="2000-01-01T00:00:00Z">
        <w:r>
          <w:tab/>
          <w:t>(1A)</w:t>
        </w:r>
      </w:ins>
      <w:ins w:author="Open-Xml-PowerTools" w:id="4763" w:date="2000-01-01T00:00:00Z">
        <w:r>
          <w:tab/>
          <w:t xml:space="preserve">In this regulation — </w:t>
        </w:r>
      </w:ins>
    </w:p>
    <w:p>
      <w:pPr>
        <w:pStyle w:val="Defstart"/>
        <w:rPr>
          <w:ins w:author="Open-Xml-PowerTools" w:id="4768" w:date="2000-01-01T00:00:00Z"/>
        </w:rPr>
      </w:pPr>
      <w:ins w:author="Open-Xml-PowerTools" w:id="4765" w:date="2000-01-01T00:00:00Z">
        <w:r>
          <w:tab/>
        </w:r>
      </w:ins>
      <w:ins w:author="Open-Xml-PowerTools" w:id="4766" w:date="2000-01-01T00:00:00Z">
        <w:r>
          <w:rPr>
            <w:rStyle w:val="CharDefText"/>
          </w:rPr>
          <w:t>applicable technical aspects</w:t>
        </w:r>
      </w:ins>
      <w:ins w:author="Open-Xml-PowerTools" w:id="4767" w:date="2000-01-01T00:00:00Z">
        <w:r>
          <w:t xml:space="preserve"> means — </w:t>
        </w:r>
      </w:ins>
    </w:p>
    <w:p>
      <w:pPr>
        <w:pStyle w:val="Defpara"/>
        <w:rPr>
          <w:ins w:author="Open-Xml-PowerTools" w:id="4771" w:date="2000-01-01T00:00:00Z"/>
        </w:rPr>
      </w:pPr>
      <w:ins w:author="Open-Xml-PowerTools" w:id="4769" w:date="2000-01-01T00:00:00Z">
        <w:r>
          <w:tab/>
          <w:t>(a)</w:t>
        </w:r>
      </w:ins>
      <w:ins w:author="Open-Xml-PowerTools" w:id="4770" w:date="2000-01-01T00:00:00Z">
        <w:r>
          <w:tab/>
          <w:t>the technical aspects of the construction of the building or incidental structure set out in the edition of the Building Code that is in effect at the time a written notice is given under subregulation (1); but</w:t>
        </w:r>
      </w:ins>
    </w:p>
    <w:p>
      <w:pPr>
        <w:pStyle w:val="Defpara"/>
        <w:rPr>
          <w:ins w:author="Open-Xml-PowerTools" w:id="4774" w:date="2000-01-01T00:00:00Z"/>
        </w:rPr>
      </w:pPr>
      <w:ins w:author="Open-Xml-PowerTools" w:id="4772" w:date="2000-01-01T00:00:00Z">
        <w:r>
          <w:tab/>
          <w:t>(b)</w:t>
        </w:r>
      </w:ins>
      <w:ins w:author="Open-Xml-PowerTools" w:id="4773" w:date="2000-01-01T00:00:00Z">
        <w:r>
          <w:tab/>
          <w:t xml:space="preserve">does not include the bush fire performance requirements if — </w:t>
        </w:r>
      </w:ins>
    </w:p>
    <w:p>
      <w:pPr>
        <w:pStyle w:val="Defsubpara"/>
        <w:rPr>
          <w:ins w:author="Open-Xml-PowerTools" w:id="4777" w:date="2000-01-01T00:00:00Z"/>
        </w:rPr>
      </w:pPr>
      <w:ins w:author="Open-Xml-PowerTools" w:id="4775" w:date="2000-01-01T00:00:00Z">
        <w:r>
          <w:tab/>
          <w:t>(i)</w:t>
        </w:r>
      </w:ins>
      <w:ins w:author="Open-Xml-PowerTools" w:id="4776" w:date="2000-01-01T00:00:00Z">
        <w:r>
          <w:tab/>
          <w:t>a building or incidental structure is located in a bush fire prone area; and</w:t>
        </w:r>
      </w:ins>
    </w:p>
    <w:p>
      <w:pPr>
        <w:pStyle w:val="Defsubpara"/>
        <w:rPr>
          <w:ins w:author="Open-Xml-PowerTools" w:id="4781" w:date="2000-01-01T00:00:00Z"/>
        </w:rPr>
      </w:pPr>
      <w:ins w:author="Open-Xml-PowerTools" w:id="4778" w:date="2000-01-01T00:00:00Z">
        <w:r>
          <w:tab/>
          <w:t>(ii)</w:t>
        </w:r>
      </w:ins>
      <w:ins w:author="Open-Xml-PowerTools" w:id="4779" w:date="2000-01-01T00:00:00Z">
        <w:r>
          <w:tab/>
          <w:t>at any time during the 4</w:t>
        </w:r>
      </w:ins>
      <w:ins w:author="Open-Xml-PowerTools" w:id="4780" w:date="2000-01-01T00:00:00Z">
        <w:r>
          <w:noBreakHyphen/>
          <w:t>month period ending on the day on which the notice is given, the area was not a bush fire prone area.</w:t>
        </w:r>
      </w:ins>
    </w:p>
    <w:p>
      <w:pPr>
        <w:pStyle w:val="Subsection"/>
        <w:rPr>
          <w:ins w:author="Open-Xml-PowerTools" w:id="4784" w:date="2000-01-01T00:00:00Z"/>
        </w:rPr>
      </w:pPr>
      <w:ins w:author="Open-Xml-PowerTools" w:id="4782" w:date="2000-01-01T00:00:00Z">
        <w:r>
          <w:tab/>
          <w:t>(1)</w:t>
        </w:r>
      </w:ins>
      <w:ins w:author="Open-Xml-PowerTools" w:id="4783" w:date="2000-01-01T00:00:00Z">
        <w:r>
          <w:tab/>
          <w:t xml:space="preserve">The owner of an existing building or incidental structure that is of a classification listed in column 2 of an item in the Table must not permanently change the classification of the building or incidental structure to a classification listed in column 3 of that item unless the owner has given written notice to the relevant permit authority at least 10 business days before the proposed change. </w:t>
        </w:r>
      </w:ins>
    </w:p>
    <w:p>
      <w:pPr>
        <w:pStyle w:val="THeadingNAm"/>
        <w:spacing w:before="60" w:after="20"/>
        <w:rPr>
          <w:ins w:author="Open-Xml-PowerTools" w:id="4786" w:date="2000-01-01T00:00:00Z"/>
        </w:rPr>
      </w:pPr>
      <w:ins w:author="Open-Xml-PowerTools" w:id="4785" w:date="2000-01-01T00:00:00Z">
        <w:r>
          <w:lastRenderedPageBreak/>
          <w:t>Table</w:t>
        </w:r>
      </w:ins>
    </w:p>
    <w:tbl>
      <w:tblPr>
        <w:tblW w:w="5925" w:type="dxa"/>
        <w:tblInd w:w="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57" w:type="dxa"/>
        </w:tblCellMar>
        <w:tblLook w:val="0000" w:firstRow="0" w:lastRow="0" w:firstColumn="0" w:lastColumn="0" w:noHBand="0" w:noVBand="0"/>
      </w:tblPr>
      <w:tblGrid>
        <w:gridCol w:w="1572"/>
        <w:gridCol w:w="1944"/>
        <w:gridCol w:w="2409"/>
      </w:tblGrid>
      <w:tr>
        <w:trPr>
          <w:tblHeader/>
          <w:ins w:author="Open-Xml-PowerTools" w:id="4787" w:date="2000-01-01T00:00:00Z"/>
        </w:trPr>
        <w:tc>
          <w:tcPr>
            <w:tcW w:w="1572" w:type="dxa"/>
          </w:tcPr>
          <w:p>
            <w:pPr>
              <w:pStyle w:val="TableNAm"/>
              <w:keepNext/>
              <w:spacing w:before="60"/>
              <w:rPr>
                <w:ins w:author="Open-Xml-PowerTools" w:id="4789" w:date="2000-01-01T00:00:00Z"/>
                <w:b/>
                <w:bCs/>
              </w:rPr>
            </w:pPr>
            <w:ins w:author="Open-Xml-PowerTools" w:id="4788" w:date="2000-01-01T00:00:00Z">
              <w:r>
                <w:rPr>
                  <w:b/>
                  <w:bCs/>
                </w:rPr>
                <w:t>Column 1</w:t>
              </w:r>
            </w:ins>
          </w:p>
          <w:p>
            <w:pPr>
              <w:pStyle w:val="TableNAm"/>
              <w:keepNext/>
              <w:spacing w:before="60"/>
              <w:rPr>
                <w:ins w:author="Open-Xml-PowerTools" w:id="4791" w:date="2000-01-01T00:00:00Z"/>
                <w:b/>
                <w:bCs/>
              </w:rPr>
            </w:pPr>
            <w:ins w:author="Open-Xml-PowerTools" w:id="4790" w:date="2000-01-01T00:00:00Z">
              <w:r>
                <w:rPr>
                  <w:b/>
                  <w:bCs/>
                </w:rPr>
                <w:t>Item</w:t>
              </w:r>
            </w:ins>
          </w:p>
        </w:tc>
        <w:tc>
          <w:tcPr>
            <w:tcW w:w="1944" w:type="dxa"/>
          </w:tcPr>
          <w:p>
            <w:pPr>
              <w:pStyle w:val="TableNAm"/>
              <w:keepNext/>
              <w:spacing w:before="60"/>
              <w:rPr>
                <w:ins w:author="Open-Xml-PowerTools" w:id="4793" w:date="2000-01-01T00:00:00Z"/>
                <w:b/>
                <w:bCs/>
              </w:rPr>
            </w:pPr>
            <w:ins w:author="Open-Xml-PowerTools" w:id="4792" w:date="2000-01-01T00:00:00Z">
              <w:r>
                <w:rPr>
                  <w:b/>
                  <w:bCs/>
                </w:rPr>
                <w:t>Column 2</w:t>
              </w:r>
            </w:ins>
          </w:p>
          <w:p>
            <w:pPr>
              <w:pStyle w:val="TableNAm"/>
              <w:keepNext/>
              <w:spacing w:before="60"/>
              <w:rPr>
                <w:ins w:author="Open-Xml-PowerTools" w:id="4795" w:date="2000-01-01T00:00:00Z"/>
                <w:b/>
                <w:bCs/>
              </w:rPr>
            </w:pPr>
            <w:ins w:author="Open-Xml-PowerTools" w:id="4794" w:date="2000-01-01T00:00:00Z">
              <w:r>
                <w:rPr>
                  <w:b/>
                  <w:bCs/>
                </w:rPr>
                <w:t>Existing classification</w:t>
              </w:r>
            </w:ins>
          </w:p>
        </w:tc>
        <w:tc>
          <w:tcPr>
            <w:tcW w:w="2409" w:type="dxa"/>
          </w:tcPr>
          <w:p>
            <w:pPr>
              <w:pStyle w:val="TableNAm"/>
              <w:keepNext/>
              <w:spacing w:before="60"/>
              <w:rPr>
                <w:ins w:author="Open-Xml-PowerTools" w:id="4797" w:date="2000-01-01T00:00:00Z"/>
                <w:b/>
                <w:bCs/>
              </w:rPr>
            </w:pPr>
            <w:ins w:author="Open-Xml-PowerTools" w:id="4796" w:date="2000-01-01T00:00:00Z">
              <w:r>
                <w:rPr>
                  <w:b/>
                  <w:bCs/>
                </w:rPr>
                <w:t>Column 3</w:t>
              </w:r>
            </w:ins>
          </w:p>
          <w:p>
            <w:pPr>
              <w:pStyle w:val="TableNAm"/>
              <w:keepNext/>
              <w:spacing w:before="60"/>
              <w:rPr>
                <w:ins w:author="Open-Xml-PowerTools" w:id="4799" w:date="2000-01-01T00:00:00Z"/>
                <w:b/>
                <w:bCs/>
              </w:rPr>
            </w:pPr>
            <w:ins w:author="Open-Xml-PowerTools" w:id="4798" w:date="2000-01-01T00:00:00Z">
              <w:r>
                <w:rPr>
                  <w:b/>
                  <w:bCs/>
                </w:rPr>
                <w:t>Proposed classification</w:t>
              </w:r>
            </w:ins>
          </w:p>
        </w:tc>
      </w:tr>
      <w:tr>
        <w:trPr>
          <w:ins w:author="Open-Xml-PowerTools" w:id="4800" w:date="2000-01-01T00:00:00Z"/>
        </w:trPr>
        <w:tc>
          <w:tcPr>
            <w:tcW w:w="1572" w:type="dxa"/>
          </w:tcPr>
          <w:p>
            <w:pPr>
              <w:pStyle w:val="TableNAm"/>
              <w:keepNext/>
              <w:spacing w:before="60"/>
              <w:rPr>
                <w:ins w:author="Open-Xml-PowerTools" w:id="4802" w:date="2000-01-01T00:00:00Z"/>
              </w:rPr>
            </w:pPr>
            <w:ins w:author="Open-Xml-PowerTools" w:id="4801" w:date="2000-01-01T00:00:00Z">
              <w:r>
                <w:t>1.</w:t>
              </w:r>
            </w:ins>
          </w:p>
        </w:tc>
        <w:tc>
          <w:tcPr>
            <w:tcW w:w="1944" w:type="dxa"/>
          </w:tcPr>
          <w:p>
            <w:pPr>
              <w:pStyle w:val="TableNAm"/>
              <w:keepNext/>
              <w:spacing w:before="60"/>
              <w:rPr>
                <w:ins w:author="Open-Xml-PowerTools" w:id="4804" w:date="2000-01-01T00:00:00Z"/>
              </w:rPr>
            </w:pPr>
            <w:ins w:author="Open-Xml-PowerTools" w:id="4803" w:date="2000-01-01T00:00:00Z">
              <w:r>
                <w:t>Classes 2 to 10</w:t>
              </w:r>
            </w:ins>
          </w:p>
        </w:tc>
        <w:tc>
          <w:tcPr>
            <w:tcW w:w="2409" w:type="dxa"/>
          </w:tcPr>
          <w:p>
            <w:pPr>
              <w:pStyle w:val="TableNAm"/>
              <w:keepNext/>
              <w:spacing w:before="60"/>
              <w:rPr>
                <w:ins w:author="Open-Xml-PowerTools" w:id="4806" w:date="2000-01-01T00:00:00Z"/>
              </w:rPr>
            </w:pPr>
            <w:ins w:author="Open-Xml-PowerTools" w:id="4805" w:date="2000-01-01T00:00:00Z">
              <w:r>
                <w:t>Class 1</w:t>
              </w:r>
            </w:ins>
          </w:p>
        </w:tc>
      </w:tr>
      <w:tr>
        <w:trPr>
          <w:ins w:author="Open-Xml-PowerTools" w:id="4807" w:date="2000-01-01T00:00:00Z"/>
        </w:trPr>
        <w:tc>
          <w:tcPr>
            <w:tcW w:w="1572" w:type="dxa"/>
          </w:tcPr>
          <w:p>
            <w:pPr>
              <w:pStyle w:val="TableNAm"/>
              <w:spacing w:before="60"/>
              <w:rPr>
                <w:ins w:author="Open-Xml-PowerTools" w:id="4809" w:date="2000-01-01T00:00:00Z"/>
              </w:rPr>
            </w:pPr>
            <w:ins w:author="Open-Xml-PowerTools" w:id="4808" w:date="2000-01-01T00:00:00Z">
              <w:r>
                <w:t>2.</w:t>
              </w:r>
            </w:ins>
          </w:p>
        </w:tc>
        <w:tc>
          <w:tcPr>
            <w:tcW w:w="1944" w:type="dxa"/>
          </w:tcPr>
          <w:p>
            <w:pPr>
              <w:pStyle w:val="TableNAm"/>
              <w:spacing w:before="60"/>
              <w:rPr>
                <w:ins w:author="Open-Xml-PowerTools" w:id="4811" w:date="2000-01-01T00:00:00Z"/>
              </w:rPr>
            </w:pPr>
            <w:ins w:author="Open-Xml-PowerTools" w:id="4810" w:date="2000-01-01T00:00:00Z">
              <w:r>
                <w:t>Class 1a</w:t>
              </w:r>
            </w:ins>
          </w:p>
        </w:tc>
        <w:tc>
          <w:tcPr>
            <w:tcW w:w="2409" w:type="dxa"/>
          </w:tcPr>
          <w:p>
            <w:pPr>
              <w:pStyle w:val="TableNAm"/>
              <w:spacing w:before="60"/>
              <w:rPr>
                <w:ins w:author="Open-Xml-PowerTools" w:id="4813" w:date="2000-01-01T00:00:00Z"/>
              </w:rPr>
            </w:pPr>
            <w:ins w:author="Open-Xml-PowerTools" w:id="4812" w:date="2000-01-01T00:00:00Z">
              <w:r>
                <w:t>Class 1b</w:t>
              </w:r>
            </w:ins>
          </w:p>
        </w:tc>
      </w:tr>
    </w:tbl>
    <w:p>
      <w:pPr>
        <w:pStyle w:val="Penstart"/>
        <w:spacing w:before="120"/>
        <w:rPr>
          <w:ins w:author="Open-Xml-PowerTools" w:id="4815" w:date="2000-01-01T00:00:00Z"/>
        </w:rPr>
      </w:pPr>
      <w:ins w:author="Open-Xml-PowerTools" w:id="4814" w:date="2000-01-01T00:00:00Z">
        <w:r>
          <w:tab/>
          <w:t>Penalty: a fine of $5 000.</w:t>
        </w:r>
      </w:ins>
    </w:p>
    <w:p>
      <w:pPr>
        <w:pStyle w:val="Subsection"/>
        <w:spacing w:before="180"/>
        <w:rPr>
          <w:ins w:author="Open-Xml-PowerTools" w:id="4818" w:date="2000-01-01T00:00:00Z"/>
        </w:rPr>
      </w:pPr>
      <w:ins w:author="Open-Xml-PowerTools" w:id="4816" w:date="2000-01-01T00:00:00Z">
        <w:r>
          <w:tab/>
          <w:t>(2)</w:t>
        </w:r>
      </w:ins>
      <w:ins w:author="Open-Xml-PowerTools" w:id="4817" w:date="2000-01-01T00:00:00Z">
        <w:r>
          <w:tab/>
          <w:t xml:space="preserve">The written notice must include or be accompanied by — </w:t>
        </w:r>
      </w:ins>
    </w:p>
    <w:p>
      <w:pPr>
        <w:pStyle w:val="Indenta"/>
        <w:rPr>
          <w:ins w:author="Open-Xml-PowerTools" w:id="4821" w:date="2000-01-01T00:00:00Z"/>
        </w:rPr>
      </w:pPr>
      <w:ins w:author="Open-Xml-PowerTools" w:id="4819" w:date="2000-01-01T00:00:00Z">
        <w:r>
          <w:tab/>
          <w:t>(a)</w:t>
        </w:r>
      </w:ins>
      <w:ins w:author="Open-Xml-PowerTools" w:id="4820" w:date="2000-01-01T00:00:00Z">
        <w:r>
          <w:tab/>
          <w:t>evidence that the building or incidental structure complies with the applicable technical aspects of the construction of a building or incidental structure of that building or incidental structure’s proposed classification; and</w:t>
        </w:r>
      </w:ins>
    </w:p>
    <w:p>
      <w:pPr>
        <w:pStyle w:val="Indenta"/>
        <w:rPr>
          <w:ins w:author="Open-Xml-PowerTools" w:id="4824" w:date="2000-01-01T00:00:00Z"/>
        </w:rPr>
      </w:pPr>
      <w:ins w:author="Open-Xml-PowerTools" w:id="4822" w:date="2000-01-01T00:00:00Z">
        <w:r>
          <w:tab/>
          <w:t>(b)</w:t>
        </w:r>
      </w:ins>
      <w:ins w:author="Open-Xml-PowerTools" w:id="4823" w:date="2000-01-01T00:00:00Z">
        <w:r>
          <w:tab/>
          <w:t xml:space="preserve">if the proposed classification of the building or incidental structure is Class 1 — </w:t>
        </w:r>
      </w:ins>
    </w:p>
    <w:p>
      <w:pPr>
        <w:pStyle w:val="Indenti"/>
        <w:rPr>
          <w:ins w:author="Open-Xml-PowerTools" w:id="4827" w:date="2000-01-01T00:00:00Z"/>
        </w:rPr>
      </w:pPr>
      <w:ins w:author="Open-Xml-PowerTools" w:id="4825" w:date="2000-01-01T00:00:00Z">
        <w:r>
          <w:tab/>
          <w:t>(i)</w:t>
        </w:r>
      </w:ins>
      <w:ins w:author="Open-Xml-PowerTools" w:id="4826" w:date="2000-01-01T00:00:00Z">
        <w:r>
          <w:tab/>
          <w:t>a statement about whether the building or incidental structure is located in a bush fire prone area; and</w:t>
        </w:r>
      </w:ins>
    </w:p>
    <w:p>
      <w:pPr>
        <w:pStyle w:val="Indenti"/>
        <w:rPr>
          <w:ins w:author="Open-Xml-PowerTools" w:id="4831" w:date="2000-01-01T00:00:00Z"/>
        </w:rPr>
      </w:pPr>
      <w:ins w:author="Open-Xml-PowerTools" w:id="4828" w:date="2000-01-01T00:00:00Z">
        <w:r>
          <w:tab/>
          <w:t>(ii)</w:t>
        </w:r>
      </w:ins>
      <w:ins w:author="Open-Xml-PowerTools" w:id="4829" w:date="2000-01-01T00:00:00Z">
        <w:r>
          <w:tab/>
          <w:t>if the building or incidental structure was located in a bush fire prone area during the whole of the 4</w:t>
        </w:r>
      </w:ins>
      <w:ins w:author="Open-Xml-PowerTools" w:id="4830" w:date="2000-01-01T00:00:00Z">
        <w:r>
          <w:noBreakHyphen/>
          <w:t xml:space="preserve">month period ending on the day on which the notice is given — </w:t>
        </w:r>
      </w:ins>
    </w:p>
    <w:p>
      <w:pPr>
        <w:pStyle w:val="IndentI0"/>
        <w:rPr>
          <w:ins w:author="Open-Xml-PowerTools" w:id="4834" w:date="2000-01-01T00:00:00Z"/>
        </w:rPr>
      </w:pPr>
      <w:ins w:author="Open-Xml-PowerTools" w:id="4832" w:date="2000-01-01T00:00:00Z">
        <w:r>
          <w:tab/>
          <w:t>(I)</w:t>
        </w:r>
      </w:ins>
      <w:ins w:author="Open-Xml-PowerTools" w:id="4833" w:date="2000-01-01T00:00:00Z">
        <w:r>
          <w:tab/>
          <w:t>the BAL for the building site; or</w:t>
        </w:r>
      </w:ins>
    </w:p>
    <w:p>
      <w:pPr>
        <w:pStyle w:val="IndentI0"/>
        <w:rPr>
          <w:ins w:author="Open-Xml-PowerTools" w:id="4837" w:date="2000-01-01T00:00:00Z"/>
        </w:rPr>
      </w:pPr>
      <w:ins w:author="Open-Xml-PowerTools" w:id="4835" w:date="2000-01-01T00:00:00Z">
        <w:r>
          <w:tab/>
          <w:t>(II)</w:t>
        </w:r>
      </w:ins>
      <w:ins w:author="Open-Xml-PowerTools" w:id="4836" w:date="2000-01-01T00:00:00Z">
        <w:r>
          <w:tab/>
          <w:t>if another measure has been used to assess compliance with the relevant performance requirement — details of the measure used and the results of that assessment.</w:t>
        </w:r>
      </w:ins>
    </w:p>
    <w:p>
      <w:pPr>
        <w:pStyle w:val="Footnotesection"/>
        <w:rPr>
          <w:ins w:author="Open-Xml-PowerTools" w:id="4840" w:date="2000-01-01T00:00:00Z"/>
        </w:rPr>
      </w:pPr>
      <w:ins w:author="Open-Xml-PowerTools" w:id="4838" w:date="2000-01-01T00:00:00Z">
        <w:r>
          <w:tab/>
          <w:t>[Regulation 47 amended: Gazette 24 Apr 2014 p. 1138; 5 Apr 2016 p. 1020</w:t>
        </w:r>
      </w:ins>
      <w:ins w:author="Open-Xml-PowerTools" w:id="4839" w:date="2000-01-01T00:00:00Z">
        <w:r>
          <w:noBreakHyphen/>
          <w:t>1; SL 2021/42 r. 12.]</w:t>
        </w:r>
      </w:ins>
    </w:p>
    <w:p>
      <w:pPr>
        <w:pStyle w:val="Heading3"/>
        <w:keepLines/>
        <w:pageBreakBefore/>
        <w:spacing w:before="0"/>
        <w:rPr>
          <w:ins w:author="Open-Xml-PowerTools" w:id="4850" w:date="2000-01-01T00:00:00Z"/>
        </w:rPr>
      </w:pPr>
      <w:ins w:author="Open-Xml-PowerTools" w:id="4841" w:date="2000-01-01T00:00:00Z">
        <w:bookmarkStart w:id="115" w:name="_Toc97636350"/>
      </w:ins>
      <w:ins w:author="Open-Xml-PowerTools" w:id="4842" w:date="2000-01-01T00:00:00Z">
        <w:bookmarkStart w:id="116" w:name="_Toc97637038"/>
      </w:ins>
      <w:ins w:author="Open-Xml-PowerTools" w:id="4843" w:date="2000-01-01T00:00:00Z">
        <w:bookmarkStart w:id="117" w:name="_Toc97638603"/>
      </w:ins>
      <w:ins w:author="Open-Xml-PowerTools" w:id="4844" w:date="2000-01-01T00:00:00Z">
        <w:r>
          <w:rPr>
            <w:rStyle w:val="CharDivNo"/>
          </w:rPr>
          <w:lastRenderedPageBreak/>
          <w:t>Division 2A</w:t>
        </w:r>
      </w:ins>
      <w:ins w:author="Open-Xml-PowerTools" w:id="4845" w:date="2000-01-01T00:00:00Z">
        <w:r>
          <w:t> — </w:t>
        </w:r>
      </w:ins>
      <w:ins w:author="Open-Xml-PowerTools" w:id="4846" w:date="2000-01-01T00:00:00Z">
        <w:r>
          <w:rPr>
            <w:rStyle w:val="CharDivText"/>
          </w:rPr>
          <w:t>Maintenance</w:t>
        </w:r>
      </w:ins>
      <w:ins w:author="Open-Xml-PowerTools" w:id="4847" w:date="2000-01-01T00:00:00Z">
        <w:bookmarkEnd w:id="115"/>
      </w:ins>
      <w:ins w:author="Open-Xml-PowerTools" w:id="4848" w:date="2000-01-01T00:00:00Z">
        <w:bookmarkEnd w:id="116"/>
      </w:ins>
      <w:ins w:author="Open-Xml-PowerTools" w:id="4849" w:date="2000-01-01T00:00:00Z">
        <w:bookmarkEnd w:id="117"/>
      </w:ins>
    </w:p>
    <w:p>
      <w:pPr>
        <w:pStyle w:val="Footnoteheading"/>
        <w:keepNext/>
        <w:rPr>
          <w:ins w:author="Open-Xml-PowerTools" w:id="4852" w:date="2000-01-01T00:00:00Z"/>
        </w:rPr>
      </w:pPr>
      <w:ins w:author="Open-Xml-PowerTools" w:id="4851" w:date="2000-01-01T00:00:00Z">
        <w:r>
          <w:tab/>
          <w:t>[Heading inserted: Gazette 24 Apr 2014 p. 1138.]</w:t>
        </w:r>
      </w:ins>
    </w:p>
    <w:p>
      <w:pPr>
        <w:pStyle w:val="Heading5"/>
        <w:rPr>
          <w:ins w:author="Open-Xml-PowerTools" w:id="4858" w:date="2000-01-01T00:00:00Z"/>
        </w:rPr>
      </w:pPr>
      <w:ins w:author="Open-Xml-PowerTools" w:id="4853" w:date="2000-01-01T00:00:00Z">
        <w:bookmarkStart w:id="118" w:name="_Toc97638604"/>
      </w:ins>
      <w:ins w:author="Open-Xml-PowerTools" w:id="4854" w:date="2000-01-01T00:00:00Z">
        <w:r>
          <w:rPr>
            <w:rStyle w:val="CharSectno"/>
          </w:rPr>
          <w:t>48A</w:t>
        </w:r>
      </w:ins>
      <w:ins w:author="Open-Xml-PowerTools" w:id="4855" w:date="2000-01-01T00:00:00Z">
        <w:r>
          <w:t>.</w:t>
        </w:r>
      </w:ins>
      <w:ins w:author="Open-Xml-PowerTools" w:id="4856" w:date="2000-01-01T00:00:00Z">
        <w:r>
          <w:tab/>
          <w:t>Maintenance of buildings</w:t>
        </w:r>
      </w:ins>
      <w:ins w:author="Open-Xml-PowerTools" w:id="4857" w:date="2000-01-01T00:00:00Z">
        <w:bookmarkEnd w:id="118"/>
      </w:ins>
    </w:p>
    <w:p>
      <w:pPr>
        <w:pStyle w:val="Subsection"/>
        <w:keepNext/>
        <w:rPr>
          <w:ins w:author="Open-Xml-PowerTools" w:id="4861" w:date="2000-01-01T00:00:00Z"/>
        </w:rPr>
      </w:pPr>
      <w:ins w:author="Open-Xml-PowerTools" w:id="4859" w:date="2000-01-01T00:00:00Z">
        <w:r>
          <w:tab/>
          <w:t>(1)</w:t>
        </w:r>
      </w:ins>
      <w:ins w:author="Open-Xml-PowerTools" w:id="4860" w:date="2000-01-01T00:00:00Z">
        <w:r>
          <w:tab/>
          <w:t xml:space="preserve">In this regulation — </w:t>
        </w:r>
      </w:ins>
    </w:p>
    <w:p>
      <w:pPr>
        <w:pStyle w:val="Defstart"/>
        <w:rPr>
          <w:ins w:author="Open-Xml-PowerTools" w:id="4865" w:date="2000-01-01T00:00:00Z"/>
        </w:rPr>
      </w:pPr>
      <w:ins w:author="Open-Xml-PowerTools" w:id="4862" w:date="2000-01-01T00:00:00Z">
        <w:r>
          <w:tab/>
        </w:r>
      </w:ins>
      <w:ins w:author="Open-Xml-PowerTools" w:id="4863" w:date="2000-01-01T00:00:00Z">
        <w:r>
          <w:rPr>
            <w:rStyle w:val="CharDefText"/>
          </w:rPr>
          <w:t>relevant building standards</w:t>
        </w:r>
      </w:ins>
      <w:ins w:author="Open-Xml-PowerTools" w:id="4864" w:date="2000-01-01T00:00:00Z">
        <w:r>
          <w:t xml:space="preserve">, in relation to a part of a building, means — </w:t>
        </w:r>
      </w:ins>
    </w:p>
    <w:p>
      <w:pPr>
        <w:pStyle w:val="Defpara"/>
        <w:rPr>
          <w:ins w:author="Open-Xml-PowerTools" w:id="4868" w:date="2000-01-01T00:00:00Z"/>
        </w:rPr>
      </w:pPr>
      <w:ins w:author="Open-Xml-PowerTools" w:id="4866" w:date="2000-01-01T00:00:00Z">
        <w:r>
          <w:tab/>
          <w:t>(a)</w:t>
        </w:r>
      </w:ins>
      <w:ins w:author="Open-Xml-PowerTools" w:id="4867" w:date="2000-01-01T00:00:00Z">
        <w:r>
          <w:tab/>
          <w:t>if one or more building permits have been granted in respect of the part — the building standards in the edition of the Building Code identified in the applicable certificate of design compliance for the most recent of those building permits; or</w:t>
        </w:r>
      </w:ins>
    </w:p>
    <w:p>
      <w:pPr>
        <w:pStyle w:val="Defpara"/>
        <w:rPr>
          <w:ins w:author="Open-Xml-PowerTools" w:id="4873" w:date="2000-01-01T00:00:00Z"/>
        </w:rPr>
      </w:pPr>
      <w:ins w:author="Open-Xml-PowerTools" w:id="4869" w:date="2000-01-01T00:00:00Z">
        <w:r>
          <w:tab/>
          <w:t>(b)</w:t>
        </w:r>
      </w:ins>
      <w:ins w:author="Open-Xml-PowerTools" w:id="4870" w:date="2000-01-01T00:00:00Z">
        <w:r>
          <w:tab/>
          <w:t xml:space="preserve">if paragraph (a) does not apply but one or more building licences were issued under the </w:t>
        </w:r>
      </w:ins>
      <w:ins w:author="Open-Xml-PowerTools" w:id="4871" w:date="2000-01-01T00:00:00Z">
        <w:r>
          <w:rPr>
            <w:i/>
          </w:rPr>
          <w:t>Local Government (Miscellaneous Provisions) Act 1960</w:t>
        </w:r>
      </w:ins>
      <w:ins w:author="Open-Xml-PowerTools" w:id="4872" w:date="2000-01-01T00:00:00Z">
        <w:r>
          <w:t xml:space="preserve"> in respect of that part — </w:t>
        </w:r>
      </w:ins>
    </w:p>
    <w:p>
      <w:pPr>
        <w:pStyle w:val="Defsubpara"/>
        <w:rPr>
          <w:ins w:author="Open-Xml-PowerTools" w:id="4876" w:date="2000-01-01T00:00:00Z"/>
        </w:rPr>
      </w:pPr>
      <w:ins w:author="Open-Xml-PowerTools" w:id="4874" w:date="2000-01-01T00:00:00Z">
        <w:r>
          <w:tab/>
          <w:t>(i)</w:t>
        </w:r>
      </w:ins>
      <w:ins w:author="Open-Xml-PowerTools" w:id="4875" w:date="2000-01-01T00:00:00Z">
        <w:r>
          <w:tab/>
          <w:t>the building standards in the edition of the Building Code that applied at the time the most recent building licence was issued; or</w:t>
        </w:r>
      </w:ins>
    </w:p>
    <w:p>
      <w:pPr>
        <w:pStyle w:val="Defsubpara"/>
        <w:rPr>
          <w:ins w:author="Open-Xml-PowerTools" w:id="4879" w:date="2000-01-01T00:00:00Z"/>
        </w:rPr>
      </w:pPr>
      <w:ins w:author="Open-Xml-PowerTools" w:id="4877" w:date="2000-01-01T00:00:00Z">
        <w:r>
          <w:tab/>
          <w:t>(ii)</w:t>
        </w:r>
      </w:ins>
      <w:ins w:author="Open-Xml-PowerTools" w:id="4878" w:date="2000-01-01T00:00:00Z">
        <w:r>
          <w:tab/>
          <w:t>if no edition of the Building Code applied at the time the most recent building licence was issued — each requirement in relation to the technical aspects of the construction of the part applicable at that time;</w:t>
        </w:r>
      </w:ins>
    </w:p>
    <w:p>
      <w:pPr>
        <w:pStyle w:val="Defpara"/>
        <w:rPr>
          <w:ins w:author="Open-Xml-PowerTools" w:id="4882" w:date="2000-01-01T00:00:00Z"/>
        </w:rPr>
      </w:pPr>
      <w:ins w:author="Open-Xml-PowerTools" w:id="4880" w:date="2000-01-01T00:00:00Z">
        <w:r>
          <w:tab/>
        </w:r>
      </w:ins>
      <w:ins w:author="Open-Xml-PowerTools" w:id="4881" w:date="2000-01-01T00:00:00Z">
        <w:r>
          <w:tab/>
          <w:t>or</w:t>
        </w:r>
      </w:ins>
    </w:p>
    <w:p>
      <w:pPr>
        <w:pStyle w:val="Defpara"/>
        <w:rPr>
          <w:ins w:author="Open-Xml-PowerTools" w:id="4885" w:date="2000-01-01T00:00:00Z"/>
        </w:rPr>
      </w:pPr>
      <w:ins w:author="Open-Xml-PowerTools" w:id="4883" w:date="2000-01-01T00:00:00Z">
        <w:r>
          <w:tab/>
          <w:t>(c)</w:t>
        </w:r>
      </w:ins>
      <w:ins w:author="Open-Xml-PowerTools" w:id="4884" w:date="2000-01-01T00:00:00Z">
        <w:r>
          <w:tab/>
          <w:t>otherwise — each requirement in relation to the technical aspects of the construction of the part applicable to the part at the time of its construction;</w:t>
        </w:r>
      </w:ins>
    </w:p>
    <w:p>
      <w:pPr>
        <w:pStyle w:val="Defstart"/>
        <w:rPr>
          <w:ins w:author="Open-Xml-PowerTools" w:id="4889" w:date="2000-01-01T00:00:00Z"/>
        </w:rPr>
      </w:pPr>
      <w:ins w:author="Open-Xml-PowerTools" w:id="4886" w:date="2000-01-01T00:00:00Z">
        <w:r>
          <w:tab/>
        </w:r>
      </w:ins>
      <w:ins w:author="Open-Xml-PowerTools" w:id="4887" w:date="2000-01-01T00:00:00Z">
        <w:r>
          <w:rPr>
            <w:rStyle w:val="CharDefText"/>
          </w:rPr>
          <w:t>safety measures</w:t>
        </w:r>
      </w:ins>
      <w:ins w:author="Open-Xml-PowerTools" w:id="4888" w:date="2000-01-01T00:00:00Z">
        <w:r>
          <w:t xml:space="preserve"> means measures relating to the following — </w:t>
        </w:r>
      </w:ins>
    </w:p>
    <w:p>
      <w:pPr>
        <w:pStyle w:val="Defpara"/>
        <w:rPr>
          <w:ins w:author="Open-Xml-PowerTools" w:id="4892" w:date="2000-01-01T00:00:00Z"/>
        </w:rPr>
      </w:pPr>
      <w:ins w:author="Open-Xml-PowerTools" w:id="4890" w:date="2000-01-01T00:00:00Z">
        <w:r>
          <w:tab/>
          <w:t>(a)</w:t>
        </w:r>
      </w:ins>
      <w:ins w:author="Open-Xml-PowerTools" w:id="4891" w:date="2000-01-01T00:00:00Z">
        <w:r>
          <w:tab/>
          <w:t>building fire integrity;</w:t>
        </w:r>
      </w:ins>
    </w:p>
    <w:p>
      <w:pPr>
        <w:pStyle w:val="Defpara"/>
        <w:rPr>
          <w:ins w:author="Open-Xml-PowerTools" w:id="4895" w:date="2000-01-01T00:00:00Z"/>
        </w:rPr>
      </w:pPr>
      <w:ins w:author="Open-Xml-PowerTools" w:id="4893" w:date="2000-01-01T00:00:00Z">
        <w:r>
          <w:tab/>
          <w:t>(b)</w:t>
        </w:r>
      </w:ins>
      <w:ins w:author="Open-Xml-PowerTools" w:id="4894" w:date="2000-01-01T00:00:00Z">
        <w:r>
          <w:tab/>
          <w:t>means of egress;</w:t>
        </w:r>
      </w:ins>
    </w:p>
    <w:p>
      <w:pPr>
        <w:pStyle w:val="Defpara"/>
        <w:rPr>
          <w:ins w:author="Open-Xml-PowerTools" w:id="4898" w:date="2000-01-01T00:00:00Z"/>
        </w:rPr>
      </w:pPr>
      <w:ins w:author="Open-Xml-PowerTools" w:id="4896" w:date="2000-01-01T00:00:00Z">
        <w:r>
          <w:tab/>
          <w:t>(c)</w:t>
        </w:r>
      </w:ins>
      <w:ins w:author="Open-Xml-PowerTools" w:id="4897" w:date="2000-01-01T00:00:00Z">
        <w:r>
          <w:tab/>
          <w:t>signs;</w:t>
        </w:r>
      </w:ins>
    </w:p>
    <w:p>
      <w:pPr>
        <w:pStyle w:val="Defpara"/>
        <w:keepNext/>
        <w:rPr>
          <w:ins w:author="Open-Xml-PowerTools" w:id="4901" w:date="2000-01-01T00:00:00Z"/>
        </w:rPr>
      </w:pPr>
      <w:ins w:author="Open-Xml-PowerTools" w:id="4899" w:date="2000-01-01T00:00:00Z">
        <w:r>
          <w:lastRenderedPageBreak/>
          <w:tab/>
          <w:t>(d)</w:t>
        </w:r>
      </w:ins>
      <w:ins w:author="Open-Xml-PowerTools" w:id="4900" w:date="2000-01-01T00:00:00Z">
        <w:r>
          <w:tab/>
          <w:t>lighting;</w:t>
        </w:r>
      </w:ins>
    </w:p>
    <w:p>
      <w:pPr>
        <w:pStyle w:val="Defpara"/>
        <w:rPr>
          <w:ins w:author="Open-Xml-PowerTools" w:id="4904" w:date="2000-01-01T00:00:00Z"/>
        </w:rPr>
      </w:pPr>
      <w:ins w:author="Open-Xml-PowerTools" w:id="4902" w:date="2000-01-01T00:00:00Z">
        <w:r>
          <w:tab/>
          <w:t>(e)</w:t>
        </w:r>
      </w:ins>
      <w:ins w:author="Open-Xml-PowerTools" w:id="4903" w:date="2000-01-01T00:00:00Z">
        <w:r>
          <w:tab/>
          <w:t>fire fighting services and equipment;</w:t>
        </w:r>
      </w:ins>
    </w:p>
    <w:p>
      <w:pPr>
        <w:pStyle w:val="Defpara"/>
        <w:rPr>
          <w:ins w:author="Open-Xml-PowerTools" w:id="4907" w:date="2000-01-01T00:00:00Z"/>
        </w:rPr>
      </w:pPr>
      <w:ins w:author="Open-Xml-PowerTools" w:id="4905" w:date="2000-01-01T00:00:00Z">
        <w:r>
          <w:tab/>
          <w:t>(f)</w:t>
        </w:r>
      </w:ins>
      <w:ins w:author="Open-Xml-PowerTools" w:id="4906" w:date="2000-01-01T00:00:00Z">
        <w:r>
          <w:tab/>
          <w:t>air handing systems;</w:t>
        </w:r>
      </w:ins>
    </w:p>
    <w:p>
      <w:pPr>
        <w:pStyle w:val="Defpara"/>
        <w:rPr>
          <w:ins w:author="Open-Xml-PowerTools" w:id="4910" w:date="2000-01-01T00:00:00Z"/>
        </w:rPr>
      </w:pPr>
      <w:ins w:author="Open-Xml-PowerTools" w:id="4908" w:date="2000-01-01T00:00:00Z">
        <w:r>
          <w:tab/>
          <w:t>(g)</w:t>
        </w:r>
      </w:ins>
      <w:ins w:author="Open-Xml-PowerTools" w:id="4909" w:date="2000-01-01T00:00:00Z">
        <w:r>
          <w:tab/>
          <w:t>automatic fire detection and alarm;</w:t>
        </w:r>
      </w:ins>
    </w:p>
    <w:p>
      <w:pPr>
        <w:pStyle w:val="Defpara"/>
        <w:rPr>
          <w:ins w:author="Open-Xml-PowerTools" w:id="4913" w:date="2000-01-01T00:00:00Z"/>
        </w:rPr>
      </w:pPr>
      <w:ins w:author="Open-Xml-PowerTools" w:id="4911" w:date="2000-01-01T00:00:00Z">
        <w:r>
          <w:tab/>
          <w:t>(h)</w:t>
        </w:r>
      </w:ins>
      <w:ins w:author="Open-Xml-PowerTools" w:id="4912" w:date="2000-01-01T00:00:00Z">
        <w:r>
          <w:tab/>
          <w:t>occupant warning systems;</w:t>
        </w:r>
      </w:ins>
    </w:p>
    <w:p>
      <w:pPr>
        <w:pStyle w:val="Defpara"/>
        <w:rPr>
          <w:ins w:author="Open-Xml-PowerTools" w:id="4916" w:date="2000-01-01T00:00:00Z"/>
        </w:rPr>
      </w:pPr>
      <w:ins w:author="Open-Xml-PowerTools" w:id="4914" w:date="2000-01-01T00:00:00Z">
        <w:r>
          <w:tab/>
          <w:t>(i)</w:t>
        </w:r>
      </w:ins>
      <w:ins w:author="Open-Xml-PowerTools" w:id="4915" w:date="2000-01-01T00:00:00Z">
        <w:r>
          <w:tab/>
          <w:t>lifts;</w:t>
        </w:r>
      </w:ins>
    </w:p>
    <w:p>
      <w:pPr>
        <w:pStyle w:val="Defpara"/>
        <w:rPr>
          <w:ins w:author="Open-Xml-PowerTools" w:id="4919" w:date="2000-01-01T00:00:00Z"/>
        </w:rPr>
      </w:pPr>
      <w:ins w:author="Open-Xml-PowerTools" w:id="4917" w:date="2000-01-01T00:00:00Z">
        <w:r>
          <w:tab/>
          <w:t>(j)</w:t>
        </w:r>
      </w:ins>
      <w:ins w:author="Open-Xml-PowerTools" w:id="4918" w:date="2000-01-01T00:00:00Z">
        <w:r>
          <w:tab/>
          <w:t>standby power supply systems;</w:t>
        </w:r>
      </w:ins>
    </w:p>
    <w:p>
      <w:pPr>
        <w:pStyle w:val="Defpara"/>
        <w:rPr>
          <w:ins w:author="Open-Xml-PowerTools" w:id="4922" w:date="2000-01-01T00:00:00Z"/>
        </w:rPr>
      </w:pPr>
      <w:ins w:author="Open-Xml-PowerTools" w:id="4920" w:date="2000-01-01T00:00:00Z">
        <w:r>
          <w:tab/>
          <w:t>(k)</w:t>
        </w:r>
      </w:ins>
      <w:ins w:author="Open-Xml-PowerTools" w:id="4921" w:date="2000-01-01T00:00:00Z">
        <w:r>
          <w:tab/>
          <w:t>building clearance and fire appliances;</w:t>
        </w:r>
      </w:ins>
    </w:p>
    <w:p>
      <w:pPr>
        <w:pStyle w:val="Defpara"/>
        <w:rPr>
          <w:ins w:author="Open-Xml-PowerTools" w:id="4925" w:date="2000-01-01T00:00:00Z"/>
        </w:rPr>
      </w:pPr>
      <w:ins w:author="Open-Xml-PowerTools" w:id="4923" w:date="2000-01-01T00:00:00Z">
        <w:r>
          <w:tab/>
          <w:t>(l)</w:t>
        </w:r>
      </w:ins>
      <w:ins w:author="Open-Xml-PowerTools" w:id="4924" w:date="2000-01-01T00:00:00Z">
        <w:r>
          <w:tab/>
          <w:t>glazed assemblies, balconies, balustrades, refrigerated chambers, strong rooms, vaults;</w:t>
        </w:r>
      </w:ins>
    </w:p>
    <w:p>
      <w:pPr>
        <w:pStyle w:val="Defpara"/>
        <w:rPr>
          <w:ins w:author="Open-Xml-PowerTools" w:id="4928" w:date="2000-01-01T00:00:00Z"/>
        </w:rPr>
      </w:pPr>
      <w:ins w:author="Open-Xml-PowerTools" w:id="4926" w:date="2000-01-01T00:00:00Z">
        <w:r>
          <w:tab/>
          <w:t>(m)</w:t>
        </w:r>
      </w:ins>
      <w:ins w:author="Open-Xml-PowerTools" w:id="4927" w:date="2000-01-01T00:00:00Z">
        <w:r>
          <w:tab/>
          <w:t>bushfire protection measures;</w:t>
        </w:r>
      </w:ins>
    </w:p>
    <w:p>
      <w:pPr>
        <w:pStyle w:val="Defpara"/>
        <w:rPr>
          <w:ins w:author="Open-Xml-PowerTools" w:id="4931" w:date="2000-01-01T00:00:00Z"/>
        </w:rPr>
      </w:pPr>
      <w:ins w:author="Open-Xml-PowerTools" w:id="4929" w:date="2000-01-01T00:00:00Z">
        <w:r>
          <w:tab/>
          <w:t>(n)</w:t>
        </w:r>
      </w:ins>
      <w:ins w:author="Open-Xml-PowerTools" w:id="4930" w:date="2000-01-01T00:00:00Z">
        <w:r>
          <w:tab/>
          <w:t>building use and application.</w:t>
        </w:r>
      </w:ins>
    </w:p>
    <w:p>
      <w:pPr>
        <w:pStyle w:val="Subsection"/>
        <w:spacing w:before="180"/>
        <w:rPr>
          <w:ins w:author="Open-Xml-PowerTools" w:id="4934" w:date="2000-01-01T00:00:00Z"/>
        </w:rPr>
      </w:pPr>
      <w:ins w:author="Open-Xml-PowerTools" w:id="4932" w:date="2000-01-01T00:00:00Z">
        <w:r>
          <w:tab/>
          <w:t>(2)</w:t>
        </w:r>
      </w:ins>
      <w:ins w:author="Open-Xml-PowerTools" w:id="4933" w:date="2000-01-01T00:00:00Z">
        <w:r>
          <w:tab/>
          <w:t xml:space="preserve">The owner of an existing building that is a Class 2 to Class 9 building must ensure that — </w:t>
        </w:r>
      </w:ins>
    </w:p>
    <w:p>
      <w:pPr>
        <w:pStyle w:val="Indenta"/>
        <w:rPr>
          <w:ins w:author="Open-Xml-PowerTools" w:id="4937" w:date="2000-01-01T00:00:00Z"/>
        </w:rPr>
      </w:pPr>
      <w:ins w:author="Open-Xml-PowerTools" w:id="4935" w:date="2000-01-01T00:00:00Z">
        <w:r>
          <w:tab/>
          <w:t>(a)</w:t>
        </w:r>
      </w:ins>
      <w:ins w:author="Open-Xml-PowerTools" w:id="4936" w:date="2000-01-01T00:00:00Z">
        <w:r>
          <w:tab/>
          <w:t>the safety measures in each part of the building are capable of performing to a standard set out in the relevant building standards for the part; and</w:t>
        </w:r>
      </w:ins>
    </w:p>
    <w:p>
      <w:pPr>
        <w:pStyle w:val="Indenta"/>
        <w:rPr>
          <w:ins w:author="Open-Xml-PowerTools" w:id="4940" w:date="2000-01-01T00:00:00Z"/>
        </w:rPr>
      </w:pPr>
      <w:ins w:author="Open-Xml-PowerTools" w:id="4938" w:date="2000-01-01T00:00:00Z">
        <w:r>
          <w:tab/>
          <w:t>(b)</w:t>
        </w:r>
      </w:ins>
      <w:ins w:author="Open-Xml-PowerTools" w:id="4939" w:date="2000-01-01T00:00:00Z">
        <w:r>
          <w:tab/>
          <w:t>the mechanical ventilation, hot water, warm water and cooling water systems are adequately maintained to safeguard people from illness or injury; and</w:t>
        </w:r>
      </w:ins>
    </w:p>
    <w:p>
      <w:pPr>
        <w:pStyle w:val="Indenta"/>
        <w:rPr>
          <w:ins w:author="Open-Xml-PowerTools" w:id="4943" w:date="2000-01-01T00:00:00Z"/>
        </w:rPr>
      </w:pPr>
      <w:ins w:author="Open-Xml-PowerTools" w:id="4941" w:date="2000-01-01T00:00:00Z">
        <w:r>
          <w:tab/>
          <w:t>(c)</w:t>
        </w:r>
      </w:ins>
      <w:ins w:author="Open-Xml-PowerTools" w:id="4942" w:date="2000-01-01T00:00:00Z">
        <w:r>
          <w:tab/>
          <w:t>the building’s services in each part of the building continue to perform to a standard of energy efficiency that is equal to or greater than the standard in the relevant building standards for the part.</w:t>
        </w:r>
      </w:ins>
    </w:p>
    <w:p>
      <w:pPr>
        <w:pStyle w:val="Penstart"/>
        <w:rPr>
          <w:ins w:author="Open-Xml-PowerTools" w:id="4945" w:date="2000-01-01T00:00:00Z"/>
        </w:rPr>
      </w:pPr>
      <w:ins w:author="Open-Xml-PowerTools" w:id="4944" w:date="2000-01-01T00:00:00Z">
        <w:r>
          <w:tab/>
          <w:t>Penalty: a fine of $5 000.</w:t>
        </w:r>
      </w:ins>
    </w:p>
    <w:p>
      <w:pPr>
        <w:pStyle w:val="Footnotesection"/>
        <w:ind w:left="890" w:hanging="890"/>
        <w:rPr>
          <w:ins w:author="Open-Xml-PowerTools" w:id="4949" w:date="2000-01-01T00:00:00Z"/>
        </w:rPr>
      </w:pPr>
      <w:ins w:author="Open-Xml-PowerTools" w:id="4946" w:date="2000-01-01T00:00:00Z">
        <w:r>
          <w:tab/>
          <w:t>[Regulation 48A inserted: Gazette 24 Apr 2014 p. 1138</w:t>
        </w:r>
      </w:ins>
      <w:ins w:author="Open-Xml-PowerTools" w:id="4947" w:date="2000-01-01T00:00:00Z">
        <w:r>
          <w:noBreakHyphen/>
          <w:t>9; amended: Gazette 30 Jun 2015 p. 2328</w:t>
        </w:r>
      </w:ins>
      <w:ins w:author="Open-Xml-PowerTools" w:id="4948" w:date="2000-01-01T00:00:00Z">
        <w:r>
          <w:noBreakHyphen/>
          <w:t>9.]</w:t>
        </w:r>
      </w:ins>
    </w:p>
    <w:p>
      <w:pPr>
        <w:pStyle w:val="Heading3"/>
        <w:pageBreakBefore/>
        <w:spacing w:before="0"/>
        <w:rPr>
          <w:ins w:author="Open-Xml-PowerTools" w:id="4959" w:date="2000-01-01T00:00:00Z"/>
        </w:rPr>
      </w:pPr>
      <w:ins w:author="Open-Xml-PowerTools" w:id="4950" w:date="2000-01-01T00:00:00Z">
        <w:bookmarkStart w:id="119" w:name="_Toc97636352"/>
      </w:ins>
      <w:ins w:author="Open-Xml-PowerTools" w:id="4951" w:date="2000-01-01T00:00:00Z">
        <w:bookmarkStart w:id="120" w:name="_Toc97637040"/>
      </w:ins>
      <w:ins w:author="Open-Xml-PowerTools" w:id="4952" w:date="2000-01-01T00:00:00Z">
        <w:bookmarkStart w:id="121" w:name="_Toc97638605"/>
      </w:ins>
      <w:ins w:author="Open-Xml-PowerTools" w:id="4953" w:date="2000-01-01T00:00:00Z">
        <w:r>
          <w:rPr>
            <w:rStyle w:val="CharDivNo"/>
          </w:rPr>
          <w:lastRenderedPageBreak/>
          <w:t>Division 2</w:t>
        </w:r>
      </w:ins>
      <w:ins w:author="Open-Xml-PowerTools" w:id="4954" w:date="2000-01-01T00:00:00Z">
        <w:r>
          <w:t> — </w:t>
        </w:r>
      </w:ins>
      <w:ins w:author="Open-Xml-PowerTools" w:id="4955" w:date="2000-01-01T00:00:00Z">
        <w:r>
          <w:rPr>
            <w:rStyle w:val="CharDivText"/>
          </w:rPr>
          <w:t>Private swimming pools</w:t>
        </w:r>
      </w:ins>
      <w:ins w:author="Open-Xml-PowerTools" w:id="4956" w:date="2000-01-01T00:00:00Z">
        <w:bookmarkEnd w:id="119"/>
      </w:ins>
      <w:ins w:author="Open-Xml-PowerTools" w:id="4957" w:date="2000-01-01T00:00:00Z">
        <w:bookmarkEnd w:id="120"/>
      </w:ins>
      <w:ins w:author="Open-Xml-PowerTools" w:id="4958" w:date="2000-01-01T00:00:00Z">
        <w:bookmarkEnd w:id="121"/>
      </w:ins>
    </w:p>
    <w:p>
      <w:pPr>
        <w:pStyle w:val="Heading5"/>
        <w:spacing w:before="180"/>
        <w:rPr>
          <w:ins w:author="Open-Xml-PowerTools" w:id="4965" w:date="2000-01-01T00:00:00Z"/>
        </w:rPr>
      </w:pPr>
      <w:ins w:author="Open-Xml-PowerTools" w:id="4960" w:date="2000-01-01T00:00:00Z">
        <w:bookmarkStart w:id="122" w:name="_Toc97638606"/>
      </w:ins>
      <w:ins w:author="Open-Xml-PowerTools" w:id="4961" w:date="2000-01-01T00:00:00Z">
        <w:r>
          <w:rPr>
            <w:rStyle w:val="CharSectno"/>
          </w:rPr>
          <w:t>48</w:t>
        </w:r>
      </w:ins>
      <w:ins w:author="Open-Xml-PowerTools" w:id="4962" w:date="2000-01-01T00:00:00Z">
        <w:r>
          <w:t>.</w:t>
        </w:r>
      </w:ins>
      <w:ins w:author="Open-Xml-PowerTools" w:id="4963" w:date="2000-01-01T00:00:00Z">
        <w:r>
          <w:tab/>
          <w:t>Terms used</w:t>
        </w:r>
      </w:ins>
      <w:ins w:author="Open-Xml-PowerTools" w:id="4964" w:date="2000-01-01T00:00:00Z">
        <w:bookmarkEnd w:id="122"/>
      </w:ins>
    </w:p>
    <w:p>
      <w:pPr>
        <w:pStyle w:val="Subsection"/>
        <w:spacing w:before="120"/>
        <w:rPr>
          <w:ins w:author="Open-Xml-PowerTools" w:id="4968" w:date="2000-01-01T00:00:00Z"/>
        </w:rPr>
      </w:pPr>
      <w:ins w:author="Open-Xml-PowerTools" w:id="4966" w:date="2000-01-01T00:00:00Z">
        <w:r>
          <w:tab/>
        </w:r>
      </w:ins>
      <w:ins w:author="Open-Xml-PowerTools" w:id="4967" w:date="2000-01-01T00:00:00Z">
        <w:r>
          <w:tab/>
          <w:t>In this Division —</w:t>
        </w:r>
      </w:ins>
    </w:p>
    <w:p>
      <w:pPr>
        <w:pStyle w:val="Defstart"/>
        <w:spacing w:before="60"/>
        <w:rPr>
          <w:ins w:author="Open-Xml-PowerTools" w:id="4972" w:date="2000-01-01T00:00:00Z"/>
        </w:rPr>
      </w:pPr>
      <w:ins w:author="Open-Xml-PowerTools" w:id="4969" w:date="2000-01-01T00:00:00Z">
        <w:r>
          <w:tab/>
        </w:r>
      </w:ins>
      <w:ins w:author="Open-Xml-PowerTools" w:id="4970" w:date="2000-01-01T00:00:00Z">
        <w:r>
          <w:rPr>
            <w:rStyle w:val="CharDefText"/>
          </w:rPr>
          <w:t>access through a building</w:t>
        </w:r>
      </w:ins>
      <w:ins w:author="Open-Xml-PowerTools" w:id="4971" w:date="2000-01-01T00:00:00Z">
        <w:r>
          <w:t xml:space="preserve"> means direct or indirect access to an area that contains a private swimming pool if the area is enclosed by a barrier that includes a wall of a building;</w:t>
        </w:r>
      </w:ins>
    </w:p>
    <w:p>
      <w:pPr>
        <w:pStyle w:val="Defstart"/>
        <w:rPr>
          <w:ins w:author="Open-Xml-PowerTools" w:id="4976" w:date="2000-01-01T00:00:00Z"/>
        </w:rPr>
      </w:pPr>
      <w:ins w:author="Open-Xml-PowerTools" w:id="4973" w:date="2000-01-01T00:00:00Z">
        <w:r>
          <w:tab/>
        </w:r>
      </w:ins>
      <w:ins w:author="Open-Xml-PowerTools" w:id="4974" w:date="2000-01-01T00:00:00Z">
        <w:r>
          <w:rPr>
            <w:rStyle w:val="CharDefText"/>
          </w:rPr>
          <w:t>approved alternative requirement</w:t>
        </w:r>
      </w:ins>
      <w:ins w:author="Open-Xml-PowerTools" w:id="4975" w:date="2000-01-01T00:00:00Z">
        <w:r>
          <w:t xml:space="preserve"> means a requirement that has been approved in accordance with regulation 51(2) by the permit authority for the private swimming pool;</w:t>
        </w:r>
      </w:ins>
    </w:p>
    <w:p>
      <w:pPr>
        <w:pStyle w:val="Defstart"/>
        <w:rPr>
          <w:ins w:author="Open-Xml-PowerTools" w:id="4980" w:date="2000-01-01T00:00:00Z"/>
        </w:rPr>
      </w:pPr>
      <w:ins w:author="Open-Xml-PowerTools" w:id="4977" w:date="2000-01-01T00:00:00Z">
        <w:r>
          <w:tab/>
        </w:r>
      </w:ins>
      <w:ins w:author="Open-Xml-PowerTools" w:id="4978" w:date="2000-01-01T00:00:00Z">
        <w:r>
          <w:rPr>
            <w:rStyle w:val="CharDefText"/>
          </w:rPr>
          <w:t>approved door</w:t>
        </w:r>
      </w:ins>
      <w:ins w:author="Open-Xml-PowerTools" w:id="4979" w:date="2000-01-01T00:00:00Z">
        <w:r>
          <w:t xml:space="preserve"> means a door that has been approved in accordance with regulation 51(3) by the permit authority for the private swimming pool;</w:t>
        </w:r>
      </w:ins>
    </w:p>
    <w:p>
      <w:pPr>
        <w:pStyle w:val="Defstart"/>
        <w:rPr>
          <w:ins w:author="Open-Xml-PowerTools" w:id="4984" w:date="2000-01-01T00:00:00Z"/>
        </w:rPr>
      </w:pPr>
      <w:ins w:author="Open-Xml-PowerTools" w:id="4981" w:date="2000-01-01T00:00:00Z">
        <w:r>
          <w:tab/>
        </w:r>
      </w:ins>
      <w:ins w:author="Open-Xml-PowerTools" w:id="4982" w:date="2000-01-01T00:00:00Z">
        <w:r>
          <w:rPr>
            <w:rStyle w:val="CharDefText"/>
          </w:rPr>
          <w:t>AS 1926.1</w:t>
        </w:r>
      </w:ins>
      <w:ins w:author="Open-Xml-PowerTools" w:id="4983" w:date="2000-01-01T00:00:00Z">
        <w:r>
          <w:t xml:space="preserve"> means AS 1926.1 — 1993 incorporating Amendment No. 1 only;</w:t>
        </w:r>
      </w:ins>
    </w:p>
    <w:p>
      <w:pPr>
        <w:pStyle w:val="Defstart"/>
        <w:rPr>
          <w:ins w:author="Open-Xml-PowerTools" w:id="4988" w:date="2000-01-01T00:00:00Z"/>
        </w:rPr>
      </w:pPr>
      <w:ins w:author="Open-Xml-PowerTools" w:id="4985" w:date="2000-01-01T00:00:00Z">
        <w:r>
          <w:tab/>
        </w:r>
      </w:ins>
      <w:ins w:author="Open-Xml-PowerTools" w:id="4986" w:date="2000-01-01T00:00:00Z">
        <w:r>
          <w:rPr>
            <w:rStyle w:val="CharDefText"/>
          </w:rPr>
          <w:t>young child</w:t>
        </w:r>
      </w:ins>
      <w:ins w:author="Open-Xml-PowerTools" w:id="4987" w:date="2000-01-01T00:00:00Z">
        <w:r>
          <w:t xml:space="preserve"> means a child under the age of 5 years.</w:t>
        </w:r>
      </w:ins>
    </w:p>
    <w:p>
      <w:pPr>
        <w:pStyle w:val="Footnotesection"/>
        <w:rPr>
          <w:ins w:author="Open-Xml-PowerTools" w:id="4990" w:date="2000-01-01T00:00:00Z"/>
        </w:rPr>
      </w:pPr>
      <w:ins w:author="Open-Xml-PowerTools" w:id="4989" w:date="2000-01-01T00:00:00Z">
        <w:r>
          <w:tab/>
          <w:t>[Regulation 48 amended: Gazette 15 Apr 2016 p. 1169.]</w:t>
        </w:r>
      </w:ins>
    </w:p>
    <w:p>
      <w:pPr>
        <w:pStyle w:val="Heading5"/>
        <w:rPr>
          <w:ins w:author="Open-Xml-PowerTools" w:id="4996" w:date="2000-01-01T00:00:00Z"/>
        </w:rPr>
      </w:pPr>
      <w:ins w:author="Open-Xml-PowerTools" w:id="4991" w:date="2000-01-01T00:00:00Z">
        <w:bookmarkStart w:id="123" w:name="_Toc97638607"/>
      </w:ins>
      <w:ins w:author="Open-Xml-PowerTools" w:id="4992" w:date="2000-01-01T00:00:00Z">
        <w:r>
          <w:rPr>
            <w:rStyle w:val="CharSectno"/>
          </w:rPr>
          <w:t>49</w:t>
        </w:r>
      </w:ins>
      <w:ins w:author="Open-Xml-PowerTools" w:id="4993" w:date="2000-01-01T00:00:00Z">
        <w:r>
          <w:t>.</w:t>
        </w:r>
      </w:ins>
      <w:ins w:author="Open-Xml-PowerTools" w:id="4994" w:date="2000-01-01T00:00:00Z">
        <w:r>
          <w:tab/>
          <w:t>Application of this Division</w:t>
        </w:r>
      </w:ins>
      <w:ins w:author="Open-Xml-PowerTools" w:id="4995" w:date="2000-01-01T00:00:00Z">
        <w:bookmarkEnd w:id="123"/>
      </w:ins>
    </w:p>
    <w:p>
      <w:pPr>
        <w:pStyle w:val="Subsection"/>
        <w:spacing w:before="120"/>
        <w:rPr>
          <w:ins w:author="Open-Xml-PowerTools" w:id="4999" w:date="2000-01-01T00:00:00Z"/>
        </w:rPr>
      </w:pPr>
      <w:ins w:author="Open-Xml-PowerTools" w:id="4997" w:date="2000-01-01T00:00:00Z">
        <w:r>
          <w:tab/>
        </w:r>
      </w:ins>
      <w:ins w:author="Open-Xml-PowerTools" w:id="4998" w:date="2000-01-01T00:00:00Z">
        <w:r>
          <w:tab/>
          <w:t>This Division applies in respect of a private swimming pool that is located in a local government district specified in column 1 of the Table in Schedule 5 in the area specified for that district in column 2 of that Table.</w:t>
        </w:r>
      </w:ins>
    </w:p>
    <w:p>
      <w:pPr>
        <w:pStyle w:val="Heading5"/>
        <w:rPr>
          <w:ins w:author="Open-Xml-PowerTools" w:id="5005" w:date="2000-01-01T00:00:00Z"/>
        </w:rPr>
      </w:pPr>
      <w:ins w:author="Open-Xml-PowerTools" w:id="5000" w:date="2000-01-01T00:00:00Z">
        <w:bookmarkStart w:id="124" w:name="_Toc97638608"/>
      </w:ins>
      <w:ins w:author="Open-Xml-PowerTools" w:id="5001" w:date="2000-01-01T00:00:00Z">
        <w:r>
          <w:rPr>
            <w:rStyle w:val="CharSectno"/>
          </w:rPr>
          <w:t>50</w:t>
        </w:r>
      </w:ins>
      <w:ins w:author="Open-Xml-PowerTools" w:id="5002" w:date="2000-01-01T00:00:00Z">
        <w:r>
          <w:t>.</w:t>
        </w:r>
      </w:ins>
      <w:ins w:author="Open-Xml-PowerTools" w:id="5003" w:date="2000-01-01T00:00:00Z">
        <w:r>
          <w:tab/>
          <w:t>Barrier to private swimming pool</w:t>
        </w:r>
      </w:ins>
      <w:ins w:author="Open-Xml-PowerTools" w:id="5004" w:date="2000-01-01T00:00:00Z">
        <w:bookmarkEnd w:id="124"/>
      </w:ins>
    </w:p>
    <w:p>
      <w:pPr>
        <w:pStyle w:val="Subsection"/>
        <w:rPr>
          <w:ins w:author="Open-Xml-PowerTools" w:id="5008" w:date="2000-01-01T00:00:00Z"/>
        </w:rPr>
      </w:pPr>
      <w:ins w:author="Open-Xml-PowerTools" w:id="5006" w:date="2000-01-01T00:00:00Z">
        <w:r>
          <w:tab/>
          <w:t>(1)</w:t>
        </w:r>
      </w:ins>
      <w:ins w:author="Open-Xml-PowerTools" w:id="5007" w:date="2000-01-01T00:00:00Z">
        <w:r>
          <w:tab/>
          <w:t>Each owner and occupier of premises on which there is a private swimming pool containing water that is more than 300 mm deep must ensure that there is installed or provided around the pool a barrier that restricts access by young children to the pool and its immediate surrounds.</w:t>
        </w:r>
      </w:ins>
    </w:p>
    <w:p>
      <w:pPr>
        <w:pStyle w:val="Penstart"/>
        <w:rPr>
          <w:ins w:author="Open-Xml-PowerTools" w:id="5010" w:date="2000-01-01T00:00:00Z"/>
        </w:rPr>
      </w:pPr>
      <w:ins w:author="Open-Xml-PowerTools" w:id="5009" w:date="2000-01-01T00:00:00Z">
        <w:r>
          <w:tab/>
          <w:t>Penalty for this subregulation: a fine of $5 000.</w:t>
        </w:r>
      </w:ins>
    </w:p>
    <w:p>
      <w:pPr>
        <w:pStyle w:val="Subsection"/>
        <w:keepNext/>
        <w:rPr>
          <w:ins w:author="Open-Xml-PowerTools" w:id="5013" w:date="2000-01-01T00:00:00Z"/>
        </w:rPr>
      </w:pPr>
      <w:ins w:author="Open-Xml-PowerTools" w:id="5011" w:date="2000-01-01T00:00:00Z">
        <w:r>
          <w:lastRenderedPageBreak/>
          <w:tab/>
          <w:t>(1A)</w:t>
        </w:r>
      </w:ins>
      <w:ins w:author="Open-Xml-PowerTools" w:id="5012" w:date="2000-01-01T00:00:00Z">
        <w:r>
          <w:tab/>
          <w:t xml:space="preserve">A barrier to a private swimming pool is to be taken to be suitable for the purposes of subregulation (1) if — </w:t>
        </w:r>
      </w:ins>
    </w:p>
    <w:p>
      <w:pPr>
        <w:pStyle w:val="Indenta"/>
        <w:rPr>
          <w:ins w:author="Open-Xml-PowerTools" w:id="5016" w:date="2000-01-01T00:00:00Z"/>
        </w:rPr>
      </w:pPr>
      <w:ins w:author="Open-Xml-PowerTools" w:id="5014" w:date="2000-01-01T00:00:00Z">
        <w:r>
          <w:tab/>
          <w:t>(a)</w:t>
        </w:r>
      </w:ins>
      <w:ins w:author="Open-Xml-PowerTools" w:id="5015" w:date="2000-01-01T00:00:00Z">
        <w:r>
          <w:tab/>
          <w:t xml:space="preserve">it complies with a Building Code pool barrier requirement that was in effect — </w:t>
        </w:r>
      </w:ins>
    </w:p>
    <w:p>
      <w:pPr>
        <w:pStyle w:val="Indenti"/>
        <w:rPr>
          <w:ins w:author="Open-Xml-PowerTools" w:id="5019" w:date="2000-01-01T00:00:00Z"/>
        </w:rPr>
      </w:pPr>
      <w:ins w:author="Open-Xml-PowerTools" w:id="5017" w:date="2000-01-01T00:00:00Z">
        <w:r>
          <w:tab/>
          <w:t>(i)</w:t>
        </w:r>
      </w:ins>
      <w:ins w:author="Open-Xml-PowerTools" w:id="5018" w:date="2000-01-01T00:00:00Z">
        <w:r>
          <w:tab/>
          <w:t>if a building permit applies to the construction of the pool — at the time the application for a building permit to construct the pool was made; or</w:t>
        </w:r>
      </w:ins>
    </w:p>
    <w:p>
      <w:pPr>
        <w:pStyle w:val="Indenti"/>
        <w:rPr>
          <w:ins w:author="Open-Xml-PowerTools" w:id="5022" w:date="2000-01-01T00:00:00Z"/>
        </w:rPr>
      </w:pPr>
      <w:ins w:author="Open-Xml-PowerTools" w:id="5020" w:date="2000-01-01T00:00:00Z">
        <w:r>
          <w:tab/>
          <w:t>(ii)</w:t>
        </w:r>
      </w:ins>
      <w:ins w:author="Open-Xml-PowerTools" w:id="5021" w:date="2000-01-01T00:00:00Z">
        <w:r>
          <w:tab/>
          <w:t>otherwise — at the time the construction of the pool commenced;</w:t>
        </w:r>
      </w:ins>
    </w:p>
    <w:p>
      <w:pPr>
        <w:pStyle w:val="Indenta"/>
        <w:rPr>
          <w:ins w:author="Open-Xml-PowerTools" w:id="5025" w:date="2000-01-01T00:00:00Z"/>
        </w:rPr>
      </w:pPr>
      <w:ins w:author="Open-Xml-PowerTools" w:id="5023" w:date="2000-01-01T00:00:00Z">
        <w:r>
          <w:tab/>
        </w:r>
      </w:ins>
      <w:ins w:author="Open-Xml-PowerTools" w:id="5024" w:date="2000-01-01T00:00:00Z">
        <w:r>
          <w:tab/>
          <w:t>or</w:t>
        </w:r>
      </w:ins>
    </w:p>
    <w:p>
      <w:pPr>
        <w:pStyle w:val="Indenta"/>
        <w:rPr>
          <w:ins w:author="Open-Xml-PowerTools" w:id="5029" w:date="2000-01-01T00:00:00Z"/>
        </w:rPr>
      </w:pPr>
      <w:ins w:author="Open-Xml-PowerTools" w:id="5026" w:date="2000-01-01T00:00:00Z">
        <w:r>
          <w:tab/>
          <w:t>(b)</w:t>
        </w:r>
      </w:ins>
      <w:ins w:author="Open-Xml-PowerTools" w:id="5027" w:date="2000-01-01T00:00:00Z">
        <w:r>
          <w:tab/>
          <w:t>the swimming pool is a pre</w:t>
        </w:r>
      </w:ins>
      <w:ins w:author="Open-Xml-PowerTools" w:id="5028" w:date="2000-01-01T00:00:00Z">
        <w:r>
          <w:noBreakHyphen/>
          <w:t>May 2016 private swimming pool and the barrier satisfies the requirements in paragraph (a) or complies with subregulations (2) to (5).</w:t>
        </w:r>
      </w:ins>
    </w:p>
    <w:p>
      <w:pPr>
        <w:pStyle w:val="Subsection"/>
        <w:rPr>
          <w:ins w:author="Open-Xml-PowerTools" w:id="5032" w:date="2000-01-01T00:00:00Z"/>
        </w:rPr>
      </w:pPr>
      <w:ins w:author="Open-Xml-PowerTools" w:id="5030" w:date="2000-01-01T00:00:00Z">
        <w:r>
          <w:tab/>
          <w:t>(1B)</w:t>
        </w:r>
      </w:ins>
      <w:ins w:author="Open-Xml-PowerTools" w:id="5031" w:date="2000-01-01T00:00:00Z">
        <w:r>
          <w:tab/>
          <w:t>For the purposes of subregulation (1A)(a), a performance solution cannot be used to comply with a Building Code pool barrier requirement unless the performance solution is an approved barrier solution.</w:t>
        </w:r>
      </w:ins>
    </w:p>
    <w:p>
      <w:pPr>
        <w:pStyle w:val="Subsection"/>
        <w:rPr>
          <w:ins w:author="Open-Xml-PowerTools" w:id="5036" w:date="2000-01-01T00:00:00Z"/>
        </w:rPr>
      </w:pPr>
      <w:ins w:author="Open-Xml-PowerTools" w:id="5033" w:date="2000-01-01T00:00:00Z">
        <w:r>
          <w:tab/>
          <w:t>(2)</w:t>
        </w:r>
      </w:ins>
      <w:ins w:author="Open-Xml-PowerTools" w:id="5034" w:date="2000-01-01T00:00:00Z">
        <w:r>
          <w:tab/>
          <w:t>The immediate surrounds of a pre</w:t>
        </w:r>
      </w:ins>
      <w:ins w:author="Open-Xml-PowerTools" w:id="5035" w:date="2000-01-01T00:00:00Z">
        <w:r>
          <w:noBreakHyphen/>
          <w:t>May 2016 private swimming pool that is at the rear of premises may include any part of the rear portion of the premises.</w:t>
        </w:r>
      </w:ins>
    </w:p>
    <w:p>
      <w:pPr>
        <w:pStyle w:val="Subsection"/>
        <w:rPr>
          <w:ins w:author="Open-Xml-PowerTools" w:id="5040" w:date="2000-01-01T00:00:00Z"/>
        </w:rPr>
      </w:pPr>
      <w:ins w:author="Open-Xml-PowerTools" w:id="5037" w:date="2000-01-01T00:00:00Z">
        <w:r>
          <w:tab/>
          <w:t>(3)</w:t>
        </w:r>
      </w:ins>
      <w:ins w:author="Open-Xml-PowerTools" w:id="5038" w:date="2000-01-01T00:00:00Z">
        <w:r>
          <w:tab/>
          <w:t>If a building other than a Class 10 building is included within the barrier to a pre</w:t>
        </w:r>
      </w:ins>
      <w:ins w:author="Open-Xml-PowerTools" w:id="5039" w:date="2000-01-01T00:00:00Z">
        <w:r>
          <w:noBreakHyphen/>
          <w:t>May 2016 private swimming pool all external doors and windows in that building must satisfy the requirements of AS 1926.1.</w:t>
        </w:r>
      </w:ins>
    </w:p>
    <w:p>
      <w:pPr>
        <w:pStyle w:val="Subsection"/>
        <w:rPr>
          <w:ins w:author="Open-Xml-PowerTools" w:id="5044" w:date="2000-01-01T00:00:00Z"/>
        </w:rPr>
      </w:pPr>
      <w:ins w:author="Open-Xml-PowerTools" w:id="5041" w:date="2000-01-01T00:00:00Z">
        <w:r>
          <w:tab/>
          <w:t>(4)</w:t>
        </w:r>
      </w:ins>
      <w:ins w:author="Open-Xml-PowerTools" w:id="5042" w:date="2000-01-01T00:00:00Z">
        <w:r>
          <w:tab/>
          <w:t>A barrier to a pre</w:t>
        </w:r>
      </w:ins>
      <w:ins w:author="Open-Xml-PowerTools" w:id="5043" w:date="2000-01-01T00:00:00Z">
        <w:r>
          <w:noBreakHyphen/>
          <w:t xml:space="preserve">May 2016 private swimming pool — </w:t>
        </w:r>
      </w:ins>
    </w:p>
    <w:p>
      <w:pPr>
        <w:pStyle w:val="Indenta"/>
        <w:rPr>
          <w:ins w:author="Open-Xml-PowerTools" w:id="5047" w:date="2000-01-01T00:00:00Z"/>
        </w:rPr>
      </w:pPr>
      <w:ins w:author="Open-Xml-PowerTools" w:id="5045" w:date="2000-01-01T00:00:00Z">
        <w:r>
          <w:tab/>
          <w:t>(a)</w:t>
        </w:r>
      </w:ins>
      <w:ins w:author="Open-Xml-PowerTools" w:id="5046" w:date="2000-01-01T00:00:00Z">
        <w:r>
          <w:tab/>
          <w:t>may consist of a fence, wall, gate or other component, or a combination of them; and</w:t>
        </w:r>
      </w:ins>
    </w:p>
    <w:p>
      <w:pPr>
        <w:pStyle w:val="Indenta"/>
        <w:rPr>
          <w:ins w:author="Open-Xml-PowerTools" w:id="5050" w:date="2000-01-01T00:00:00Z"/>
        </w:rPr>
      </w:pPr>
      <w:ins w:author="Open-Xml-PowerTools" w:id="5048" w:date="2000-01-01T00:00:00Z">
        <w:r>
          <w:tab/>
          <w:t>(b)</w:t>
        </w:r>
      </w:ins>
      <w:ins w:author="Open-Xml-PowerTools" w:id="5049" w:date="2000-01-01T00:00:00Z">
        <w:r>
          <w:tab/>
          <w:t xml:space="preserve">any fence, wall, gate or other component that is included in the barrier must be in accordance with — </w:t>
        </w:r>
      </w:ins>
    </w:p>
    <w:p>
      <w:pPr>
        <w:pStyle w:val="Indenti"/>
        <w:rPr>
          <w:ins w:author="Open-Xml-PowerTools" w:id="5053" w:date="2000-01-01T00:00:00Z"/>
        </w:rPr>
      </w:pPr>
      <w:ins w:author="Open-Xml-PowerTools" w:id="5051" w:date="2000-01-01T00:00:00Z">
        <w:r>
          <w:tab/>
          <w:t>(i)</w:t>
        </w:r>
      </w:ins>
      <w:ins w:author="Open-Xml-PowerTools" w:id="5052" w:date="2000-01-01T00:00:00Z">
        <w:r>
          <w:tab/>
          <w:t>the requirements of AS 1926.1; or</w:t>
        </w:r>
      </w:ins>
    </w:p>
    <w:p>
      <w:pPr>
        <w:pStyle w:val="Indenti"/>
        <w:keepNext/>
        <w:rPr>
          <w:ins w:author="Open-Xml-PowerTools" w:id="5056" w:date="2000-01-01T00:00:00Z"/>
        </w:rPr>
      </w:pPr>
      <w:ins w:author="Open-Xml-PowerTools" w:id="5054" w:date="2000-01-01T00:00:00Z">
        <w:r>
          <w:lastRenderedPageBreak/>
          <w:tab/>
          <w:t>(ii)</w:t>
        </w:r>
      </w:ins>
      <w:ins w:author="Open-Xml-PowerTools" w:id="5055" w:date="2000-01-01T00:00:00Z">
        <w:r>
          <w:tab/>
          <w:t>approved alternative requirements;</w:t>
        </w:r>
      </w:ins>
    </w:p>
    <w:p>
      <w:pPr>
        <w:pStyle w:val="Indenta"/>
        <w:rPr>
          <w:ins w:author="Open-Xml-PowerTools" w:id="5059" w:date="2000-01-01T00:00:00Z"/>
        </w:rPr>
      </w:pPr>
      <w:ins w:author="Open-Xml-PowerTools" w:id="5057" w:date="2000-01-01T00:00:00Z">
        <w:r>
          <w:tab/>
        </w:r>
      </w:ins>
      <w:ins w:author="Open-Xml-PowerTools" w:id="5058" w:date="2000-01-01T00:00:00Z">
        <w:r>
          <w:tab/>
          <w:t>and</w:t>
        </w:r>
      </w:ins>
    </w:p>
    <w:p>
      <w:pPr>
        <w:pStyle w:val="Indenta"/>
        <w:rPr>
          <w:ins w:author="Open-Xml-PowerTools" w:id="5062" w:date="2000-01-01T00:00:00Z"/>
        </w:rPr>
      </w:pPr>
      <w:ins w:author="Open-Xml-PowerTools" w:id="5060" w:date="2000-01-01T00:00:00Z">
        <w:r>
          <w:tab/>
          <w:t>(c)</w:t>
        </w:r>
      </w:ins>
      <w:ins w:author="Open-Xml-PowerTools" w:id="5061" w:date="2000-01-01T00:00:00Z">
        <w:r>
          <w:tab/>
          <w:t>any wall comprising part of the barrier must have no means of access through a building other than —</w:t>
        </w:r>
      </w:ins>
    </w:p>
    <w:p>
      <w:pPr>
        <w:pStyle w:val="Indenti"/>
        <w:rPr>
          <w:ins w:author="Open-Xml-PowerTools" w:id="5065" w:date="2000-01-01T00:00:00Z"/>
        </w:rPr>
      </w:pPr>
      <w:ins w:author="Open-Xml-PowerTools" w:id="5063" w:date="2000-01-01T00:00:00Z">
        <w:r>
          <w:tab/>
          <w:t>(i)</w:t>
        </w:r>
      </w:ins>
      <w:ins w:author="Open-Xml-PowerTools" w:id="5064" w:date="2000-01-01T00:00:00Z">
        <w:r>
          <w:tab/>
          <w:t>a window that is in accordance with the requirements of AS 1926.1; or</w:t>
        </w:r>
      </w:ins>
    </w:p>
    <w:p>
      <w:pPr>
        <w:pStyle w:val="Indenti"/>
        <w:rPr>
          <w:ins w:author="Open-Xml-PowerTools" w:id="5068" w:date="2000-01-01T00:00:00Z"/>
        </w:rPr>
      </w:pPr>
      <w:ins w:author="Open-Xml-PowerTools" w:id="5066" w:date="2000-01-01T00:00:00Z">
        <w:r>
          <w:tab/>
          <w:t>(ii)</w:t>
        </w:r>
      </w:ins>
      <w:ins w:author="Open-Xml-PowerTools" w:id="5067" w:date="2000-01-01T00:00:00Z">
        <w:r>
          <w:tab/>
          <w:t>an approved door.</w:t>
        </w:r>
      </w:ins>
    </w:p>
    <w:p>
      <w:pPr>
        <w:pStyle w:val="Subsection"/>
        <w:spacing w:before="180"/>
        <w:rPr>
          <w:ins w:author="Open-Xml-PowerTools" w:id="5072" w:date="2000-01-01T00:00:00Z"/>
        </w:rPr>
      </w:pPr>
      <w:ins w:author="Open-Xml-PowerTools" w:id="5069" w:date="2000-01-01T00:00:00Z">
        <w:r>
          <w:tab/>
          <w:t>(5)</w:t>
        </w:r>
      </w:ins>
      <w:ins w:author="Open-Xml-PowerTools" w:id="5070" w:date="2000-01-01T00:00:00Z">
        <w:r>
          <w:tab/>
          <w:t>If a boundary fence of the premises is a part of the barrier to a pre</w:t>
        </w:r>
      </w:ins>
      <w:ins w:author="Open-Xml-PowerTools" w:id="5071" w:date="2000-01-01T00:00:00Z">
        <w:r>
          <w:noBreakHyphen/>
          <w:t>May 2016 private swimming pool, the boundary fence satisfies the requirements of clauses 2.3, 2.6 and 2.7 of AS 1926.1 if all those requirements are satisfied in relation to either side of the fence.</w:t>
        </w:r>
      </w:ins>
    </w:p>
    <w:p>
      <w:pPr>
        <w:pStyle w:val="Footnotesection"/>
        <w:ind w:left="890" w:hanging="890"/>
        <w:rPr>
          <w:ins w:author="Open-Xml-PowerTools" w:id="5075" w:date="2000-01-01T00:00:00Z"/>
        </w:rPr>
      </w:pPr>
      <w:ins w:author="Open-Xml-PowerTools" w:id="5073" w:date="2000-01-01T00:00:00Z">
        <w:r>
          <w:tab/>
          <w:t>[Regulation 50 inserted: Gazette 15 Apr 2016 p. 1169</w:t>
        </w:r>
      </w:ins>
      <w:ins w:author="Open-Xml-PowerTools" w:id="5074" w:date="2000-01-01T00:00:00Z">
        <w:r>
          <w:noBreakHyphen/>
          <w:t>71; amended: Gazette 8 Aug 2017 p. 4345; 22 Dec 2017 p. 5975.]</w:t>
        </w:r>
      </w:ins>
    </w:p>
    <w:p>
      <w:pPr>
        <w:pStyle w:val="Heading5"/>
        <w:spacing w:before="240"/>
        <w:rPr>
          <w:ins w:author="Open-Xml-PowerTools" w:id="5081" w:date="2000-01-01T00:00:00Z"/>
        </w:rPr>
      </w:pPr>
      <w:ins w:author="Open-Xml-PowerTools" w:id="5076" w:date="2000-01-01T00:00:00Z">
        <w:bookmarkStart w:id="125" w:name="_Toc97638609"/>
      </w:ins>
      <w:ins w:author="Open-Xml-PowerTools" w:id="5077" w:date="2000-01-01T00:00:00Z">
        <w:r>
          <w:rPr>
            <w:rStyle w:val="CharSectno"/>
          </w:rPr>
          <w:t>51</w:t>
        </w:r>
      </w:ins>
      <w:ins w:author="Open-Xml-PowerTools" w:id="5078" w:date="2000-01-01T00:00:00Z">
        <w:r>
          <w:t>.</w:t>
        </w:r>
      </w:ins>
      <w:ins w:author="Open-Xml-PowerTools" w:id="5079" w:date="2000-01-01T00:00:00Z">
        <w:r>
          <w:tab/>
          <w:t>Approvals by permit authority</w:t>
        </w:r>
      </w:ins>
      <w:ins w:author="Open-Xml-PowerTools" w:id="5080" w:date="2000-01-01T00:00:00Z">
        <w:bookmarkEnd w:id="125"/>
      </w:ins>
    </w:p>
    <w:p>
      <w:pPr>
        <w:pStyle w:val="Subsection"/>
        <w:spacing w:before="180"/>
        <w:rPr>
          <w:ins w:author="Open-Xml-PowerTools" w:id="5084" w:date="2000-01-01T00:00:00Z"/>
        </w:rPr>
      </w:pPr>
      <w:ins w:author="Open-Xml-PowerTools" w:id="5082" w:date="2000-01-01T00:00:00Z">
        <w:r>
          <w:tab/>
          <w:t>(1)</w:t>
        </w:r>
      </w:ins>
      <w:ins w:author="Open-Xml-PowerTools" w:id="5083" w:date="2000-01-01T00:00:00Z">
        <w:r>
          <w:tab/>
          <w:t>In this regulation —</w:t>
        </w:r>
      </w:ins>
    </w:p>
    <w:p>
      <w:pPr>
        <w:pStyle w:val="Defstart"/>
        <w:rPr>
          <w:ins w:author="Open-Xml-PowerTools" w:id="5090" w:date="2000-01-01T00:00:00Z"/>
        </w:rPr>
      </w:pPr>
      <w:ins w:author="Open-Xml-PowerTools" w:id="5085" w:date="2000-01-01T00:00:00Z">
        <w:r>
          <w:tab/>
        </w:r>
      </w:ins>
      <w:ins w:author="Open-Xml-PowerTools" w:id="5086" w:date="2000-01-01T00:00:00Z">
        <w:r>
          <w:rPr>
            <w:rStyle w:val="CharDefText"/>
          </w:rPr>
          <w:t>person with a disability</w:t>
        </w:r>
      </w:ins>
      <w:ins w:author="Open-Xml-PowerTools" w:id="5087" w:date="2000-01-01T00:00:00Z">
        <w:r>
          <w:t xml:space="preserve"> means a person who has been issued a certificate given by the National Disability Services (ACN 008445485), registered under the </w:t>
        </w:r>
      </w:ins>
      <w:ins w:author="Open-Xml-PowerTools" w:id="5088" w:date="2000-01-01T00:00:00Z">
        <w:r>
          <w:rPr>
            <w:i/>
          </w:rPr>
          <w:t>Corporations Act 2001</w:t>
        </w:r>
      </w:ins>
      <w:ins w:author="Open-Xml-PowerTools" w:id="5089" w:date="2000-01-01T00:00:00Z">
        <w:r>
          <w:t xml:space="preserve"> (Commonwealth), certifying that the person has a disability that makes it difficult for the person to use a gate of the kind that would be required by these regulations in a swimming pool fence.</w:t>
        </w:r>
      </w:ins>
    </w:p>
    <w:p>
      <w:pPr>
        <w:pStyle w:val="Subsection"/>
        <w:spacing w:before="180"/>
        <w:rPr>
          <w:ins w:author="Open-Xml-PowerTools" w:id="5093" w:date="2000-01-01T00:00:00Z"/>
        </w:rPr>
      </w:pPr>
      <w:ins w:author="Open-Xml-PowerTools" w:id="5091" w:date="2000-01-01T00:00:00Z">
        <w:r>
          <w:tab/>
          <w:t>(2)</w:t>
        </w:r>
      </w:ins>
      <w:ins w:author="Open-Xml-PowerTools" w:id="5092" w:date="2000-01-01T00:00:00Z">
        <w:r>
          <w:tab/>
          <w:t>A permit authority may approve requirements alternative to the requirements of regulation 50(4)(b) if it is satisfied that the alternative requirements will restrict access by young children to the private swimming pool as effectively as if there were compliance with AS 1926.1.</w:t>
        </w:r>
      </w:ins>
    </w:p>
    <w:p>
      <w:pPr>
        <w:pStyle w:val="Subsection"/>
        <w:keepNext/>
        <w:spacing w:before="180"/>
        <w:rPr>
          <w:ins w:author="Open-Xml-PowerTools" w:id="5096" w:date="2000-01-01T00:00:00Z"/>
        </w:rPr>
      </w:pPr>
      <w:ins w:author="Open-Xml-PowerTools" w:id="5094" w:date="2000-01-01T00:00:00Z">
        <w:r>
          <w:lastRenderedPageBreak/>
          <w:tab/>
          <w:t>(3)</w:t>
        </w:r>
      </w:ins>
      <w:ins w:author="Open-Xml-PowerTools" w:id="5095" w:date="2000-01-01T00:00:00Z">
        <w:r>
          <w:tab/>
          <w:t>A permit authority may approve a door for the purposes of regulation 50(4)(c)(ii) if the door is in accordance with the requirements of AS 1926.l and —</w:t>
        </w:r>
      </w:ins>
    </w:p>
    <w:p>
      <w:pPr>
        <w:pStyle w:val="Indenta"/>
        <w:rPr>
          <w:ins w:author="Open-Xml-PowerTools" w:id="5099" w:date="2000-01-01T00:00:00Z"/>
        </w:rPr>
      </w:pPr>
      <w:ins w:author="Open-Xml-PowerTools" w:id="5097" w:date="2000-01-01T00:00:00Z">
        <w:r>
          <w:tab/>
          <w:t>(a)</w:t>
        </w:r>
      </w:ins>
      <w:ins w:author="Open-Xml-PowerTools" w:id="5098" w:date="2000-01-01T00:00:00Z">
        <w:r>
          <w:tab/>
          <w:t>in the opinion of the permit authority, a fence or barrier satisfying regulation 50 between the building and the private swimming pool would cause —</w:t>
        </w:r>
      </w:ins>
    </w:p>
    <w:p>
      <w:pPr>
        <w:pStyle w:val="Indenti"/>
        <w:rPr>
          <w:ins w:author="Open-Xml-PowerTools" w:id="5102" w:date="2000-01-01T00:00:00Z"/>
        </w:rPr>
      </w:pPr>
      <w:ins w:author="Open-Xml-PowerTools" w:id="5100" w:date="2000-01-01T00:00:00Z">
        <w:r>
          <w:tab/>
          <w:t>(i)</w:t>
        </w:r>
      </w:ins>
      <w:ins w:author="Open-Xml-PowerTools" w:id="5101" w:date="2000-01-01T00:00:00Z">
        <w:r>
          <w:tab/>
          <w:t>a significant problem of a structural nature; or</w:t>
        </w:r>
      </w:ins>
    </w:p>
    <w:p>
      <w:pPr>
        <w:pStyle w:val="Indenti"/>
        <w:rPr>
          <w:ins w:author="Open-Xml-PowerTools" w:id="5105" w:date="2000-01-01T00:00:00Z"/>
        </w:rPr>
      </w:pPr>
      <w:ins w:author="Open-Xml-PowerTools" w:id="5103" w:date="2000-01-01T00:00:00Z">
        <w:r>
          <w:tab/>
          <w:t>(ii)</w:t>
        </w:r>
      </w:ins>
      <w:ins w:author="Open-Xml-PowerTools" w:id="5104" w:date="2000-01-01T00:00:00Z">
        <w:r>
          <w:tab/>
          <w:t>a significant problem of any other nature, the cause of which is not within the control of the owner or occupier;</w:t>
        </w:r>
      </w:ins>
    </w:p>
    <w:p>
      <w:pPr>
        <w:pStyle w:val="Indenta"/>
        <w:rPr>
          <w:ins w:author="Open-Xml-PowerTools" w:id="5108" w:date="2000-01-01T00:00:00Z"/>
        </w:rPr>
      </w:pPr>
      <w:ins w:author="Open-Xml-PowerTools" w:id="5106" w:date="2000-01-01T00:00:00Z">
        <w:r>
          <w:tab/>
        </w:r>
      </w:ins>
      <w:ins w:author="Open-Xml-PowerTools" w:id="5107" w:date="2000-01-01T00:00:00Z">
        <w:r>
          <w:tab/>
          <w:t>or</w:t>
        </w:r>
      </w:ins>
    </w:p>
    <w:p>
      <w:pPr>
        <w:pStyle w:val="Indenta"/>
        <w:rPr>
          <w:ins w:author="Open-Xml-PowerTools" w:id="5111" w:date="2000-01-01T00:00:00Z"/>
        </w:rPr>
      </w:pPr>
      <w:ins w:author="Open-Xml-PowerTools" w:id="5109" w:date="2000-01-01T00:00:00Z">
        <w:r>
          <w:tab/>
          <w:t>(b)</w:t>
        </w:r>
      </w:ins>
      <w:ins w:author="Open-Xml-PowerTools" w:id="5110" w:date="2000-01-01T00:00:00Z">
        <w:r>
          <w:tab/>
          <w:t>the private swimming pool is totally enclosed by a building; or</w:t>
        </w:r>
      </w:ins>
    </w:p>
    <w:p>
      <w:pPr>
        <w:pStyle w:val="Indenta"/>
        <w:rPr>
          <w:ins w:author="Open-Xml-PowerTools" w:id="5114" w:date="2000-01-01T00:00:00Z"/>
        </w:rPr>
      </w:pPr>
      <w:ins w:author="Open-Xml-PowerTools" w:id="5112" w:date="2000-01-01T00:00:00Z">
        <w:r>
          <w:tab/>
          <w:t>(c)</w:t>
        </w:r>
      </w:ins>
      <w:ins w:author="Open-Xml-PowerTools" w:id="5113" w:date="2000-01-01T00:00:00Z">
        <w:r>
          <w:tab/>
          <w:t>in the opinion of the permit authority, a fence or barrier satisfying regulation 50 between the building and the private swimming pool would create a significant problem for a person with a disability who is resident at the premises and wishes to have access to the pool.</w:t>
        </w:r>
      </w:ins>
    </w:p>
    <w:p>
      <w:pPr>
        <w:pStyle w:val="Subsection"/>
        <w:spacing w:before="100"/>
        <w:rPr>
          <w:ins w:author="Open-Xml-PowerTools" w:id="5117" w:date="2000-01-01T00:00:00Z"/>
        </w:rPr>
      </w:pPr>
      <w:ins w:author="Open-Xml-PowerTools" w:id="5115" w:date="2000-01-01T00:00:00Z">
        <w:r>
          <w:tab/>
          <w:t>(4)</w:t>
        </w:r>
      </w:ins>
      <w:ins w:author="Open-Xml-PowerTools" w:id="5116" w:date="2000-01-01T00:00:00Z">
        <w:r>
          <w:tab/>
          <w:t>In deciding whether to give approval under subregulation (3) a permit authority is required to have regard to whether or not a young child resides at the premises.</w:t>
        </w:r>
      </w:ins>
    </w:p>
    <w:p>
      <w:pPr>
        <w:pStyle w:val="Subsection"/>
        <w:spacing w:before="100"/>
        <w:rPr>
          <w:ins w:author="Open-Xml-PowerTools" w:id="5120" w:date="2000-01-01T00:00:00Z"/>
        </w:rPr>
      </w:pPr>
      <w:ins w:author="Open-Xml-PowerTools" w:id="5118" w:date="2000-01-01T00:00:00Z">
        <w:r>
          <w:tab/>
          <w:t>(5)</w:t>
        </w:r>
      </w:ins>
      <w:ins w:author="Open-Xml-PowerTools" w:id="5119" w:date="2000-01-01T00:00:00Z">
        <w:r>
          <w:tab/>
          <w:t>A permit authority may approve a performance solution to a Building Code pool barrier requirement if the permit authority is satisfied that the performance solution complies with the relevant performance requirement.</w:t>
        </w:r>
      </w:ins>
    </w:p>
    <w:p>
      <w:pPr>
        <w:pStyle w:val="Footnotesection"/>
        <w:rPr>
          <w:ins w:author="Open-Xml-PowerTools" w:id="5122" w:date="2000-01-01T00:00:00Z"/>
        </w:rPr>
      </w:pPr>
      <w:ins w:author="Open-Xml-PowerTools" w:id="5121" w:date="2000-01-01T00:00:00Z">
        <w:r>
          <w:tab/>
          <w:t>[Regulation 51 amended: Gazette 15 Apr 2016 p. 1171; 8 Aug 2017 p. 4345; 22 Dec 2017 p. 5975.]</w:t>
        </w:r>
      </w:ins>
    </w:p>
    <w:p>
      <w:pPr>
        <w:pStyle w:val="Heading5"/>
        <w:rPr>
          <w:ins w:author="Open-Xml-PowerTools" w:id="5129" w:date="2000-01-01T00:00:00Z"/>
        </w:rPr>
      </w:pPr>
      <w:ins w:author="Open-Xml-PowerTools" w:id="5123" w:date="2000-01-01T00:00:00Z">
        <w:bookmarkStart w:id="126" w:name="_Toc97638610"/>
      </w:ins>
      <w:ins w:author="Open-Xml-PowerTools" w:id="5124" w:date="2000-01-01T00:00:00Z">
        <w:r>
          <w:rPr>
            <w:rStyle w:val="CharSectno"/>
          </w:rPr>
          <w:t>52</w:t>
        </w:r>
      </w:ins>
      <w:ins w:author="Open-Xml-PowerTools" w:id="5125" w:date="2000-01-01T00:00:00Z">
        <w:r>
          <w:t>.</w:t>
        </w:r>
      </w:ins>
      <w:ins w:author="Open-Xml-PowerTools" w:id="5126" w:date="2000-01-01T00:00:00Z">
        <w:r>
          <w:tab/>
          <w:t>Concessions for pre</w:t>
        </w:r>
      </w:ins>
      <w:ins w:author="Open-Xml-PowerTools" w:id="5127" w:date="2000-01-01T00:00:00Z">
        <w:r>
          <w:noBreakHyphen/>
          <w:t>November 2001 private swimming pools</w:t>
        </w:r>
      </w:ins>
      <w:ins w:author="Open-Xml-PowerTools" w:id="5128" w:date="2000-01-01T00:00:00Z">
        <w:bookmarkEnd w:id="126"/>
      </w:ins>
    </w:p>
    <w:p>
      <w:pPr>
        <w:pStyle w:val="Subsection"/>
        <w:spacing w:before="100"/>
        <w:rPr>
          <w:ins w:author="Open-Xml-PowerTools" w:id="5132" w:date="2000-01-01T00:00:00Z"/>
        </w:rPr>
      </w:pPr>
      <w:ins w:author="Open-Xml-PowerTools" w:id="5130" w:date="2000-01-01T00:00:00Z">
        <w:r>
          <w:tab/>
          <w:t>(1)</w:t>
        </w:r>
      </w:ins>
      <w:ins w:author="Open-Xml-PowerTools" w:id="5131" w:date="2000-01-01T00:00:00Z">
        <w:r>
          <w:tab/>
          <w:t>This regulation applies to a private swimming pool —</w:t>
        </w:r>
      </w:ins>
    </w:p>
    <w:p>
      <w:pPr>
        <w:pStyle w:val="Indenta"/>
        <w:rPr>
          <w:ins w:author="Open-Xml-PowerTools" w:id="5135" w:date="2000-01-01T00:00:00Z"/>
        </w:rPr>
      </w:pPr>
      <w:ins w:author="Open-Xml-PowerTools" w:id="5133" w:date="2000-01-01T00:00:00Z">
        <w:r>
          <w:tab/>
          <w:t>(a)</w:t>
        </w:r>
      </w:ins>
      <w:ins w:author="Open-Xml-PowerTools" w:id="5134" w:date="2000-01-01T00:00:00Z">
        <w:r>
          <w:tab/>
          <w:t>installed before 5 November 2001; or</w:t>
        </w:r>
      </w:ins>
    </w:p>
    <w:p>
      <w:pPr>
        <w:pStyle w:val="Indenta"/>
        <w:rPr>
          <w:ins w:author="Open-Xml-PowerTools" w:id="5138" w:date="2000-01-01T00:00:00Z"/>
        </w:rPr>
      </w:pPr>
      <w:ins w:author="Open-Xml-PowerTools" w:id="5136" w:date="2000-01-01T00:00:00Z">
        <w:r>
          <w:tab/>
          <w:t>(b)</w:t>
        </w:r>
      </w:ins>
      <w:ins w:author="Open-Xml-PowerTools" w:id="5137" w:date="2000-01-01T00:00:00Z">
        <w:r>
          <w:tab/>
          <w:t>installed on or after 5 November 2001 in accordance with plans, drawings and specifications submitted to the local government for approval before that day.</w:t>
        </w:r>
      </w:ins>
    </w:p>
    <w:p>
      <w:pPr>
        <w:pStyle w:val="Subsection"/>
        <w:rPr>
          <w:ins w:author="Open-Xml-PowerTools" w:id="5141" w:date="2000-01-01T00:00:00Z"/>
        </w:rPr>
      </w:pPr>
      <w:ins w:author="Open-Xml-PowerTools" w:id="5139" w:date="2000-01-01T00:00:00Z">
        <w:r>
          <w:lastRenderedPageBreak/>
          <w:tab/>
          <w:t>(2)</w:t>
        </w:r>
      </w:ins>
      <w:ins w:author="Open-Xml-PowerTools" w:id="5140" w:date="2000-01-01T00:00:00Z">
        <w:r>
          <w:tab/>
          <w:t>For the purposes of regulation 50(1), the immediate surrounds of a private swimming pool to which this regulation applies may include any part of the premises on which the pool is located.</w:t>
        </w:r>
      </w:ins>
    </w:p>
    <w:p>
      <w:pPr>
        <w:pStyle w:val="Subsection"/>
        <w:keepNext/>
        <w:rPr>
          <w:ins w:author="Open-Xml-PowerTools" w:id="5144" w:date="2000-01-01T00:00:00Z"/>
        </w:rPr>
      </w:pPr>
      <w:ins w:author="Open-Xml-PowerTools" w:id="5142" w:date="2000-01-01T00:00:00Z">
        <w:r>
          <w:tab/>
          <w:t>(3)</w:t>
        </w:r>
      </w:ins>
      <w:ins w:author="Open-Xml-PowerTools" w:id="5143" w:date="2000-01-01T00:00:00Z">
        <w:r>
          <w:tab/>
          <w:t>The barrier required by regulation 50 may include a wall that contains a door permitting access through a building if that door satisfies the requirements of AS 1926.l.</w:t>
        </w:r>
      </w:ins>
    </w:p>
    <w:p>
      <w:pPr>
        <w:pStyle w:val="Footnotesection"/>
        <w:rPr>
          <w:ins w:author="Open-Xml-PowerTools" w:id="5146" w:date="2000-01-01T00:00:00Z"/>
        </w:rPr>
      </w:pPr>
      <w:ins w:author="Open-Xml-PowerTools" w:id="5145" w:date="2000-01-01T00:00:00Z">
        <w:r>
          <w:tab/>
          <w:t>[Regulation 52 amended: Gazette 15 Apr 2016 p. 1171.]</w:t>
        </w:r>
      </w:ins>
    </w:p>
    <w:p>
      <w:pPr>
        <w:pStyle w:val="Heading5"/>
        <w:rPr>
          <w:ins w:author="Open-Xml-PowerTools" w:id="5152" w:date="2000-01-01T00:00:00Z"/>
        </w:rPr>
      </w:pPr>
      <w:ins w:author="Open-Xml-PowerTools" w:id="5147" w:date="2000-01-01T00:00:00Z">
        <w:bookmarkStart w:id="127" w:name="_Toc97638611"/>
      </w:ins>
      <w:ins w:author="Open-Xml-PowerTools" w:id="5148" w:date="2000-01-01T00:00:00Z">
        <w:r>
          <w:rPr>
            <w:rStyle w:val="CharSectno"/>
          </w:rPr>
          <w:t>53</w:t>
        </w:r>
      </w:ins>
      <w:ins w:author="Open-Xml-PowerTools" w:id="5149" w:date="2000-01-01T00:00:00Z">
        <w:r>
          <w:t>.</w:t>
        </w:r>
      </w:ins>
      <w:ins w:author="Open-Xml-PowerTools" w:id="5150" w:date="2000-01-01T00:00:00Z">
        <w:r>
          <w:tab/>
          <w:t>Inspection of barrier to private swimming pool</w:t>
        </w:r>
      </w:ins>
      <w:ins w:author="Open-Xml-PowerTools" w:id="5151" w:date="2000-01-01T00:00:00Z">
        <w:bookmarkEnd w:id="127"/>
      </w:ins>
    </w:p>
    <w:p>
      <w:pPr>
        <w:pStyle w:val="Subsection"/>
        <w:rPr>
          <w:ins w:author="Open-Xml-PowerTools" w:id="5155" w:date="2000-01-01T00:00:00Z"/>
        </w:rPr>
      </w:pPr>
      <w:ins w:author="Open-Xml-PowerTools" w:id="5153" w:date="2000-01-01T00:00:00Z">
        <w:r>
          <w:tab/>
          <w:t>(1)</w:t>
        </w:r>
      </w:ins>
      <w:ins w:author="Open-Xml-PowerTools" w:id="5154" w:date="2000-01-01T00:00:00Z">
        <w:r>
          <w:tab/>
          <w:t>The local government for the district in which a private swimming pool containing water that is more than 300 mm deep is located must arrange for an authorised person to inspect the barrier to the private swimming pool at intervals of no more than 4 years for the purpose of monitoring whether the provisions in regulations 50 and 52 are being complied with.</w:t>
        </w:r>
      </w:ins>
    </w:p>
    <w:p>
      <w:pPr>
        <w:pStyle w:val="Subsection"/>
        <w:rPr>
          <w:ins w:author="Open-Xml-PowerTools" w:id="5158" w:date="2000-01-01T00:00:00Z"/>
        </w:rPr>
      </w:pPr>
      <w:ins w:author="Open-Xml-PowerTools" w:id="5156" w:date="2000-01-01T00:00:00Z">
        <w:r>
          <w:tab/>
          <w:t>(2)</w:t>
        </w:r>
      </w:ins>
      <w:ins w:author="Open-Xml-PowerTools" w:id="5157" w:date="2000-01-01T00:00:00Z">
        <w:r>
          <w:tab/>
          <w:t xml:space="preserve">A local government may, for a financial year, fix the charge to be imposed on each owner or occupier of land on which there is a private swimming pool containing water that is more than 300 mm deep, to meet the estimated cost in that financial year of carrying out the inspections mentioned in subregulation  (1), but the charge fixed — </w:t>
        </w:r>
      </w:ins>
    </w:p>
    <w:p>
      <w:pPr>
        <w:pStyle w:val="Indenta"/>
        <w:rPr>
          <w:ins w:author="Open-Xml-PowerTools" w:id="5161" w:date="2000-01-01T00:00:00Z"/>
        </w:rPr>
      </w:pPr>
      <w:ins w:author="Open-Xml-PowerTools" w:id="5159" w:date="2000-01-01T00:00:00Z">
        <w:r>
          <w:tab/>
          <w:t>(a)</w:t>
        </w:r>
      </w:ins>
      <w:ins w:author="Open-Xml-PowerTools" w:id="5160" w:date="2000-01-01T00:00:00Z">
        <w:r>
          <w:tab/>
          <w:t>must not exceed the estimated average cost to the local government of carrying out inspections in that year; and</w:t>
        </w:r>
      </w:ins>
    </w:p>
    <w:p>
      <w:pPr>
        <w:pStyle w:val="Indenta"/>
        <w:rPr>
          <w:ins w:author="Open-Xml-PowerTools" w:id="5164" w:date="2000-01-01T00:00:00Z"/>
        </w:rPr>
      </w:pPr>
      <w:ins w:author="Open-Xml-PowerTools" w:id="5162" w:date="2000-01-01T00:00:00Z">
        <w:r>
          <w:tab/>
          <w:t>(b)</w:t>
        </w:r>
      </w:ins>
      <w:ins w:author="Open-Xml-PowerTools" w:id="5163" w:date="2000-01-01T00:00:00Z">
        <w:r>
          <w:tab/>
          <w:t>must not exceed $58.45.</w:t>
        </w:r>
      </w:ins>
    </w:p>
    <w:p>
      <w:pPr>
        <w:pStyle w:val="Footnotesection"/>
        <w:rPr>
          <w:ins w:author="Open-Xml-PowerTools" w:id="5166" w:date="2000-01-01T00:00:00Z"/>
        </w:rPr>
      </w:pPr>
      <w:ins w:author="Open-Xml-PowerTools" w:id="5165" w:date="2000-01-01T00:00:00Z">
        <w:r>
          <w:tab/>
          <w:t>[Regulation 53 amended: Gazette 15 Jun 2012 p. 2515; 27 Jun 2014 p. 2309; 23 Jun 2015 p. 2162; 15 Apr 2016 p. 1171; 22 Dec 2017 p. 5971.]</w:t>
        </w:r>
      </w:ins>
    </w:p>
    <w:p>
      <w:pPr>
        <w:pStyle w:val="Heading5"/>
        <w:rPr>
          <w:ins w:author="Open-Xml-PowerTools" w:id="5172" w:date="2000-01-01T00:00:00Z"/>
        </w:rPr>
      </w:pPr>
      <w:ins w:author="Open-Xml-PowerTools" w:id="5167" w:date="2000-01-01T00:00:00Z">
        <w:bookmarkStart w:id="128" w:name="_Toc97638612"/>
      </w:ins>
      <w:ins w:author="Open-Xml-PowerTools" w:id="5168" w:date="2000-01-01T00:00:00Z">
        <w:r>
          <w:rPr>
            <w:rStyle w:val="CharSectno"/>
          </w:rPr>
          <w:t>54A</w:t>
        </w:r>
      </w:ins>
      <w:ins w:author="Open-Xml-PowerTools" w:id="5169" w:date="2000-01-01T00:00:00Z">
        <w:r>
          <w:t>.</w:t>
        </w:r>
      </w:ins>
      <w:ins w:author="Open-Xml-PowerTools" w:id="5170" w:date="2000-01-01T00:00:00Z">
        <w:r>
          <w:tab/>
          <w:t>Temporary pool barriers</w:t>
        </w:r>
      </w:ins>
      <w:ins w:author="Open-Xml-PowerTools" w:id="5171" w:date="2000-01-01T00:00:00Z">
        <w:bookmarkEnd w:id="128"/>
      </w:ins>
    </w:p>
    <w:p>
      <w:pPr>
        <w:pStyle w:val="Subsection"/>
        <w:rPr>
          <w:ins w:author="Open-Xml-PowerTools" w:id="5175" w:date="2000-01-01T00:00:00Z"/>
        </w:rPr>
      </w:pPr>
      <w:ins w:author="Open-Xml-PowerTools" w:id="5173" w:date="2000-01-01T00:00:00Z">
        <w:r>
          <w:tab/>
          <w:t>(1)</w:t>
        </w:r>
      </w:ins>
      <w:ins w:author="Open-Xml-PowerTools" w:id="5174" w:date="2000-01-01T00:00:00Z">
        <w:r>
          <w:tab/>
          <w:t xml:space="preserve">In this regulation — </w:t>
        </w:r>
      </w:ins>
    </w:p>
    <w:p>
      <w:pPr>
        <w:pStyle w:val="Defstart"/>
        <w:rPr>
          <w:ins w:author="Open-Xml-PowerTools" w:id="5179" w:date="2000-01-01T00:00:00Z"/>
        </w:rPr>
      </w:pPr>
      <w:ins w:author="Open-Xml-PowerTools" w:id="5176" w:date="2000-01-01T00:00:00Z">
        <w:r>
          <w:tab/>
        </w:r>
      </w:ins>
      <w:ins w:author="Open-Xml-PowerTools" w:id="5177" w:date="2000-01-01T00:00:00Z">
        <w:r>
          <w:rPr>
            <w:rStyle w:val="CharDefText"/>
          </w:rPr>
          <w:t>person responsible</w:t>
        </w:r>
      </w:ins>
      <w:ins w:author="Open-Xml-PowerTools" w:id="5178" w:date="2000-01-01T00:00:00Z">
        <w:r>
          <w:t xml:space="preserve"> has the meaning given in section 75;</w:t>
        </w:r>
      </w:ins>
    </w:p>
    <w:p>
      <w:pPr>
        <w:pStyle w:val="Defstart"/>
        <w:rPr>
          <w:ins w:author="Open-Xml-PowerTools" w:id="5183" w:date="2000-01-01T00:00:00Z"/>
        </w:rPr>
      </w:pPr>
      <w:ins w:author="Open-Xml-PowerTools" w:id="5180" w:date="2000-01-01T00:00:00Z">
        <w:r>
          <w:tab/>
        </w:r>
      </w:ins>
      <w:ins w:author="Open-Xml-PowerTools" w:id="5181" w:date="2000-01-01T00:00:00Z">
        <w:r>
          <w:rPr>
            <w:rStyle w:val="CharDefText"/>
          </w:rPr>
          <w:t>work</w:t>
        </w:r>
      </w:ins>
      <w:ins w:author="Open-Xml-PowerTools" w:id="5182" w:date="2000-01-01T00:00:00Z">
        <w:r>
          <w:t xml:space="preserve"> has the meaning given in section 75.</w:t>
        </w:r>
      </w:ins>
    </w:p>
    <w:p>
      <w:pPr>
        <w:pStyle w:val="Subsection"/>
        <w:rPr>
          <w:ins w:author="Open-Xml-PowerTools" w:id="5186" w:date="2000-01-01T00:00:00Z"/>
        </w:rPr>
      </w:pPr>
      <w:ins w:author="Open-Xml-PowerTools" w:id="5184" w:date="2000-01-01T00:00:00Z">
        <w:r>
          <w:lastRenderedPageBreak/>
          <w:tab/>
          <w:t>(2)</w:t>
        </w:r>
      </w:ins>
      <w:ins w:author="Open-Xml-PowerTools" w:id="5185" w:date="2000-01-01T00:00:00Z">
        <w:r>
          <w:tab/>
          <w:t>A person responsible for work that requires the removal of a fence, wall, gate or other component that is part of a barrier to a private swimming pool must ensure that an alternative barrier that complies with regulation 50 is installed or provided for any period during which the fence, wall, gate or component is removed.</w:t>
        </w:r>
      </w:ins>
    </w:p>
    <w:p>
      <w:pPr>
        <w:pStyle w:val="Footnotesection"/>
        <w:rPr>
          <w:ins w:author="Open-Xml-PowerTools" w:id="5188" w:date="2000-01-01T00:00:00Z"/>
        </w:rPr>
      </w:pPr>
      <w:ins w:author="Open-Xml-PowerTools" w:id="5187" w:date="2000-01-01T00:00:00Z">
        <w:r>
          <w:tab/>
          <w:t>[Regulation 54A inserted: Gazette 24 Apr 2014 p. 1140; amended: Gazette 15 Apr 2016 p. 1171.]</w:t>
        </w:r>
      </w:ins>
    </w:p>
    <w:p>
      <w:pPr>
        <w:pStyle w:val="Heading5"/>
        <w:rPr>
          <w:ins w:author="Open-Xml-PowerTools" w:id="5194" w:date="2000-01-01T00:00:00Z"/>
        </w:rPr>
      </w:pPr>
      <w:ins w:author="Open-Xml-PowerTools" w:id="5189" w:date="2000-01-01T00:00:00Z">
        <w:bookmarkStart w:id="129" w:name="_Toc97638613"/>
      </w:ins>
      <w:ins w:author="Open-Xml-PowerTools" w:id="5190" w:date="2000-01-01T00:00:00Z">
        <w:r>
          <w:rPr>
            <w:rStyle w:val="CharSectno"/>
          </w:rPr>
          <w:t>54</w:t>
        </w:r>
      </w:ins>
      <w:ins w:author="Open-Xml-PowerTools" w:id="5191" w:date="2000-01-01T00:00:00Z">
        <w:r>
          <w:t>.</w:t>
        </w:r>
      </w:ins>
      <w:ins w:author="Open-Xml-PowerTools" w:id="5192" w:date="2000-01-01T00:00:00Z">
        <w:r>
          <w:tab/>
          <w:t>Transitional provisions — persons authorised to carry out inspections of private swimming pools</w:t>
        </w:r>
      </w:ins>
      <w:ins w:author="Open-Xml-PowerTools" w:id="5193" w:date="2000-01-01T00:00:00Z">
        <w:bookmarkEnd w:id="129"/>
      </w:ins>
    </w:p>
    <w:p>
      <w:pPr>
        <w:pStyle w:val="Subsection"/>
        <w:keepNext/>
        <w:rPr>
          <w:ins w:author="Open-Xml-PowerTools" w:id="5197" w:date="2000-01-01T00:00:00Z"/>
        </w:rPr>
      </w:pPr>
      <w:ins w:author="Open-Xml-PowerTools" w:id="5195" w:date="2000-01-01T00:00:00Z">
        <w:r>
          <w:tab/>
          <w:t>(1)</w:t>
        </w:r>
      </w:ins>
      <w:ins w:author="Open-Xml-PowerTools" w:id="5196" w:date="2000-01-01T00:00:00Z">
        <w:r>
          <w:tab/>
          <w:t xml:space="preserve">In this regulation — </w:t>
        </w:r>
      </w:ins>
    </w:p>
    <w:p>
      <w:pPr>
        <w:pStyle w:val="Defstart"/>
        <w:rPr>
          <w:ins w:author="Open-Xml-PowerTools" w:id="5203" w:date="2000-01-01T00:00:00Z"/>
        </w:rPr>
      </w:pPr>
      <w:ins w:author="Open-Xml-PowerTools" w:id="5198" w:date="2000-01-01T00:00:00Z">
        <w:r>
          <w:tab/>
        </w:r>
      </w:ins>
      <w:ins w:author="Open-Xml-PowerTools" w:id="5199" w:date="2000-01-01T00:00:00Z">
        <w:r>
          <w:rPr>
            <w:rStyle w:val="CharDefText"/>
          </w:rPr>
          <w:t>repeal day</w:t>
        </w:r>
      </w:ins>
      <w:ins w:author="Open-Xml-PowerTools" w:id="5200" w:date="2000-01-01T00:00:00Z">
        <w:r>
          <w:t xml:space="preserve"> means the day on which section 153 comes into operation</w:t>
        </w:r>
      </w:ins>
      <w:ins w:author="Open-Xml-PowerTools" w:id="5201" w:date="2000-01-01T00:00:00Z">
        <w:r>
          <w:rPr>
            <w:vertAlign w:val="superscript"/>
          </w:rPr>
          <w:t> 1</w:t>
        </w:r>
      </w:ins>
      <w:ins w:author="Open-Xml-PowerTools" w:id="5202" w:date="2000-01-01T00:00:00Z">
        <w:r>
          <w:t>;</w:t>
        </w:r>
      </w:ins>
    </w:p>
    <w:p>
      <w:pPr>
        <w:pStyle w:val="Defstart"/>
        <w:rPr>
          <w:ins w:author="Open-Xml-PowerTools" w:id="5209" w:date="2000-01-01T00:00:00Z"/>
        </w:rPr>
      </w:pPr>
      <w:ins w:author="Open-Xml-PowerTools" w:id="5204" w:date="2000-01-01T00:00:00Z">
        <w:r>
          <w:tab/>
        </w:r>
      </w:ins>
      <w:ins w:author="Open-Xml-PowerTools" w:id="5205" w:date="2000-01-01T00:00:00Z">
        <w:r>
          <w:rPr>
            <w:rStyle w:val="CharDefText"/>
          </w:rPr>
          <w:t>repealed provisions</w:t>
        </w:r>
      </w:ins>
      <w:ins w:author="Open-Xml-PowerTools" w:id="5206" w:date="2000-01-01T00:00:00Z">
        <w:r>
          <w:t xml:space="preserve"> means the </w:t>
        </w:r>
      </w:ins>
      <w:ins w:author="Open-Xml-PowerTools" w:id="5207" w:date="2000-01-01T00:00:00Z">
        <w:r>
          <w:rPr>
            <w:i/>
          </w:rPr>
          <w:t>Local Government (Miscellaneous Provisions) Act 1960</w:t>
        </w:r>
      </w:ins>
      <w:ins w:author="Open-Xml-PowerTools" w:id="5208" w:date="2000-01-01T00:00:00Z">
        <w:r>
          <w:t xml:space="preserve"> as in force immediately before repeal day.</w:t>
        </w:r>
      </w:ins>
    </w:p>
    <w:p>
      <w:pPr>
        <w:pStyle w:val="Subsection"/>
        <w:rPr>
          <w:ins w:author="Open-Xml-PowerTools" w:id="5212" w:date="2000-01-01T00:00:00Z"/>
        </w:rPr>
      </w:pPr>
      <w:ins w:author="Open-Xml-PowerTools" w:id="5210" w:date="2000-01-01T00:00:00Z">
        <w:r>
          <w:tab/>
          <w:t>(2)</w:t>
        </w:r>
      </w:ins>
      <w:ins w:author="Open-Xml-PowerTools" w:id="5211" w:date="2000-01-01T00:00:00Z">
        <w:r>
          <w:tab/>
          <w:t>For the purposes of section 93(2)(d) a person who was an authorised person for the purposes of section 245A of the repealed provisions immediately before repeal day is to be taken to be an authorised person in relation to the inspection of a barrier to a private swimming pool for the period commencing on repeal day and ending on the day that is 5 years after that day.</w:t>
        </w:r>
      </w:ins>
    </w:p>
    <w:p>
      <w:pPr>
        <w:pStyle w:val="Footnotesection"/>
        <w:rPr>
          <w:ins w:author="Open-Xml-PowerTools" w:id="5214" w:date="2000-01-01T00:00:00Z"/>
        </w:rPr>
      </w:pPr>
      <w:ins w:author="Open-Xml-PowerTools" w:id="5213" w:date="2000-01-01T00:00:00Z">
        <w:r>
          <w:tab/>
          <w:t>[Regulation 54 amended: Gazette 18 Dec 2012 p. 6574; 15 Apr 2016 p. 1172.]</w:t>
        </w:r>
      </w:ins>
    </w:p>
    <w:p>
      <w:pPr>
        <w:pStyle w:val="Heading3"/>
        <w:rPr>
          <w:ins w:author="Open-Xml-PowerTools" w:id="5224" w:date="2000-01-01T00:00:00Z"/>
        </w:rPr>
      </w:pPr>
      <w:ins w:author="Open-Xml-PowerTools" w:id="5215" w:date="2000-01-01T00:00:00Z">
        <w:bookmarkStart w:id="130" w:name="_Toc97636361"/>
      </w:ins>
      <w:ins w:author="Open-Xml-PowerTools" w:id="5216" w:date="2000-01-01T00:00:00Z">
        <w:bookmarkStart w:id="131" w:name="_Toc97637049"/>
      </w:ins>
      <w:ins w:author="Open-Xml-PowerTools" w:id="5217" w:date="2000-01-01T00:00:00Z">
        <w:bookmarkStart w:id="132" w:name="_Toc97638614"/>
      </w:ins>
      <w:ins w:author="Open-Xml-PowerTools" w:id="5218" w:date="2000-01-01T00:00:00Z">
        <w:r>
          <w:rPr>
            <w:rStyle w:val="CharDivNo"/>
          </w:rPr>
          <w:t>Division 3</w:t>
        </w:r>
      </w:ins>
      <w:ins w:author="Open-Xml-PowerTools" w:id="5219" w:date="2000-01-01T00:00:00Z">
        <w:r>
          <w:t> — </w:t>
        </w:r>
      </w:ins>
      <w:ins w:author="Open-Xml-PowerTools" w:id="5220" w:date="2000-01-01T00:00:00Z">
        <w:r>
          <w:rPr>
            <w:rStyle w:val="CharDivText"/>
          </w:rPr>
          <w:t>Smoke alarms</w:t>
        </w:r>
      </w:ins>
      <w:ins w:author="Open-Xml-PowerTools" w:id="5221" w:date="2000-01-01T00:00:00Z">
        <w:bookmarkEnd w:id="130"/>
      </w:ins>
      <w:ins w:author="Open-Xml-PowerTools" w:id="5222" w:date="2000-01-01T00:00:00Z">
        <w:bookmarkEnd w:id="131"/>
      </w:ins>
      <w:ins w:author="Open-Xml-PowerTools" w:id="5223" w:date="2000-01-01T00:00:00Z">
        <w:bookmarkEnd w:id="132"/>
      </w:ins>
    </w:p>
    <w:p>
      <w:pPr>
        <w:pStyle w:val="Heading5"/>
        <w:rPr>
          <w:ins w:author="Open-Xml-PowerTools" w:id="5230" w:date="2000-01-01T00:00:00Z"/>
        </w:rPr>
      </w:pPr>
      <w:ins w:author="Open-Xml-PowerTools" w:id="5225" w:date="2000-01-01T00:00:00Z">
        <w:bookmarkStart w:id="133" w:name="_Toc97638615"/>
      </w:ins>
      <w:ins w:author="Open-Xml-PowerTools" w:id="5226" w:date="2000-01-01T00:00:00Z">
        <w:r>
          <w:rPr>
            <w:rStyle w:val="CharSectno"/>
          </w:rPr>
          <w:t>55</w:t>
        </w:r>
      </w:ins>
      <w:ins w:author="Open-Xml-PowerTools" w:id="5227" w:date="2000-01-01T00:00:00Z">
        <w:r>
          <w:t>.</w:t>
        </w:r>
      </w:ins>
      <w:ins w:author="Open-Xml-PowerTools" w:id="5228" w:date="2000-01-01T00:00:00Z">
        <w:r>
          <w:tab/>
          <w:t>Terms used</w:t>
        </w:r>
      </w:ins>
      <w:ins w:author="Open-Xml-PowerTools" w:id="5229" w:date="2000-01-01T00:00:00Z">
        <w:bookmarkEnd w:id="133"/>
      </w:ins>
    </w:p>
    <w:p>
      <w:pPr>
        <w:pStyle w:val="Subsection"/>
        <w:rPr>
          <w:ins w:author="Open-Xml-PowerTools" w:id="5233" w:date="2000-01-01T00:00:00Z"/>
        </w:rPr>
      </w:pPr>
      <w:ins w:author="Open-Xml-PowerTools" w:id="5231" w:date="2000-01-01T00:00:00Z">
        <w:r>
          <w:tab/>
          <w:t>(1)</w:t>
        </w:r>
      </w:ins>
      <w:ins w:author="Open-Xml-PowerTools" w:id="5232" w:date="2000-01-01T00:00:00Z">
        <w:r>
          <w:tab/>
          <w:t>In this Division —</w:t>
        </w:r>
      </w:ins>
    </w:p>
    <w:p>
      <w:pPr>
        <w:pStyle w:val="Defstart"/>
        <w:rPr>
          <w:ins w:author="Open-Xml-PowerTools" w:id="5237" w:date="2000-01-01T00:00:00Z"/>
        </w:rPr>
      </w:pPr>
      <w:ins w:author="Open-Xml-PowerTools" w:id="5234" w:date="2000-01-01T00:00:00Z">
        <w:r>
          <w:tab/>
        </w:r>
      </w:ins>
      <w:ins w:author="Open-Xml-PowerTools" w:id="5235" w:date="2000-01-01T00:00:00Z">
        <w:r>
          <w:rPr>
            <w:rStyle w:val="CharDefText"/>
          </w:rPr>
          <w:t>10 year life battery</w:t>
        </w:r>
      </w:ins>
      <w:ins w:author="Open-Xml-PowerTools" w:id="5236" w:date="2000-01-01T00:00:00Z">
        <w:r>
          <w:t xml:space="preserve"> means a battery that is capable of powering a smoke alarm for at least 10 years without the alarm indicating the battery power is low;</w:t>
        </w:r>
      </w:ins>
    </w:p>
    <w:p>
      <w:pPr>
        <w:pStyle w:val="Defstart"/>
        <w:rPr>
          <w:ins w:author="Open-Xml-PowerTools" w:id="5241" w:date="2000-01-01T00:00:00Z"/>
        </w:rPr>
      </w:pPr>
      <w:ins w:author="Open-Xml-PowerTools" w:id="5238" w:date="2000-01-01T00:00:00Z">
        <w:r>
          <w:lastRenderedPageBreak/>
          <w:tab/>
        </w:r>
      </w:ins>
      <w:ins w:author="Open-Xml-PowerTools" w:id="5239" w:date="2000-01-01T00:00:00Z">
        <w:r>
          <w:rPr>
            <w:rStyle w:val="CharDefText"/>
          </w:rPr>
          <w:t>approved alternative building solution</w:t>
        </w:r>
      </w:ins>
      <w:ins w:author="Open-Xml-PowerTools" w:id="5240" w:date="2000-01-01T00:00:00Z">
        <w:r>
          <w:t xml:space="preserve"> means a building solution that has been approved by the local government of the district in which the dwelling is located on the basis that the solution meets the performance requirement in the Building Code relating to fire detection and early warning (other than the requirements relating to evacuation lighting);</w:t>
        </w:r>
      </w:ins>
    </w:p>
    <w:p>
      <w:pPr>
        <w:pStyle w:val="Defstart"/>
        <w:rPr>
          <w:ins w:author="Open-Xml-PowerTools" w:id="5245" w:date="2000-01-01T00:00:00Z"/>
        </w:rPr>
      </w:pPr>
      <w:ins w:author="Open-Xml-PowerTools" w:id="5242" w:date="2000-01-01T00:00:00Z">
        <w:r>
          <w:tab/>
        </w:r>
      </w:ins>
      <w:ins w:author="Open-Xml-PowerTools" w:id="5243" w:date="2000-01-01T00:00:00Z">
        <w:r>
          <w:rPr>
            <w:rStyle w:val="CharDefText"/>
          </w:rPr>
          <w:t>declaration of intended demolition</w:t>
        </w:r>
      </w:ins>
      <w:ins w:author="Open-Xml-PowerTools" w:id="5244" w:date="2000-01-01T00:00:00Z">
        <w:r>
          <w:t>, in relation to a dwelling the ownership of which is transferred, means a statutory declaration made by the person to whom the ownership is transferred declaring that the person intends to demolish the dwelling within the period of 6 months beginning on the transfer day;</w:t>
        </w:r>
      </w:ins>
    </w:p>
    <w:p>
      <w:pPr>
        <w:pStyle w:val="Defstart"/>
        <w:keepNext/>
        <w:rPr>
          <w:ins w:author="Open-Xml-PowerTools" w:id="5249" w:date="2000-01-01T00:00:00Z"/>
        </w:rPr>
      </w:pPr>
      <w:ins w:author="Open-Xml-PowerTools" w:id="5246" w:date="2000-01-01T00:00:00Z">
        <w:r>
          <w:tab/>
        </w:r>
      </w:ins>
      <w:ins w:author="Open-Xml-PowerTools" w:id="5247" w:date="2000-01-01T00:00:00Z">
        <w:r>
          <w:rPr>
            <w:rStyle w:val="CharDefText"/>
          </w:rPr>
          <w:t>dwelling</w:t>
        </w:r>
      </w:ins>
      <w:ins w:author="Open-Xml-PowerTools" w:id="5248" w:date="2000-01-01T00:00:00Z">
        <w:r>
          <w:t xml:space="preserve"> means —</w:t>
        </w:r>
      </w:ins>
    </w:p>
    <w:p>
      <w:pPr>
        <w:pStyle w:val="Defpara"/>
        <w:rPr>
          <w:ins w:author="Open-Xml-PowerTools" w:id="5252" w:date="2000-01-01T00:00:00Z"/>
        </w:rPr>
      </w:pPr>
      <w:ins w:author="Open-Xml-PowerTools" w:id="5250" w:date="2000-01-01T00:00:00Z">
        <w:r>
          <w:tab/>
          <w:t>(a)</w:t>
        </w:r>
      </w:ins>
      <w:ins w:author="Open-Xml-PowerTools" w:id="5251" w:date="2000-01-01T00:00:00Z">
        <w:r>
          <w:tab/>
          <w:t>a Class 1 building; or</w:t>
        </w:r>
      </w:ins>
    </w:p>
    <w:p>
      <w:pPr>
        <w:pStyle w:val="Defpara"/>
        <w:rPr>
          <w:ins w:author="Open-Xml-PowerTools" w:id="5255" w:date="2000-01-01T00:00:00Z"/>
        </w:rPr>
      </w:pPr>
      <w:ins w:author="Open-Xml-PowerTools" w:id="5253" w:date="2000-01-01T00:00:00Z">
        <w:r>
          <w:tab/>
          <w:t>(b)</w:t>
        </w:r>
      </w:ins>
      <w:ins w:author="Open-Xml-PowerTools" w:id="5254" w:date="2000-01-01T00:00:00Z">
        <w:r>
          <w:tab/>
          <w:t>a unit in a Class 2 building; or</w:t>
        </w:r>
      </w:ins>
    </w:p>
    <w:p>
      <w:pPr>
        <w:pStyle w:val="Defpara"/>
        <w:rPr>
          <w:ins w:author="Open-Xml-PowerTools" w:id="5258" w:date="2000-01-01T00:00:00Z"/>
        </w:rPr>
      </w:pPr>
      <w:ins w:author="Open-Xml-PowerTools" w:id="5256" w:date="2000-01-01T00:00:00Z">
        <w:r>
          <w:tab/>
          <w:t>(c)</w:t>
        </w:r>
      </w:ins>
      <w:ins w:author="Open-Xml-PowerTools" w:id="5257" w:date="2000-01-01T00:00:00Z">
        <w:r>
          <w:tab/>
          <w:t>a Class 4 dwelling;</w:t>
        </w:r>
      </w:ins>
    </w:p>
    <w:p>
      <w:pPr>
        <w:pStyle w:val="Defstart"/>
        <w:rPr>
          <w:ins w:author="Open-Xml-PowerTools" w:id="5264" w:date="2000-01-01T00:00:00Z"/>
        </w:rPr>
      </w:pPr>
      <w:ins w:author="Open-Xml-PowerTools" w:id="5259" w:date="2000-01-01T00:00:00Z">
        <w:r>
          <w:tab/>
        </w:r>
      </w:ins>
      <w:ins w:author="Open-Xml-PowerTools" w:id="5260" w:date="2000-01-01T00:00:00Z">
        <w:r>
          <w:rPr>
            <w:rStyle w:val="CharDefText"/>
          </w:rPr>
          <w:t>electrician</w:t>
        </w:r>
      </w:ins>
      <w:ins w:author="Open-Xml-PowerTools" w:id="5261" w:date="2000-01-01T00:00:00Z">
        <w:r>
          <w:t xml:space="preserve"> has the meaning given in the </w:t>
        </w:r>
      </w:ins>
      <w:ins w:author="Open-Xml-PowerTools" w:id="5262" w:date="2000-01-01T00:00:00Z">
        <w:r>
          <w:rPr>
            <w:i/>
          </w:rPr>
          <w:t>Electricity (Licensing) Regulations 1991</w:t>
        </w:r>
      </w:ins>
      <w:ins w:author="Open-Xml-PowerTools" w:id="5263" w:date="2000-01-01T00:00:00Z">
        <w:r>
          <w:t xml:space="preserve"> regulation 3(1);</w:t>
        </w:r>
      </w:ins>
    </w:p>
    <w:p>
      <w:pPr>
        <w:pStyle w:val="Defstart"/>
        <w:rPr>
          <w:ins w:author="Open-Xml-PowerTools" w:id="5268" w:date="2000-01-01T00:00:00Z"/>
        </w:rPr>
      </w:pPr>
      <w:ins w:author="Open-Xml-PowerTools" w:id="5265" w:date="2000-01-01T00:00:00Z">
        <w:r>
          <w:tab/>
        </w:r>
      </w:ins>
      <w:ins w:author="Open-Xml-PowerTools" w:id="5266" w:date="2000-01-01T00:00:00Z">
        <w:r>
          <w:rPr>
            <w:rStyle w:val="CharDefText"/>
          </w:rPr>
          <w:t>owner</w:t>
        </w:r>
      </w:ins>
      <w:ins w:author="Open-Xml-PowerTools" w:id="5267" w:date="2000-01-01T00:00:00Z">
        <w:r>
          <w:t>, of a dwelling, means a person who holds an interest in land that entitles the person to the ownership of the dwelling;</w:t>
        </w:r>
      </w:ins>
    </w:p>
    <w:p>
      <w:pPr>
        <w:pStyle w:val="Defstart"/>
        <w:rPr>
          <w:ins w:author="Open-Xml-PowerTools" w:id="5274" w:date="2000-01-01T00:00:00Z"/>
        </w:rPr>
      </w:pPr>
      <w:ins w:author="Open-Xml-PowerTools" w:id="5269" w:date="2000-01-01T00:00:00Z">
        <w:r>
          <w:tab/>
        </w:r>
      </w:ins>
      <w:ins w:author="Open-Xml-PowerTools" w:id="5270" w:date="2000-01-01T00:00:00Z">
        <w:r>
          <w:rPr>
            <w:rStyle w:val="CharDefText"/>
          </w:rPr>
          <w:t>residential tenancy agreement</w:t>
        </w:r>
      </w:ins>
      <w:ins w:author="Open-Xml-PowerTools" w:id="5271" w:date="2000-01-01T00:00:00Z">
        <w:r>
          <w:t xml:space="preserve"> means a residential tenancy agreement to which the </w:t>
        </w:r>
      </w:ins>
      <w:ins w:author="Open-Xml-PowerTools" w:id="5272" w:date="2000-01-01T00:00:00Z">
        <w:r>
          <w:rPr>
            <w:i/>
          </w:rPr>
          <w:t>Residential Tenancies Act 1987</w:t>
        </w:r>
      </w:ins>
      <w:ins w:author="Open-Xml-PowerTools" w:id="5273" w:date="2000-01-01T00:00:00Z">
        <w:r>
          <w:t xml:space="preserve"> applies;</w:t>
        </w:r>
      </w:ins>
    </w:p>
    <w:p>
      <w:pPr>
        <w:pStyle w:val="Defstart"/>
        <w:rPr>
          <w:ins w:author="Open-Xml-PowerTools" w:id="5278" w:date="2000-01-01T00:00:00Z"/>
        </w:rPr>
      </w:pPr>
      <w:ins w:author="Open-Xml-PowerTools" w:id="5275" w:date="2000-01-01T00:00:00Z">
        <w:r>
          <w:tab/>
        </w:r>
      </w:ins>
      <w:ins w:author="Open-Xml-PowerTools" w:id="5276" w:date="2000-01-01T00:00:00Z">
        <w:r>
          <w:rPr>
            <w:rStyle w:val="CharDefText"/>
          </w:rPr>
          <w:t>transfer day</w:t>
        </w:r>
      </w:ins>
      <w:ins w:author="Open-Xml-PowerTools" w:id="5277" w:date="2000-01-01T00:00:00Z">
        <w:r>
          <w:t>, in relation to a dwelling the ownership of which is transferred, means the day on which the ownership is transferred;</w:t>
        </w:r>
      </w:ins>
    </w:p>
    <w:p>
      <w:pPr>
        <w:pStyle w:val="Defstart"/>
        <w:rPr>
          <w:ins w:author="Open-Xml-PowerTools" w:id="5284" w:date="2000-01-01T00:00:00Z"/>
        </w:rPr>
      </w:pPr>
      <w:ins w:author="Open-Xml-PowerTools" w:id="5279" w:date="2000-01-01T00:00:00Z">
        <w:r>
          <w:tab/>
        </w:r>
      </w:ins>
      <w:ins w:author="Open-Xml-PowerTools" w:id="5280" w:date="2000-01-01T00:00:00Z">
        <w:r>
          <w:rPr>
            <w:rStyle w:val="CharDefText"/>
          </w:rPr>
          <w:t>unit</w:t>
        </w:r>
      </w:ins>
      <w:ins w:author="Open-Xml-PowerTools" w:id="5281" w:date="2000-01-01T00:00:00Z">
        <w:r>
          <w:t xml:space="preserve">, in the definition of </w:t>
        </w:r>
      </w:ins>
      <w:ins w:author="Open-Xml-PowerTools" w:id="5282" w:date="2000-01-01T00:00:00Z">
        <w:r>
          <w:rPr>
            <w:b/>
            <w:i/>
          </w:rPr>
          <w:t>dwelling</w:t>
        </w:r>
      </w:ins>
      <w:ins w:author="Open-Xml-PowerTools" w:id="5283" w:date="2000-01-01T00:00:00Z">
        <w:r>
          <w:t>, means a room or suite of rooms, and any associated parts of the building, constituting a single dwelling for the exclusive occupation of one or more occupants.</w:t>
        </w:r>
      </w:ins>
    </w:p>
    <w:p>
      <w:pPr>
        <w:pStyle w:val="Subsection"/>
        <w:keepNext/>
        <w:rPr>
          <w:ins w:author="Open-Xml-PowerTools" w:id="5287" w:date="2000-01-01T00:00:00Z"/>
        </w:rPr>
      </w:pPr>
      <w:ins w:author="Open-Xml-PowerTools" w:id="5285" w:date="2000-01-01T00:00:00Z">
        <w:r>
          <w:tab/>
          <w:t>(2)</w:t>
        </w:r>
      </w:ins>
      <w:ins w:author="Open-Xml-PowerTools" w:id="5286" w:date="2000-01-01T00:00:00Z">
        <w:r>
          <w:tab/>
          <w:t>For the purposes of this Division, a smoke alarm —</w:t>
        </w:r>
      </w:ins>
    </w:p>
    <w:p>
      <w:pPr>
        <w:pStyle w:val="Indenta"/>
        <w:rPr>
          <w:ins w:author="Open-Xml-PowerTools" w:id="5290" w:date="2000-01-01T00:00:00Z"/>
        </w:rPr>
      </w:pPr>
      <w:ins w:author="Open-Xml-PowerTools" w:id="5288" w:date="2000-01-01T00:00:00Z">
        <w:r>
          <w:tab/>
          <w:t>(a)</w:t>
        </w:r>
      </w:ins>
      <w:ins w:author="Open-Xml-PowerTools" w:id="5289" w:date="2000-01-01T00:00:00Z">
        <w:r>
          <w:tab/>
          <w:t>is connected to the mains power supply if it is electrically connected to a permanent supply of electricity to the dwelling; and</w:t>
        </w:r>
      </w:ins>
    </w:p>
    <w:p>
      <w:pPr>
        <w:pStyle w:val="Indenta"/>
        <w:rPr>
          <w:ins w:author="Open-Xml-PowerTools" w:id="5293" w:date="2000-01-01T00:00:00Z"/>
        </w:rPr>
      </w:pPr>
      <w:ins w:author="Open-Xml-PowerTools" w:id="5291" w:date="2000-01-01T00:00:00Z">
        <w:r>
          <w:lastRenderedPageBreak/>
          <w:tab/>
          <w:t>(b)</w:t>
        </w:r>
      </w:ins>
      <w:ins w:author="Open-Xml-PowerTools" w:id="5292" w:date="2000-01-01T00:00:00Z">
        <w:r>
          <w:tab/>
          <w:t>is permanently connected if an electrician would ordinarily be required to connect or disconnect the alarm.</w:t>
        </w:r>
      </w:ins>
    </w:p>
    <w:p>
      <w:pPr>
        <w:pStyle w:val="Subsection"/>
        <w:rPr>
          <w:ins w:author="Open-Xml-PowerTools" w:id="5296" w:date="2000-01-01T00:00:00Z"/>
        </w:rPr>
      </w:pPr>
      <w:ins w:author="Open-Xml-PowerTools" w:id="5294" w:date="2000-01-01T00:00:00Z">
        <w:r>
          <w:tab/>
          <w:t>(3)</w:t>
        </w:r>
      </w:ins>
      <w:ins w:author="Open-Xml-PowerTools" w:id="5295" w:date="2000-01-01T00:00:00Z">
        <w:r>
          <w:tab/>
          <w:t>For the purposes of this Division, an owner of a dwelling transfers the ownership of it if —</w:t>
        </w:r>
      </w:ins>
    </w:p>
    <w:p>
      <w:pPr>
        <w:pStyle w:val="Indenta"/>
        <w:rPr>
          <w:ins w:author="Open-Xml-PowerTools" w:id="5299" w:date="2000-01-01T00:00:00Z"/>
        </w:rPr>
      </w:pPr>
      <w:ins w:author="Open-Xml-PowerTools" w:id="5297" w:date="2000-01-01T00:00:00Z">
        <w:r>
          <w:tab/>
          <w:t>(a)</w:t>
        </w:r>
      </w:ins>
      <w:ins w:author="Open-Xml-PowerTools" w:id="5298" w:date="2000-01-01T00:00:00Z">
        <w:r>
          <w:tab/>
          <w:t>the owner executes an instrument of transfer or conveyance of the interest in land that entitles the owner to the ownership of the dwelling; and</w:t>
        </w:r>
      </w:ins>
    </w:p>
    <w:p>
      <w:pPr>
        <w:pStyle w:val="Indenta"/>
        <w:rPr>
          <w:ins w:author="Open-Xml-PowerTools" w:id="5302" w:date="2000-01-01T00:00:00Z"/>
        </w:rPr>
      </w:pPr>
      <w:ins w:author="Open-Xml-PowerTools" w:id="5300" w:date="2000-01-01T00:00:00Z">
        <w:r>
          <w:tab/>
          <w:t>(b)</w:t>
        </w:r>
      </w:ins>
      <w:ins w:author="Open-Xml-PowerTools" w:id="5301" w:date="2000-01-01T00:00:00Z">
        <w:r>
          <w:tab/>
          <w:t>the person to whom the interest is to be transferred or conveyed obtains possession of the dwelling under or in anticipation of the transfer or conveyance.</w:t>
        </w:r>
      </w:ins>
    </w:p>
    <w:p>
      <w:pPr>
        <w:pStyle w:val="Footnotesection"/>
        <w:rPr>
          <w:ins w:author="Open-Xml-PowerTools" w:id="5305" w:date="2000-01-01T00:00:00Z"/>
        </w:rPr>
      </w:pPr>
      <w:ins w:author="Open-Xml-PowerTools" w:id="5303" w:date="2000-01-01T00:00:00Z">
        <w:r>
          <w:tab/>
          <w:t>[Regulation 55 amended: Gazette 22 Dec 2017 p. 5971</w:t>
        </w:r>
      </w:ins>
      <w:ins w:author="Open-Xml-PowerTools" w:id="5304" w:date="2000-01-01T00:00:00Z">
        <w:r>
          <w:noBreakHyphen/>
          <w:t>2.]</w:t>
        </w:r>
      </w:ins>
    </w:p>
    <w:p>
      <w:pPr>
        <w:pStyle w:val="Heading5"/>
        <w:keepNext w:val="0"/>
        <w:keepLines w:val="0"/>
        <w:spacing w:before="180"/>
        <w:rPr>
          <w:ins w:author="Open-Xml-PowerTools" w:id="5311" w:date="2000-01-01T00:00:00Z"/>
        </w:rPr>
      </w:pPr>
      <w:ins w:author="Open-Xml-PowerTools" w:id="5306" w:date="2000-01-01T00:00:00Z">
        <w:bookmarkStart w:id="134" w:name="_Toc97638616"/>
      </w:ins>
      <w:ins w:author="Open-Xml-PowerTools" w:id="5307" w:date="2000-01-01T00:00:00Z">
        <w:r>
          <w:rPr>
            <w:rStyle w:val="CharSectno"/>
          </w:rPr>
          <w:t>56</w:t>
        </w:r>
      </w:ins>
      <w:ins w:author="Open-Xml-PowerTools" w:id="5308" w:date="2000-01-01T00:00:00Z">
        <w:r>
          <w:t>.</w:t>
        </w:r>
      </w:ins>
      <w:ins w:author="Open-Xml-PowerTools" w:id="5309" w:date="2000-01-01T00:00:00Z">
        <w:r>
          <w:tab/>
          <w:t>Requirement to have smoke alarms or similar prior to transfer of dwelling</w:t>
        </w:r>
      </w:ins>
      <w:ins w:author="Open-Xml-PowerTools" w:id="5310" w:date="2000-01-01T00:00:00Z">
        <w:bookmarkEnd w:id="134"/>
      </w:ins>
    </w:p>
    <w:p>
      <w:pPr>
        <w:pStyle w:val="Subsection"/>
        <w:keepNext/>
        <w:rPr>
          <w:ins w:author="Open-Xml-PowerTools" w:id="5314" w:date="2000-01-01T00:00:00Z"/>
        </w:rPr>
      </w:pPr>
      <w:ins w:author="Open-Xml-PowerTools" w:id="5312" w:date="2000-01-01T00:00:00Z">
        <w:r>
          <w:tab/>
          <w:t>(1)</w:t>
        </w:r>
      </w:ins>
      <w:ins w:author="Open-Xml-PowerTools" w:id="5313" w:date="2000-01-01T00:00:00Z">
        <w:r>
          <w:tab/>
          <w:t>If an owner of a dwelling transfers the ownership of it, the owner must, to the extent practicable, ensure that at the time of the transfer —</w:t>
        </w:r>
      </w:ins>
    </w:p>
    <w:p>
      <w:pPr>
        <w:pStyle w:val="Indenta"/>
        <w:rPr>
          <w:ins w:author="Open-Xml-PowerTools" w:id="5317" w:date="2000-01-01T00:00:00Z"/>
        </w:rPr>
      </w:pPr>
      <w:ins w:author="Open-Xml-PowerTools" w:id="5315" w:date="2000-01-01T00:00:00Z">
        <w:r>
          <w:tab/>
          <w:t>(a)</w:t>
        </w:r>
      </w:ins>
      <w:ins w:author="Open-Xml-PowerTools" w:id="5316" w:date="2000-01-01T00:00:00Z">
        <w:r>
          <w:tab/>
          <w:t>the dwelling has smoke alarms installed so that the dwelling and the alarms comply with the requirements of regulation 60(2); or</w:t>
        </w:r>
      </w:ins>
    </w:p>
    <w:p>
      <w:pPr>
        <w:pStyle w:val="Indenta"/>
        <w:rPr>
          <w:ins w:author="Open-Xml-PowerTools" w:id="5320" w:date="2000-01-01T00:00:00Z"/>
        </w:rPr>
      </w:pPr>
      <w:ins w:author="Open-Xml-PowerTools" w:id="5318" w:date="2000-01-01T00:00:00Z">
        <w:r>
          <w:tab/>
          <w:t>(b)</w:t>
        </w:r>
      </w:ins>
      <w:ins w:author="Open-Xml-PowerTools" w:id="5319" w:date="2000-01-01T00:00:00Z">
        <w:r>
          <w:tab/>
          <w:t>if an approved alternative building solution applies in relation to the dwelling — the solution is in effect.</w:t>
        </w:r>
      </w:ins>
    </w:p>
    <w:p>
      <w:pPr>
        <w:pStyle w:val="Penstart"/>
        <w:rPr>
          <w:ins w:author="Open-Xml-PowerTools" w:id="5322" w:date="2000-01-01T00:00:00Z"/>
        </w:rPr>
      </w:pPr>
      <w:ins w:author="Open-Xml-PowerTools" w:id="5321" w:date="2000-01-01T00:00:00Z">
        <w:r>
          <w:tab/>
          <w:t>Penalty for this subregulation: a fine of $5 000.</w:t>
        </w:r>
      </w:ins>
    </w:p>
    <w:p>
      <w:pPr>
        <w:pStyle w:val="Subsection"/>
        <w:rPr>
          <w:ins w:author="Open-Xml-PowerTools" w:id="5325" w:date="2000-01-01T00:00:00Z"/>
        </w:rPr>
      </w:pPr>
      <w:ins w:author="Open-Xml-PowerTools" w:id="5323" w:date="2000-01-01T00:00:00Z">
        <w:r>
          <w:tab/>
          <w:t>(2)</w:t>
        </w:r>
      </w:ins>
      <w:ins w:author="Open-Xml-PowerTools" w:id="5324" w:date="2000-01-01T00:00:00Z">
        <w:r>
          <w:tab/>
          <w:t>It is a defence to a charge of an offence under subregulation (1) for the accused to prove that the person to whom the ownership of the dwelling is transferred gave the accused a declaration of intended demolition for the dwelling before the time of the transfer.</w:t>
        </w:r>
      </w:ins>
    </w:p>
    <w:p>
      <w:pPr>
        <w:pStyle w:val="Footnotesection"/>
        <w:rPr>
          <w:ins w:author="Open-Xml-PowerTools" w:id="5327" w:date="2000-01-01T00:00:00Z"/>
        </w:rPr>
      </w:pPr>
      <w:ins w:author="Open-Xml-PowerTools" w:id="5326" w:date="2000-01-01T00:00:00Z">
        <w:r>
          <w:tab/>
          <w:t>[Regulation 56 amended: Gazette 22 Dec 2017 p. 5972.]</w:t>
        </w:r>
      </w:ins>
    </w:p>
    <w:p>
      <w:pPr>
        <w:pStyle w:val="Heading5"/>
        <w:keepLines w:val="0"/>
        <w:rPr>
          <w:ins w:author="Open-Xml-PowerTools" w:id="5333" w:date="2000-01-01T00:00:00Z"/>
        </w:rPr>
      </w:pPr>
      <w:ins w:author="Open-Xml-PowerTools" w:id="5328" w:date="2000-01-01T00:00:00Z">
        <w:bookmarkStart w:id="135" w:name="_Toc97638617"/>
      </w:ins>
      <w:ins w:author="Open-Xml-PowerTools" w:id="5329" w:date="2000-01-01T00:00:00Z">
        <w:r>
          <w:rPr>
            <w:rStyle w:val="CharSectno"/>
          </w:rPr>
          <w:lastRenderedPageBreak/>
          <w:t>57</w:t>
        </w:r>
      </w:ins>
      <w:ins w:author="Open-Xml-PowerTools" w:id="5330" w:date="2000-01-01T00:00:00Z">
        <w:r>
          <w:t>.</w:t>
        </w:r>
      </w:ins>
      <w:ins w:author="Open-Xml-PowerTools" w:id="5331" w:date="2000-01-01T00:00:00Z">
        <w:r>
          <w:tab/>
          <w:t>New owner must install smoke alarms or similar, and right to recover costs</w:t>
        </w:r>
      </w:ins>
      <w:ins w:author="Open-Xml-PowerTools" w:id="5332" w:date="2000-01-01T00:00:00Z">
        <w:bookmarkEnd w:id="135"/>
      </w:ins>
    </w:p>
    <w:p>
      <w:pPr>
        <w:pStyle w:val="Subsection"/>
        <w:rPr>
          <w:ins w:author="Open-Xml-PowerTools" w:id="5341" w:date="2000-01-01T00:00:00Z"/>
        </w:rPr>
      </w:pPr>
      <w:ins w:author="Open-Xml-PowerTools" w:id="5334" w:date="2000-01-01T00:00:00Z">
        <w:r>
          <w:tab/>
          <w:t>(1)</w:t>
        </w:r>
      </w:ins>
      <w:ins w:author="Open-Xml-PowerTools" w:id="5335" w:date="2000-01-01T00:00:00Z">
        <w:r>
          <w:tab/>
          <w:t xml:space="preserve">If an owner of a dwelling (the </w:t>
        </w:r>
      </w:ins>
      <w:ins w:author="Open-Xml-PowerTools" w:id="5336" w:date="2000-01-01T00:00:00Z">
        <w:r>
          <w:rPr>
            <w:rStyle w:val="CharDefText"/>
          </w:rPr>
          <w:t>prior owner</w:t>
        </w:r>
      </w:ins>
      <w:ins w:author="Open-Xml-PowerTools" w:id="5337" w:date="2000-01-01T00:00:00Z">
        <w:r>
          <w:t xml:space="preserve">) transfers the ownership of it and fails to comply with regulation 56(1), the person to whom the ownership is transferred (the </w:t>
        </w:r>
      </w:ins>
      <w:ins w:author="Open-Xml-PowerTools" w:id="5338" w:date="2000-01-01T00:00:00Z">
        <w:r>
          <w:rPr>
            <w:rStyle w:val="CharDefText"/>
          </w:rPr>
          <w:t>new owner</w:t>
        </w:r>
      </w:ins>
      <w:ins w:author="Open-Xml-PowerTools" w:id="5339" w:date="2000-01-01T00:00:00Z">
        <w:r>
          <w:t>) must, within the post</w:t>
        </w:r>
      </w:ins>
      <w:ins w:author="Open-Xml-PowerTools" w:id="5340" w:date="2000-01-01T00:00:00Z">
        <w:r>
          <w:noBreakHyphen/>
          <w:t>transfer period, ensure that —</w:t>
        </w:r>
      </w:ins>
    </w:p>
    <w:p>
      <w:pPr>
        <w:pStyle w:val="Indenta"/>
        <w:rPr>
          <w:ins w:author="Open-Xml-PowerTools" w:id="5344" w:date="2000-01-01T00:00:00Z"/>
        </w:rPr>
      </w:pPr>
      <w:ins w:author="Open-Xml-PowerTools" w:id="5342" w:date="2000-01-01T00:00:00Z">
        <w:r>
          <w:tab/>
          <w:t>(a)</w:t>
        </w:r>
      </w:ins>
      <w:ins w:author="Open-Xml-PowerTools" w:id="5343" w:date="2000-01-01T00:00:00Z">
        <w:r>
          <w:tab/>
          <w:t>the dwelling has smoke alarms installed so that the dwelling and the alarms comply with the requirements of regulation 60(2); or</w:t>
        </w:r>
      </w:ins>
    </w:p>
    <w:p>
      <w:pPr>
        <w:pStyle w:val="Indenta"/>
        <w:rPr>
          <w:ins w:author="Open-Xml-PowerTools" w:id="5347" w:date="2000-01-01T00:00:00Z"/>
        </w:rPr>
      </w:pPr>
      <w:ins w:author="Open-Xml-PowerTools" w:id="5345" w:date="2000-01-01T00:00:00Z">
        <w:r>
          <w:tab/>
          <w:t>(b)</w:t>
        </w:r>
      </w:ins>
      <w:ins w:author="Open-Xml-PowerTools" w:id="5346" w:date="2000-01-01T00:00:00Z">
        <w:r>
          <w:tab/>
          <w:t>if an approved alternative building solution applies in relation to the dwelling — the solution is in effect.</w:t>
        </w:r>
      </w:ins>
    </w:p>
    <w:p>
      <w:pPr>
        <w:pStyle w:val="Penstart"/>
        <w:rPr>
          <w:ins w:author="Open-Xml-PowerTools" w:id="5349" w:date="2000-01-01T00:00:00Z"/>
        </w:rPr>
      </w:pPr>
      <w:ins w:author="Open-Xml-PowerTools" w:id="5348" w:date="2000-01-01T00:00:00Z">
        <w:r>
          <w:tab/>
          <w:t>Penalty for this subregulation: a fine of $5 000.</w:t>
        </w:r>
      </w:ins>
    </w:p>
    <w:p>
      <w:pPr>
        <w:pStyle w:val="Subsection"/>
        <w:rPr>
          <w:ins w:author="Open-Xml-PowerTools" w:id="5352" w:date="2000-01-01T00:00:00Z"/>
        </w:rPr>
      </w:pPr>
      <w:ins w:author="Open-Xml-PowerTools" w:id="5350" w:date="2000-01-01T00:00:00Z">
        <w:r>
          <w:tab/>
          <w:t>(1A)</w:t>
        </w:r>
      </w:ins>
      <w:ins w:author="Open-Xml-PowerTools" w:id="5351" w:date="2000-01-01T00:00:00Z">
        <w:r>
          <w:tab/>
          <w:t xml:space="preserve">In subregulation (1) — </w:t>
        </w:r>
      </w:ins>
    </w:p>
    <w:p>
      <w:pPr>
        <w:pStyle w:val="Defstart"/>
        <w:rPr>
          <w:ins w:author="Open-Xml-PowerTools" w:id="5357" w:date="2000-01-01T00:00:00Z"/>
        </w:rPr>
      </w:pPr>
      <w:ins w:author="Open-Xml-PowerTools" w:id="5353" w:date="2000-01-01T00:00:00Z">
        <w:r>
          <w:tab/>
        </w:r>
      </w:ins>
      <w:ins w:author="Open-Xml-PowerTools" w:id="5354" w:date="2000-01-01T00:00:00Z">
        <w:r>
          <w:rPr>
            <w:rStyle w:val="CharDefText"/>
          </w:rPr>
          <w:t>post</w:t>
        </w:r>
      </w:ins>
      <w:ins w:author="Open-Xml-PowerTools" w:id="5355" w:date="2000-01-01T00:00:00Z">
        <w:r>
          <w:rPr>
            <w:rStyle w:val="CharDefText"/>
          </w:rPr>
          <w:noBreakHyphen/>
          <w:t>transfer period</w:t>
        </w:r>
      </w:ins>
      <w:ins w:author="Open-Xml-PowerTools" w:id="5356" w:date="2000-01-01T00:00:00Z">
        <w:r>
          <w:t xml:space="preserve">, in relation to a dwelling, means — </w:t>
        </w:r>
      </w:ins>
    </w:p>
    <w:p>
      <w:pPr>
        <w:pStyle w:val="Defpara"/>
        <w:rPr>
          <w:ins w:author="Open-Xml-PowerTools" w:id="5360" w:date="2000-01-01T00:00:00Z"/>
        </w:rPr>
      </w:pPr>
      <w:ins w:author="Open-Xml-PowerTools" w:id="5358" w:date="2000-01-01T00:00:00Z">
        <w:r>
          <w:tab/>
          <w:t>(a)</w:t>
        </w:r>
      </w:ins>
      <w:ins w:author="Open-Xml-PowerTools" w:id="5359" w:date="2000-01-01T00:00:00Z">
        <w:r>
          <w:tab/>
          <w:t>if the new owner gave the prior owner a declaration of intended demolition for the dwelling before the time of the transfer — the period of 6 months beginning on the transfer day; or</w:t>
        </w:r>
      </w:ins>
    </w:p>
    <w:p>
      <w:pPr>
        <w:pStyle w:val="Defpara"/>
        <w:rPr>
          <w:ins w:author="Open-Xml-PowerTools" w:id="5363" w:date="2000-01-01T00:00:00Z"/>
        </w:rPr>
      </w:pPr>
      <w:ins w:author="Open-Xml-PowerTools" w:id="5361" w:date="2000-01-01T00:00:00Z">
        <w:r>
          <w:tab/>
          <w:t>(b)</w:t>
        </w:r>
      </w:ins>
      <w:ins w:author="Open-Xml-PowerTools" w:id="5362" w:date="2000-01-01T00:00:00Z">
        <w:r>
          <w:tab/>
          <w:t>if the new owner did not give the prior owner a declaration of intended demolition for the dwelling before the time of the transfer — the period of 12 months beginning on the transfer day.</w:t>
        </w:r>
      </w:ins>
    </w:p>
    <w:p>
      <w:pPr>
        <w:pStyle w:val="Subsection"/>
        <w:rPr>
          <w:ins w:author="Open-Xml-PowerTools" w:id="5366" w:date="2000-01-01T00:00:00Z"/>
        </w:rPr>
      </w:pPr>
      <w:ins w:author="Open-Xml-PowerTools" w:id="5364" w:date="2000-01-01T00:00:00Z">
        <w:r>
          <w:tab/>
          <w:t>(2)</w:t>
        </w:r>
      </w:ins>
      <w:ins w:author="Open-Xml-PowerTools" w:id="5365" w:date="2000-01-01T00:00:00Z">
        <w:r>
          <w:tab/>
          <w:t>If the new owner did not give the prior owner a declaration of intended demolition for the dwelling before the time of the transfer, the new owner may recover, in a court of competent jurisdiction, the reasonable costs of complying with subregulation (1) as a debt due from the prior owner.</w:t>
        </w:r>
      </w:ins>
    </w:p>
    <w:p>
      <w:pPr>
        <w:pStyle w:val="Subsection"/>
        <w:rPr>
          <w:ins w:author="Open-Xml-PowerTools" w:id="5370" w:date="2000-01-01T00:00:00Z"/>
        </w:rPr>
      </w:pPr>
      <w:ins w:author="Open-Xml-PowerTools" w:id="5367" w:date="2000-01-01T00:00:00Z">
        <w:r>
          <w:tab/>
          <w:t>(3)</w:t>
        </w:r>
      </w:ins>
      <w:ins w:author="Open-Xml-PowerTools" w:id="5368" w:date="2000-01-01T00:00:00Z">
        <w:r>
          <w:tab/>
          <w:t>It is a defence to a charge of an offence under subregulation (1) for the accused to prove that the dwelling was demolished within the post</w:t>
        </w:r>
      </w:ins>
      <w:ins w:author="Open-Xml-PowerTools" w:id="5369" w:date="2000-01-01T00:00:00Z">
        <w:r>
          <w:noBreakHyphen/>
          <w:t>transfer period.</w:t>
        </w:r>
      </w:ins>
    </w:p>
    <w:p>
      <w:pPr>
        <w:pStyle w:val="Footnotesection"/>
        <w:rPr>
          <w:ins w:author="Open-Xml-PowerTools" w:id="5373" w:date="2000-01-01T00:00:00Z"/>
        </w:rPr>
      </w:pPr>
      <w:ins w:author="Open-Xml-PowerTools" w:id="5371" w:date="2000-01-01T00:00:00Z">
        <w:r>
          <w:tab/>
          <w:t>[Regulation 57 amended: Gazette 22 Dec 2017 p. 5972</w:t>
        </w:r>
      </w:ins>
      <w:ins w:author="Open-Xml-PowerTools" w:id="5372" w:date="2000-01-01T00:00:00Z">
        <w:r>
          <w:noBreakHyphen/>
          <w:t>3.]</w:t>
        </w:r>
      </w:ins>
    </w:p>
    <w:p>
      <w:pPr>
        <w:pStyle w:val="Heading5"/>
        <w:pageBreakBefore/>
        <w:spacing w:before="0"/>
        <w:rPr>
          <w:ins w:author="Open-Xml-PowerTools" w:id="5379" w:date="2000-01-01T00:00:00Z"/>
        </w:rPr>
      </w:pPr>
      <w:ins w:author="Open-Xml-PowerTools" w:id="5374" w:date="2000-01-01T00:00:00Z">
        <w:bookmarkStart w:id="136" w:name="_Toc97638618"/>
      </w:ins>
      <w:ins w:author="Open-Xml-PowerTools" w:id="5375" w:date="2000-01-01T00:00:00Z">
        <w:r>
          <w:rPr>
            <w:rStyle w:val="CharSectno"/>
          </w:rPr>
          <w:lastRenderedPageBreak/>
          <w:t>58</w:t>
        </w:r>
      </w:ins>
      <w:ins w:author="Open-Xml-PowerTools" w:id="5376" w:date="2000-01-01T00:00:00Z">
        <w:r>
          <w:t>.</w:t>
        </w:r>
      </w:ins>
      <w:ins w:author="Open-Xml-PowerTools" w:id="5377" w:date="2000-01-01T00:00:00Z">
        <w:r>
          <w:tab/>
          <w:t>Requirement to have smoke alarms or similar prior to tenancy</w:t>
        </w:r>
      </w:ins>
      <w:ins w:author="Open-Xml-PowerTools" w:id="5378" w:date="2000-01-01T00:00:00Z">
        <w:bookmarkEnd w:id="136"/>
      </w:ins>
    </w:p>
    <w:p>
      <w:pPr>
        <w:pStyle w:val="Subsection"/>
        <w:keepNext/>
        <w:rPr>
          <w:ins w:author="Open-Xml-PowerTools" w:id="5382" w:date="2000-01-01T00:00:00Z"/>
        </w:rPr>
      </w:pPr>
      <w:ins w:author="Open-Xml-PowerTools" w:id="5380" w:date="2000-01-01T00:00:00Z">
        <w:r>
          <w:tab/>
        </w:r>
      </w:ins>
      <w:ins w:author="Open-Xml-PowerTools" w:id="5381" w:date="2000-01-01T00:00:00Z">
        <w:r>
          <w:tab/>
          <w:t>The owner of a dwelling rented under a residential tenancy agreement, or made available for such rent, must, to the extent practicable, ensure that —</w:t>
        </w:r>
      </w:ins>
    </w:p>
    <w:p>
      <w:pPr>
        <w:pStyle w:val="Indenta"/>
        <w:rPr>
          <w:ins w:author="Open-Xml-PowerTools" w:id="5385" w:date="2000-01-01T00:00:00Z"/>
        </w:rPr>
      </w:pPr>
      <w:ins w:author="Open-Xml-PowerTools" w:id="5383" w:date="2000-01-01T00:00:00Z">
        <w:r>
          <w:tab/>
          <w:t>(a)</w:t>
        </w:r>
      </w:ins>
      <w:ins w:author="Open-Xml-PowerTools" w:id="5384" w:date="2000-01-01T00:00:00Z">
        <w:r>
          <w:tab/>
          <w:t>the dwelling has smoke alarms installed so that the dwelling and the alarms comply with the requirements of regulation 60(2); or</w:t>
        </w:r>
      </w:ins>
    </w:p>
    <w:p>
      <w:pPr>
        <w:pStyle w:val="Indenta"/>
        <w:rPr>
          <w:ins w:author="Open-Xml-PowerTools" w:id="5388" w:date="2000-01-01T00:00:00Z"/>
        </w:rPr>
      </w:pPr>
      <w:ins w:author="Open-Xml-PowerTools" w:id="5386" w:date="2000-01-01T00:00:00Z">
        <w:r>
          <w:tab/>
          <w:t>(b)</w:t>
        </w:r>
      </w:ins>
      <w:ins w:author="Open-Xml-PowerTools" w:id="5387" w:date="2000-01-01T00:00:00Z">
        <w:r>
          <w:tab/>
          <w:t>if an approved alternative building solution applies in relation to the dwelling — the solution is in effect.</w:t>
        </w:r>
      </w:ins>
    </w:p>
    <w:p>
      <w:pPr>
        <w:pStyle w:val="Penstart"/>
        <w:rPr>
          <w:ins w:author="Open-Xml-PowerTools" w:id="5390" w:date="2000-01-01T00:00:00Z"/>
        </w:rPr>
      </w:pPr>
      <w:ins w:author="Open-Xml-PowerTools" w:id="5389" w:date="2000-01-01T00:00:00Z">
        <w:r>
          <w:tab/>
          <w:t>Penalty: a fine of $5 000.</w:t>
        </w:r>
      </w:ins>
    </w:p>
    <w:p>
      <w:pPr>
        <w:pStyle w:val="Heading5"/>
        <w:spacing w:before="180"/>
        <w:rPr>
          <w:ins w:author="Open-Xml-PowerTools" w:id="5396" w:date="2000-01-01T00:00:00Z"/>
        </w:rPr>
      </w:pPr>
      <w:ins w:author="Open-Xml-PowerTools" w:id="5391" w:date="2000-01-01T00:00:00Z">
        <w:bookmarkStart w:id="137" w:name="_Toc97638619"/>
      </w:ins>
      <w:ins w:author="Open-Xml-PowerTools" w:id="5392" w:date="2000-01-01T00:00:00Z">
        <w:r>
          <w:rPr>
            <w:rStyle w:val="CharSectno"/>
          </w:rPr>
          <w:t>59</w:t>
        </w:r>
      </w:ins>
      <w:ins w:author="Open-Xml-PowerTools" w:id="5393" w:date="2000-01-01T00:00:00Z">
        <w:r>
          <w:t>.</w:t>
        </w:r>
      </w:ins>
      <w:ins w:author="Open-Xml-PowerTools" w:id="5394" w:date="2000-01-01T00:00:00Z">
        <w:r>
          <w:tab/>
          <w:t>Requirement to have smoke alarms or similar prior to hire of dwelling</w:t>
        </w:r>
      </w:ins>
      <w:ins w:author="Open-Xml-PowerTools" w:id="5395" w:date="2000-01-01T00:00:00Z">
        <w:bookmarkEnd w:id="137"/>
      </w:ins>
    </w:p>
    <w:p>
      <w:pPr>
        <w:pStyle w:val="Subsection"/>
        <w:spacing w:before="120"/>
        <w:rPr>
          <w:ins w:author="Open-Xml-PowerTools" w:id="5399" w:date="2000-01-01T00:00:00Z"/>
        </w:rPr>
      </w:pPr>
      <w:ins w:author="Open-Xml-PowerTools" w:id="5397" w:date="2000-01-01T00:00:00Z">
        <w:r>
          <w:tab/>
        </w:r>
      </w:ins>
      <w:ins w:author="Open-Xml-PowerTools" w:id="5398" w:date="2000-01-01T00:00:00Z">
        <w:r>
          <w:tab/>
          <w:t>The owner of a dwelling must not make the dwelling available for hire unless —</w:t>
        </w:r>
      </w:ins>
    </w:p>
    <w:p>
      <w:pPr>
        <w:pStyle w:val="Indenta"/>
        <w:rPr>
          <w:ins w:author="Open-Xml-PowerTools" w:id="5402" w:date="2000-01-01T00:00:00Z"/>
        </w:rPr>
      </w:pPr>
      <w:ins w:author="Open-Xml-PowerTools" w:id="5400" w:date="2000-01-01T00:00:00Z">
        <w:r>
          <w:tab/>
          <w:t>(a)</w:t>
        </w:r>
      </w:ins>
      <w:ins w:author="Open-Xml-PowerTools" w:id="5401" w:date="2000-01-01T00:00:00Z">
        <w:r>
          <w:tab/>
          <w:t>the dwelling has smoke alarms installed so that the dwelling and the alarms comply with the requirements of regulation 60(2); or</w:t>
        </w:r>
      </w:ins>
    </w:p>
    <w:p>
      <w:pPr>
        <w:pStyle w:val="Indenta"/>
        <w:rPr>
          <w:ins w:author="Open-Xml-PowerTools" w:id="5405" w:date="2000-01-01T00:00:00Z"/>
        </w:rPr>
      </w:pPr>
      <w:ins w:author="Open-Xml-PowerTools" w:id="5403" w:date="2000-01-01T00:00:00Z">
        <w:r>
          <w:tab/>
          <w:t>(b)</w:t>
        </w:r>
      </w:ins>
      <w:ins w:author="Open-Xml-PowerTools" w:id="5404" w:date="2000-01-01T00:00:00Z">
        <w:r>
          <w:tab/>
          <w:t>if an approved alternative building solution applies in relation to the dwelling — the solution is in effect.</w:t>
        </w:r>
      </w:ins>
    </w:p>
    <w:p>
      <w:pPr>
        <w:pStyle w:val="Penstart"/>
        <w:rPr>
          <w:ins w:author="Open-Xml-PowerTools" w:id="5407" w:date="2000-01-01T00:00:00Z"/>
        </w:rPr>
      </w:pPr>
      <w:ins w:author="Open-Xml-PowerTools" w:id="5406" w:date="2000-01-01T00:00:00Z">
        <w:r>
          <w:tab/>
          <w:t>Penalty: a fine of $5 000.</w:t>
        </w:r>
      </w:ins>
    </w:p>
    <w:p>
      <w:pPr>
        <w:pStyle w:val="Heading5"/>
        <w:rPr>
          <w:ins w:author="Open-Xml-PowerTools" w:id="5413" w:date="2000-01-01T00:00:00Z"/>
        </w:rPr>
      </w:pPr>
      <w:ins w:author="Open-Xml-PowerTools" w:id="5408" w:date="2000-01-01T00:00:00Z">
        <w:bookmarkStart w:id="138" w:name="_Toc97638620"/>
      </w:ins>
      <w:ins w:author="Open-Xml-PowerTools" w:id="5409" w:date="2000-01-01T00:00:00Z">
        <w:r>
          <w:rPr>
            <w:rStyle w:val="CharSectno"/>
          </w:rPr>
          <w:t>60</w:t>
        </w:r>
      </w:ins>
      <w:ins w:author="Open-Xml-PowerTools" w:id="5410" w:date="2000-01-01T00:00:00Z">
        <w:r>
          <w:t>.</w:t>
        </w:r>
      </w:ins>
      <w:ins w:author="Open-Xml-PowerTools" w:id="5411" w:date="2000-01-01T00:00:00Z">
        <w:r>
          <w:tab/>
          <w:t>Requirements for smoke alarms</w:t>
        </w:r>
      </w:ins>
      <w:ins w:author="Open-Xml-PowerTools" w:id="5412" w:date="2000-01-01T00:00:00Z">
        <w:bookmarkEnd w:id="138"/>
      </w:ins>
    </w:p>
    <w:p>
      <w:pPr>
        <w:pStyle w:val="Subsection"/>
        <w:rPr>
          <w:ins w:author="Open-Xml-PowerTools" w:id="5416" w:date="2000-01-01T00:00:00Z"/>
        </w:rPr>
      </w:pPr>
      <w:ins w:author="Open-Xml-PowerTools" w:id="5414" w:date="2000-01-01T00:00:00Z">
        <w:r>
          <w:tab/>
          <w:t>(1)</w:t>
        </w:r>
      </w:ins>
      <w:ins w:author="Open-Xml-PowerTools" w:id="5415" w:date="2000-01-01T00:00:00Z">
        <w:r>
          <w:tab/>
          <w:t xml:space="preserve">In this regulation — </w:t>
        </w:r>
      </w:ins>
    </w:p>
    <w:p>
      <w:pPr>
        <w:pStyle w:val="Defstart"/>
        <w:rPr>
          <w:ins w:author="Open-Xml-PowerTools" w:id="5420" w:date="2000-01-01T00:00:00Z"/>
        </w:rPr>
      </w:pPr>
      <w:ins w:author="Open-Xml-PowerTools" w:id="5417" w:date="2000-01-01T00:00:00Z">
        <w:r>
          <w:tab/>
        </w:r>
      </w:ins>
      <w:ins w:author="Open-Xml-PowerTools" w:id="5418" w:date="2000-01-01T00:00:00Z">
        <w:r>
          <w:rPr>
            <w:rStyle w:val="CharDefText"/>
          </w:rPr>
          <w:t>relevant day</w:t>
        </w:r>
      </w:ins>
      <w:ins w:author="Open-Xml-PowerTools" w:id="5419" w:date="2000-01-01T00:00:00Z">
        <w:r>
          <w:t xml:space="preserve"> — </w:t>
        </w:r>
      </w:ins>
    </w:p>
    <w:p>
      <w:pPr>
        <w:pStyle w:val="Defpara"/>
        <w:rPr>
          <w:ins w:author="Open-Xml-PowerTools" w:id="5423" w:date="2000-01-01T00:00:00Z"/>
        </w:rPr>
      </w:pPr>
      <w:ins w:author="Open-Xml-PowerTools" w:id="5421" w:date="2000-01-01T00:00:00Z">
        <w:r>
          <w:tab/>
          <w:t>(a)</w:t>
        </w:r>
      </w:ins>
      <w:ins w:author="Open-Xml-PowerTools" w:id="5422" w:date="2000-01-01T00:00:00Z">
        <w:r>
          <w:tab/>
          <w:t>in relation to a dwelling the ownership of which is transferred, means the day on which the owner transfers the ownership of the dwelling;</w:t>
        </w:r>
      </w:ins>
    </w:p>
    <w:p>
      <w:pPr>
        <w:pStyle w:val="Defpara"/>
        <w:rPr>
          <w:ins w:author="Open-Xml-PowerTools" w:id="5426" w:date="2000-01-01T00:00:00Z"/>
        </w:rPr>
      </w:pPr>
      <w:ins w:author="Open-Xml-PowerTools" w:id="5424" w:date="2000-01-01T00:00:00Z">
        <w:r>
          <w:tab/>
          <w:t>(b)</w:t>
        </w:r>
      </w:ins>
      <w:ins w:author="Open-Xml-PowerTools" w:id="5425" w:date="2000-01-01T00:00:00Z">
        <w:r>
          <w:tab/>
          <w:t>in relation to a dwelling that is rented under a residential tenancy agreement, means the day on which a person is entitled to enter into occupation of the dwelling under the agreement;</w:t>
        </w:r>
      </w:ins>
    </w:p>
    <w:p>
      <w:pPr>
        <w:pStyle w:val="Defpara"/>
        <w:rPr>
          <w:ins w:author="Open-Xml-PowerTools" w:id="5429" w:date="2000-01-01T00:00:00Z"/>
        </w:rPr>
      </w:pPr>
      <w:ins w:author="Open-Xml-PowerTools" w:id="5427" w:date="2000-01-01T00:00:00Z">
        <w:r>
          <w:lastRenderedPageBreak/>
          <w:tab/>
          <w:t>(c)</w:t>
        </w:r>
      </w:ins>
      <w:ins w:author="Open-Xml-PowerTools" w:id="5428" w:date="2000-01-01T00:00:00Z">
        <w:r>
          <w:tab/>
          <w:t>in relation to a dwelling that is made available for hire, means the day on which the building is hired.</w:t>
        </w:r>
      </w:ins>
    </w:p>
    <w:p>
      <w:pPr>
        <w:pStyle w:val="Subsection"/>
        <w:rPr>
          <w:ins w:author="Open-Xml-PowerTools" w:id="5432" w:date="2000-01-01T00:00:00Z"/>
        </w:rPr>
      </w:pPr>
      <w:ins w:author="Open-Xml-PowerTools" w:id="5430" w:date="2000-01-01T00:00:00Z">
        <w:r>
          <w:tab/>
          <w:t>(2)</w:t>
        </w:r>
      </w:ins>
      <w:ins w:author="Open-Xml-PowerTools" w:id="5431" w:date="2000-01-01T00:00:00Z">
        <w:r>
          <w:tab/>
          <w:t>The requirements for the purposes of regulations 56(1)(a), 57(1)(a), 58(a) and 59(a) are that —</w:t>
        </w:r>
      </w:ins>
    </w:p>
    <w:p>
      <w:pPr>
        <w:pStyle w:val="Indenta"/>
        <w:rPr>
          <w:ins w:author="Open-Xml-PowerTools" w:id="5437" w:date="2000-01-01T00:00:00Z"/>
        </w:rPr>
      </w:pPr>
      <w:ins w:author="Open-Xml-PowerTools" w:id="5433" w:date="2000-01-01T00:00:00Z">
        <w:r>
          <w:tab/>
          <w:t>(a)</w:t>
        </w:r>
      </w:ins>
      <w:ins w:author="Open-Xml-PowerTools" w:id="5434" w:date="2000-01-01T00:00:00Z">
        <w:r>
          <w:tab/>
          <w:t>the dwelling meets the requirements of the deemed</w:t>
        </w:r>
      </w:ins>
      <w:ins w:author="Open-Xml-PowerTools" w:id="5435" w:date="2000-01-01T00:00:00Z">
        <w:r>
          <w:noBreakHyphen/>
          <w:t>to</w:t>
        </w:r>
      </w:ins>
      <w:ins w:author="Open-Xml-PowerTools" w:id="5436" w:date="2000-01-01T00:00:00Z">
        <w:r>
          <w:noBreakHyphen/>
          <w:t>satisfy provisions about smoke alarms or smoke hazard management (other than the provisions about evacuation lighting) of the Building Code applicable at the time of installation of the alarms; and</w:t>
        </w:r>
      </w:ins>
    </w:p>
    <w:p>
      <w:pPr>
        <w:pStyle w:val="Indenta"/>
        <w:rPr>
          <w:ins w:author="Open-Xml-PowerTools" w:id="5440" w:date="2000-01-01T00:00:00Z"/>
        </w:rPr>
      </w:pPr>
      <w:ins w:author="Open-Xml-PowerTools" w:id="5438" w:date="2000-01-01T00:00:00Z">
        <w:r>
          <w:tab/>
          <w:t>(b)</w:t>
        </w:r>
      </w:ins>
      <w:ins w:author="Open-Xml-PowerTools" w:id="5439" w:date="2000-01-01T00:00:00Z">
        <w:r>
          <w:tab/>
          <w:t>each smoke alarm necessary to meet those requirements was installed less than 10 years before the relevant day; and</w:t>
        </w:r>
      </w:ins>
    </w:p>
    <w:p>
      <w:pPr>
        <w:pStyle w:val="Indenta"/>
        <w:rPr>
          <w:ins w:author="Open-Xml-PowerTools" w:id="5443" w:date="2000-01-01T00:00:00Z"/>
        </w:rPr>
      </w:pPr>
      <w:ins w:author="Open-Xml-PowerTools" w:id="5441" w:date="2000-01-01T00:00:00Z">
        <w:r>
          <w:tab/>
          <w:t>(c)</w:t>
        </w:r>
      </w:ins>
      <w:ins w:author="Open-Xml-PowerTools" w:id="5442" w:date="2000-01-01T00:00:00Z">
        <w:r>
          <w:tab/>
          <w:t>each smoke alarm referred to in paragraph (b) is in working order; and</w:t>
        </w:r>
      </w:ins>
    </w:p>
    <w:p>
      <w:pPr>
        <w:pStyle w:val="Indenta"/>
        <w:rPr>
          <w:ins w:author="Open-Xml-PowerTools" w:id="5446" w:date="2000-01-01T00:00:00Z"/>
        </w:rPr>
      </w:pPr>
      <w:ins w:author="Open-Xml-PowerTools" w:id="5444" w:date="2000-01-01T00:00:00Z">
        <w:r>
          <w:tab/>
          <w:t>(d)</w:t>
        </w:r>
      </w:ins>
      <w:ins w:author="Open-Xml-PowerTools" w:id="5445" w:date="2000-01-01T00:00:00Z">
        <w:r>
          <w:tab/>
          <w:t>if a smoke alarm referred to in paragraph (b) was, at the time of its installation, required to be connected to the mains power supply to meet those requirements —</w:t>
        </w:r>
      </w:ins>
    </w:p>
    <w:p>
      <w:pPr>
        <w:pStyle w:val="Indenti"/>
        <w:rPr>
          <w:ins w:author="Open-Xml-PowerTools" w:id="5449" w:date="2000-01-01T00:00:00Z"/>
        </w:rPr>
      </w:pPr>
      <w:ins w:author="Open-Xml-PowerTools" w:id="5447" w:date="2000-01-01T00:00:00Z">
        <w:r>
          <w:tab/>
          <w:t>(i)</w:t>
        </w:r>
      </w:ins>
      <w:ins w:author="Open-Xml-PowerTools" w:id="5448" w:date="2000-01-01T00:00:00Z">
        <w:r>
          <w:tab/>
          <w:t>the alarm is permanently connected to the mains power supply; or</w:t>
        </w:r>
      </w:ins>
    </w:p>
    <w:p>
      <w:pPr>
        <w:pStyle w:val="Indenti"/>
        <w:rPr>
          <w:ins w:author="Open-Xml-PowerTools" w:id="5452" w:date="2000-01-01T00:00:00Z"/>
        </w:rPr>
      </w:pPr>
      <w:ins w:author="Open-Xml-PowerTools" w:id="5450" w:date="2000-01-01T00:00:00Z">
        <w:r>
          <w:tab/>
          <w:t>(ii)</w:t>
        </w:r>
      </w:ins>
      <w:ins w:author="Open-Xml-PowerTools" w:id="5451" w:date="2000-01-01T00:00:00Z">
        <w:r>
          <w:tab/>
          <w:t>if the alarm is to be installed at a location in the dwelling where there is no hidden space in which to run the necessary electrical wiring and there is no appropriate alternative location — the alarm has a 10 year life battery that cannot be removed; or</w:t>
        </w:r>
      </w:ins>
    </w:p>
    <w:p>
      <w:pPr>
        <w:pStyle w:val="Indenti"/>
        <w:rPr>
          <w:ins w:author="Open-Xml-PowerTools" w:id="5455" w:date="2000-01-01T00:00:00Z"/>
        </w:rPr>
      </w:pPr>
      <w:ins w:author="Open-Xml-PowerTools" w:id="5453" w:date="2000-01-01T00:00:00Z">
        <w:r>
          <w:tab/>
          <w:t>(iii)</w:t>
        </w:r>
      </w:ins>
      <w:ins w:author="Open-Xml-PowerTools" w:id="5454" w:date="2000-01-01T00:00:00Z">
        <w:r>
          <w:tab/>
          <w:t>if, in relation to the alarm, the use of a battery powered smoke alarm has been approved under regulation 61 — the alarm has a 10 year life battery that cannot be removed.</w:t>
        </w:r>
      </w:ins>
    </w:p>
    <w:p>
      <w:pPr>
        <w:pStyle w:val="Subsection"/>
        <w:rPr>
          <w:ins w:author="Open-Xml-PowerTools" w:id="5459" w:date="2000-01-01T00:00:00Z"/>
        </w:rPr>
      </w:pPr>
      <w:ins w:author="Open-Xml-PowerTools" w:id="5456" w:date="2000-01-01T00:00:00Z">
        <w:r>
          <w:tab/>
          <w:t>(3)</w:t>
        </w:r>
      </w:ins>
      <w:ins w:author="Open-Xml-PowerTools" w:id="5457" w:date="2000-01-01T00:00:00Z">
        <w:r>
          <w:tab/>
          <w:t xml:space="preserve">For the purposes of subregulation (2)(a), if the dwelling has 2 or more smoke alarms installed and they were not all installed at the same time, the provisions of the Building Code applicable to the dwelling and the alarms are the provisions applicable at the </w:t>
        </w:r>
      </w:ins>
      <w:ins w:author="Open-Xml-PowerTools" w:id="5458" w:date="2000-01-01T00:00:00Z">
        <w:r>
          <w:lastRenderedPageBreak/>
          <w:t>time that the last alarm necessary to meet the requirements referred to in subregulation (2)(a) and (b) was installed.</w:t>
        </w:r>
      </w:ins>
    </w:p>
    <w:p>
      <w:pPr>
        <w:pStyle w:val="Subsection"/>
        <w:rPr>
          <w:ins w:author="Open-Xml-PowerTools" w:id="5462" w:date="2000-01-01T00:00:00Z"/>
        </w:rPr>
      </w:pPr>
      <w:ins w:author="Open-Xml-PowerTools" w:id="5460" w:date="2000-01-01T00:00:00Z">
        <w:r>
          <w:tab/>
          <w:t>(4)</w:t>
        </w:r>
      </w:ins>
      <w:ins w:author="Open-Xml-PowerTools" w:id="5461" w:date="2000-01-01T00:00:00Z">
        <w:r>
          <w:tab/>
          <w:t xml:space="preserve">Despite subregulation (2)(a) a dwelling is not required to meet a provision of the Building Code applicable at the time of installation of the alarms that requires smoke alarms to be interconnected if — </w:t>
        </w:r>
      </w:ins>
    </w:p>
    <w:p>
      <w:pPr>
        <w:pStyle w:val="Indenta"/>
        <w:rPr>
          <w:ins w:author="Open-Xml-PowerTools" w:id="5467" w:date="2000-01-01T00:00:00Z"/>
        </w:rPr>
      </w:pPr>
      <w:ins w:author="Open-Xml-PowerTools" w:id="5463" w:date="2000-01-01T00:00:00Z">
        <w:r>
          <w:tab/>
          <w:t>(a)</w:t>
        </w:r>
      </w:ins>
      <w:ins w:author="Open-Xml-PowerTools" w:id="5464" w:date="2000-01-01T00:00:00Z">
        <w:r>
          <w:tab/>
          <w:t xml:space="preserve">a building licence for the construction, erection, assembly or placement of the dwelling was issued under the </w:t>
        </w:r>
      </w:ins>
      <w:ins w:author="Open-Xml-PowerTools" w:id="5465" w:date="2000-01-01T00:00:00Z">
        <w:r>
          <w:rPr>
            <w:i/>
          </w:rPr>
          <w:t>Local Government (Miscellaneous Provisions) Act 1960</w:t>
        </w:r>
      </w:ins>
      <w:ins w:author="Open-Xml-PowerTools" w:id="5466" w:date="2000-01-01T00:00:00Z">
        <w:r>
          <w:t xml:space="preserve"> before commencement day; or</w:t>
        </w:r>
      </w:ins>
    </w:p>
    <w:p>
      <w:pPr>
        <w:pStyle w:val="Indenta"/>
        <w:rPr>
          <w:ins w:author="Open-Xml-PowerTools" w:id="5470" w:date="2000-01-01T00:00:00Z"/>
        </w:rPr>
      </w:pPr>
      <w:ins w:author="Open-Xml-PowerTools" w:id="5468" w:date="2000-01-01T00:00:00Z">
        <w:r>
          <w:tab/>
          <w:t>(b)</w:t>
        </w:r>
      </w:ins>
      <w:ins w:author="Open-Xml-PowerTools" w:id="5469" w:date="2000-01-01T00:00:00Z">
        <w:r>
          <w:tab/>
          <w:t>a building permit for the construction, erection, assembly or placement of the dwelling was granted on an application for a building permit made before 1 May 2015; or</w:t>
        </w:r>
      </w:ins>
    </w:p>
    <w:p>
      <w:pPr>
        <w:pStyle w:val="Indenta"/>
        <w:rPr>
          <w:ins w:author="Open-Xml-PowerTools" w:id="5473" w:date="2000-01-01T00:00:00Z"/>
        </w:rPr>
      </w:pPr>
      <w:ins w:author="Open-Xml-PowerTools" w:id="5471" w:date="2000-01-01T00:00:00Z">
        <w:r>
          <w:tab/>
          <w:t>(c)</w:t>
        </w:r>
      </w:ins>
      <w:ins w:author="Open-Xml-PowerTools" w:id="5472" w:date="2000-01-01T00:00:00Z">
        <w:r>
          <w:tab/>
          <w:t>a building permit or a building licence was not required for the construction, erection, assembly or placement of the dwelling and the construction, erection, assembly or placement of the dwelling commenced before 1 May 2015.</w:t>
        </w:r>
      </w:ins>
    </w:p>
    <w:p>
      <w:pPr>
        <w:pStyle w:val="Footnotesection"/>
        <w:rPr>
          <w:ins w:author="Open-Xml-PowerTools" w:id="5475" w:date="2000-01-01T00:00:00Z"/>
        </w:rPr>
      </w:pPr>
      <w:ins w:author="Open-Xml-PowerTools" w:id="5474" w:date="2000-01-01T00:00:00Z">
        <w:r>
          <w:tab/>
          <w:t>[Regulation 60 amended: Gazette 24 Apr 2014 p. 1140; 30 Jun 2015 p. 2329; 22 Dec 2017 p. 5973.]</w:t>
        </w:r>
      </w:ins>
    </w:p>
    <w:p>
      <w:pPr>
        <w:pStyle w:val="Heading5"/>
        <w:spacing w:before="180"/>
        <w:rPr>
          <w:ins w:author="Open-Xml-PowerTools" w:id="5481" w:date="2000-01-01T00:00:00Z"/>
        </w:rPr>
      </w:pPr>
      <w:ins w:author="Open-Xml-PowerTools" w:id="5476" w:date="2000-01-01T00:00:00Z">
        <w:bookmarkStart w:id="139" w:name="_Toc97638621"/>
      </w:ins>
      <w:ins w:author="Open-Xml-PowerTools" w:id="5477" w:date="2000-01-01T00:00:00Z">
        <w:r>
          <w:rPr>
            <w:rStyle w:val="CharSectno"/>
          </w:rPr>
          <w:t>61</w:t>
        </w:r>
      </w:ins>
      <w:ins w:author="Open-Xml-PowerTools" w:id="5478" w:date="2000-01-01T00:00:00Z">
        <w:r>
          <w:t>.</w:t>
        </w:r>
      </w:ins>
      <w:ins w:author="Open-Xml-PowerTools" w:id="5479" w:date="2000-01-01T00:00:00Z">
        <w:r>
          <w:tab/>
          <w:t>Local government approval of battery powered smoke alarms</w:t>
        </w:r>
      </w:ins>
      <w:ins w:author="Open-Xml-PowerTools" w:id="5480" w:date="2000-01-01T00:00:00Z">
        <w:bookmarkEnd w:id="139"/>
      </w:ins>
    </w:p>
    <w:p>
      <w:pPr>
        <w:pStyle w:val="Subsection"/>
        <w:spacing w:before="120"/>
        <w:rPr>
          <w:ins w:author="Open-Xml-PowerTools" w:id="5484" w:date="2000-01-01T00:00:00Z"/>
        </w:rPr>
      </w:pPr>
      <w:ins w:author="Open-Xml-PowerTools" w:id="5482" w:date="2000-01-01T00:00:00Z">
        <w:r>
          <w:tab/>
          <w:t>(1)</w:t>
        </w:r>
      </w:ins>
      <w:ins w:author="Open-Xml-PowerTools" w:id="5483" w:date="2000-01-01T00:00:00Z">
        <w:r>
          <w:tab/>
          <w:t>The local government of the district in which a dwelling is located may approve of the use, in the dwelling or a part of the dwelling, of a battery powered smoke alarm (rather than one that is connected to the mains power supply) if satisfied that, at the time of giving the approval, installing a smoke alarm connected to the mains power supply would involve —</w:t>
        </w:r>
      </w:ins>
    </w:p>
    <w:p>
      <w:pPr>
        <w:pStyle w:val="Indenta"/>
        <w:spacing w:before="56"/>
        <w:rPr>
          <w:ins w:author="Open-Xml-PowerTools" w:id="5487" w:date="2000-01-01T00:00:00Z"/>
        </w:rPr>
      </w:pPr>
      <w:ins w:author="Open-Xml-PowerTools" w:id="5485" w:date="2000-01-01T00:00:00Z">
        <w:r>
          <w:tab/>
          <w:t>(a)</w:t>
        </w:r>
      </w:ins>
      <w:ins w:author="Open-Xml-PowerTools" w:id="5486" w:date="2000-01-01T00:00:00Z">
        <w:r>
          <w:tab/>
          <w:t>a sufficient problem of a structural nature; or</w:t>
        </w:r>
      </w:ins>
    </w:p>
    <w:p>
      <w:pPr>
        <w:pStyle w:val="Indenta"/>
        <w:spacing w:before="56"/>
        <w:rPr>
          <w:ins w:author="Open-Xml-PowerTools" w:id="5490" w:date="2000-01-01T00:00:00Z"/>
        </w:rPr>
      </w:pPr>
      <w:ins w:author="Open-Xml-PowerTools" w:id="5488" w:date="2000-01-01T00:00:00Z">
        <w:r>
          <w:tab/>
          <w:t>(b)</w:t>
        </w:r>
      </w:ins>
      <w:ins w:author="Open-Xml-PowerTools" w:id="5489" w:date="2000-01-01T00:00:00Z">
        <w:r>
          <w:tab/>
          <w:t>a sufficient problem of any other nature, the cause of which is not within the control of the owner.</w:t>
        </w:r>
      </w:ins>
    </w:p>
    <w:p>
      <w:pPr>
        <w:pStyle w:val="Subsection"/>
        <w:spacing w:before="120"/>
        <w:rPr>
          <w:ins w:author="Open-Xml-PowerTools" w:id="5493" w:date="2000-01-01T00:00:00Z"/>
        </w:rPr>
      </w:pPr>
      <w:ins w:author="Open-Xml-PowerTools" w:id="5491" w:date="2000-01-01T00:00:00Z">
        <w:r>
          <w:lastRenderedPageBreak/>
          <w:tab/>
          <w:t>(2)</w:t>
        </w:r>
      </w:ins>
      <w:ins w:author="Open-Xml-PowerTools" w:id="5492" w:date="2000-01-01T00:00:00Z">
        <w:r>
          <w:tab/>
          <w:t>The local government may give its approval in relation to an alarm that was installed before the approval is to be given.</w:t>
        </w:r>
      </w:ins>
    </w:p>
    <w:p>
      <w:pPr>
        <w:pStyle w:val="Subsection"/>
        <w:spacing w:before="120"/>
        <w:rPr>
          <w:ins w:author="Open-Xml-PowerTools" w:id="5496" w:date="2000-01-01T00:00:00Z"/>
        </w:rPr>
      </w:pPr>
      <w:ins w:author="Open-Xml-PowerTools" w:id="5494" w:date="2000-01-01T00:00:00Z">
        <w:r>
          <w:tab/>
          <w:t>(3)</w:t>
        </w:r>
      </w:ins>
      <w:ins w:author="Open-Xml-PowerTools" w:id="5495" w:date="2000-01-01T00:00:00Z">
        <w:r>
          <w:tab/>
          <w:t>An application for approval must be made in the manner and form approved by the local government, and must include or be accompanied by —</w:t>
        </w:r>
      </w:ins>
    </w:p>
    <w:p>
      <w:pPr>
        <w:pStyle w:val="Indenta"/>
        <w:spacing w:before="56"/>
        <w:rPr>
          <w:ins w:author="Open-Xml-PowerTools" w:id="5499" w:date="2000-01-01T00:00:00Z"/>
        </w:rPr>
      </w:pPr>
      <w:ins w:author="Open-Xml-PowerTools" w:id="5497" w:date="2000-01-01T00:00:00Z">
        <w:r>
          <w:tab/>
          <w:t>(a)</w:t>
        </w:r>
      </w:ins>
      <w:ins w:author="Open-Xml-PowerTools" w:id="5498" w:date="2000-01-01T00:00:00Z">
        <w:r>
          <w:tab/>
          <w:t>the plans and information required by the local government; and</w:t>
        </w:r>
      </w:ins>
    </w:p>
    <w:p>
      <w:pPr>
        <w:pStyle w:val="Indenta"/>
        <w:spacing w:before="56"/>
        <w:rPr>
          <w:ins w:author="Open-Xml-PowerTools" w:id="5502" w:date="2000-01-01T00:00:00Z"/>
        </w:rPr>
      </w:pPr>
      <w:ins w:author="Open-Xml-PowerTools" w:id="5500" w:date="2000-01-01T00:00:00Z">
        <w:r>
          <w:tab/>
          <w:t>(b)</w:t>
        </w:r>
      </w:ins>
      <w:ins w:author="Open-Xml-PowerTools" w:id="5501" w:date="2000-01-01T00:00:00Z">
        <w:r>
          <w:tab/>
          <w:t>the fee set by the local government, which cannot exceed $179.40.</w:t>
        </w:r>
      </w:ins>
    </w:p>
    <w:p>
      <w:pPr>
        <w:pStyle w:val="Subsection"/>
        <w:spacing w:before="120"/>
        <w:rPr>
          <w:ins w:author="Open-Xml-PowerTools" w:id="5505" w:date="2000-01-01T00:00:00Z"/>
        </w:rPr>
      </w:pPr>
      <w:ins w:author="Open-Xml-PowerTools" w:id="5503" w:date="2000-01-01T00:00:00Z">
        <w:r>
          <w:tab/>
          <w:t>(4)</w:t>
        </w:r>
      </w:ins>
      <w:ins w:author="Open-Xml-PowerTools" w:id="5504" w:date="2000-01-01T00:00:00Z">
        <w:r>
          <w:tab/>
          <w:t>The local government is to be taken to have refused approval if it has not made a decision whether to give approval within 35 days after the later of —</w:t>
        </w:r>
      </w:ins>
    </w:p>
    <w:p>
      <w:pPr>
        <w:pStyle w:val="Indenta"/>
        <w:spacing w:before="52"/>
        <w:rPr>
          <w:ins w:author="Open-Xml-PowerTools" w:id="5508" w:date="2000-01-01T00:00:00Z"/>
        </w:rPr>
      </w:pPr>
      <w:ins w:author="Open-Xml-PowerTools" w:id="5506" w:date="2000-01-01T00:00:00Z">
        <w:r>
          <w:tab/>
          <w:t>(a)</w:t>
        </w:r>
      </w:ins>
      <w:ins w:author="Open-Xml-PowerTools" w:id="5507" w:date="2000-01-01T00:00:00Z">
        <w:r>
          <w:tab/>
          <w:t>the day on which the person made the application for approval; or</w:t>
        </w:r>
      </w:ins>
    </w:p>
    <w:p>
      <w:pPr>
        <w:pStyle w:val="Indenta"/>
        <w:spacing w:before="52"/>
        <w:rPr>
          <w:ins w:author="Open-Xml-PowerTools" w:id="5511" w:date="2000-01-01T00:00:00Z"/>
        </w:rPr>
      </w:pPr>
      <w:ins w:author="Open-Xml-PowerTools" w:id="5509" w:date="2000-01-01T00:00:00Z">
        <w:r>
          <w:tab/>
          <w:t>(b)</w:t>
        </w:r>
      </w:ins>
      <w:ins w:author="Open-Xml-PowerTools" w:id="5510" w:date="2000-01-01T00:00:00Z">
        <w:r>
          <w:tab/>
          <w:t>the day on which the person complied with a, or the latest, request by the local government for further plans or information.</w:t>
        </w:r>
      </w:ins>
    </w:p>
    <w:p>
      <w:pPr>
        <w:pStyle w:val="Footnotesection"/>
        <w:rPr>
          <w:ins w:author="Open-Xml-PowerTools" w:id="5513" w:date="2000-01-01T00:00:00Z"/>
        </w:rPr>
      </w:pPr>
      <w:ins w:author="Open-Xml-PowerTools" w:id="5512" w:date="2000-01-01T00:00:00Z">
        <w:r>
          <w:tab/>
          <w:t>[Regulation 61 amended: Gazette 23 Jun 2015 p. 2162; 3 Jun 2016 p. 1754; 23 Jun 2017 p. 3222.]</w:t>
        </w:r>
      </w:ins>
    </w:p>
    <w:p>
      <w:pPr>
        <w:pStyle w:val="Heading5"/>
        <w:rPr>
          <w:ins w:author="Open-Xml-PowerTools" w:id="5519" w:date="2000-01-01T00:00:00Z"/>
        </w:rPr>
      </w:pPr>
      <w:ins w:author="Open-Xml-PowerTools" w:id="5514" w:date="2000-01-01T00:00:00Z">
        <w:bookmarkStart w:id="140" w:name="_Toc97638622"/>
      </w:ins>
      <w:ins w:author="Open-Xml-PowerTools" w:id="5515" w:date="2000-01-01T00:00:00Z">
        <w:r>
          <w:rPr>
            <w:rStyle w:val="CharSectno"/>
          </w:rPr>
          <w:t>62</w:t>
        </w:r>
      </w:ins>
      <w:ins w:author="Open-Xml-PowerTools" w:id="5516" w:date="2000-01-01T00:00:00Z">
        <w:r>
          <w:t>.</w:t>
        </w:r>
      </w:ins>
      <w:ins w:author="Open-Xml-PowerTools" w:id="5517" w:date="2000-01-01T00:00:00Z">
        <w:r>
          <w:tab/>
          <w:t>Requirement to maintain certain smoke alarms</w:t>
        </w:r>
      </w:ins>
      <w:ins w:author="Open-Xml-PowerTools" w:id="5518" w:date="2000-01-01T00:00:00Z">
        <w:bookmarkEnd w:id="140"/>
      </w:ins>
    </w:p>
    <w:p>
      <w:pPr>
        <w:pStyle w:val="Subsection"/>
        <w:rPr>
          <w:ins w:author="Open-Xml-PowerTools" w:id="5524" w:date="2000-01-01T00:00:00Z"/>
        </w:rPr>
      </w:pPr>
      <w:ins w:author="Open-Xml-PowerTools" w:id="5520" w:date="2000-01-01T00:00:00Z">
        <w:r>
          <w:tab/>
          <w:t>(1)</w:t>
        </w:r>
      </w:ins>
      <w:ins w:author="Open-Xml-PowerTools" w:id="5521" w:date="2000-01-01T00:00:00Z">
        <w:r>
          <w:tab/>
          <w:t xml:space="preserve">This regulation applies to a person who is the lessor of a dwelling, within the meaning given in the </w:t>
        </w:r>
      </w:ins>
      <w:ins w:author="Open-Xml-PowerTools" w:id="5522" w:date="2000-01-01T00:00:00Z">
        <w:r>
          <w:rPr>
            <w:i/>
          </w:rPr>
          <w:t>Residential Tenancies Act 1987</w:t>
        </w:r>
      </w:ins>
      <w:ins w:author="Open-Xml-PowerTools" w:id="5523" w:date="2000-01-01T00:00:00Z">
        <w:r>
          <w:t xml:space="preserve"> section 3.</w:t>
        </w:r>
      </w:ins>
    </w:p>
    <w:p>
      <w:pPr>
        <w:pStyle w:val="Subsection"/>
        <w:rPr>
          <w:ins w:author="Open-Xml-PowerTools" w:id="5527" w:date="2000-01-01T00:00:00Z"/>
        </w:rPr>
      </w:pPr>
      <w:ins w:author="Open-Xml-PowerTools" w:id="5525" w:date="2000-01-01T00:00:00Z">
        <w:r>
          <w:tab/>
          <w:t>(2)</w:t>
        </w:r>
      </w:ins>
      <w:ins w:author="Open-Xml-PowerTools" w:id="5526" w:date="2000-01-01T00:00:00Z">
        <w:r>
          <w:tab/>
          <w:t>The lessor of a dwelling must, to the extent practicable —</w:t>
        </w:r>
      </w:ins>
    </w:p>
    <w:p>
      <w:pPr>
        <w:pStyle w:val="Indenta"/>
        <w:rPr>
          <w:ins w:author="Open-Xml-PowerTools" w:id="5530" w:date="2000-01-01T00:00:00Z"/>
        </w:rPr>
      </w:pPr>
      <w:ins w:author="Open-Xml-PowerTools" w:id="5528" w:date="2000-01-01T00:00:00Z">
        <w:r>
          <w:tab/>
          <w:t>(a)</w:t>
        </w:r>
      </w:ins>
      <w:ins w:author="Open-Xml-PowerTools" w:id="5529" w:date="2000-01-01T00:00:00Z">
        <w:r>
          <w:tab/>
          <w:t>ensure that each alarm installed in the dwelling is in working order; and</w:t>
        </w:r>
      </w:ins>
    </w:p>
    <w:p>
      <w:pPr>
        <w:pStyle w:val="Indenta"/>
        <w:rPr>
          <w:ins w:author="Open-Xml-PowerTools" w:id="5533" w:date="2000-01-01T00:00:00Z"/>
        </w:rPr>
      </w:pPr>
      <w:ins w:author="Open-Xml-PowerTools" w:id="5531" w:date="2000-01-01T00:00:00Z">
        <w:r>
          <w:tab/>
          <w:t>(b)</w:t>
        </w:r>
      </w:ins>
      <w:ins w:author="Open-Xml-PowerTools" w:id="5532" w:date="2000-01-01T00:00:00Z">
        <w:r>
          <w:tab/>
          <w:t>if an alarm was, at the time of its installation, required to be connected to the mains power supply, ensure that the alarm —</w:t>
        </w:r>
      </w:ins>
    </w:p>
    <w:p>
      <w:pPr>
        <w:pStyle w:val="Indenti"/>
        <w:rPr>
          <w:ins w:author="Open-Xml-PowerTools" w:id="5536" w:date="2000-01-01T00:00:00Z"/>
        </w:rPr>
      </w:pPr>
      <w:ins w:author="Open-Xml-PowerTools" w:id="5534" w:date="2000-01-01T00:00:00Z">
        <w:r>
          <w:tab/>
          <w:t>(i)</w:t>
        </w:r>
      </w:ins>
      <w:ins w:author="Open-Xml-PowerTools" w:id="5535" w:date="2000-01-01T00:00:00Z">
        <w:r>
          <w:tab/>
          <w:t>is permanently connected to the mains power supply; or</w:t>
        </w:r>
      </w:ins>
    </w:p>
    <w:p>
      <w:pPr>
        <w:pStyle w:val="Indenti"/>
        <w:rPr>
          <w:ins w:author="Open-Xml-PowerTools" w:id="5539" w:date="2000-01-01T00:00:00Z"/>
        </w:rPr>
      </w:pPr>
      <w:ins w:author="Open-Xml-PowerTools" w:id="5537" w:date="2000-01-01T00:00:00Z">
        <w:r>
          <w:lastRenderedPageBreak/>
          <w:tab/>
          <w:t>(ii)</w:t>
        </w:r>
      </w:ins>
      <w:ins w:author="Open-Xml-PowerTools" w:id="5538" w:date="2000-01-01T00:00:00Z">
        <w:r>
          <w:tab/>
          <w:t>if the alarm is to be installed at a location in the dwelling where there is no hidden space in which to run the necessary electrical wiring and there is no appropriate alternative location — has a 10 year life battery that cannot be removed; or</w:t>
        </w:r>
      </w:ins>
    </w:p>
    <w:p>
      <w:pPr>
        <w:pStyle w:val="Indenti"/>
        <w:rPr>
          <w:ins w:author="Open-Xml-PowerTools" w:id="5542" w:date="2000-01-01T00:00:00Z"/>
        </w:rPr>
      </w:pPr>
      <w:ins w:author="Open-Xml-PowerTools" w:id="5540" w:date="2000-01-01T00:00:00Z">
        <w:r>
          <w:tab/>
          <w:t>(iii)</w:t>
        </w:r>
      </w:ins>
      <w:ins w:author="Open-Xml-PowerTools" w:id="5541" w:date="2000-01-01T00:00:00Z">
        <w:r>
          <w:tab/>
          <w:t>if, in relation to the alarm, the use of a battery powered smoke alarm has been approved under regulation 61 — has a 10 year life battery that cannot be removed;</w:t>
        </w:r>
      </w:ins>
    </w:p>
    <w:p>
      <w:pPr>
        <w:pStyle w:val="Indenta"/>
        <w:rPr>
          <w:ins w:author="Open-Xml-PowerTools" w:id="5545" w:date="2000-01-01T00:00:00Z"/>
        </w:rPr>
      </w:pPr>
      <w:ins w:author="Open-Xml-PowerTools" w:id="5543" w:date="2000-01-01T00:00:00Z">
        <w:r>
          <w:tab/>
        </w:r>
      </w:ins>
      <w:ins w:author="Open-Xml-PowerTools" w:id="5544" w:date="2000-01-01T00:00:00Z">
        <w:r>
          <w:tab/>
          <w:t>and</w:t>
        </w:r>
      </w:ins>
    </w:p>
    <w:p>
      <w:pPr>
        <w:pStyle w:val="Indenta"/>
        <w:rPr>
          <w:ins w:author="Open-Xml-PowerTools" w:id="5548" w:date="2000-01-01T00:00:00Z"/>
        </w:rPr>
      </w:pPr>
      <w:ins w:author="Open-Xml-PowerTools" w:id="5546" w:date="2000-01-01T00:00:00Z">
        <w:r>
          <w:tab/>
          <w:t>(c)</w:t>
        </w:r>
      </w:ins>
      <w:ins w:author="Open-Xml-PowerTools" w:id="5547" w:date="2000-01-01T00:00:00Z">
        <w:r>
          <w:tab/>
          <w:t>ensure that each alarm installed in the dwelling —</w:t>
        </w:r>
      </w:ins>
    </w:p>
    <w:p>
      <w:pPr>
        <w:pStyle w:val="Indenti"/>
        <w:rPr>
          <w:ins w:author="Open-Xml-PowerTools" w:id="5551" w:date="2000-01-01T00:00:00Z"/>
        </w:rPr>
      </w:pPr>
      <w:ins w:author="Open-Xml-PowerTools" w:id="5549" w:date="2000-01-01T00:00:00Z">
        <w:r>
          <w:tab/>
          <w:t>(i)</w:t>
        </w:r>
      </w:ins>
      <w:ins w:author="Open-Xml-PowerTools" w:id="5550" w:date="2000-01-01T00:00:00Z">
        <w:r>
          <w:tab/>
          <w:t>has not reached its expiry date if one is provided on the alarm; or</w:t>
        </w:r>
      </w:ins>
    </w:p>
    <w:p>
      <w:pPr>
        <w:pStyle w:val="Indenti"/>
        <w:rPr>
          <w:ins w:author="Open-Xml-PowerTools" w:id="5554" w:date="2000-01-01T00:00:00Z"/>
        </w:rPr>
      </w:pPr>
      <w:ins w:author="Open-Xml-PowerTools" w:id="5552" w:date="2000-01-01T00:00:00Z">
        <w:r>
          <w:tab/>
          <w:t>(ii)</w:t>
        </w:r>
      </w:ins>
      <w:ins w:author="Open-Xml-PowerTools" w:id="5553" w:date="2000-01-01T00:00:00Z">
        <w:r>
          <w:tab/>
          <w:t>is not more than 10 years old if no expiry date is provided on the alarm.</w:t>
        </w:r>
      </w:ins>
    </w:p>
    <w:p>
      <w:pPr>
        <w:pStyle w:val="Footnotesection"/>
        <w:rPr>
          <w:ins w:author="Open-Xml-PowerTools" w:id="5557" w:date="2000-01-01T00:00:00Z"/>
        </w:rPr>
      </w:pPr>
      <w:ins w:author="Open-Xml-PowerTools" w:id="5555" w:date="2000-01-01T00:00:00Z">
        <w:r>
          <w:tab/>
          <w:t>[Regulation 62 amended: Gazette 18 Dec 2012 p. 6574; 24 Apr 2014 p. 1140</w:t>
        </w:r>
      </w:ins>
      <w:ins w:author="Open-Xml-PowerTools" w:id="5556" w:date="2000-01-01T00:00:00Z">
        <w:r>
          <w:noBreakHyphen/>
          <w:t>1.]</w:t>
        </w:r>
      </w:ins>
    </w:p>
    <w:p>
      <w:pPr>
        <w:pStyle w:val="Ednotepart"/>
        <w:rPr>
          <w:ins w:author="Open-Xml-PowerTools" w:id="5561" w:date="2000-01-01T00:00:00Z"/>
        </w:rPr>
      </w:pPr>
      <w:ins w:author="Open-Xml-PowerTools" w:id="5558" w:date="2000-01-01T00:00:00Z">
        <w:r>
          <w:t>[Part 9</w:t>
        </w:r>
      </w:ins>
      <w:ins w:author="Open-Xml-PowerTools" w:id="5559" w:date="2000-01-01T00:00:00Z">
        <w:r>
          <w:rPr>
            <w:vertAlign w:val="superscript"/>
          </w:rPr>
          <w:t> 2</w:t>
        </w:r>
      </w:ins>
      <w:ins w:author="Open-Xml-PowerTools" w:id="5560" w:date="2000-01-01T00:00:00Z">
        <w:r>
          <w:t xml:space="preserve"> (r. 63-68) omitted under the Reprints Act 1984 s. 7(4)(e).]</w:t>
        </w:r>
      </w:ins>
    </w:p>
    <w:p>
      <w:pPr>
        <w:pStyle w:val="Heading2"/>
        <w:rPr>
          <w:ins w:author="Open-Xml-PowerTools" w:id="5573" w:date="2000-01-01T00:00:00Z"/>
        </w:rPr>
      </w:pPr>
      <w:ins w:author="Open-Xml-PowerTools" w:id="5562" w:date="2000-01-01T00:00:00Z">
        <w:bookmarkStart w:id="141" w:name="_Toc97636370"/>
      </w:ins>
      <w:ins w:author="Open-Xml-PowerTools" w:id="5563" w:date="2000-01-01T00:00:00Z">
        <w:bookmarkStart w:id="142" w:name="_Toc97637058"/>
      </w:ins>
      <w:ins w:author="Open-Xml-PowerTools" w:id="5564" w:date="2000-01-01T00:00:00Z">
        <w:bookmarkStart w:id="143" w:name="_Toc97638623"/>
      </w:ins>
      <w:ins w:author="Open-Xml-PowerTools" w:id="5565" w:date="2000-01-01T00:00:00Z">
        <w:r>
          <w:rPr>
            <w:rStyle w:val="CharPartNo"/>
          </w:rPr>
          <w:lastRenderedPageBreak/>
          <w:t>Part 10</w:t>
        </w:r>
      </w:ins>
      <w:ins w:author="Open-Xml-PowerTools" w:id="5566" w:date="2000-01-01T00:00:00Z">
        <w:r>
          <w:rPr>
            <w:rStyle w:val="CharDivNo"/>
          </w:rPr>
          <w:t> </w:t>
        </w:r>
      </w:ins>
      <w:ins w:author="Open-Xml-PowerTools" w:id="5567" w:date="2000-01-01T00:00:00Z">
        <w:r>
          <w:t>—</w:t>
        </w:r>
      </w:ins>
      <w:ins w:author="Open-Xml-PowerTools" w:id="5568" w:date="2000-01-01T00:00:00Z">
        <w:r>
          <w:rPr>
            <w:rStyle w:val="CharDivText"/>
          </w:rPr>
          <w:t> </w:t>
        </w:r>
      </w:ins>
      <w:ins w:author="Open-Xml-PowerTools" w:id="5569" w:date="2000-01-01T00:00:00Z">
        <w:r>
          <w:rPr>
            <w:rStyle w:val="CharPartText"/>
          </w:rPr>
          <w:t>Infringement notices</w:t>
        </w:r>
      </w:ins>
      <w:ins w:author="Open-Xml-PowerTools" w:id="5570" w:date="2000-01-01T00:00:00Z">
        <w:bookmarkEnd w:id="141"/>
      </w:ins>
      <w:ins w:author="Open-Xml-PowerTools" w:id="5571" w:date="2000-01-01T00:00:00Z">
        <w:bookmarkEnd w:id="142"/>
      </w:ins>
      <w:ins w:author="Open-Xml-PowerTools" w:id="5572" w:date="2000-01-01T00:00:00Z">
        <w:bookmarkEnd w:id="143"/>
      </w:ins>
    </w:p>
    <w:p>
      <w:pPr>
        <w:pStyle w:val="Footnoteheading"/>
        <w:rPr>
          <w:ins w:author="Open-Xml-PowerTools" w:id="5575" w:date="2000-01-01T00:00:00Z"/>
        </w:rPr>
      </w:pPr>
      <w:ins w:author="Open-Xml-PowerTools" w:id="5574" w:date="2000-01-01T00:00:00Z">
        <w:r>
          <w:tab/>
          <w:t>[Heading inserted: Gazette 18 Dec 2012 p. 6575.]</w:t>
        </w:r>
      </w:ins>
    </w:p>
    <w:p>
      <w:pPr>
        <w:pStyle w:val="Heading5"/>
        <w:rPr>
          <w:ins w:author="Open-Xml-PowerTools" w:id="5581" w:date="2000-01-01T00:00:00Z"/>
        </w:rPr>
      </w:pPr>
      <w:ins w:author="Open-Xml-PowerTools" w:id="5576" w:date="2000-01-01T00:00:00Z">
        <w:bookmarkStart w:id="144" w:name="_Toc97638624"/>
      </w:ins>
      <w:ins w:author="Open-Xml-PowerTools" w:id="5577" w:date="2000-01-01T00:00:00Z">
        <w:r>
          <w:rPr>
            <w:rStyle w:val="CharSectno"/>
          </w:rPr>
          <w:t>69</w:t>
        </w:r>
      </w:ins>
      <w:ins w:author="Open-Xml-PowerTools" w:id="5578" w:date="2000-01-01T00:00:00Z">
        <w:r>
          <w:t>.</w:t>
        </w:r>
      </w:ins>
      <w:ins w:author="Open-Xml-PowerTools" w:id="5579" w:date="2000-01-01T00:00:00Z">
        <w:r>
          <w:tab/>
          <w:t>Prescribed offences and modified penalties</w:t>
        </w:r>
      </w:ins>
      <w:ins w:author="Open-Xml-PowerTools" w:id="5580" w:date="2000-01-01T00:00:00Z">
        <w:bookmarkEnd w:id="144"/>
      </w:ins>
    </w:p>
    <w:p>
      <w:pPr>
        <w:pStyle w:val="Subsection"/>
        <w:rPr>
          <w:ins w:author="Open-Xml-PowerTools" w:id="5586" w:date="2000-01-01T00:00:00Z"/>
        </w:rPr>
      </w:pPr>
      <w:ins w:author="Open-Xml-PowerTools" w:id="5582" w:date="2000-01-01T00:00:00Z">
        <w:r>
          <w:tab/>
          <w:t>(1)</w:t>
        </w:r>
      </w:ins>
      <w:ins w:author="Open-Xml-PowerTools" w:id="5583" w:date="2000-01-01T00:00:00Z">
        <w:r>
          <w:tab/>
          <w:t xml:space="preserve">The offences specified in Schedule 6 are offences for which an infringement notice may be issued under the </w:t>
        </w:r>
      </w:ins>
      <w:ins w:author="Open-Xml-PowerTools" w:id="5584" w:date="2000-01-01T00:00:00Z">
        <w:r>
          <w:rPr>
            <w:i/>
          </w:rPr>
          <w:t>Criminal Procedure Act 2004</w:t>
        </w:r>
      </w:ins>
      <w:ins w:author="Open-Xml-PowerTools" w:id="5585" w:date="2000-01-01T00:00:00Z">
        <w:r>
          <w:t xml:space="preserve"> Part 2.</w:t>
        </w:r>
      </w:ins>
    </w:p>
    <w:p>
      <w:pPr>
        <w:pStyle w:val="Subsection"/>
        <w:rPr>
          <w:ins w:author="Open-Xml-PowerTools" w:id="5591" w:date="2000-01-01T00:00:00Z"/>
        </w:rPr>
      </w:pPr>
      <w:ins w:author="Open-Xml-PowerTools" w:id="5587" w:date="2000-01-01T00:00:00Z">
        <w:r>
          <w:tab/>
          <w:t>(2)</w:t>
        </w:r>
      </w:ins>
      <w:ins w:author="Open-Xml-PowerTools" w:id="5588" w:date="2000-01-01T00:00:00Z">
        <w:r>
          <w:tab/>
          <w:t xml:space="preserve">The modified penalty specified opposite an offence in Schedule 6 is the modified penalty for that offence for the purposes of the </w:t>
        </w:r>
      </w:ins>
      <w:ins w:author="Open-Xml-PowerTools" w:id="5589" w:date="2000-01-01T00:00:00Z">
        <w:r>
          <w:rPr>
            <w:i/>
          </w:rPr>
          <w:t>Criminal Procedure Act 2004</w:t>
        </w:r>
      </w:ins>
      <w:ins w:author="Open-Xml-PowerTools" w:id="5590" w:date="2000-01-01T00:00:00Z">
        <w:r>
          <w:t xml:space="preserve"> section 5(3).</w:t>
        </w:r>
      </w:ins>
    </w:p>
    <w:p>
      <w:pPr>
        <w:pStyle w:val="Footnotesection"/>
        <w:rPr>
          <w:ins w:author="Open-Xml-PowerTools" w:id="5593" w:date="2000-01-01T00:00:00Z"/>
        </w:rPr>
      </w:pPr>
      <w:ins w:author="Open-Xml-PowerTools" w:id="5592" w:date="2000-01-01T00:00:00Z">
        <w:r>
          <w:tab/>
          <w:t>[Regulation 69 inserted: Gazette 18 Dec 2012 p. 6575.]</w:t>
        </w:r>
      </w:ins>
    </w:p>
    <w:p>
      <w:pPr>
        <w:pStyle w:val="Heading5"/>
        <w:rPr>
          <w:ins w:author="Open-Xml-PowerTools" w:id="5599" w:date="2000-01-01T00:00:00Z"/>
        </w:rPr>
      </w:pPr>
      <w:ins w:author="Open-Xml-PowerTools" w:id="5594" w:date="2000-01-01T00:00:00Z">
        <w:bookmarkStart w:id="145" w:name="_Toc97638625"/>
      </w:ins>
      <w:ins w:author="Open-Xml-PowerTools" w:id="5595" w:date="2000-01-01T00:00:00Z">
        <w:r>
          <w:rPr>
            <w:rStyle w:val="CharSectno"/>
          </w:rPr>
          <w:t>70</w:t>
        </w:r>
      </w:ins>
      <w:ins w:author="Open-Xml-PowerTools" w:id="5596" w:date="2000-01-01T00:00:00Z">
        <w:r>
          <w:t>.</w:t>
        </w:r>
      </w:ins>
      <w:ins w:author="Open-Xml-PowerTools" w:id="5597" w:date="2000-01-01T00:00:00Z">
        <w:r>
          <w:tab/>
          <w:t>Approved officers and authorised officers</w:t>
        </w:r>
      </w:ins>
      <w:ins w:author="Open-Xml-PowerTools" w:id="5598" w:date="2000-01-01T00:00:00Z">
        <w:bookmarkEnd w:id="145"/>
      </w:ins>
    </w:p>
    <w:p>
      <w:pPr>
        <w:pStyle w:val="Subsection"/>
        <w:rPr>
          <w:ins w:author="Open-Xml-PowerTools" w:id="5602" w:date="2000-01-01T00:00:00Z"/>
        </w:rPr>
      </w:pPr>
      <w:ins w:author="Open-Xml-PowerTools" w:id="5600" w:date="2000-01-01T00:00:00Z">
        <w:r>
          <w:tab/>
          <w:t>(1A)</w:t>
        </w:r>
      </w:ins>
      <w:ins w:author="Open-Xml-PowerTools" w:id="5601" w:date="2000-01-01T00:00:00Z">
        <w:r>
          <w:tab/>
          <w:t xml:space="preserve">In subregulation (1) — </w:t>
        </w:r>
      </w:ins>
    </w:p>
    <w:p>
      <w:pPr>
        <w:pStyle w:val="Defstart"/>
        <w:rPr>
          <w:ins w:author="Open-Xml-PowerTools" w:id="5608" w:date="2000-01-01T00:00:00Z"/>
        </w:rPr>
      </w:pPr>
      <w:ins w:author="Open-Xml-PowerTools" w:id="5603" w:date="2000-01-01T00:00:00Z">
        <w:r>
          <w:tab/>
        </w:r>
      </w:ins>
      <w:ins w:author="Open-Xml-PowerTools" w:id="5604" w:date="2000-01-01T00:00:00Z">
        <w:r>
          <w:rPr>
            <w:rStyle w:val="CharDefText"/>
          </w:rPr>
          <w:t>specified employee</w:t>
        </w:r>
      </w:ins>
      <w:ins w:author="Open-Xml-PowerTools" w:id="5605" w:date="2000-01-01T00:00:00Z">
        <w:r>
          <w:t xml:space="preserve"> means an employee, as defined in the </w:t>
        </w:r>
      </w:ins>
      <w:ins w:author="Open-Xml-PowerTools" w:id="5606" w:date="2000-01-01T00:00:00Z">
        <w:r>
          <w:rPr>
            <w:i/>
          </w:rPr>
          <w:t>Local Government Act 1995</w:t>
        </w:r>
      </w:ins>
      <w:ins w:author="Open-Xml-PowerTools" w:id="5607" w:date="2000-01-01T00:00:00Z">
        <w:r>
          <w:t xml:space="preserve"> section 1.4, to whom power to perform a function under section 9.19 or 9.20 of that Act is delegated under section 5.44(1) of that Act.</w:t>
        </w:r>
      </w:ins>
    </w:p>
    <w:p>
      <w:pPr>
        <w:pStyle w:val="Subsection"/>
        <w:rPr>
          <w:ins w:author="Open-Xml-PowerTools" w:id="5613" w:date="2000-01-01T00:00:00Z"/>
        </w:rPr>
      </w:pPr>
      <w:ins w:author="Open-Xml-PowerTools" w:id="5609" w:date="2000-01-01T00:00:00Z">
        <w:r>
          <w:tab/>
          <w:t>(1)</w:t>
        </w:r>
      </w:ins>
      <w:ins w:author="Open-Xml-PowerTools" w:id="5610" w:date="2000-01-01T00:00:00Z">
        <w:r>
          <w:tab/>
          <w:t xml:space="preserve">A permit authority that is a local government may, in writing, appoint to be an approved officer for the purposes of the </w:t>
        </w:r>
      </w:ins>
      <w:ins w:author="Open-Xml-PowerTools" w:id="5611" w:date="2000-01-01T00:00:00Z">
        <w:r>
          <w:rPr>
            <w:i/>
          </w:rPr>
          <w:t>Criminal Procedure Act 2004</w:t>
        </w:r>
      </w:ins>
      <w:ins w:author="Open-Xml-PowerTools" w:id="5612" w:date="2000-01-01T00:00:00Z">
        <w:r>
          <w:t xml:space="preserve"> section 6(a), a specified employee of the local government.</w:t>
        </w:r>
      </w:ins>
    </w:p>
    <w:p>
      <w:pPr>
        <w:pStyle w:val="Subsection"/>
        <w:rPr>
          <w:ins w:author="Open-Xml-PowerTools" w:id="5620" w:date="2000-01-01T00:00:00Z"/>
        </w:rPr>
      </w:pPr>
      <w:ins w:author="Open-Xml-PowerTools" w:id="5614" w:date="2000-01-01T00:00:00Z">
        <w:r>
          <w:tab/>
          <w:t>(2)</w:t>
        </w:r>
      </w:ins>
      <w:ins w:author="Open-Xml-PowerTools" w:id="5615" w:date="2000-01-01T00:00:00Z">
        <w:r>
          <w:tab/>
          <w:t xml:space="preserve">A permit authority that is a local government may, in writing, appoint to be an authorised officer for the purposes of the </w:t>
        </w:r>
      </w:ins>
      <w:ins w:author="Open-Xml-PowerTools" w:id="5616" w:date="2000-01-01T00:00:00Z">
        <w:r>
          <w:rPr>
            <w:i/>
          </w:rPr>
          <w:t>Criminal Procedure Act 2004</w:t>
        </w:r>
      </w:ins>
      <w:ins w:author="Open-Xml-PowerTools" w:id="5617" w:date="2000-01-01T00:00:00Z">
        <w:r>
          <w:t xml:space="preserve"> section 6(b), a person appointed under the </w:t>
        </w:r>
      </w:ins>
      <w:ins w:author="Open-Xml-PowerTools" w:id="5618" w:date="2000-01-01T00:00:00Z">
        <w:r>
          <w:rPr>
            <w:i/>
          </w:rPr>
          <w:t>Local Government Act 1995</w:t>
        </w:r>
      </w:ins>
      <w:ins w:author="Open-Xml-PowerTools" w:id="5619" w:date="2000-01-01T00:00:00Z">
        <w:r>
          <w:t xml:space="preserve"> section 9.10(1) and authorised for the purpose of performing functions under section 9.16 of that Act.</w:t>
        </w:r>
      </w:ins>
    </w:p>
    <w:p>
      <w:pPr>
        <w:pStyle w:val="Subsection"/>
        <w:keepNext/>
        <w:rPr>
          <w:ins w:author="Open-Xml-PowerTools" w:id="5624" w:date="2000-01-01T00:00:00Z"/>
        </w:rPr>
      </w:pPr>
      <w:ins w:author="Open-Xml-PowerTools" w:id="5621" w:date="2000-01-01T00:00:00Z">
        <w:r>
          <w:tab/>
          <w:t>(3)</w:t>
        </w:r>
      </w:ins>
      <w:ins w:author="Open-Xml-PowerTools" w:id="5622" w:date="2000-01-01T00:00:00Z">
        <w:r>
          <w:tab/>
          <w:t xml:space="preserve">A permit authority that is a local government must issue each of its authorised officers a certificate of the person’s appointment, and the person must produce the certificate whenever required </w:t>
        </w:r>
      </w:ins>
      <w:ins w:author="Open-Xml-PowerTools" w:id="5623" w:date="2000-01-01T00:00:00Z">
        <w:r>
          <w:lastRenderedPageBreak/>
          <w:t>to do so by a person who has been or is about to be affected by any exercise of authority by the authorised person.</w:t>
        </w:r>
      </w:ins>
    </w:p>
    <w:p>
      <w:pPr>
        <w:pStyle w:val="Footnotesection"/>
        <w:rPr>
          <w:ins w:author="Open-Xml-PowerTools" w:id="5626" w:date="2000-01-01T00:00:00Z"/>
        </w:rPr>
      </w:pPr>
      <w:ins w:author="Open-Xml-PowerTools" w:id="5625" w:date="2000-01-01T00:00:00Z">
        <w:r>
          <w:tab/>
          <w:t>[Regulation 70 inserted: Gazette 18 Dec 2012 p. 6575-6; amended : Gazette 26 Apr 2019 p. 1209-10.]</w:t>
        </w:r>
      </w:ins>
    </w:p>
    <w:p>
      <w:pPr>
        <w:pStyle w:val="Heading5"/>
        <w:rPr>
          <w:ins w:author="Open-Xml-PowerTools" w:id="5632" w:date="2000-01-01T00:00:00Z"/>
        </w:rPr>
      </w:pPr>
      <w:ins w:author="Open-Xml-PowerTools" w:id="5627" w:date="2000-01-01T00:00:00Z">
        <w:bookmarkStart w:id="146" w:name="_Toc97638626"/>
      </w:ins>
      <w:ins w:author="Open-Xml-PowerTools" w:id="5628" w:date="2000-01-01T00:00:00Z">
        <w:r>
          <w:rPr>
            <w:rStyle w:val="CharSectno"/>
          </w:rPr>
          <w:t>71</w:t>
        </w:r>
      </w:ins>
      <w:ins w:author="Open-Xml-PowerTools" w:id="5629" w:date="2000-01-01T00:00:00Z">
        <w:r>
          <w:t>.</w:t>
        </w:r>
      </w:ins>
      <w:ins w:author="Open-Xml-PowerTools" w:id="5630" w:date="2000-01-01T00:00:00Z">
        <w:r>
          <w:tab/>
          <w:t>Forms</w:t>
        </w:r>
      </w:ins>
      <w:ins w:author="Open-Xml-PowerTools" w:id="5631" w:date="2000-01-01T00:00:00Z">
        <w:bookmarkEnd w:id="146"/>
      </w:ins>
    </w:p>
    <w:p>
      <w:pPr>
        <w:pStyle w:val="Subsection"/>
        <w:rPr>
          <w:ins w:author="Open-Xml-PowerTools" w:id="5637" w:date="2000-01-01T00:00:00Z"/>
        </w:rPr>
      </w:pPr>
      <w:ins w:author="Open-Xml-PowerTools" w:id="5633" w:date="2000-01-01T00:00:00Z">
        <w:r>
          <w:tab/>
        </w:r>
      </w:ins>
      <w:ins w:author="Open-Xml-PowerTools" w:id="5634" w:date="2000-01-01T00:00:00Z">
        <w:r>
          <w:tab/>
          <w:t xml:space="preserve">For the purposes of the </w:t>
        </w:r>
      </w:ins>
      <w:ins w:author="Open-Xml-PowerTools" w:id="5635" w:date="2000-01-01T00:00:00Z">
        <w:r>
          <w:rPr>
            <w:i/>
          </w:rPr>
          <w:t>Criminal Procedure Act 2004</w:t>
        </w:r>
      </w:ins>
      <w:ins w:author="Open-Xml-PowerTools" w:id="5636" w:date="2000-01-01T00:00:00Z">
        <w:r>
          <w:t xml:space="preserve"> Part 2, the forms set out in Schedule 7 are prescribed in relation to the matters specified in those forms.</w:t>
        </w:r>
      </w:ins>
    </w:p>
    <w:p>
      <w:pPr>
        <w:pStyle w:val="Footnotesection"/>
        <w:rPr>
          <w:ins w:author="Open-Xml-PowerTools" w:id="5639" w:date="2000-01-01T00:00:00Z"/>
        </w:rPr>
      </w:pPr>
      <w:ins w:author="Open-Xml-PowerTools" w:id="5638" w:date="2000-01-01T00:00:00Z">
        <w:r>
          <w:tab/>
          <w:t>[Regulation 71 inserted: Gazette 18 Dec 2012 p. 6576.]</w:t>
        </w:r>
      </w:ins>
    </w:p>
    <w:p>
      <w:pPr>
        <w:rPr>
          <w:ins w:author="Open-Xml-PowerTools" w:id="5640" w:date="2000-01-01T00:00:00Z"/>
        </w:rPr>
        <w:sectPr>
          <w:headerReference w:type="even" r:id="rIdHeader9"/>
          <w:headerReference w:type="default" r:id="rIdHeader7"/>
          <w:headerReference w:type="first" r:id="rIdHeader8"/>
          <w:endnotePr>
            <w:numFmt w:val="decimal"/>
          </w:endnotePr>
          <w:pgSz w:w="11907" w:h="16840" w:code="9"/>
          <w:pgMar w:top="2381" w:right="2410" w:bottom="3544" w:left="2410" w:header="720" w:footer="3380" w:gutter="0"/>
          <w:pgNumType w:start="1"/>
          <w:cols w:space="720"/>
          <w:noEndnote/>
          <w:titlePg/>
          <w:docGrid w:linePitch="326"/>
        </w:sectPr>
      </w:pPr>
    </w:p>
    <w:p>
      <w:pPr>
        <w:pStyle w:val="yScheduleHeading"/>
        <w:rPr>
          <w:ins w:author="Open-Xml-PowerTools" w:id="5652" w:date="2000-01-01T00:00:00Z"/>
        </w:rPr>
      </w:pPr>
      <w:ins w:author="Open-Xml-PowerTools" w:id="5641" w:date="2000-01-01T00:00:00Z">
        <w:bookmarkStart w:id="147" w:name="_Toc97636374"/>
      </w:ins>
      <w:ins w:author="Open-Xml-PowerTools" w:id="5642" w:date="2000-01-01T00:00:00Z">
        <w:bookmarkStart w:id="148" w:name="_Toc97637062"/>
      </w:ins>
      <w:ins w:author="Open-Xml-PowerTools" w:id="5643" w:date="2000-01-01T00:00:00Z">
        <w:bookmarkStart w:id="149" w:name="_Toc97638627"/>
      </w:ins>
      <w:ins w:author="Open-Xml-PowerTools" w:id="5644" w:date="2000-01-01T00:00:00Z">
        <w:r>
          <w:rPr>
            <w:rStyle w:val="CharSchNo"/>
          </w:rPr>
          <w:lastRenderedPageBreak/>
          <w:t>Schedule 1</w:t>
        </w:r>
      </w:ins>
      <w:ins w:author="Open-Xml-PowerTools" w:id="5645" w:date="2000-01-01T00:00:00Z">
        <w:r>
          <w:rPr>
            <w:rStyle w:val="CharSDivNo"/>
          </w:rPr>
          <w:t> </w:t>
        </w:r>
      </w:ins>
      <w:ins w:author="Open-Xml-PowerTools" w:id="5646" w:date="2000-01-01T00:00:00Z">
        <w:r>
          <w:t>—</w:t>
        </w:r>
      </w:ins>
      <w:ins w:author="Open-Xml-PowerTools" w:id="5647" w:date="2000-01-01T00:00:00Z">
        <w:r>
          <w:rPr>
            <w:rStyle w:val="CharSDivText"/>
          </w:rPr>
          <w:t> </w:t>
        </w:r>
      </w:ins>
      <w:ins w:author="Open-Xml-PowerTools" w:id="5648" w:date="2000-01-01T00:00:00Z">
        <w:r>
          <w:rPr>
            <w:rStyle w:val="CharSchText"/>
          </w:rPr>
          <w:t>Estimated value of building work</w:t>
        </w:r>
      </w:ins>
      <w:ins w:author="Open-Xml-PowerTools" w:id="5649" w:date="2000-01-01T00:00:00Z">
        <w:bookmarkEnd w:id="147"/>
      </w:ins>
      <w:ins w:author="Open-Xml-PowerTools" w:id="5650" w:date="2000-01-01T00:00:00Z">
        <w:bookmarkEnd w:id="148"/>
      </w:ins>
      <w:ins w:author="Open-Xml-PowerTools" w:id="5651" w:date="2000-01-01T00:00:00Z">
        <w:bookmarkEnd w:id="149"/>
      </w:ins>
    </w:p>
    <w:p>
      <w:pPr>
        <w:pStyle w:val="yShoulderClause"/>
        <w:rPr>
          <w:ins w:author="Open-Xml-PowerTools" w:id="5654" w:date="2000-01-01T00:00:00Z"/>
        </w:rPr>
      </w:pPr>
      <w:ins w:author="Open-Xml-PowerTools" w:id="5653" w:date="2000-01-01T00:00:00Z">
        <w:r>
          <w:t>[r. 3]</w:t>
        </w:r>
      </w:ins>
    </w:p>
    <w:p>
      <w:pPr>
        <w:pStyle w:val="yHeading5"/>
        <w:spacing w:before="180"/>
        <w:rPr>
          <w:ins w:author="Open-Xml-PowerTools" w:id="5660" w:date="2000-01-01T00:00:00Z"/>
        </w:rPr>
      </w:pPr>
      <w:ins w:author="Open-Xml-PowerTools" w:id="5655" w:date="2000-01-01T00:00:00Z">
        <w:bookmarkStart w:id="150" w:name="_Toc97638628"/>
      </w:ins>
      <w:ins w:author="Open-Xml-PowerTools" w:id="5656" w:date="2000-01-01T00:00:00Z">
        <w:r>
          <w:rPr>
            <w:rStyle w:val="CharSClsNo"/>
          </w:rPr>
          <w:t>1</w:t>
        </w:r>
      </w:ins>
      <w:ins w:author="Open-Xml-PowerTools" w:id="5657" w:date="2000-01-01T00:00:00Z">
        <w:r>
          <w:t>.</w:t>
        </w:r>
      </w:ins>
      <w:ins w:author="Open-Xml-PowerTools" w:id="5658" w:date="2000-01-01T00:00:00Z">
        <w:r>
          <w:tab/>
          <w:t>Terms used</w:t>
        </w:r>
      </w:ins>
      <w:ins w:author="Open-Xml-PowerTools" w:id="5659" w:date="2000-01-01T00:00:00Z">
        <w:bookmarkEnd w:id="150"/>
      </w:ins>
    </w:p>
    <w:p>
      <w:pPr>
        <w:pStyle w:val="ySubsection"/>
        <w:rPr>
          <w:ins w:author="Open-Xml-PowerTools" w:id="5663" w:date="2000-01-01T00:00:00Z"/>
        </w:rPr>
      </w:pPr>
      <w:ins w:author="Open-Xml-PowerTools" w:id="5661" w:date="2000-01-01T00:00:00Z">
        <w:r>
          <w:tab/>
        </w:r>
      </w:ins>
      <w:ins w:author="Open-Xml-PowerTools" w:id="5662" w:date="2000-01-01T00:00:00Z">
        <w:r>
          <w:tab/>
          <w:t xml:space="preserve">In this Schedule — </w:t>
        </w:r>
      </w:ins>
    </w:p>
    <w:p>
      <w:pPr>
        <w:pStyle w:val="yDefstart"/>
        <w:rPr>
          <w:ins w:author="Open-Xml-PowerTools" w:id="5669" w:date="2000-01-01T00:00:00Z"/>
        </w:rPr>
      </w:pPr>
      <w:ins w:author="Open-Xml-PowerTools" w:id="5664" w:date="2000-01-01T00:00:00Z">
        <w:r>
          <w:tab/>
        </w:r>
      </w:ins>
      <w:ins w:author="Open-Xml-PowerTools" w:id="5665" w:date="2000-01-01T00:00:00Z">
        <w:r>
          <w:rPr>
            <w:rStyle w:val="CharDefText"/>
          </w:rPr>
          <w:t>GST</w:t>
        </w:r>
      </w:ins>
      <w:ins w:author="Open-Xml-PowerTools" w:id="5666" w:date="2000-01-01T00:00:00Z">
        <w:r>
          <w:t xml:space="preserve"> has the meaning given in the </w:t>
        </w:r>
      </w:ins>
      <w:ins w:author="Open-Xml-PowerTools" w:id="5667" w:date="2000-01-01T00:00:00Z">
        <w:r>
          <w:rPr>
            <w:i/>
          </w:rPr>
          <w:t>A New Tax System (Goods and Services Tax) Act 1999</w:t>
        </w:r>
      </w:ins>
      <w:ins w:author="Open-Xml-PowerTools" w:id="5668" w:date="2000-01-01T00:00:00Z">
        <w:r>
          <w:t xml:space="preserve"> (Commonwealth);</w:t>
        </w:r>
      </w:ins>
    </w:p>
    <w:p>
      <w:pPr>
        <w:pStyle w:val="yDefstart"/>
        <w:rPr>
          <w:ins w:author="Open-Xml-PowerTools" w:id="5673" w:date="2000-01-01T00:00:00Z"/>
        </w:rPr>
      </w:pPr>
      <w:ins w:author="Open-Xml-PowerTools" w:id="5670" w:date="2000-01-01T00:00:00Z">
        <w:r>
          <w:tab/>
        </w:r>
      </w:ins>
      <w:ins w:author="Open-Xml-PowerTools" w:id="5671" w:date="2000-01-01T00:00:00Z">
        <w:r>
          <w:rPr>
            <w:rStyle w:val="CharDefText"/>
          </w:rPr>
          <w:t>relevant components</w:t>
        </w:r>
      </w:ins>
      <w:ins w:author="Open-Xml-PowerTools" w:id="5672" w:date="2000-01-01T00:00:00Z">
        <w:r>
          <w:t xml:space="preserve"> means — </w:t>
        </w:r>
      </w:ins>
    </w:p>
    <w:p>
      <w:pPr>
        <w:pStyle w:val="yDefpara"/>
        <w:rPr>
          <w:ins w:author="Open-Xml-PowerTools" w:id="5676" w:date="2000-01-01T00:00:00Z"/>
        </w:rPr>
      </w:pPr>
      <w:ins w:author="Open-Xml-PowerTools" w:id="5674" w:date="2000-01-01T00:00:00Z">
        <w:r>
          <w:tab/>
          <w:t>(a)</w:t>
        </w:r>
      </w:ins>
      <w:ins w:author="Open-Xml-PowerTools" w:id="5675" w:date="2000-01-01T00:00:00Z">
        <w:r>
          <w:tab/>
          <w:t>all goods (including manufactured goods forming part of the work); and</w:t>
        </w:r>
      </w:ins>
    </w:p>
    <w:p>
      <w:pPr>
        <w:pStyle w:val="yDefpara"/>
        <w:rPr>
          <w:ins w:author="Open-Xml-PowerTools" w:id="5679" w:date="2000-01-01T00:00:00Z"/>
        </w:rPr>
      </w:pPr>
      <w:ins w:author="Open-Xml-PowerTools" w:id="5677" w:date="2000-01-01T00:00:00Z">
        <w:r>
          <w:tab/>
          <w:t>(b)</w:t>
        </w:r>
      </w:ins>
      <w:ins w:author="Open-Xml-PowerTools" w:id="5678" w:date="2000-01-01T00:00:00Z">
        <w:r>
          <w:tab/>
          <w:t>labour; and</w:t>
        </w:r>
      </w:ins>
    </w:p>
    <w:p>
      <w:pPr>
        <w:pStyle w:val="yDefpara"/>
        <w:rPr>
          <w:ins w:author="Open-Xml-PowerTools" w:id="5682" w:date="2000-01-01T00:00:00Z"/>
        </w:rPr>
      </w:pPr>
      <w:ins w:author="Open-Xml-PowerTools" w:id="5680" w:date="2000-01-01T00:00:00Z">
        <w:r>
          <w:tab/>
          <w:t>(c)</w:t>
        </w:r>
      </w:ins>
      <w:ins w:author="Open-Xml-PowerTools" w:id="5681" w:date="2000-01-01T00:00:00Z">
        <w:r>
          <w:tab/>
          <w:t>services necessary; and</w:t>
        </w:r>
      </w:ins>
    </w:p>
    <w:p>
      <w:pPr>
        <w:pStyle w:val="yDefpara"/>
        <w:rPr>
          <w:ins w:author="Open-Xml-PowerTools" w:id="5685" w:date="2000-01-01T00:00:00Z"/>
        </w:rPr>
      </w:pPr>
      <w:ins w:author="Open-Xml-PowerTools" w:id="5683" w:date="2000-01-01T00:00:00Z">
        <w:r>
          <w:tab/>
          <w:t>(d)</w:t>
        </w:r>
      </w:ins>
      <w:ins w:author="Open-Xml-PowerTools" w:id="5684" w:date="2000-01-01T00:00:00Z">
        <w:r>
          <w:tab/>
          <w:t>fees payable; and</w:t>
        </w:r>
      </w:ins>
    </w:p>
    <w:p>
      <w:pPr>
        <w:pStyle w:val="yDefpara"/>
        <w:rPr>
          <w:ins w:author="Open-Xml-PowerTools" w:id="5688" w:date="2000-01-01T00:00:00Z"/>
        </w:rPr>
      </w:pPr>
      <w:ins w:author="Open-Xml-PowerTools" w:id="5686" w:date="2000-01-01T00:00:00Z">
        <w:r>
          <w:tab/>
          <w:t>(e)</w:t>
        </w:r>
      </w:ins>
      <w:ins w:author="Open-Xml-PowerTools" w:id="5687" w:date="2000-01-01T00:00:00Z">
        <w:r>
          <w:tab/>
          <w:t>overheads to be met; and</w:t>
        </w:r>
      </w:ins>
    </w:p>
    <w:p>
      <w:pPr>
        <w:pStyle w:val="yDefpara"/>
        <w:rPr>
          <w:ins w:author="Open-Xml-PowerTools" w:id="5691" w:date="2000-01-01T00:00:00Z"/>
        </w:rPr>
      </w:pPr>
      <w:ins w:author="Open-Xml-PowerTools" w:id="5689" w:date="2000-01-01T00:00:00Z">
        <w:r>
          <w:tab/>
          <w:t>(f)</w:t>
        </w:r>
      </w:ins>
      <w:ins w:author="Open-Xml-PowerTools" w:id="5690" w:date="2000-01-01T00:00:00Z">
        <w:r>
          <w:tab/>
          <w:t>profit margin.</w:t>
        </w:r>
      </w:ins>
    </w:p>
    <w:p>
      <w:pPr>
        <w:pStyle w:val="yHeading5"/>
        <w:rPr>
          <w:ins w:author="Open-Xml-PowerTools" w:id="5697" w:date="2000-01-01T00:00:00Z"/>
        </w:rPr>
      </w:pPr>
      <w:ins w:author="Open-Xml-PowerTools" w:id="5692" w:date="2000-01-01T00:00:00Z">
        <w:bookmarkStart w:id="151" w:name="_Toc97638629"/>
      </w:ins>
      <w:ins w:author="Open-Xml-PowerTools" w:id="5693" w:date="2000-01-01T00:00:00Z">
        <w:r>
          <w:rPr>
            <w:rStyle w:val="CharSClsNo"/>
          </w:rPr>
          <w:t>2</w:t>
        </w:r>
      </w:ins>
      <w:ins w:author="Open-Xml-PowerTools" w:id="5694" w:date="2000-01-01T00:00:00Z">
        <w:r>
          <w:t>.</w:t>
        </w:r>
      </w:ins>
      <w:ins w:author="Open-Xml-PowerTools" w:id="5695" w:date="2000-01-01T00:00:00Z">
        <w:r>
          <w:tab/>
          <w:t>Estimated value of building work</w:t>
        </w:r>
      </w:ins>
      <w:ins w:author="Open-Xml-PowerTools" w:id="5696" w:date="2000-01-01T00:00:00Z">
        <w:bookmarkEnd w:id="151"/>
      </w:ins>
    </w:p>
    <w:p>
      <w:pPr>
        <w:pStyle w:val="ySubsection"/>
        <w:rPr>
          <w:ins w:author="Open-Xml-PowerTools" w:id="5700" w:date="2000-01-01T00:00:00Z"/>
        </w:rPr>
      </w:pPr>
      <w:ins w:author="Open-Xml-PowerTools" w:id="5698" w:date="2000-01-01T00:00:00Z">
        <w:r>
          <w:tab/>
          <w:t>(1)</w:t>
        </w:r>
      </w:ins>
      <w:ins w:author="Open-Xml-PowerTools" w:id="5699" w:date="2000-01-01T00:00:00Z">
        <w:r>
          <w:tab/>
          <w:t xml:space="preserve">For the purposes of estimating the value of building work — </w:t>
        </w:r>
      </w:ins>
    </w:p>
    <w:p>
      <w:pPr>
        <w:pStyle w:val="yIndenta"/>
        <w:rPr>
          <w:ins w:author="Open-Xml-PowerTools" w:id="5703" w:date="2000-01-01T00:00:00Z"/>
        </w:rPr>
      </w:pPr>
      <w:ins w:author="Open-Xml-PowerTools" w:id="5701" w:date="2000-01-01T00:00:00Z">
        <w:r>
          <w:tab/>
          <w:t>(a)</w:t>
        </w:r>
      </w:ins>
      <w:ins w:author="Open-Xml-PowerTools" w:id="5702" w:date="2000-01-01T00:00:00Z">
        <w:r>
          <w:tab/>
          <w:t>where the work is to be carried out under a contract and the contract price includes value for at least each of the relevant components — the estimated value of the work is the contract price (including the GST); and</w:t>
        </w:r>
      </w:ins>
    </w:p>
    <w:p>
      <w:pPr>
        <w:pStyle w:val="yIndenta"/>
        <w:rPr>
          <w:ins w:author="Open-Xml-PowerTools" w:id="5706" w:date="2000-01-01T00:00:00Z"/>
        </w:rPr>
      </w:pPr>
      <w:ins w:author="Open-Xml-PowerTools" w:id="5704" w:date="2000-01-01T00:00:00Z">
        <w:r>
          <w:tab/>
          <w:t>(b)</w:t>
        </w:r>
      </w:ins>
      <w:ins w:author="Open-Xml-PowerTools" w:id="5705" w:date="2000-01-01T00:00:00Z">
        <w:r>
          <w:tab/>
          <w:t xml:space="preserve">where the work is to be carried out — </w:t>
        </w:r>
      </w:ins>
    </w:p>
    <w:p>
      <w:pPr>
        <w:pStyle w:val="yIndenti0"/>
        <w:rPr>
          <w:ins w:author="Open-Xml-PowerTools" w:id="5709" w:date="2000-01-01T00:00:00Z"/>
        </w:rPr>
      </w:pPr>
      <w:ins w:author="Open-Xml-PowerTools" w:id="5707" w:date="2000-01-01T00:00:00Z">
        <w:r>
          <w:tab/>
          <w:t>(i)</w:t>
        </w:r>
      </w:ins>
      <w:ins w:author="Open-Xml-PowerTools" w:id="5708" w:date="2000-01-01T00:00:00Z">
        <w:r>
          <w:tab/>
          <w:t>other than under a contract; or</w:t>
        </w:r>
      </w:ins>
    </w:p>
    <w:p>
      <w:pPr>
        <w:pStyle w:val="yIndenti0"/>
        <w:rPr>
          <w:ins w:author="Open-Xml-PowerTools" w:id="5712" w:date="2000-01-01T00:00:00Z"/>
        </w:rPr>
      </w:pPr>
      <w:ins w:author="Open-Xml-PowerTools" w:id="5710" w:date="2000-01-01T00:00:00Z">
        <w:r>
          <w:tab/>
          <w:t>(ii)</w:t>
        </w:r>
      </w:ins>
      <w:ins w:author="Open-Xml-PowerTools" w:id="5711" w:date="2000-01-01T00:00:00Z">
        <w:r>
          <w:tab/>
          <w:t>under a contract the contract price for which does not include value for each of the relevant components,</w:t>
        </w:r>
      </w:ins>
    </w:p>
    <w:p>
      <w:pPr>
        <w:pStyle w:val="yIndenta"/>
        <w:rPr>
          <w:ins w:author="Open-Xml-PowerTools" w:id="5715" w:date="2000-01-01T00:00:00Z"/>
        </w:rPr>
      </w:pPr>
      <w:ins w:author="Open-Xml-PowerTools" w:id="5713" w:date="2000-01-01T00:00:00Z">
        <w:r>
          <w:tab/>
        </w:r>
      </w:ins>
      <w:ins w:author="Open-Xml-PowerTools" w:id="5714" w:date="2000-01-01T00:00:00Z">
        <w:r>
          <w:tab/>
          <w:t>the estimated value of the work is the sum of the value (including the GST) of the relevant components.</w:t>
        </w:r>
      </w:ins>
    </w:p>
    <w:p>
      <w:pPr>
        <w:pStyle w:val="ySubsection"/>
        <w:rPr>
          <w:ins w:author="Open-Xml-PowerTools" w:id="5718" w:date="2000-01-01T00:00:00Z"/>
        </w:rPr>
      </w:pPr>
      <w:ins w:author="Open-Xml-PowerTools" w:id="5716" w:date="2000-01-01T00:00:00Z">
        <w:r>
          <w:tab/>
          <w:t>(2)</w:t>
        </w:r>
      </w:ins>
      <w:ins w:author="Open-Xml-PowerTools" w:id="5717" w:date="2000-01-01T00:00:00Z">
        <w:r>
          <w:tab/>
          <w:t>If building work includes building work in respect of which a building permit is in effect, the estimated value of the building work is reduced by the estimated value of the building work to which the building permit applies.</w:t>
        </w:r>
      </w:ins>
    </w:p>
    <w:p>
      <w:pPr>
        <w:pStyle w:val="yHeading5"/>
        <w:rPr>
          <w:ins w:author="Open-Xml-PowerTools" w:id="5724" w:date="2000-01-01T00:00:00Z"/>
        </w:rPr>
      </w:pPr>
      <w:ins w:author="Open-Xml-PowerTools" w:id="5719" w:date="2000-01-01T00:00:00Z">
        <w:bookmarkStart w:id="152" w:name="_Toc97638630"/>
      </w:ins>
      <w:ins w:author="Open-Xml-PowerTools" w:id="5720" w:date="2000-01-01T00:00:00Z">
        <w:r>
          <w:rPr>
            <w:rStyle w:val="CharSClsNo"/>
          </w:rPr>
          <w:lastRenderedPageBreak/>
          <w:t>3</w:t>
        </w:r>
      </w:ins>
      <w:ins w:author="Open-Xml-PowerTools" w:id="5721" w:date="2000-01-01T00:00:00Z">
        <w:r>
          <w:t>.</w:t>
        </w:r>
      </w:ins>
      <w:ins w:author="Open-Xml-PowerTools" w:id="5722" w:date="2000-01-01T00:00:00Z">
        <w:r>
          <w:tab/>
          <w:t>Estimated value of unauthorised building work</w:t>
        </w:r>
      </w:ins>
      <w:ins w:author="Open-Xml-PowerTools" w:id="5723" w:date="2000-01-01T00:00:00Z">
        <w:bookmarkEnd w:id="152"/>
      </w:ins>
    </w:p>
    <w:p>
      <w:pPr>
        <w:pStyle w:val="ySubsection"/>
        <w:rPr>
          <w:ins w:author="Open-Xml-PowerTools" w:id="5727" w:date="2000-01-01T00:00:00Z"/>
        </w:rPr>
      </w:pPr>
      <w:ins w:author="Open-Xml-PowerTools" w:id="5725" w:date="2000-01-01T00:00:00Z">
        <w:r>
          <w:tab/>
        </w:r>
      </w:ins>
      <w:ins w:author="Open-Xml-PowerTools" w:id="5726" w:date="2000-01-01T00:00:00Z">
        <w:r>
          <w:tab/>
          <w:t>The estimated value of unauthorised building work is the sum of the estimated current value (including GST) of the relevant components.</w:t>
        </w:r>
      </w:ins>
    </w:p>
    <w:p>
      <w:pPr>
        <w:rPr>
          <w:ins w:author="Open-Xml-PowerTools" w:id="5728" w:date="2000-01-01T00:00:00Z"/>
        </w:rPr>
        <w:sectPr>
          <w:headerReference w:type="even" r:id="rIdHeader11"/>
          <w:headerReference w:type="default" r:id="rIdHeader10"/>
          <w:pgSz w:w="11907" w:h="16840" w:code="9"/>
          <w:pgMar w:top="2381" w:right="2410" w:bottom="3544" w:left="2410" w:header="720" w:footer="3380" w:gutter="0"/>
          <w:cols w:space="720"/>
          <w:docGrid w:linePitch="326"/>
        </w:sectPr>
      </w:pPr>
    </w:p>
    <w:p>
      <w:pPr>
        <w:pStyle w:val="yScheduleHeading"/>
        <w:rPr>
          <w:ins w:author="Open-Xml-PowerTools" w:id="5738" w:date="2000-01-01T00:00:00Z"/>
        </w:rPr>
      </w:pPr>
      <w:ins w:author="Open-Xml-PowerTools" w:id="5729" w:date="2000-01-01T00:00:00Z">
        <w:bookmarkStart w:id="154" w:name="_Toc97636378"/>
      </w:ins>
      <w:ins w:author="Open-Xml-PowerTools" w:id="5730" w:date="2000-01-01T00:00:00Z">
        <w:bookmarkStart w:id="155" w:name="_Toc97637066"/>
      </w:ins>
      <w:ins w:author="Open-Xml-PowerTools" w:id="5731" w:date="2000-01-01T00:00:00Z">
        <w:bookmarkStart w:id="156" w:name="_Toc97638631"/>
      </w:ins>
      <w:ins w:author="Open-Xml-PowerTools" w:id="5732" w:date="2000-01-01T00:00:00Z">
        <w:r>
          <w:rPr>
            <w:rStyle w:val="CharSchNo"/>
          </w:rPr>
          <w:lastRenderedPageBreak/>
          <w:t>Schedule 2</w:t>
        </w:r>
      </w:ins>
      <w:ins w:author="Open-Xml-PowerTools" w:id="5733" w:date="2000-01-01T00:00:00Z">
        <w:r>
          <w:t> — </w:t>
        </w:r>
      </w:ins>
      <w:ins w:author="Open-Xml-PowerTools" w:id="5734" w:date="2000-01-01T00:00:00Z">
        <w:r>
          <w:rPr>
            <w:rStyle w:val="CharSchText"/>
          </w:rPr>
          <w:t>Fees</w:t>
        </w:r>
      </w:ins>
      <w:ins w:author="Open-Xml-PowerTools" w:id="5735" w:date="2000-01-01T00:00:00Z">
        <w:bookmarkEnd w:id="154"/>
      </w:ins>
      <w:ins w:author="Open-Xml-PowerTools" w:id="5736" w:date="2000-01-01T00:00:00Z">
        <w:bookmarkEnd w:id="155"/>
      </w:ins>
      <w:ins w:author="Open-Xml-PowerTools" w:id="5737" w:date="2000-01-01T00:00:00Z">
        <w:bookmarkEnd w:id="156"/>
      </w:ins>
    </w:p>
    <w:p>
      <w:pPr>
        <w:pStyle w:val="yShoulderClause"/>
        <w:rPr>
          <w:ins w:author="Open-Xml-PowerTools" w:id="5740" w:date="2000-01-01T00:00:00Z"/>
        </w:rPr>
      </w:pPr>
      <w:ins w:author="Open-Xml-PowerTools" w:id="5739" w:date="2000-01-01T00:00:00Z">
        <w:r>
          <w:t>[r. 11]</w:t>
        </w:r>
      </w:ins>
    </w:p>
    <w:p>
      <w:pPr>
        <w:pStyle w:val="yFootnoteheading"/>
        <w:rPr>
          <w:ins w:author="Open-Xml-PowerTools" w:id="5742" w:date="2000-01-01T00:00:00Z"/>
        </w:rPr>
      </w:pPr>
      <w:ins w:author="Open-Xml-PowerTools" w:id="5741" w:date="2000-01-01T00:00:00Z">
        <w:r>
          <w:tab/>
          <w:t>[Heading inserted: Gazette 23 Jun 2017 p. 3222.]</w:t>
        </w:r>
      </w:ins>
    </w:p>
    <w:p>
      <w:pPr>
        <w:pStyle w:val="yHeading3"/>
        <w:rPr>
          <w:ins w:author="Open-Xml-PowerTools" w:id="5752" w:date="2000-01-01T00:00:00Z"/>
        </w:rPr>
      </w:pPr>
      <w:ins w:author="Open-Xml-PowerTools" w:id="5743" w:date="2000-01-01T00:00:00Z">
        <w:bookmarkStart w:id="157" w:name="_Toc97636379"/>
      </w:ins>
      <w:ins w:author="Open-Xml-PowerTools" w:id="5744" w:date="2000-01-01T00:00:00Z">
        <w:bookmarkStart w:id="158" w:name="_Toc97637067"/>
      </w:ins>
      <w:ins w:author="Open-Xml-PowerTools" w:id="5745" w:date="2000-01-01T00:00:00Z">
        <w:bookmarkStart w:id="159" w:name="_Toc97638632"/>
      </w:ins>
      <w:ins w:author="Open-Xml-PowerTools" w:id="5746" w:date="2000-01-01T00:00:00Z">
        <w:r>
          <w:rPr>
            <w:rStyle w:val="CharSDivNo"/>
          </w:rPr>
          <w:t>Division 1</w:t>
        </w:r>
      </w:ins>
      <w:ins w:author="Open-Xml-PowerTools" w:id="5747" w:date="2000-01-01T00:00:00Z">
        <w:r>
          <w:t> — </w:t>
        </w:r>
      </w:ins>
      <w:ins w:author="Open-Xml-PowerTools" w:id="5748" w:date="2000-01-01T00:00:00Z">
        <w:r>
          <w:rPr>
            <w:rStyle w:val="CharSDivText"/>
          </w:rPr>
          <w:t>Applications for building permits, demolition permits</w:t>
        </w:r>
      </w:ins>
      <w:ins w:author="Open-Xml-PowerTools" w:id="5749" w:date="2000-01-01T00:00:00Z">
        <w:bookmarkEnd w:id="157"/>
      </w:ins>
      <w:ins w:author="Open-Xml-PowerTools" w:id="5750" w:date="2000-01-01T00:00:00Z">
        <w:bookmarkEnd w:id="158"/>
      </w:ins>
      <w:ins w:author="Open-Xml-PowerTools" w:id="5751" w:date="2000-01-01T00:00:00Z">
        <w:bookmarkEnd w:id="159"/>
      </w:ins>
    </w:p>
    <w:p>
      <w:pPr>
        <w:pStyle w:val="yFootnoteheading"/>
        <w:spacing w:after="120"/>
        <w:rPr>
          <w:ins w:author="Open-Xml-PowerTools" w:id="5754" w:date="2000-01-01T00:00:00Z"/>
        </w:rPr>
      </w:pPr>
      <w:ins w:author="Open-Xml-PowerTools" w:id="5753" w:date="2000-01-01T00:00:00Z">
        <w:r>
          <w:tab/>
          <w:t>[Heading inserted: SL 2021/86 r. 13.]</w:t>
        </w:r>
      </w:ins>
    </w:p>
    <w:tbl>
      <w:tblPr>
        <w:tblW w:w="7125" w:type="dxa"/>
        <w:tblInd w:w="113" w:type="dxa"/>
        <w:tblLayout w:type="fixed"/>
        <w:tblCellMar>
          <w:left w:w="113" w:type="dxa"/>
          <w:right w:w="113" w:type="dxa"/>
        </w:tblCellMar>
        <w:tblLook w:val="0000" w:firstRow="0" w:lastRow="0" w:firstColumn="0" w:lastColumn="0" w:noHBand="0" w:noVBand="0"/>
      </w:tblPr>
      <w:tblGrid>
        <w:gridCol w:w="855"/>
        <w:gridCol w:w="3823"/>
        <w:gridCol w:w="2447"/>
      </w:tblGrid>
      <w:tr>
        <w:trPr>
          <w:cantSplit/>
          <w:tblHeader/>
          <w:ins w:author="Open-Xml-PowerTools" w:id="5755" w:date="2000-01-01T00:00:00Z"/>
        </w:trPr>
        <w:tc>
          <w:tcPr>
            <w:tcW w:w="855" w:type="dxa"/>
            <w:tcBorders>
              <w:top w:val="single" w:sz="4" w:space="0" w:color="auto"/>
              <w:bottom w:val="single" w:sz="4" w:space="0" w:color="auto"/>
            </w:tcBorders>
          </w:tcPr>
          <w:p>
            <w:pPr>
              <w:pStyle w:val="yTableNAm"/>
              <w:rPr>
                <w:ins w:author="Open-Xml-PowerTools" w:id="5757" w:date="2000-01-01T00:00:00Z"/>
              </w:rPr>
            </w:pPr>
            <w:ins w:author="Open-Xml-PowerTools" w:id="5756" w:date="2000-01-01T00:00:00Z">
              <w:r>
                <w:rPr>
                  <w:b/>
                </w:rPr>
                <w:t>Item</w:t>
              </w:r>
            </w:ins>
          </w:p>
        </w:tc>
        <w:tc>
          <w:tcPr>
            <w:tcW w:w="3823" w:type="dxa"/>
            <w:tcBorders>
              <w:top w:val="single" w:sz="4" w:space="0" w:color="auto"/>
              <w:bottom w:val="single" w:sz="4" w:space="0" w:color="auto"/>
            </w:tcBorders>
          </w:tcPr>
          <w:p>
            <w:pPr>
              <w:pStyle w:val="yTableNAm"/>
              <w:ind w:left="567" w:hanging="567"/>
              <w:rPr>
                <w:ins w:author="Open-Xml-PowerTools" w:id="5759" w:date="2000-01-01T00:00:00Z"/>
              </w:rPr>
            </w:pPr>
            <w:ins w:author="Open-Xml-PowerTools" w:id="5758" w:date="2000-01-01T00:00:00Z">
              <w:r>
                <w:rPr>
                  <w:b/>
                </w:rPr>
                <w:t>Application</w:t>
              </w:r>
            </w:ins>
          </w:p>
        </w:tc>
        <w:tc>
          <w:tcPr>
            <w:tcW w:w="2447" w:type="dxa"/>
            <w:tcBorders>
              <w:top w:val="single" w:sz="4" w:space="0" w:color="auto"/>
              <w:bottom w:val="single" w:sz="4" w:space="0" w:color="auto"/>
            </w:tcBorders>
          </w:tcPr>
          <w:p>
            <w:pPr>
              <w:pStyle w:val="yTableNAm"/>
              <w:rPr>
                <w:ins w:author="Open-Xml-PowerTools" w:id="5761" w:date="2000-01-01T00:00:00Z"/>
              </w:rPr>
            </w:pPr>
            <w:ins w:author="Open-Xml-PowerTools" w:id="5760" w:date="2000-01-01T00:00:00Z">
              <w:r>
                <w:rPr>
                  <w:b/>
                </w:rPr>
                <w:t>Fee</w:t>
              </w:r>
            </w:ins>
          </w:p>
        </w:tc>
      </w:tr>
      <w:tr>
        <w:trPr>
          <w:cantSplit/>
          <w:ins w:author="Open-Xml-PowerTools" w:id="5762" w:date="2000-01-01T00:00:00Z"/>
        </w:trPr>
        <w:tc>
          <w:tcPr>
            <w:tcW w:w="855" w:type="dxa"/>
            <w:tcBorders>
              <w:top w:val="single" w:sz="4" w:space="0" w:color="auto"/>
            </w:tcBorders>
          </w:tcPr>
          <w:p>
            <w:pPr>
              <w:pStyle w:val="yTableNAm"/>
              <w:rPr>
                <w:ins w:author="Open-Xml-PowerTools" w:id="5764" w:date="2000-01-01T00:00:00Z"/>
              </w:rPr>
            </w:pPr>
            <w:ins w:author="Open-Xml-PowerTools" w:id="5763" w:date="2000-01-01T00:00:00Z">
              <w:r>
                <w:t>1.</w:t>
              </w:r>
            </w:ins>
          </w:p>
        </w:tc>
        <w:tc>
          <w:tcPr>
            <w:tcW w:w="3823" w:type="dxa"/>
            <w:tcBorders>
              <w:top w:val="single" w:sz="4" w:space="0" w:color="auto"/>
            </w:tcBorders>
          </w:tcPr>
          <w:p>
            <w:pPr>
              <w:pStyle w:val="yTableNAm"/>
              <w:rPr>
                <w:ins w:author="Open-Xml-PowerTools" w:id="5766" w:date="2000-01-01T00:00:00Z"/>
              </w:rPr>
            </w:pPr>
            <w:ins w:author="Open-Xml-PowerTools" w:id="5765" w:date="2000-01-01T00:00:00Z">
              <w:r>
                <w:t>Certified application for a building permit (s. 16(l)) — </w:t>
              </w:r>
            </w:ins>
          </w:p>
        </w:tc>
        <w:tc>
          <w:tcPr>
            <w:tcW w:w="2447" w:type="dxa"/>
            <w:tcBorders>
              <w:top w:val="single" w:sz="4" w:space="0" w:color="auto"/>
            </w:tcBorders>
          </w:tcPr>
          <w:p>
            <w:pPr>
              <w:pStyle w:val="yTableNAm"/>
              <w:rPr>
                <w:ins w:author="Open-Xml-PowerTools" w:id="5767" w:date="2000-01-01T00:00:00Z"/>
              </w:rPr>
            </w:pPr>
          </w:p>
        </w:tc>
      </w:tr>
      <w:tr>
        <w:trPr>
          <w:cantSplit/>
          <w:ins w:author="Open-Xml-PowerTools" w:id="5768" w:date="2000-01-01T00:00:00Z"/>
        </w:trPr>
        <w:tc>
          <w:tcPr>
            <w:tcW w:w="855" w:type="dxa"/>
          </w:tcPr>
          <w:p>
            <w:pPr>
              <w:pStyle w:val="yTableNAm"/>
              <w:rPr>
                <w:ins w:author="Open-Xml-PowerTools" w:id="5769" w:date="2000-01-01T00:00:00Z"/>
              </w:rPr>
            </w:pPr>
          </w:p>
        </w:tc>
        <w:tc>
          <w:tcPr>
            <w:tcW w:w="3823" w:type="dxa"/>
          </w:tcPr>
          <w:p>
            <w:pPr>
              <w:pStyle w:val="yTableNAm"/>
              <w:ind w:left="592" w:hanging="592"/>
              <w:rPr>
                <w:ins w:author="Open-Xml-PowerTools" w:id="5772" w:date="2000-01-01T00:00:00Z"/>
              </w:rPr>
            </w:pPr>
            <w:ins w:author="Open-Xml-PowerTools" w:id="5770" w:date="2000-01-01T00:00:00Z">
              <w:r>
                <w:t>(a)</w:t>
              </w:r>
            </w:ins>
            <w:ins w:author="Open-Xml-PowerTools" w:id="5771" w:date="2000-01-01T00:00:00Z">
              <w:r>
                <w:tab/>
                <w:t>for building work for a Class 1 or Class 10 building or incidental structure</w:t>
              </w:r>
            </w:ins>
          </w:p>
        </w:tc>
        <w:tc>
          <w:tcPr>
            <w:tcW w:w="2447" w:type="dxa"/>
          </w:tcPr>
          <w:p>
            <w:pPr>
              <w:pStyle w:val="yTableNAm"/>
              <w:rPr>
                <w:ins w:author="Open-Xml-PowerTools" w:id="5775" w:date="2000-01-01T00:00:00Z"/>
              </w:rPr>
            </w:pPr>
            <w:ins w:author="Open-Xml-PowerTools" w:id="5773" w:date="2000-01-01T00:00:00Z">
              <w:r>
                <w:t xml:space="preserve">0.19% of the estimated value of the building work as determined by the relevant permit authority, but not less than </w:t>
              </w:r>
            </w:ins>
            <w:ins w:author="Open-Xml-PowerTools" w:id="5774" w:date="2000-01-01T00:00:00Z">
              <w:r>
                <w:rPr>
                  <w:szCs w:val="22"/>
                </w:rPr>
                <w:t>$110.00</w:t>
              </w:r>
            </w:ins>
          </w:p>
        </w:tc>
      </w:tr>
      <w:tr>
        <w:trPr>
          <w:cantSplit/>
          <w:ins w:author="Open-Xml-PowerTools" w:id="5776" w:date="2000-01-01T00:00:00Z"/>
        </w:trPr>
        <w:tc>
          <w:tcPr>
            <w:tcW w:w="855" w:type="dxa"/>
          </w:tcPr>
          <w:p>
            <w:pPr>
              <w:pStyle w:val="yTableNAm"/>
              <w:rPr>
                <w:ins w:author="Open-Xml-PowerTools" w:id="5777" w:date="2000-01-01T00:00:00Z"/>
              </w:rPr>
            </w:pPr>
          </w:p>
        </w:tc>
        <w:tc>
          <w:tcPr>
            <w:tcW w:w="3823" w:type="dxa"/>
          </w:tcPr>
          <w:p>
            <w:pPr>
              <w:pStyle w:val="yTableNAm"/>
              <w:ind w:left="592" w:hanging="592"/>
              <w:rPr>
                <w:ins w:author="Open-Xml-PowerTools" w:id="5780" w:date="2000-01-01T00:00:00Z"/>
              </w:rPr>
            </w:pPr>
            <w:ins w:author="Open-Xml-PowerTools" w:id="5778" w:date="2000-01-01T00:00:00Z">
              <w:r>
                <w:t>(b)</w:t>
              </w:r>
            </w:ins>
            <w:ins w:author="Open-Xml-PowerTools" w:id="5779" w:date="2000-01-01T00:00:00Z">
              <w:r>
                <w:tab/>
                <w:t>for building work for a Class 2 to Class 9 building or incidental structure</w:t>
              </w:r>
            </w:ins>
          </w:p>
        </w:tc>
        <w:tc>
          <w:tcPr>
            <w:tcW w:w="2447" w:type="dxa"/>
          </w:tcPr>
          <w:p>
            <w:pPr>
              <w:pStyle w:val="yTableNAm"/>
              <w:rPr>
                <w:ins w:author="Open-Xml-PowerTools" w:id="5783" w:date="2000-01-01T00:00:00Z"/>
              </w:rPr>
            </w:pPr>
            <w:ins w:author="Open-Xml-PowerTools" w:id="5781" w:date="2000-01-01T00:00:00Z">
              <w:r>
                <w:t xml:space="preserve">0.09% of the estimated value of the building work as determined by the relevant permit authority, but not less than </w:t>
              </w:r>
            </w:ins>
            <w:ins w:author="Open-Xml-PowerTools" w:id="5782" w:date="2000-01-01T00:00:00Z">
              <w:r>
                <w:rPr>
                  <w:szCs w:val="22"/>
                </w:rPr>
                <w:t>$110.00</w:t>
              </w:r>
            </w:ins>
          </w:p>
        </w:tc>
      </w:tr>
      <w:tr>
        <w:trPr>
          <w:cantSplit/>
          <w:ins w:author="Open-Xml-PowerTools" w:id="5784" w:date="2000-01-01T00:00:00Z"/>
        </w:trPr>
        <w:tc>
          <w:tcPr>
            <w:tcW w:w="855" w:type="dxa"/>
          </w:tcPr>
          <w:p>
            <w:pPr>
              <w:pStyle w:val="yTableNAm"/>
              <w:rPr>
                <w:ins w:author="Open-Xml-PowerTools" w:id="5786" w:date="2000-01-01T00:00:00Z"/>
              </w:rPr>
            </w:pPr>
            <w:ins w:author="Open-Xml-PowerTools" w:id="5785" w:date="2000-01-01T00:00:00Z">
              <w:r>
                <w:t>2.</w:t>
              </w:r>
            </w:ins>
          </w:p>
        </w:tc>
        <w:tc>
          <w:tcPr>
            <w:tcW w:w="3823" w:type="dxa"/>
          </w:tcPr>
          <w:p>
            <w:pPr>
              <w:pStyle w:val="yTableNAm"/>
              <w:rPr>
                <w:ins w:author="Open-Xml-PowerTools" w:id="5788" w:date="2000-01-01T00:00:00Z"/>
              </w:rPr>
            </w:pPr>
            <w:ins w:author="Open-Xml-PowerTools" w:id="5787" w:date="2000-01-01T00:00:00Z">
              <w:r>
                <w:t>Uncertified application for a building permit (s. 16(l))</w:t>
              </w:r>
            </w:ins>
          </w:p>
        </w:tc>
        <w:tc>
          <w:tcPr>
            <w:tcW w:w="2447" w:type="dxa"/>
          </w:tcPr>
          <w:p>
            <w:pPr>
              <w:pStyle w:val="yTableNAm"/>
              <w:rPr>
                <w:ins w:author="Open-Xml-PowerTools" w:id="5791" w:date="2000-01-01T00:00:00Z"/>
              </w:rPr>
            </w:pPr>
            <w:ins w:author="Open-Xml-PowerTools" w:id="5789" w:date="2000-01-01T00:00:00Z">
              <w:r>
                <w:t xml:space="preserve">0.32% of the estimated value of the building work as determined by the relevant permit authority, but not less than </w:t>
              </w:r>
            </w:ins>
            <w:ins w:author="Open-Xml-PowerTools" w:id="5790" w:date="2000-01-01T00:00:00Z">
              <w:r>
                <w:rPr>
                  <w:szCs w:val="22"/>
                </w:rPr>
                <w:t>$110.00</w:t>
              </w:r>
            </w:ins>
          </w:p>
        </w:tc>
      </w:tr>
      <w:tr>
        <w:trPr>
          <w:cantSplit/>
          <w:ins w:author="Open-Xml-PowerTools" w:id="5792" w:date="2000-01-01T00:00:00Z"/>
        </w:trPr>
        <w:tc>
          <w:tcPr>
            <w:tcW w:w="855" w:type="dxa"/>
          </w:tcPr>
          <w:p>
            <w:pPr>
              <w:pStyle w:val="yTableNAm"/>
              <w:keepNext/>
              <w:keepLines/>
              <w:rPr>
                <w:ins w:author="Open-Xml-PowerTools" w:id="5794" w:date="2000-01-01T00:00:00Z"/>
              </w:rPr>
            </w:pPr>
            <w:ins w:author="Open-Xml-PowerTools" w:id="5793" w:date="2000-01-01T00:00:00Z">
              <w:r>
                <w:t>3.</w:t>
              </w:r>
            </w:ins>
          </w:p>
        </w:tc>
        <w:tc>
          <w:tcPr>
            <w:tcW w:w="3823" w:type="dxa"/>
          </w:tcPr>
          <w:p>
            <w:pPr>
              <w:pStyle w:val="yTableNAm"/>
              <w:keepNext/>
              <w:keepLines/>
              <w:rPr>
                <w:ins w:author="Open-Xml-PowerTools" w:id="5796" w:date="2000-01-01T00:00:00Z"/>
                <w:rStyle w:val="DraftersNotes"/>
                <w:b w:val="0"/>
                <w:i w:val="0"/>
                <w:sz w:val="22"/>
                <w:szCs w:val="22"/>
              </w:rPr>
            </w:pPr>
            <w:ins w:author="Open-Xml-PowerTools" w:id="5795" w:date="2000-01-01T00:00:00Z">
              <w:r>
                <w:t xml:space="preserve">Application for a demolition permit (s. 16(l)) — </w:t>
              </w:r>
            </w:ins>
          </w:p>
        </w:tc>
        <w:tc>
          <w:tcPr>
            <w:tcW w:w="2447" w:type="dxa"/>
          </w:tcPr>
          <w:p>
            <w:pPr>
              <w:pStyle w:val="yTableNAm"/>
              <w:keepNext/>
              <w:keepLines/>
              <w:rPr>
                <w:ins w:author="Open-Xml-PowerTools" w:id="5797" w:date="2000-01-01T00:00:00Z"/>
                <w:rStyle w:val="DraftersNotes"/>
                <w:b w:val="0"/>
                <w:i w:val="0"/>
                <w:sz w:val="22"/>
                <w:szCs w:val="22"/>
              </w:rPr>
            </w:pPr>
          </w:p>
        </w:tc>
      </w:tr>
      <w:tr>
        <w:trPr>
          <w:cantSplit/>
          <w:ins w:author="Open-Xml-PowerTools" w:id="5798" w:date="2000-01-01T00:00:00Z"/>
        </w:trPr>
        <w:tc>
          <w:tcPr>
            <w:tcW w:w="855" w:type="dxa"/>
          </w:tcPr>
          <w:p>
            <w:pPr>
              <w:pStyle w:val="yTableNAm"/>
              <w:rPr>
                <w:ins w:author="Open-Xml-PowerTools" w:id="5799" w:date="2000-01-01T00:00:00Z"/>
              </w:rPr>
            </w:pPr>
          </w:p>
        </w:tc>
        <w:tc>
          <w:tcPr>
            <w:tcW w:w="3823" w:type="dxa"/>
          </w:tcPr>
          <w:p>
            <w:pPr>
              <w:pStyle w:val="yTableNAm"/>
              <w:ind w:left="592" w:hanging="592"/>
              <w:rPr>
                <w:ins w:author="Open-Xml-PowerTools" w:id="5802" w:date="2000-01-01T00:00:00Z"/>
              </w:rPr>
            </w:pPr>
            <w:ins w:author="Open-Xml-PowerTools" w:id="5800" w:date="2000-01-01T00:00:00Z">
              <w:r>
                <w:t>(a)</w:t>
              </w:r>
            </w:ins>
            <w:ins w:author="Open-Xml-PowerTools" w:id="5801" w:date="2000-01-01T00:00:00Z">
              <w:r>
                <w:tab/>
                <w:t>for demolition work in respect of a Class 1 or Class 10 building or incidental structure</w:t>
              </w:r>
            </w:ins>
          </w:p>
        </w:tc>
        <w:tc>
          <w:tcPr>
            <w:tcW w:w="2447" w:type="dxa"/>
          </w:tcPr>
          <w:p>
            <w:pPr>
              <w:pStyle w:val="yTableNAm"/>
              <w:rPr>
                <w:ins w:author="Open-Xml-PowerTools" w:id="5804" w:date="2000-01-01T00:00:00Z"/>
              </w:rPr>
            </w:pPr>
            <w:ins w:author="Open-Xml-PowerTools" w:id="5803" w:date="2000-01-01T00:00:00Z">
              <w:r>
                <w:rPr>
                  <w:szCs w:val="22"/>
                </w:rPr>
                <w:t>$110.00</w:t>
              </w:r>
            </w:ins>
          </w:p>
        </w:tc>
      </w:tr>
      <w:tr>
        <w:trPr>
          <w:cantSplit/>
          <w:ins w:author="Open-Xml-PowerTools" w:id="5805" w:date="2000-01-01T00:00:00Z"/>
        </w:trPr>
        <w:tc>
          <w:tcPr>
            <w:tcW w:w="855" w:type="dxa"/>
          </w:tcPr>
          <w:p>
            <w:pPr>
              <w:pStyle w:val="yTableNAm"/>
              <w:rPr>
                <w:ins w:author="Open-Xml-PowerTools" w:id="5806" w:date="2000-01-01T00:00:00Z"/>
              </w:rPr>
            </w:pPr>
          </w:p>
        </w:tc>
        <w:tc>
          <w:tcPr>
            <w:tcW w:w="3823" w:type="dxa"/>
          </w:tcPr>
          <w:p>
            <w:pPr>
              <w:pStyle w:val="yTableNAm"/>
              <w:ind w:left="592" w:hanging="592"/>
              <w:rPr>
                <w:ins w:author="Open-Xml-PowerTools" w:id="5809" w:date="2000-01-01T00:00:00Z"/>
              </w:rPr>
            </w:pPr>
            <w:ins w:author="Open-Xml-PowerTools" w:id="5807" w:date="2000-01-01T00:00:00Z">
              <w:r>
                <w:t>(b)</w:t>
              </w:r>
            </w:ins>
            <w:ins w:author="Open-Xml-PowerTools" w:id="5808" w:date="2000-01-01T00:00:00Z">
              <w:r>
                <w:tab/>
                <w:t>for demolition work in respect of a Class 2 to Class 9 building</w:t>
              </w:r>
            </w:ins>
          </w:p>
        </w:tc>
        <w:tc>
          <w:tcPr>
            <w:tcW w:w="2447" w:type="dxa"/>
          </w:tcPr>
          <w:p>
            <w:pPr>
              <w:pStyle w:val="yTableNAm"/>
              <w:rPr>
                <w:ins w:author="Open-Xml-PowerTools" w:id="5812" w:date="2000-01-01T00:00:00Z"/>
              </w:rPr>
            </w:pPr>
            <w:ins w:author="Open-Xml-PowerTools" w:id="5810" w:date="2000-01-01T00:00:00Z">
              <w:r>
                <w:rPr>
                  <w:szCs w:val="22"/>
                </w:rPr>
                <w:t xml:space="preserve">$110.00 </w:t>
              </w:r>
            </w:ins>
            <w:ins w:author="Open-Xml-PowerTools" w:id="5811" w:date="2000-01-01T00:00:00Z">
              <w:r>
                <w:t xml:space="preserve">for each storey of the building </w:t>
              </w:r>
            </w:ins>
          </w:p>
        </w:tc>
      </w:tr>
      <w:tr>
        <w:trPr>
          <w:cantSplit/>
          <w:ins w:author="Open-Xml-PowerTools" w:id="5813" w:date="2000-01-01T00:00:00Z"/>
        </w:trPr>
        <w:tc>
          <w:tcPr>
            <w:tcW w:w="855" w:type="dxa"/>
            <w:tcBorders>
              <w:bottom w:val="single" w:sz="4" w:space="0" w:color="auto"/>
            </w:tcBorders>
          </w:tcPr>
          <w:p>
            <w:pPr>
              <w:pStyle w:val="yTableNAm"/>
              <w:rPr>
                <w:ins w:author="Open-Xml-PowerTools" w:id="5815" w:date="2000-01-01T00:00:00Z"/>
              </w:rPr>
            </w:pPr>
            <w:ins w:author="Open-Xml-PowerTools" w:id="5814" w:date="2000-01-01T00:00:00Z">
              <w:r>
                <w:lastRenderedPageBreak/>
                <w:t>4.</w:t>
              </w:r>
            </w:ins>
          </w:p>
        </w:tc>
        <w:tc>
          <w:tcPr>
            <w:tcW w:w="3823" w:type="dxa"/>
            <w:tcBorders>
              <w:bottom w:val="single" w:sz="4" w:space="0" w:color="auto"/>
            </w:tcBorders>
          </w:tcPr>
          <w:p>
            <w:pPr>
              <w:pStyle w:val="yTableNAm"/>
              <w:rPr>
                <w:ins w:author="Open-Xml-PowerTools" w:id="5817" w:date="2000-01-01T00:00:00Z"/>
              </w:rPr>
            </w:pPr>
            <w:ins w:author="Open-Xml-PowerTools" w:id="5816" w:date="2000-01-01T00:00:00Z">
              <w:r>
                <w:t>Application to extend the time during which a building or demolition permit has effect (s. 32(3)(f))</w:t>
              </w:r>
            </w:ins>
          </w:p>
        </w:tc>
        <w:tc>
          <w:tcPr>
            <w:tcW w:w="2447" w:type="dxa"/>
            <w:tcBorders>
              <w:bottom w:val="single" w:sz="4" w:space="0" w:color="auto"/>
            </w:tcBorders>
          </w:tcPr>
          <w:p>
            <w:pPr>
              <w:pStyle w:val="yTableNAm"/>
              <w:rPr>
                <w:ins w:author="Open-Xml-PowerTools" w:id="5819" w:date="2000-01-01T00:00:00Z"/>
              </w:rPr>
            </w:pPr>
            <w:ins w:author="Open-Xml-PowerTools" w:id="5818" w:date="2000-01-01T00:00:00Z">
              <w:r>
                <w:rPr>
                  <w:szCs w:val="22"/>
                </w:rPr>
                <w:t>$110.00</w:t>
              </w:r>
            </w:ins>
          </w:p>
        </w:tc>
      </w:tr>
    </w:tbl>
    <w:p>
      <w:pPr>
        <w:pStyle w:val="yFootnotesection"/>
        <w:rPr>
          <w:ins w:author="Open-Xml-PowerTools" w:id="5821" w:date="2000-01-01T00:00:00Z"/>
        </w:rPr>
      </w:pPr>
      <w:ins w:author="Open-Xml-PowerTools" w:id="5820" w:date="2000-01-01T00:00:00Z">
        <w:r>
          <w:tab/>
          <w:t>[Division 1 inserted: SL 2021/86 r. 13.]</w:t>
        </w:r>
      </w:ins>
    </w:p>
    <w:p>
      <w:pPr>
        <w:pStyle w:val="yHeading3"/>
        <w:rPr>
          <w:ins w:author="Open-Xml-PowerTools" w:id="5831" w:date="2000-01-01T00:00:00Z"/>
        </w:rPr>
      </w:pPr>
      <w:ins w:author="Open-Xml-PowerTools" w:id="5822" w:date="2000-01-01T00:00:00Z">
        <w:bookmarkStart w:id="160" w:name="_Toc97636380"/>
      </w:ins>
      <w:ins w:author="Open-Xml-PowerTools" w:id="5823" w:date="2000-01-01T00:00:00Z">
        <w:bookmarkStart w:id="161" w:name="_Toc97637068"/>
      </w:ins>
      <w:ins w:author="Open-Xml-PowerTools" w:id="5824" w:date="2000-01-01T00:00:00Z">
        <w:bookmarkStart w:id="162" w:name="_Toc97638633"/>
      </w:ins>
      <w:ins w:author="Open-Xml-PowerTools" w:id="5825" w:date="2000-01-01T00:00:00Z">
        <w:r>
          <w:rPr>
            <w:rStyle w:val="CharSDivNo"/>
          </w:rPr>
          <w:t>Division 2</w:t>
        </w:r>
      </w:ins>
      <w:ins w:author="Open-Xml-PowerTools" w:id="5826" w:date="2000-01-01T00:00:00Z">
        <w:r>
          <w:t> — </w:t>
        </w:r>
      </w:ins>
      <w:ins w:author="Open-Xml-PowerTools" w:id="5827" w:date="2000-01-01T00:00:00Z">
        <w:r>
          <w:rPr>
            <w:rStyle w:val="CharSDivText"/>
          </w:rPr>
          <w:t>Application for occupancy permits, building approval certificates</w:t>
        </w:r>
      </w:ins>
      <w:ins w:author="Open-Xml-PowerTools" w:id="5828" w:date="2000-01-01T00:00:00Z">
        <w:bookmarkEnd w:id="160"/>
      </w:ins>
      <w:ins w:author="Open-Xml-PowerTools" w:id="5829" w:date="2000-01-01T00:00:00Z">
        <w:bookmarkEnd w:id="161"/>
      </w:ins>
      <w:ins w:author="Open-Xml-PowerTools" w:id="5830" w:date="2000-01-01T00:00:00Z">
        <w:bookmarkEnd w:id="162"/>
      </w:ins>
    </w:p>
    <w:p>
      <w:pPr>
        <w:pStyle w:val="yFootnoteheading"/>
        <w:spacing w:after="120"/>
        <w:rPr>
          <w:ins w:author="Open-Xml-PowerTools" w:id="5833" w:date="2000-01-01T00:00:00Z"/>
        </w:rPr>
      </w:pPr>
      <w:ins w:author="Open-Xml-PowerTools" w:id="5832" w:date="2000-01-01T00:00:00Z">
        <w:r>
          <w:tab/>
          <w:t>[Heading inserted: SL 2021/86 r. 13.]</w:t>
        </w:r>
      </w:ins>
    </w:p>
    <w:tbl>
      <w:tblPr>
        <w:tblW w:w="7125" w:type="dxa"/>
        <w:tblInd w:w="113" w:type="dxa"/>
        <w:tblLayout w:type="fixed"/>
        <w:tblCellMar>
          <w:left w:w="113" w:type="dxa"/>
          <w:right w:w="113" w:type="dxa"/>
        </w:tblCellMar>
        <w:tblLook w:val="0000" w:firstRow="0" w:lastRow="0" w:firstColumn="0" w:lastColumn="0" w:noHBand="0" w:noVBand="0"/>
      </w:tblPr>
      <w:tblGrid>
        <w:gridCol w:w="855"/>
        <w:gridCol w:w="3821"/>
        <w:gridCol w:w="2449"/>
      </w:tblGrid>
      <w:tr>
        <w:trPr>
          <w:cantSplit/>
          <w:tblHeader/>
          <w:ins w:author="Open-Xml-PowerTools" w:id="5834" w:date="2000-01-01T00:00:00Z"/>
        </w:trPr>
        <w:tc>
          <w:tcPr>
            <w:tcW w:w="855" w:type="dxa"/>
            <w:tcBorders>
              <w:top w:val="single" w:sz="4" w:space="0" w:color="auto"/>
              <w:bottom w:val="single" w:sz="4" w:space="0" w:color="auto"/>
            </w:tcBorders>
          </w:tcPr>
          <w:p>
            <w:pPr>
              <w:pStyle w:val="yTableNAm"/>
              <w:rPr>
                <w:ins w:author="Open-Xml-PowerTools" w:id="5836" w:date="2000-01-01T00:00:00Z"/>
                <w:b/>
              </w:rPr>
            </w:pPr>
            <w:ins w:author="Open-Xml-PowerTools" w:id="5835" w:date="2000-01-01T00:00:00Z">
              <w:r>
                <w:rPr>
                  <w:b/>
                </w:rPr>
                <w:t>Item</w:t>
              </w:r>
            </w:ins>
          </w:p>
        </w:tc>
        <w:tc>
          <w:tcPr>
            <w:tcW w:w="3821" w:type="dxa"/>
            <w:tcBorders>
              <w:top w:val="single" w:sz="4" w:space="0" w:color="auto"/>
              <w:bottom w:val="single" w:sz="4" w:space="0" w:color="auto"/>
            </w:tcBorders>
          </w:tcPr>
          <w:p>
            <w:pPr>
              <w:pStyle w:val="yTableNAm"/>
              <w:rPr>
                <w:ins w:author="Open-Xml-PowerTools" w:id="5838" w:date="2000-01-01T00:00:00Z"/>
                <w:b/>
              </w:rPr>
            </w:pPr>
            <w:ins w:author="Open-Xml-PowerTools" w:id="5837" w:date="2000-01-01T00:00:00Z">
              <w:r>
                <w:rPr>
                  <w:b/>
                </w:rPr>
                <w:t>Application</w:t>
              </w:r>
            </w:ins>
          </w:p>
        </w:tc>
        <w:tc>
          <w:tcPr>
            <w:tcW w:w="2449" w:type="dxa"/>
            <w:tcBorders>
              <w:top w:val="single" w:sz="4" w:space="0" w:color="auto"/>
              <w:bottom w:val="single" w:sz="4" w:space="0" w:color="auto"/>
            </w:tcBorders>
          </w:tcPr>
          <w:p>
            <w:pPr>
              <w:pStyle w:val="yTableNAm"/>
              <w:rPr>
                <w:ins w:author="Open-Xml-PowerTools" w:id="5840" w:date="2000-01-01T00:00:00Z"/>
                <w:b/>
              </w:rPr>
            </w:pPr>
            <w:ins w:author="Open-Xml-PowerTools" w:id="5839" w:date="2000-01-01T00:00:00Z">
              <w:r>
                <w:rPr>
                  <w:b/>
                </w:rPr>
                <w:t>Fee</w:t>
              </w:r>
            </w:ins>
          </w:p>
        </w:tc>
      </w:tr>
      <w:tr>
        <w:trPr>
          <w:cantSplit/>
          <w:ins w:author="Open-Xml-PowerTools" w:id="5841" w:date="2000-01-01T00:00:00Z"/>
        </w:trPr>
        <w:tc>
          <w:tcPr>
            <w:tcW w:w="855" w:type="dxa"/>
            <w:tcBorders>
              <w:top w:val="single" w:sz="4" w:space="0" w:color="auto"/>
            </w:tcBorders>
          </w:tcPr>
          <w:p>
            <w:pPr>
              <w:pStyle w:val="yTableNAm"/>
              <w:rPr>
                <w:ins w:author="Open-Xml-PowerTools" w:id="5843" w:date="2000-01-01T00:00:00Z"/>
              </w:rPr>
            </w:pPr>
            <w:ins w:author="Open-Xml-PowerTools" w:id="5842" w:date="2000-01-01T00:00:00Z">
              <w:r>
                <w:t>1.</w:t>
              </w:r>
            </w:ins>
          </w:p>
        </w:tc>
        <w:tc>
          <w:tcPr>
            <w:tcW w:w="3821" w:type="dxa"/>
            <w:tcBorders>
              <w:top w:val="single" w:sz="4" w:space="0" w:color="auto"/>
            </w:tcBorders>
          </w:tcPr>
          <w:p>
            <w:pPr>
              <w:pStyle w:val="yTableNAm"/>
              <w:rPr>
                <w:ins w:author="Open-Xml-PowerTools" w:id="5845" w:date="2000-01-01T00:00:00Z"/>
              </w:rPr>
            </w:pPr>
            <w:ins w:author="Open-Xml-PowerTools" w:id="5844" w:date="2000-01-01T00:00:00Z">
              <w:r>
                <w:t>Application for an occupancy permit for a completed building (s. 46)</w:t>
              </w:r>
            </w:ins>
          </w:p>
        </w:tc>
        <w:tc>
          <w:tcPr>
            <w:tcW w:w="2449" w:type="dxa"/>
            <w:tcBorders>
              <w:top w:val="single" w:sz="4" w:space="0" w:color="auto"/>
            </w:tcBorders>
          </w:tcPr>
          <w:p>
            <w:pPr>
              <w:pStyle w:val="yTableNAm"/>
              <w:rPr>
                <w:ins w:author="Open-Xml-PowerTools" w:id="5847" w:date="2000-01-01T00:00:00Z"/>
              </w:rPr>
            </w:pPr>
            <w:ins w:author="Open-Xml-PowerTools" w:id="5846" w:date="2000-01-01T00:00:00Z">
              <w:r>
                <w:rPr>
                  <w:szCs w:val="22"/>
                </w:rPr>
                <w:t>$110.00</w:t>
              </w:r>
            </w:ins>
          </w:p>
        </w:tc>
      </w:tr>
      <w:tr>
        <w:trPr>
          <w:cantSplit/>
          <w:ins w:author="Open-Xml-PowerTools" w:id="5848" w:date="2000-01-01T00:00:00Z"/>
        </w:trPr>
        <w:tc>
          <w:tcPr>
            <w:tcW w:w="855" w:type="dxa"/>
          </w:tcPr>
          <w:p>
            <w:pPr>
              <w:pStyle w:val="yTableNAm"/>
              <w:rPr>
                <w:ins w:author="Open-Xml-PowerTools" w:id="5850" w:date="2000-01-01T00:00:00Z"/>
              </w:rPr>
            </w:pPr>
            <w:ins w:author="Open-Xml-PowerTools" w:id="5849" w:date="2000-01-01T00:00:00Z">
              <w:r>
                <w:t>2.</w:t>
              </w:r>
            </w:ins>
          </w:p>
        </w:tc>
        <w:tc>
          <w:tcPr>
            <w:tcW w:w="3821" w:type="dxa"/>
          </w:tcPr>
          <w:p>
            <w:pPr>
              <w:pStyle w:val="yTableNAm"/>
              <w:rPr>
                <w:ins w:author="Open-Xml-PowerTools" w:id="5852" w:date="2000-01-01T00:00:00Z"/>
                <w:rStyle w:val="DraftersNotes"/>
                <w:b w:val="0"/>
                <w:i w:val="0"/>
                <w:sz w:val="22"/>
              </w:rPr>
            </w:pPr>
            <w:ins w:author="Open-Xml-PowerTools" w:id="5851" w:date="2000-01-01T00:00:00Z">
              <w:r>
                <w:t>Application for an occupancy permit for an incomplete building (s. 47)</w:t>
              </w:r>
            </w:ins>
          </w:p>
        </w:tc>
        <w:tc>
          <w:tcPr>
            <w:tcW w:w="2449" w:type="dxa"/>
          </w:tcPr>
          <w:p>
            <w:pPr>
              <w:pStyle w:val="yTableNAm"/>
              <w:rPr>
                <w:ins w:author="Open-Xml-PowerTools" w:id="5854" w:date="2000-01-01T00:00:00Z"/>
              </w:rPr>
            </w:pPr>
            <w:ins w:author="Open-Xml-PowerTools" w:id="5853" w:date="2000-01-01T00:00:00Z">
              <w:r>
                <w:rPr>
                  <w:szCs w:val="22"/>
                </w:rPr>
                <w:t>$110.00</w:t>
              </w:r>
            </w:ins>
          </w:p>
        </w:tc>
      </w:tr>
      <w:tr>
        <w:trPr>
          <w:cantSplit/>
          <w:ins w:author="Open-Xml-PowerTools" w:id="5855" w:date="2000-01-01T00:00:00Z"/>
        </w:trPr>
        <w:tc>
          <w:tcPr>
            <w:tcW w:w="855" w:type="dxa"/>
          </w:tcPr>
          <w:p>
            <w:pPr>
              <w:pStyle w:val="yTableNAm"/>
              <w:keepNext/>
              <w:rPr>
                <w:ins w:author="Open-Xml-PowerTools" w:id="5857" w:date="2000-01-01T00:00:00Z"/>
              </w:rPr>
            </w:pPr>
            <w:ins w:author="Open-Xml-PowerTools" w:id="5856" w:date="2000-01-01T00:00:00Z">
              <w:r>
                <w:t>3.</w:t>
              </w:r>
            </w:ins>
          </w:p>
        </w:tc>
        <w:tc>
          <w:tcPr>
            <w:tcW w:w="3821" w:type="dxa"/>
          </w:tcPr>
          <w:p>
            <w:pPr>
              <w:pStyle w:val="yTableNAm"/>
              <w:keepNext/>
              <w:rPr>
                <w:ins w:author="Open-Xml-PowerTools" w:id="5859" w:date="2000-01-01T00:00:00Z"/>
              </w:rPr>
            </w:pPr>
            <w:ins w:author="Open-Xml-PowerTools" w:id="5858" w:date="2000-01-01T00:00:00Z">
              <w:r>
                <w:t>Application for modification of an occupancy permit for additional use of a building on a temporary basis (s. 48)</w:t>
              </w:r>
            </w:ins>
          </w:p>
        </w:tc>
        <w:tc>
          <w:tcPr>
            <w:tcW w:w="2449" w:type="dxa"/>
          </w:tcPr>
          <w:p>
            <w:pPr>
              <w:pStyle w:val="yTableNAm"/>
              <w:keepNext/>
              <w:rPr>
                <w:ins w:author="Open-Xml-PowerTools" w:id="5861" w:date="2000-01-01T00:00:00Z"/>
              </w:rPr>
            </w:pPr>
            <w:ins w:author="Open-Xml-PowerTools" w:id="5860" w:date="2000-01-01T00:00:00Z">
              <w:r>
                <w:rPr>
                  <w:szCs w:val="22"/>
                </w:rPr>
                <w:t>$110.00</w:t>
              </w:r>
            </w:ins>
          </w:p>
        </w:tc>
      </w:tr>
      <w:tr>
        <w:trPr>
          <w:cantSplit/>
          <w:ins w:author="Open-Xml-PowerTools" w:id="5862" w:date="2000-01-01T00:00:00Z"/>
        </w:trPr>
        <w:tc>
          <w:tcPr>
            <w:tcW w:w="855" w:type="dxa"/>
          </w:tcPr>
          <w:p>
            <w:pPr>
              <w:pStyle w:val="yTableNAm"/>
              <w:rPr>
                <w:ins w:author="Open-Xml-PowerTools" w:id="5864" w:date="2000-01-01T00:00:00Z"/>
              </w:rPr>
            </w:pPr>
            <w:ins w:author="Open-Xml-PowerTools" w:id="5863" w:date="2000-01-01T00:00:00Z">
              <w:r>
                <w:t>4.</w:t>
              </w:r>
            </w:ins>
          </w:p>
        </w:tc>
        <w:tc>
          <w:tcPr>
            <w:tcW w:w="3821" w:type="dxa"/>
          </w:tcPr>
          <w:p>
            <w:pPr>
              <w:pStyle w:val="yTableNAm"/>
              <w:rPr>
                <w:ins w:author="Open-Xml-PowerTools" w:id="5866" w:date="2000-01-01T00:00:00Z"/>
              </w:rPr>
            </w:pPr>
            <w:ins w:author="Open-Xml-PowerTools" w:id="5865" w:date="2000-01-01T00:00:00Z">
              <w:r>
                <w:t>Application for a replacement occupancy permit for permanent change of the building’s use or classification (s. 49)</w:t>
              </w:r>
            </w:ins>
          </w:p>
        </w:tc>
        <w:tc>
          <w:tcPr>
            <w:tcW w:w="2449" w:type="dxa"/>
          </w:tcPr>
          <w:p>
            <w:pPr>
              <w:pStyle w:val="yTableNAm"/>
              <w:rPr>
                <w:ins w:author="Open-Xml-PowerTools" w:id="5868" w:date="2000-01-01T00:00:00Z"/>
              </w:rPr>
            </w:pPr>
            <w:ins w:author="Open-Xml-PowerTools" w:id="5867" w:date="2000-01-01T00:00:00Z">
              <w:r>
                <w:rPr>
                  <w:szCs w:val="22"/>
                </w:rPr>
                <w:t>$110.00</w:t>
              </w:r>
            </w:ins>
          </w:p>
        </w:tc>
      </w:tr>
      <w:tr>
        <w:trPr>
          <w:cantSplit/>
          <w:ins w:author="Open-Xml-PowerTools" w:id="5869" w:date="2000-01-01T00:00:00Z"/>
        </w:trPr>
        <w:tc>
          <w:tcPr>
            <w:tcW w:w="855" w:type="dxa"/>
          </w:tcPr>
          <w:p>
            <w:pPr>
              <w:pStyle w:val="yTableNAm"/>
              <w:rPr>
                <w:ins w:author="Open-Xml-PowerTools" w:id="5871" w:date="2000-01-01T00:00:00Z"/>
              </w:rPr>
            </w:pPr>
            <w:ins w:author="Open-Xml-PowerTools" w:id="5870" w:date="2000-01-01T00:00:00Z">
              <w:r>
                <w:t>5.</w:t>
              </w:r>
            </w:ins>
          </w:p>
        </w:tc>
        <w:tc>
          <w:tcPr>
            <w:tcW w:w="3821" w:type="dxa"/>
          </w:tcPr>
          <w:p>
            <w:pPr>
              <w:pStyle w:val="yTableNAm"/>
              <w:rPr>
                <w:ins w:author="Open-Xml-PowerTools" w:id="5873" w:date="2000-01-01T00:00:00Z"/>
              </w:rPr>
            </w:pPr>
            <w:ins w:author="Open-Xml-PowerTools" w:id="5872" w:date="2000-01-01T00:00:00Z">
              <w:r>
                <w:t>Application for an occupancy permit for a building in respect of which unauthorised work has been done (s. 51(2))</w:t>
              </w:r>
            </w:ins>
          </w:p>
        </w:tc>
        <w:tc>
          <w:tcPr>
            <w:tcW w:w="2449" w:type="dxa"/>
          </w:tcPr>
          <w:p>
            <w:pPr>
              <w:pStyle w:val="yTableNAm"/>
              <w:rPr>
                <w:ins w:author="Open-Xml-PowerTools" w:id="5876" w:date="2000-01-01T00:00:00Z"/>
              </w:rPr>
            </w:pPr>
            <w:ins w:author="Open-Xml-PowerTools" w:id="5874" w:date="2000-01-01T00:00:00Z">
              <w:r>
                <w:t xml:space="preserve">0.18% of the estimated value of the unauthorised work as determined by the relevant permit authority, but not less than </w:t>
              </w:r>
            </w:ins>
            <w:ins w:author="Open-Xml-PowerTools" w:id="5875" w:date="2000-01-01T00:00:00Z">
              <w:r>
                <w:rPr>
                  <w:szCs w:val="22"/>
                </w:rPr>
                <w:t>$110.00</w:t>
              </w:r>
            </w:ins>
          </w:p>
        </w:tc>
      </w:tr>
      <w:tr>
        <w:trPr>
          <w:cantSplit/>
          <w:ins w:author="Open-Xml-PowerTools" w:id="5877" w:date="2000-01-01T00:00:00Z"/>
        </w:trPr>
        <w:tc>
          <w:tcPr>
            <w:tcW w:w="855" w:type="dxa"/>
          </w:tcPr>
          <w:p>
            <w:pPr>
              <w:pStyle w:val="yTableNAm"/>
              <w:rPr>
                <w:ins w:author="Open-Xml-PowerTools" w:id="5879" w:date="2000-01-01T00:00:00Z"/>
              </w:rPr>
            </w:pPr>
            <w:ins w:author="Open-Xml-PowerTools" w:id="5878" w:date="2000-01-01T00:00:00Z">
              <w:r>
                <w:t>6.</w:t>
              </w:r>
            </w:ins>
          </w:p>
        </w:tc>
        <w:tc>
          <w:tcPr>
            <w:tcW w:w="3821" w:type="dxa"/>
          </w:tcPr>
          <w:p>
            <w:pPr>
              <w:pStyle w:val="yTableNAm"/>
              <w:rPr>
                <w:ins w:author="Open-Xml-PowerTools" w:id="5881" w:date="2000-01-01T00:00:00Z"/>
              </w:rPr>
            </w:pPr>
            <w:ins w:author="Open-Xml-PowerTools" w:id="5880" w:date="2000-01-01T00:00:00Z">
              <w:r>
                <w:t>Application for a building approval certificate for a building or an incidental structure in respect of which unauthorised work has been done (s. 51(3))</w:t>
              </w:r>
            </w:ins>
          </w:p>
        </w:tc>
        <w:tc>
          <w:tcPr>
            <w:tcW w:w="2449" w:type="dxa"/>
          </w:tcPr>
          <w:p>
            <w:pPr>
              <w:pStyle w:val="yTableNAm"/>
              <w:rPr>
                <w:ins w:author="Open-Xml-PowerTools" w:id="5884" w:date="2000-01-01T00:00:00Z"/>
              </w:rPr>
            </w:pPr>
            <w:ins w:author="Open-Xml-PowerTools" w:id="5882" w:date="2000-01-01T00:00:00Z">
              <w:r>
                <w:t xml:space="preserve">0.38% of the estimated value of the unauthorised work as determined by the relevant permit authority, but not less than </w:t>
              </w:r>
            </w:ins>
            <w:ins w:author="Open-Xml-PowerTools" w:id="5883" w:date="2000-01-01T00:00:00Z">
              <w:r>
                <w:rPr>
                  <w:szCs w:val="22"/>
                </w:rPr>
                <w:t>$110.00</w:t>
              </w:r>
            </w:ins>
          </w:p>
        </w:tc>
      </w:tr>
      <w:tr>
        <w:trPr>
          <w:cantSplit/>
          <w:ins w:author="Open-Xml-PowerTools" w:id="5885" w:date="2000-01-01T00:00:00Z"/>
        </w:trPr>
        <w:tc>
          <w:tcPr>
            <w:tcW w:w="855" w:type="dxa"/>
          </w:tcPr>
          <w:p>
            <w:pPr>
              <w:pStyle w:val="yTableNAm"/>
              <w:rPr>
                <w:ins w:author="Open-Xml-PowerTools" w:id="5887" w:date="2000-01-01T00:00:00Z"/>
              </w:rPr>
            </w:pPr>
            <w:ins w:author="Open-Xml-PowerTools" w:id="5886" w:date="2000-01-01T00:00:00Z">
              <w:r>
                <w:lastRenderedPageBreak/>
                <w:t>7.</w:t>
              </w:r>
            </w:ins>
          </w:p>
        </w:tc>
        <w:tc>
          <w:tcPr>
            <w:tcW w:w="3821" w:type="dxa"/>
          </w:tcPr>
          <w:p>
            <w:pPr>
              <w:pStyle w:val="yTableNAm"/>
              <w:rPr>
                <w:ins w:author="Open-Xml-PowerTools" w:id="5889" w:date="2000-01-01T00:00:00Z"/>
              </w:rPr>
            </w:pPr>
            <w:ins w:author="Open-Xml-PowerTools" w:id="5888" w:date="2000-01-01T00:00:00Z">
              <w:r>
                <w:t>Application to replace an occupancy permit for an existing building (s. 52(1))</w:t>
              </w:r>
            </w:ins>
          </w:p>
        </w:tc>
        <w:tc>
          <w:tcPr>
            <w:tcW w:w="2449" w:type="dxa"/>
          </w:tcPr>
          <w:p>
            <w:pPr>
              <w:pStyle w:val="yTableNAm"/>
              <w:rPr>
                <w:ins w:author="Open-Xml-PowerTools" w:id="5891" w:date="2000-01-01T00:00:00Z"/>
              </w:rPr>
            </w:pPr>
            <w:ins w:author="Open-Xml-PowerTools" w:id="5890" w:date="2000-01-01T00:00:00Z">
              <w:r>
                <w:rPr>
                  <w:szCs w:val="22"/>
                </w:rPr>
                <w:t>$110.00</w:t>
              </w:r>
            </w:ins>
          </w:p>
        </w:tc>
      </w:tr>
      <w:tr>
        <w:trPr>
          <w:cantSplit/>
          <w:ins w:author="Open-Xml-PowerTools" w:id="5892" w:date="2000-01-01T00:00:00Z"/>
        </w:trPr>
        <w:tc>
          <w:tcPr>
            <w:tcW w:w="855" w:type="dxa"/>
          </w:tcPr>
          <w:p>
            <w:pPr>
              <w:pStyle w:val="yTableNAm"/>
              <w:rPr>
                <w:ins w:author="Open-Xml-PowerTools" w:id="5894" w:date="2000-01-01T00:00:00Z"/>
              </w:rPr>
            </w:pPr>
            <w:ins w:author="Open-Xml-PowerTools" w:id="5893" w:date="2000-01-01T00:00:00Z">
              <w:r>
                <w:t>8.</w:t>
              </w:r>
            </w:ins>
          </w:p>
        </w:tc>
        <w:tc>
          <w:tcPr>
            <w:tcW w:w="3821" w:type="dxa"/>
          </w:tcPr>
          <w:p>
            <w:pPr>
              <w:pStyle w:val="yTableNAm"/>
              <w:rPr>
                <w:ins w:author="Open-Xml-PowerTools" w:id="5896" w:date="2000-01-01T00:00:00Z"/>
              </w:rPr>
            </w:pPr>
            <w:ins w:author="Open-Xml-PowerTools" w:id="5895" w:date="2000-01-01T00:00:00Z">
              <w:r>
                <w:t>Application for a building approval certificate for an existing building or an incidental structure where unauthorised work has not been done (s. 52(2))</w:t>
              </w:r>
            </w:ins>
          </w:p>
        </w:tc>
        <w:tc>
          <w:tcPr>
            <w:tcW w:w="2449" w:type="dxa"/>
          </w:tcPr>
          <w:p>
            <w:pPr>
              <w:pStyle w:val="yTableNAm"/>
              <w:rPr>
                <w:ins w:author="Open-Xml-PowerTools" w:id="5898" w:date="2000-01-01T00:00:00Z"/>
              </w:rPr>
            </w:pPr>
            <w:ins w:author="Open-Xml-PowerTools" w:id="5897" w:date="2000-01-01T00:00:00Z">
              <w:r>
                <w:rPr>
                  <w:szCs w:val="22"/>
                </w:rPr>
                <w:t>$110.00</w:t>
              </w:r>
            </w:ins>
          </w:p>
        </w:tc>
      </w:tr>
      <w:tr>
        <w:trPr>
          <w:cantSplit/>
          <w:ins w:author="Open-Xml-PowerTools" w:id="5899" w:date="2000-01-01T00:00:00Z"/>
        </w:trPr>
        <w:tc>
          <w:tcPr>
            <w:tcW w:w="855" w:type="dxa"/>
            <w:tcBorders>
              <w:bottom w:val="single" w:sz="4" w:space="0" w:color="auto"/>
            </w:tcBorders>
          </w:tcPr>
          <w:p>
            <w:pPr>
              <w:pStyle w:val="yTableNAm"/>
              <w:rPr>
                <w:ins w:author="Open-Xml-PowerTools" w:id="5901" w:date="2000-01-01T00:00:00Z"/>
              </w:rPr>
            </w:pPr>
            <w:ins w:author="Open-Xml-PowerTools" w:id="5900" w:date="2000-01-01T00:00:00Z">
              <w:r>
                <w:t>9.</w:t>
              </w:r>
            </w:ins>
          </w:p>
        </w:tc>
        <w:tc>
          <w:tcPr>
            <w:tcW w:w="3821" w:type="dxa"/>
            <w:tcBorders>
              <w:bottom w:val="single" w:sz="4" w:space="0" w:color="auto"/>
            </w:tcBorders>
          </w:tcPr>
          <w:p>
            <w:pPr>
              <w:pStyle w:val="yTableNAm"/>
              <w:rPr>
                <w:ins w:author="Open-Xml-PowerTools" w:id="5903" w:date="2000-01-01T00:00:00Z"/>
              </w:rPr>
            </w:pPr>
            <w:ins w:author="Open-Xml-PowerTools" w:id="5902" w:date="2000-01-01T00:00:00Z">
              <w:r>
                <w:t>Application to extend the time during which an occupancy permit or building approval certificate has effect (s. 65(3)(a))</w:t>
              </w:r>
            </w:ins>
          </w:p>
        </w:tc>
        <w:tc>
          <w:tcPr>
            <w:tcW w:w="2449" w:type="dxa"/>
            <w:tcBorders>
              <w:bottom w:val="single" w:sz="4" w:space="0" w:color="auto"/>
            </w:tcBorders>
          </w:tcPr>
          <w:p>
            <w:pPr>
              <w:pStyle w:val="yTableNAm"/>
              <w:rPr>
                <w:ins w:author="Open-Xml-PowerTools" w:id="5905" w:date="2000-01-01T00:00:00Z"/>
              </w:rPr>
            </w:pPr>
            <w:ins w:author="Open-Xml-PowerTools" w:id="5904" w:date="2000-01-01T00:00:00Z">
              <w:r>
                <w:rPr>
                  <w:szCs w:val="22"/>
                </w:rPr>
                <w:t>$110.00</w:t>
              </w:r>
            </w:ins>
          </w:p>
        </w:tc>
      </w:tr>
    </w:tbl>
    <w:p>
      <w:pPr>
        <w:pStyle w:val="yFootnotesection"/>
        <w:rPr>
          <w:ins w:author="Open-Xml-PowerTools" w:id="5907" w:date="2000-01-01T00:00:00Z"/>
        </w:rPr>
      </w:pPr>
      <w:ins w:author="Open-Xml-PowerTools" w:id="5906" w:date="2000-01-01T00:00:00Z">
        <w:r>
          <w:tab/>
          <w:t>[Division 2 inserted: SL 2021/86 r. 13.]</w:t>
        </w:r>
      </w:ins>
    </w:p>
    <w:p>
      <w:pPr>
        <w:pStyle w:val="yHeading3"/>
        <w:rPr>
          <w:ins w:author="Open-Xml-PowerTools" w:id="5917" w:date="2000-01-01T00:00:00Z"/>
        </w:rPr>
      </w:pPr>
      <w:ins w:author="Open-Xml-PowerTools" w:id="5908" w:date="2000-01-01T00:00:00Z">
        <w:bookmarkStart w:id="163" w:name="_Toc97636381"/>
      </w:ins>
      <w:ins w:author="Open-Xml-PowerTools" w:id="5909" w:date="2000-01-01T00:00:00Z">
        <w:bookmarkStart w:id="164" w:name="_Toc97637069"/>
      </w:ins>
      <w:ins w:author="Open-Xml-PowerTools" w:id="5910" w:date="2000-01-01T00:00:00Z">
        <w:bookmarkStart w:id="165" w:name="_Toc97638634"/>
      </w:ins>
      <w:ins w:author="Open-Xml-PowerTools" w:id="5911" w:date="2000-01-01T00:00:00Z">
        <w:r>
          <w:rPr>
            <w:rStyle w:val="CharSDivNo"/>
          </w:rPr>
          <w:t>Division 3</w:t>
        </w:r>
      </w:ins>
      <w:ins w:author="Open-Xml-PowerTools" w:id="5912" w:date="2000-01-01T00:00:00Z">
        <w:r>
          <w:t> — </w:t>
        </w:r>
      </w:ins>
      <w:ins w:author="Open-Xml-PowerTools" w:id="5913" w:date="2000-01-01T00:00:00Z">
        <w:r>
          <w:rPr>
            <w:rStyle w:val="CharSDivText"/>
          </w:rPr>
          <w:t>Other applications</w:t>
        </w:r>
      </w:ins>
      <w:ins w:author="Open-Xml-PowerTools" w:id="5914" w:date="2000-01-01T00:00:00Z">
        <w:bookmarkEnd w:id="163"/>
      </w:ins>
      <w:ins w:author="Open-Xml-PowerTools" w:id="5915" w:date="2000-01-01T00:00:00Z">
        <w:bookmarkEnd w:id="164"/>
      </w:ins>
      <w:ins w:author="Open-Xml-PowerTools" w:id="5916" w:date="2000-01-01T00:00:00Z">
        <w:bookmarkEnd w:id="165"/>
      </w:ins>
    </w:p>
    <w:p>
      <w:pPr>
        <w:pStyle w:val="yFootnoteheading"/>
        <w:spacing w:after="60"/>
        <w:rPr>
          <w:ins w:author="Open-Xml-PowerTools" w:id="5919" w:date="2000-01-01T00:00:00Z"/>
        </w:rPr>
      </w:pPr>
      <w:ins w:author="Open-Xml-PowerTools" w:id="5918" w:date="2000-01-01T00:00:00Z">
        <w:r>
          <w:tab/>
          <w:t>[Heading inserted: Gazette 23 Jun 2017 p. 3225.]</w:t>
        </w:r>
      </w:ins>
    </w:p>
    <w:tbl>
      <w:tblPr>
        <w:tblW w:w="7125" w:type="dxa"/>
        <w:tblInd w:w="113" w:type="dxa"/>
        <w:tblLayout w:type="fixed"/>
        <w:tblCellMar>
          <w:left w:w="113" w:type="dxa"/>
          <w:right w:w="113" w:type="dxa"/>
        </w:tblCellMar>
        <w:tblLook w:val="0000" w:firstRow="0" w:lastRow="0" w:firstColumn="0" w:lastColumn="0" w:noHBand="0" w:noVBand="0"/>
      </w:tblPr>
      <w:tblGrid>
        <w:gridCol w:w="855"/>
        <w:gridCol w:w="3821"/>
        <w:gridCol w:w="2449"/>
      </w:tblGrid>
      <w:tr>
        <w:trPr>
          <w:ins w:author="Open-Xml-PowerTools" w:id="5920" w:date="2000-01-01T00:00:00Z"/>
        </w:trPr>
        <w:tc>
          <w:tcPr>
            <w:tcW w:w="855" w:type="dxa"/>
            <w:tcBorders>
              <w:top w:val="single" w:sz="4" w:space="0" w:color="auto"/>
              <w:bottom w:val="single" w:sz="4" w:space="0" w:color="auto"/>
            </w:tcBorders>
          </w:tcPr>
          <w:p>
            <w:pPr>
              <w:pStyle w:val="yTableNAm"/>
              <w:rPr>
                <w:ins w:author="Open-Xml-PowerTools" w:id="5922" w:date="2000-01-01T00:00:00Z"/>
                <w:b/>
              </w:rPr>
            </w:pPr>
            <w:ins w:author="Open-Xml-PowerTools" w:id="5921" w:date="2000-01-01T00:00:00Z">
              <w:r>
                <w:rPr>
                  <w:b/>
                </w:rPr>
                <w:t>Item</w:t>
              </w:r>
            </w:ins>
          </w:p>
        </w:tc>
        <w:tc>
          <w:tcPr>
            <w:tcW w:w="3821" w:type="dxa"/>
            <w:tcBorders>
              <w:top w:val="single" w:sz="4" w:space="0" w:color="auto"/>
              <w:bottom w:val="single" w:sz="4" w:space="0" w:color="auto"/>
            </w:tcBorders>
          </w:tcPr>
          <w:p>
            <w:pPr>
              <w:pStyle w:val="yTableNAm"/>
              <w:rPr>
                <w:ins w:author="Open-Xml-PowerTools" w:id="5924" w:date="2000-01-01T00:00:00Z"/>
                <w:b/>
              </w:rPr>
            </w:pPr>
            <w:ins w:author="Open-Xml-PowerTools" w:id="5923" w:date="2000-01-01T00:00:00Z">
              <w:r>
                <w:rPr>
                  <w:b/>
                </w:rPr>
                <w:t>Application</w:t>
              </w:r>
            </w:ins>
          </w:p>
        </w:tc>
        <w:tc>
          <w:tcPr>
            <w:tcW w:w="2449" w:type="dxa"/>
            <w:tcBorders>
              <w:top w:val="single" w:sz="4" w:space="0" w:color="auto"/>
              <w:bottom w:val="single" w:sz="4" w:space="0" w:color="auto"/>
            </w:tcBorders>
          </w:tcPr>
          <w:p>
            <w:pPr>
              <w:pStyle w:val="yTableNAm"/>
              <w:rPr>
                <w:ins w:author="Open-Xml-PowerTools" w:id="5926" w:date="2000-01-01T00:00:00Z"/>
                <w:b/>
              </w:rPr>
            </w:pPr>
            <w:ins w:author="Open-Xml-PowerTools" w:id="5925" w:date="2000-01-01T00:00:00Z">
              <w:r>
                <w:rPr>
                  <w:b/>
                </w:rPr>
                <w:t>Fee</w:t>
              </w:r>
            </w:ins>
          </w:p>
        </w:tc>
      </w:tr>
      <w:tr>
        <w:trPr>
          <w:ins w:author="Open-Xml-PowerTools" w:id="5927" w:date="2000-01-01T00:00:00Z"/>
        </w:trPr>
        <w:tc>
          <w:tcPr>
            <w:tcW w:w="855" w:type="dxa"/>
            <w:tcBorders>
              <w:top w:val="single" w:sz="4" w:space="0" w:color="auto"/>
              <w:bottom w:val="single" w:sz="4" w:space="0" w:color="auto"/>
            </w:tcBorders>
          </w:tcPr>
          <w:p>
            <w:pPr>
              <w:pStyle w:val="yTableNAm"/>
              <w:keepNext/>
              <w:keepLines/>
              <w:rPr>
                <w:ins w:author="Open-Xml-PowerTools" w:id="5929" w:date="2000-01-01T00:00:00Z"/>
              </w:rPr>
            </w:pPr>
            <w:ins w:author="Open-Xml-PowerTools" w:id="5928" w:date="2000-01-01T00:00:00Z">
              <w:r>
                <w:t>1.</w:t>
              </w:r>
            </w:ins>
          </w:p>
        </w:tc>
        <w:tc>
          <w:tcPr>
            <w:tcW w:w="3821" w:type="dxa"/>
            <w:tcBorders>
              <w:top w:val="single" w:sz="4" w:space="0" w:color="auto"/>
              <w:bottom w:val="single" w:sz="4" w:space="0" w:color="auto"/>
            </w:tcBorders>
          </w:tcPr>
          <w:p>
            <w:pPr>
              <w:pStyle w:val="yTableNAm"/>
              <w:keepNext/>
              <w:keepLines/>
              <w:rPr>
                <w:ins w:author="Open-Xml-PowerTools" w:id="5931" w:date="2000-01-01T00:00:00Z"/>
              </w:rPr>
            </w:pPr>
            <w:ins w:author="Open-Xml-PowerTools" w:id="5930" w:date="2000-01-01T00:00:00Z">
              <w:r>
                <w:t>Application as defined in regulation 31 (for each building standard in respect of which a declaration is sought)</w:t>
              </w:r>
            </w:ins>
          </w:p>
        </w:tc>
        <w:tc>
          <w:tcPr>
            <w:tcW w:w="2449" w:type="dxa"/>
            <w:tcBorders>
              <w:top w:val="single" w:sz="4" w:space="0" w:color="auto"/>
              <w:bottom w:val="single" w:sz="4" w:space="0" w:color="auto"/>
            </w:tcBorders>
          </w:tcPr>
          <w:p>
            <w:pPr>
              <w:pStyle w:val="yTableNAm"/>
              <w:keepNext/>
              <w:keepLines/>
              <w:rPr>
                <w:ins w:author="Open-Xml-PowerTools" w:id="5933" w:date="2000-01-01T00:00:00Z"/>
              </w:rPr>
            </w:pPr>
            <w:ins w:author="Open-Xml-PowerTools" w:id="5932" w:date="2000-01-01T00:00:00Z">
              <w:r>
                <w:rPr>
                  <w:szCs w:val="22"/>
                </w:rPr>
                <w:t>$2 160.15</w:t>
              </w:r>
            </w:ins>
          </w:p>
        </w:tc>
      </w:tr>
    </w:tbl>
    <w:p>
      <w:pPr>
        <w:pStyle w:val="Footnotesection"/>
        <w:rPr>
          <w:ins w:author="Open-Xml-PowerTools" w:id="5935" w:date="2000-01-01T00:00:00Z"/>
        </w:rPr>
      </w:pPr>
      <w:ins w:author="Open-Xml-PowerTools" w:id="5934" w:date="2000-01-01T00:00:00Z">
        <w:r>
          <w:tab/>
          <w:t>[Division 3 inserted: Gazette 23 Jun 2017 p. 3225.]</w:t>
        </w:r>
      </w:ins>
    </w:p>
    <w:p>
      <w:pPr>
        <w:rPr>
          <w:ins w:author="Open-Xml-PowerTools" w:id="5936" w:date="2000-01-01T00:00:00Z"/>
        </w:rPr>
        <w:sectPr>
          <w:headerReference w:type="even" r:id="rIdHeader13"/>
          <w:headerReference w:type="default" r:id="rIdHeader12"/>
          <w:pgSz w:w="11907" w:h="16840" w:code="9"/>
          <w:pgMar w:top="2381" w:right="2410" w:bottom="3544" w:left="2410" w:header="720" w:footer="3380" w:gutter="0"/>
          <w:cols w:space="720"/>
          <w:docGrid w:linePitch="326"/>
        </w:sectPr>
      </w:pPr>
    </w:p>
    <w:p>
      <w:pPr>
        <w:pStyle w:val="yScheduleHeading"/>
        <w:rPr>
          <w:ins w:author="Open-Xml-PowerTools" w:id="5946" w:date="2000-01-01T00:00:00Z"/>
        </w:rPr>
      </w:pPr>
      <w:ins w:author="Open-Xml-PowerTools" w:id="5937" w:date="2000-01-01T00:00:00Z">
        <w:bookmarkStart w:id="166" w:name="_Toc97636382"/>
      </w:ins>
      <w:ins w:author="Open-Xml-PowerTools" w:id="5938" w:date="2000-01-01T00:00:00Z">
        <w:bookmarkStart w:id="167" w:name="_Toc97637070"/>
      </w:ins>
      <w:ins w:author="Open-Xml-PowerTools" w:id="5939" w:date="2000-01-01T00:00:00Z">
        <w:bookmarkStart w:id="168" w:name="_Toc97638635"/>
      </w:ins>
      <w:ins w:author="Open-Xml-PowerTools" w:id="5940" w:date="2000-01-01T00:00:00Z">
        <w:r>
          <w:rPr>
            <w:rStyle w:val="CharSchNo"/>
          </w:rPr>
          <w:lastRenderedPageBreak/>
          <w:t>Schedule 3</w:t>
        </w:r>
      </w:ins>
      <w:ins w:author="Open-Xml-PowerTools" w:id="5941" w:date="2000-01-01T00:00:00Z">
        <w:r>
          <w:t> — </w:t>
        </w:r>
      </w:ins>
      <w:ins w:author="Open-Xml-PowerTools" w:id="5942" w:date="2000-01-01T00:00:00Z">
        <w:r>
          <w:rPr>
            <w:rStyle w:val="CharSchText"/>
          </w:rPr>
          <w:t>Inspections or tests of systems</w:t>
        </w:r>
      </w:ins>
      <w:ins w:author="Open-Xml-PowerTools" w:id="5943" w:date="2000-01-01T00:00:00Z">
        <w:bookmarkEnd w:id="166"/>
      </w:ins>
      <w:ins w:author="Open-Xml-PowerTools" w:id="5944" w:date="2000-01-01T00:00:00Z">
        <w:bookmarkEnd w:id="167"/>
      </w:ins>
      <w:ins w:author="Open-Xml-PowerTools" w:id="5945" w:date="2000-01-01T00:00:00Z">
        <w:bookmarkEnd w:id="168"/>
      </w:ins>
    </w:p>
    <w:p>
      <w:pPr>
        <w:pStyle w:val="yShoulderClause"/>
        <w:rPr>
          <w:ins w:author="Open-Xml-PowerTools" w:id="5948" w:date="2000-01-01T00:00:00Z"/>
        </w:rPr>
      </w:pPr>
      <w:ins w:author="Open-Xml-PowerTools" w:id="5947" w:date="2000-01-01T00:00:00Z">
        <w:r>
          <w:t>[r. 27]</w:t>
        </w:r>
      </w:ins>
    </w:p>
    <w:p>
      <w:pPr>
        <w:pStyle w:val="yHeading5"/>
        <w:rPr>
          <w:ins w:author="Open-Xml-PowerTools" w:id="5954" w:date="2000-01-01T00:00:00Z"/>
        </w:rPr>
      </w:pPr>
      <w:ins w:author="Open-Xml-PowerTools" w:id="5949" w:date="2000-01-01T00:00:00Z">
        <w:bookmarkStart w:id="169" w:name="_Toc97638636"/>
      </w:ins>
      <w:ins w:author="Open-Xml-PowerTools" w:id="5950" w:date="2000-01-01T00:00:00Z">
        <w:r>
          <w:rPr>
            <w:rStyle w:val="CharSClsNo"/>
          </w:rPr>
          <w:t>1</w:t>
        </w:r>
      </w:ins>
      <w:ins w:author="Open-Xml-PowerTools" w:id="5951" w:date="2000-01-01T00:00:00Z">
        <w:r>
          <w:t>.</w:t>
        </w:r>
      </w:ins>
      <w:ins w:author="Open-Xml-PowerTools" w:id="5952" w:date="2000-01-01T00:00:00Z">
        <w:r>
          <w:tab/>
          <w:t>Term used: EP</w:t>
        </w:r>
      </w:ins>
      <w:ins w:author="Open-Xml-PowerTools" w:id="5953" w:date="2000-01-01T00:00:00Z">
        <w:bookmarkEnd w:id="169"/>
      </w:ins>
    </w:p>
    <w:p>
      <w:pPr>
        <w:pStyle w:val="ySubsection"/>
        <w:rPr>
          <w:ins w:author="Open-Xml-PowerTools" w:id="5957" w:date="2000-01-01T00:00:00Z"/>
        </w:rPr>
      </w:pPr>
      <w:ins w:author="Open-Xml-PowerTools" w:id="5955" w:date="2000-01-01T00:00:00Z">
        <w:r>
          <w:tab/>
        </w:r>
      </w:ins>
      <w:ins w:author="Open-Xml-PowerTools" w:id="5956" w:date="2000-01-01T00:00:00Z">
        <w:r>
          <w:tab/>
          <w:t xml:space="preserve">In this Schedule — </w:t>
        </w:r>
      </w:ins>
    </w:p>
    <w:p>
      <w:pPr>
        <w:pStyle w:val="yDefstart"/>
        <w:rPr>
          <w:ins w:author="Open-Xml-PowerTools" w:id="5961" w:date="2000-01-01T00:00:00Z"/>
        </w:rPr>
      </w:pPr>
      <w:ins w:author="Open-Xml-PowerTools" w:id="5958" w:date="2000-01-01T00:00:00Z">
        <w:r>
          <w:tab/>
        </w:r>
      </w:ins>
      <w:ins w:author="Open-Xml-PowerTools" w:id="5959" w:date="2000-01-01T00:00:00Z">
        <w:r>
          <w:rPr>
            <w:rStyle w:val="CharDefText"/>
          </w:rPr>
          <w:t>EP</w:t>
        </w:r>
      </w:ins>
      <w:ins w:author="Open-Xml-PowerTools" w:id="5960" w:date="2000-01-01T00:00:00Z">
        <w:r>
          <w:t>, followed by a number, means the performance requirement of that description set out in the Building Code.</w:t>
        </w:r>
      </w:ins>
    </w:p>
    <w:p>
      <w:pPr>
        <w:pStyle w:val="yTHeadingNAm"/>
        <w:rPr>
          <w:ins w:author="Open-Xml-PowerTools" w:id="5963" w:date="2000-01-01T00:00:00Z"/>
        </w:rPr>
      </w:pPr>
      <w:ins w:author="Open-Xml-PowerTools" w:id="5962" w:date="2000-01-01T00:00:00Z">
        <w:r>
          <w:t>Table</w:t>
        </w:r>
      </w:ins>
    </w:p>
    <w:tbl>
      <w:tblPr>
        <w:tblW w:w="71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
      <w:tblGrid>
        <w:gridCol w:w="3544"/>
        <w:gridCol w:w="3581"/>
      </w:tblGrid>
      <w:tr>
        <w:trPr>
          <w:tblHeader/>
          <w:ins w:author="Open-Xml-PowerTools" w:id="5964" w:date="2000-01-01T00:00:00Z"/>
        </w:trPr>
        <w:tc>
          <w:tcPr>
            <w:tcW w:w="3544" w:type="dxa"/>
          </w:tcPr>
          <w:p>
            <w:pPr>
              <w:pStyle w:val="yTableNAm"/>
              <w:rPr>
                <w:ins w:author="Open-Xml-PowerTools" w:id="5966" w:date="2000-01-01T00:00:00Z"/>
                <w:b/>
                <w:bCs/>
              </w:rPr>
            </w:pPr>
            <w:ins w:author="Open-Xml-PowerTools" w:id="5965" w:date="2000-01-01T00:00:00Z">
              <w:r>
                <w:rPr>
                  <w:b/>
                  <w:bCs/>
                </w:rPr>
                <w:t>Column 1</w:t>
              </w:r>
            </w:ins>
          </w:p>
          <w:p>
            <w:pPr>
              <w:pStyle w:val="yTableNAm"/>
              <w:rPr>
                <w:ins w:author="Open-Xml-PowerTools" w:id="5968" w:date="2000-01-01T00:00:00Z"/>
                <w:b/>
                <w:bCs/>
              </w:rPr>
            </w:pPr>
            <w:ins w:author="Open-Xml-PowerTools" w:id="5967" w:date="2000-01-01T00:00:00Z">
              <w:r>
                <w:rPr>
                  <w:b/>
                  <w:bCs/>
                </w:rPr>
                <w:t>System to be tested</w:t>
              </w:r>
            </w:ins>
          </w:p>
        </w:tc>
        <w:tc>
          <w:tcPr>
            <w:tcW w:w="3581" w:type="dxa"/>
          </w:tcPr>
          <w:p>
            <w:pPr>
              <w:pStyle w:val="yTableNAm"/>
              <w:rPr>
                <w:ins w:author="Open-Xml-PowerTools" w:id="5970" w:date="2000-01-01T00:00:00Z"/>
                <w:b/>
                <w:bCs/>
              </w:rPr>
            </w:pPr>
            <w:ins w:author="Open-Xml-PowerTools" w:id="5969" w:date="2000-01-01T00:00:00Z">
              <w:r>
                <w:rPr>
                  <w:b/>
                  <w:bCs/>
                </w:rPr>
                <w:t>Column 2</w:t>
              </w:r>
            </w:ins>
          </w:p>
          <w:p>
            <w:pPr>
              <w:pStyle w:val="yTableNAm"/>
              <w:rPr>
                <w:ins w:author="Open-Xml-PowerTools" w:id="5972" w:date="2000-01-01T00:00:00Z"/>
                <w:b/>
                <w:bCs/>
              </w:rPr>
            </w:pPr>
            <w:ins w:author="Open-Xml-PowerTools" w:id="5971" w:date="2000-01-01T00:00:00Z">
              <w:r>
                <w:rPr>
                  <w:b/>
                  <w:bCs/>
                </w:rPr>
                <w:t>When test to be conducted</w:t>
              </w:r>
            </w:ins>
          </w:p>
        </w:tc>
      </w:tr>
      <w:tr>
        <w:trPr>
          <w:ins w:author="Open-Xml-PowerTools" w:id="5973" w:date="2000-01-01T00:00:00Z"/>
        </w:trPr>
        <w:tc>
          <w:tcPr>
            <w:tcW w:w="3544" w:type="dxa"/>
          </w:tcPr>
          <w:p>
            <w:pPr>
              <w:pStyle w:val="yTableNAm"/>
              <w:rPr>
                <w:ins w:author="Open-Xml-PowerTools" w:id="5975" w:date="2000-01-01T00:00:00Z"/>
              </w:rPr>
            </w:pPr>
            <w:ins w:author="Open-Xml-PowerTools" w:id="5974" w:date="2000-01-01T00:00:00Z">
              <w:r>
                <w:t>Fire hose reel system required under EP1.1 and EP1.5</w:t>
              </w:r>
            </w:ins>
          </w:p>
        </w:tc>
        <w:tc>
          <w:tcPr>
            <w:tcW w:w="3581" w:type="dxa"/>
          </w:tcPr>
          <w:p>
            <w:pPr>
              <w:pStyle w:val="yTableNAm"/>
              <w:rPr>
                <w:ins w:author="Open-Xml-PowerTools" w:id="5977" w:date="2000-01-01T00:00:00Z"/>
              </w:rPr>
            </w:pPr>
            <w:ins w:author="Open-Xml-PowerTools" w:id="5976" w:date="2000-01-01T00:00:00Z">
              <w:r>
                <w:t>On completion of the installation of the system</w:t>
              </w:r>
            </w:ins>
          </w:p>
        </w:tc>
      </w:tr>
      <w:tr>
        <w:trPr>
          <w:ins w:author="Open-Xml-PowerTools" w:id="5978" w:date="2000-01-01T00:00:00Z"/>
        </w:trPr>
        <w:tc>
          <w:tcPr>
            <w:tcW w:w="3544" w:type="dxa"/>
          </w:tcPr>
          <w:p>
            <w:pPr>
              <w:pStyle w:val="yTableNAm"/>
              <w:rPr>
                <w:ins w:author="Open-Xml-PowerTools" w:id="5980" w:date="2000-01-01T00:00:00Z"/>
              </w:rPr>
            </w:pPr>
            <w:ins w:author="Open-Xml-PowerTools" w:id="5979" w:date="2000-01-01T00:00:00Z">
              <w:r>
                <w:t>Fire hydrant system required under EP1.3 and EP1.5</w:t>
              </w:r>
            </w:ins>
          </w:p>
        </w:tc>
        <w:tc>
          <w:tcPr>
            <w:tcW w:w="3581" w:type="dxa"/>
          </w:tcPr>
          <w:p>
            <w:pPr>
              <w:pStyle w:val="yTableNAm"/>
              <w:rPr>
                <w:ins w:author="Open-Xml-PowerTools" w:id="5982" w:date="2000-01-01T00:00:00Z"/>
              </w:rPr>
            </w:pPr>
            <w:ins w:author="Open-Xml-PowerTools" w:id="5981" w:date="2000-01-01T00:00:00Z">
              <w:r>
                <w:t>On completion of the installation of the system</w:t>
              </w:r>
            </w:ins>
          </w:p>
        </w:tc>
      </w:tr>
      <w:tr>
        <w:trPr>
          <w:ins w:author="Open-Xml-PowerTools" w:id="5983" w:date="2000-01-01T00:00:00Z"/>
        </w:trPr>
        <w:tc>
          <w:tcPr>
            <w:tcW w:w="3544" w:type="dxa"/>
          </w:tcPr>
          <w:p>
            <w:pPr>
              <w:pStyle w:val="yTableNAm"/>
              <w:rPr>
                <w:ins w:author="Open-Xml-PowerTools" w:id="5985" w:date="2000-01-01T00:00:00Z"/>
              </w:rPr>
            </w:pPr>
            <w:ins w:author="Open-Xml-PowerTools" w:id="5984" w:date="2000-01-01T00:00:00Z">
              <w:r>
                <w:t>Automatic fire suppression system required under EP1.4</w:t>
              </w:r>
            </w:ins>
          </w:p>
        </w:tc>
        <w:tc>
          <w:tcPr>
            <w:tcW w:w="3581" w:type="dxa"/>
          </w:tcPr>
          <w:p>
            <w:pPr>
              <w:pStyle w:val="yTableNAm"/>
              <w:rPr>
                <w:ins w:author="Open-Xml-PowerTools" w:id="5987" w:date="2000-01-01T00:00:00Z"/>
              </w:rPr>
            </w:pPr>
            <w:ins w:author="Open-Xml-PowerTools" w:id="5986" w:date="2000-01-01T00:00:00Z">
              <w:r>
                <w:t>On completion of the installation of the system</w:t>
              </w:r>
            </w:ins>
          </w:p>
        </w:tc>
      </w:tr>
      <w:tr>
        <w:trPr>
          <w:ins w:author="Open-Xml-PowerTools" w:id="5988" w:date="2000-01-01T00:00:00Z"/>
        </w:trPr>
        <w:tc>
          <w:tcPr>
            <w:tcW w:w="3544" w:type="dxa"/>
          </w:tcPr>
          <w:p>
            <w:pPr>
              <w:pStyle w:val="yTableNAm"/>
              <w:rPr>
                <w:ins w:author="Open-Xml-PowerTools" w:id="5990" w:date="2000-01-01T00:00:00Z"/>
              </w:rPr>
            </w:pPr>
            <w:ins w:author="Open-Xml-PowerTools" w:id="5989" w:date="2000-01-01T00:00:00Z">
              <w:r>
                <w:t>Fire detection, warning, control and intercom systems required under EP2.1 and EP2.2</w:t>
              </w:r>
            </w:ins>
          </w:p>
        </w:tc>
        <w:tc>
          <w:tcPr>
            <w:tcW w:w="3581" w:type="dxa"/>
          </w:tcPr>
          <w:p>
            <w:pPr>
              <w:pStyle w:val="yTableNAm"/>
              <w:rPr>
                <w:ins w:author="Open-Xml-PowerTools" w:id="5992" w:date="2000-01-01T00:00:00Z"/>
              </w:rPr>
            </w:pPr>
            <w:ins w:author="Open-Xml-PowerTools" w:id="5991" w:date="2000-01-01T00:00:00Z">
              <w:r>
                <w:t>On completion of the installation of the system</w:t>
              </w:r>
            </w:ins>
          </w:p>
        </w:tc>
      </w:tr>
      <w:tr>
        <w:trPr>
          <w:ins w:author="Open-Xml-PowerTools" w:id="5993" w:date="2000-01-01T00:00:00Z"/>
        </w:trPr>
        <w:tc>
          <w:tcPr>
            <w:tcW w:w="3544" w:type="dxa"/>
          </w:tcPr>
          <w:p>
            <w:pPr>
              <w:pStyle w:val="yTableNAm"/>
              <w:rPr>
                <w:ins w:author="Open-Xml-PowerTools" w:id="5995" w:date="2000-01-01T00:00:00Z"/>
              </w:rPr>
            </w:pPr>
            <w:ins w:author="Open-Xml-PowerTools" w:id="5994" w:date="2000-01-01T00:00:00Z">
              <w:r>
                <w:t>Air handling systems that incorporate smoke control provisions required under EP2.2</w:t>
              </w:r>
            </w:ins>
          </w:p>
        </w:tc>
        <w:tc>
          <w:tcPr>
            <w:tcW w:w="3581" w:type="dxa"/>
          </w:tcPr>
          <w:p>
            <w:pPr>
              <w:pStyle w:val="yTableNAm"/>
              <w:rPr>
                <w:ins w:author="Open-Xml-PowerTools" w:id="5997" w:date="2000-01-01T00:00:00Z"/>
              </w:rPr>
            </w:pPr>
            <w:ins w:author="Open-Xml-PowerTools" w:id="5996" w:date="2000-01-01T00:00:00Z">
              <w:r>
                <w:t>On completion of the building work</w:t>
              </w:r>
            </w:ins>
          </w:p>
        </w:tc>
      </w:tr>
      <w:tr>
        <w:trPr>
          <w:ins w:author="Open-Xml-PowerTools" w:id="5998" w:date="2000-01-01T00:00:00Z"/>
        </w:trPr>
        <w:tc>
          <w:tcPr>
            <w:tcW w:w="3544" w:type="dxa"/>
          </w:tcPr>
          <w:p>
            <w:pPr>
              <w:pStyle w:val="yTableNAm"/>
              <w:rPr>
                <w:ins w:author="Open-Xml-PowerTools" w:id="6000" w:date="2000-01-01T00:00:00Z"/>
              </w:rPr>
            </w:pPr>
            <w:ins w:author="Open-Xml-PowerTools" w:id="5999" w:date="2000-01-01T00:00:00Z">
              <w:r>
                <w:t>Smoke/heat venting systems required under EP2.2</w:t>
              </w:r>
            </w:ins>
          </w:p>
        </w:tc>
        <w:tc>
          <w:tcPr>
            <w:tcW w:w="3581" w:type="dxa"/>
          </w:tcPr>
          <w:p>
            <w:pPr>
              <w:pStyle w:val="yTableNAm"/>
              <w:rPr>
                <w:ins w:author="Open-Xml-PowerTools" w:id="6002" w:date="2000-01-01T00:00:00Z"/>
              </w:rPr>
            </w:pPr>
            <w:ins w:author="Open-Xml-PowerTools" w:id="6001" w:date="2000-01-01T00:00:00Z">
              <w:r>
                <w:t>On completion of the installation of the system</w:t>
              </w:r>
            </w:ins>
          </w:p>
        </w:tc>
      </w:tr>
      <w:tr>
        <w:trPr>
          <w:ins w:author="Open-Xml-PowerTools" w:id="6003" w:date="2000-01-01T00:00:00Z"/>
        </w:trPr>
        <w:tc>
          <w:tcPr>
            <w:tcW w:w="3544" w:type="dxa"/>
          </w:tcPr>
          <w:p>
            <w:pPr>
              <w:pStyle w:val="yTableNAm"/>
              <w:rPr>
                <w:ins w:author="Open-Xml-PowerTools" w:id="6006" w:date="2000-01-01T00:00:00Z"/>
              </w:rPr>
            </w:pPr>
            <w:ins w:author="Open-Xml-PowerTools" w:id="6004" w:date="2000-01-01T00:00:00Z">
              <w:r>
                <w:t>Emergency warning and intercom systems required under EP4</w:t>
              </w:r>
            </w:ins>
            <w:ins w:author="Open-Xml-PowerTools" w:id="6005" w:date="2000-01-01T00:00:00Z">
              <w:r>
                <w:rPr>
                  <w:szCs w:val="22"/>
                </w:rPr>
                <w:t>.3</w:t>
              </w:r>
            </w:ins>
          </w:p>
        </w:tc>
        <w:tc>
          <w:tcPr>
            <w:tcW w:w="3581" w:type="dxa"/>
          </w:tcPr>
          <w:p>
            <w:pPr>
              <w:pStyle w:val="yTableNAm"/>
              <w:rPr>
                <w:ins w:author="Open-Xml-PowerTools" w:id="6008" w:date="2000-01-01T00:00:00Z"/>
              </w:rPr>
            </w:pPr>
            <w:ins w:author="Open-Xml-PowerTools" w:id="6007" w:date="2000-01-01T00:00:00Z">
              <w:r>
                <w:t>On completion of the installation of the system</w:t>
              </w:r>
            </w:ins>
          </w:p>
        </w:tc>
      </w:tr>
    </w:tbl>
    <w:p>
      <w:pPr>
        <w:pStyle w:val="yFootnotesection"/>
        <w:rPr>
          <w:ins w:author="Open-Xml-PowerTools" w:id="6010" w:date="2000-01-01T00:00:00Z"/>
        </w:rPr>
      </w:pPr>
      <w:ins w:author="Open-Xml-PowerTools" w:id="6009" w:date="2000-01-01T00:00:00Z">
        <w:r>
          <w:tab/>
          <w:t>[Schedule 3 amended: Gazette 24 Apr 2014 p. 1141; 26 Mar 2019 p. 946.]</w:t>
        </w:r>
      </w:ins>
    </w:p>
    <w:p>
      <w:pPr>
        <w:pStyle w:val="yScheduleHeading"/>
        <w:rPr>
          <w:ins w:author="Open-Xml-PowerTools" w:id="6020" w:date="2000-01-01T00:00:00Z"/>
        </w:rPr>
      </w:pPr>
      <w:ins w:author="Open-Xml-PowerTools" w:id="6011" w:date="2000-01-01T00:00:00Z">
        <w:bookmarkStart w:id="170" w:name="_Toc97636384"/>
      </w:ins>
      <w:ins w:author="Open-Xml-PowerTools" w:id="6012" w:date="2000-01-01T00:00:00Z">
        <w:bookmarkStart w:id="171" w:name="_Toc97637072"/>
      </w:ins>
      <w:ins w:author="Open-Xml-PowerTools" w:id="6013" w:date="2000-01-01T00:00:00Z">
        <w:bookmarkStart w:id="172" w:name="_Toc97638637"/>
      </w:ins>
      <w:ins w:author="Open-Xml-PowerTools" w:id="6014" w:date="2000-01-01T00:00:00Z">
        <w:r>
          <w:rPr>
            <w:rStyle w:val="CharSchNo"/>
          </w:rPr>
          <w:lastRenderedPageBreak/>
          <w:t>Schedule 4</w:t>
        </w:r>
      </w:ins>
      <w:ins w:author="Open-Xml-PowerTools" w:id="6015" w:date="2000-01-01T00:00:00Z">
        <w:r>
          <w:t> — </w:t>
        </w:r>
      </w:ins>
      <w:ins w:author="Open-Xml-PowerTools" w:id="6016" w:date="2000-01-01T00:00:00Z">
        <w:r>
          <w:rPr>
            <w:rStyle w:val="CharSchText"/>
          </w:rPr>
          <w:t>Building work that does not require building permit</w:t>
        </w:r>
      </w:ins>
      <w:ins w:author="Open-Xml-PowerTools" w:id="6017" w:date="2000-01-01T00:00:00Z">
        <w:bookmarkEnd w:id="170"/>
      </w:ins>
      <w:ins w:author="Open-Xml-PowerTools" w:id="6018" w:date="2000-01-01T00:00:00Z">
        <w:bookmarkEnd w:id="171"/>
      </w:ins>
      <w:ins w:author="Open-Xml-PowerTools" w:id="6019" w:date="2000-01-01T00:00:00Z">
        <w:bookmarkEnd w:id="172"/>
      </w:ins>
    </w:p>
    <w:p>
      <w:pPr>
        <w:pStyle w:val="yShoulderClause"/>
        <w:rPr>
          <w:ins w:author="Open-Xml-PowerTools" w:id="6022" w:date="2000-01-01T00:00:00Z"/>
        </w:rPr>
      </w:pPr>
      <w:ins w:author="Open-Xml-PowerTools" w:id="6021" w:date="2000-01-01T00:00:00Z">
        <w:r>
          <w:t>[r. 41]</w:t>
        </w:r>
      </w:ins>
    </w:p>
    <w:p>
      <w:pPr>
        <w:pStyle w:val="yHeading5"/>
        <w:rPr>
          <w:ins w:author="Open-Xml-PowerTools" w:id="6029" w:date="2000-01-01T00:00:00Z"/>
          <w:rStyle w:val="CharSDivText"/>
        </w:rPr>
      </w:pPr>
      <w:ins w:author="Open-Xml-PowerTools" w:id="6023" w:date="2000-01-01T00:00:00Z">
        <w:bookmarkStart w:id="173" w:name="_Toc97638638"/>
      </w:ins>
      <w:ins w:author="Open-Xml-PowerTools" w:id="6024" w:date="2000-01-01T00:00:00Z">
        <w:r>
          <w:rPr>
            <w:rStyle w:val="CharSClsNo"/>
          </w:rPr>
          <w:t>1</w:t>
        </w:r>
      </w:ins>
      <w:ins w:author="Open-Xml-PowerTools" w:id="6025" w:date="2000-01-01T00:00:00Z">
        <w:r>
          <w:t>.</w:t>
        </w:r>
      </w:ins>
      <w:ins w:author="Open-Xml-PowerTools" w:id="6026" w:date="2000-01-01T00:00:00Z">
        <w:r>
          <w:tab/>
        </w:r>
      </w:ins>
      <w:ins w:author="Open-Xml-PowerTools" w:id="6027" w:date="2000-01-01T00:00:00Z">
        <w:r>
          <w:rPr>
            <w:rStyle w:val="CharSDivText"/>
          </w:rPr>
          <w:t>Areas where building permit not required for certain work</w:t>
        </w:r>
      </w:ins>
      <w:ins w:author="Open-Xml-PowerTools" w:id="6028" w:date="2000-01-01T00:00:00Z">
        <w:bookmarkEnd w:id="173"/>
      </w:ins>
    </w:p>
    <w:p>
      <w:pPr>
        <w:pStyle w:val="yTHeadingNAm"/>
        <w:rPr>
          <w:ins w:author="Open-Xml-PowerTools" w:id="6031" w:date="2000-01-01T00:00:00Z"/>
        </w:rPr>
      </w:pPr>
      <w:ins w:author="Open-Xml-PowerTools" w:id="6030" w:date="2000-01-01T00:00:00Z">
        <w:r>
          <w:t>Table</w:t>
        </w:r>
      </w:ins>
    </w:p>
    <w:tbl>
      <w:tblPr>
        <w:tblW w:w="71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
      <w:tblGrid>
        <w:gridCol w:w="1767"/>
        <w:gridCol w:w="2627"/>
        <w:gridCol w:w="2731"/>
      </w:tblGrid>
      <w:tr>
        <w:trPr>
          <w:tblHeader/>
          <w:ins w:author="Open-Xml-PowerTools" w:id="6032" w:date="2000-01-01T00:00:00Z"/>
        </w:trPr>
        <w:tc>
          <w:tcPr>
            <w:tcW w:w="1767" w:type="dxa"/>
            <w:tcBorders>
              <w:bottom w:val="single" w:sz="4" w:space="0" w:color="auto"/>
            </w:tcBorders>
          </w:tcPr>
          <w:p>
            <w:pPr>
              <w:pStyle w:val="yTableNAm"/>
              <w:spacing w:before="110"/>
              <w:rPr>
                <w:ins w:author="Open-Xml-PowerTools" w:id="6034" w:date="2000-01-01T00:00:00Z"/>
                <w:b/>
                <w:bCs/>
                <w:szCs w:val="22"/>
              </w:rPr>
            </w:pPr>
            <w:ins w:author="Open-Xml-PowerTools" w:id="6033" w:date="2000-01-01T00:00:00Z">
              <w:r>
                <w:rPr>
                  <w:b/>
                  <w:bCs/>
                  <w:szCs w:val="22"/>
                </w:rPr>
                <w:t>Column 1</w:t>
              </w:r>
            </w:ins>
          </w:p>
          <w:p>
            <w:pPr>
              <w:pStyle w:val="yTableNAm"/>
              <w:spacing w:before="110"/>
              <w:rPr>
                <w:ins w:author="Open-Xml-PowerTools" w:id="6036" w:date="2000-01-01T00:00:00Z"/>
                <w:b/>
                <w:bCs/>
                <w:szCs w:val="22"/>
              </w:rPr>
            </w:pPr>
            <w:ins w:author="Open-Xml-PowerTools" w:id="6035" w:date="2000-01-01T00:00:00Z">
              <w:r>
                <w:rPr>
                  <w:b/>
                  <w:bCs/>
                  <w:szCs w:val="22"/>
                </w:rPr>
                <w:t>Local government district</w:t>
              </w:r>
            </w:ins>
          </w:p>
        </w:tc>
        <w:tc>
          <w:tcPr>
            <w:tcW w:w="2627" w:type="dxa"/>
            <w:tcBorders>
              <w:bottom w:val="single" w:sz="4" w:space="0" w:color="auto"/>
            </w:tcBorders>
          </w:tcPr>
          <w:p>
            <w:pPr>
              <w:pStyle w:val="yTableNAm"/>
              <w:spacing w:before="110"/>
              <w:rPr>
                <w:ins w:author="Open-Xml-PowerTools" w:id="6038" w:date="2000-01-01T00:00:00Z"/>
                <w:b/>
                <w:bCs/>
                <w:szCs w:val="22"/>
              </w:rPr>
            </w:pPr>
            <w:ins w:author="Open-Xml-PowerTools" w:id="6037" w:date="2000-01-01T00:00:00Z">
              <w:r>
                <w:rPr>
                  <w:b/>
                  <w:bCs/>
                  <w:szCs w:val="22"/>
                </w:rPr>
                <w:t>Column 2</w:t>
              </w:r>
            </w:ins>
          </w:p>
          <w:p>
            <w:pPr>
              <w:pStyle w:val="yTableNAm"/>
              <w:spacing w:before="110"/>
              <w:rPr>
                <w:ins w:author="Open-Xml-PowerTools" w:id="6040" w:date="2000-01-01T00:00:00Z"/>
                <w:b/>
                <w:bCs/>
                <w:szCs w:val="22"/>
              </w:rPr>
            </w:pPr>
            <w:ins w:author="Open-Xml-PowerTools" w:id="6039" w:date="2000-01-01T00:00:00Z">
              <w:r>
                <w:rPr>
                  <w:b/>
                  <w:bCs/>
                  <w:szCs w:val="22"/>
                </w:rPr>
                <w:t>Area where building permit not required for building work for Class 10 building or incidental structure</w:t>
              </w:r>
            </w:ins>
          </w:p>
        </w:tc>
        <w:tc>
          <w:tcPr>
            <w:tcW w:w="2731" w:type="dxa"/>
            <w:tcBorders>
              <w:bottom w:val="single" w:sz="4" w:space="0" w:color="auto"/>
            </w:tcBorders>
          </w:tcPr>
          <w:p>
            <w:pPr>
              <w:pStyle w:val="yTableNAm"/>
              <w:spacing w:before="110"/>
              <w:rPr>
                <w:ins w:author="Open-Xml-PowerTools" w:id="6042" w:date="2000-01-01T00:00:00Z"/>
                <w:b/>
                <w:bCs/>
                <w:szCs w:val="22"/>
              </w:rPr>
            </w:pPr>
            <w:ins w:author="Open-Xml-PowerTools" w:id="6041" w:date="2000-01-01T00:00:00Z">
              <w:r>
                <w:rPr>
                  <w:b/>
                  <w:bCs/>
                  <w:szCs w:val="22"/>
                </w:rPr>
                <w:t>Column 3</w:t>
              </w:r>
            </w:ins>
          </w:p>
          <w:p>
            <w:pPr>
              <w:pStyle w:val="yTableNAm"/>
              <w:spacing w:before="110"/>
              <w:rPr>
                <w:ins w:author="Open-Xml-PowerTools" w:id="6044" w:date="2000-01-01T00:00:00Z"/>
                <w:b/>
                <w:bCs/>
                <w:szCs w:val="22"/>
              </w:rPr>
            </w:pPr>
            <w:ins w:author="Open-Xml-PowerTools" w:id="6043" w:date="2000-01-01T00:00:00Z">
              <w:r>
                <w:rPr>
                  <w:b/>
                  <w:bCs/>
                  <w:szCs w:val="22"/>
                </w:rPr>
                <w:t>Area where building permit not required for building work for building other than Class 10 building or incidental structure</w:t>
              </w:r>
            </w:ins>
          </w:p>
        </w:tc>
      </w:tr>
      <w:tr>
        <w:trPr>
          <w:cantSplit/>
          <w:ins w:author="Open-Xml-PowerTools" w:id="6045" w:date="2000-01-01T00:00:00Z"/>
        </w:trPr>
        <w:tc>
          <w:tcPr>
            <w:tcW w:w="1767" w:type="dxa"/>
            <w:tcBorders>
              <w:top w:val="nil"/>
              <w:bottom w:val="single" w:sz="4" w:space="0" w:color="auto"/>
            </w:tcBorders>
          </w:tcPr>
          <w:p>
            <w:pPr>
              <w:pStyle w:val="yTableNAm"/>
              <w:spacing w:before="110"/>
              <w:rPr>
                <w:ins w:author="Open-Xml-PowerTools" w:id="6049" w:date="2000-01-01T00:00:00Z"/>
                <w:szCs w:val="22"/>
              </w:rPr>
            </w:pPr>
            <w:ins w:author="Open-Xml-PowerTools" w:id="6046" w:date="2000-01-01T00:00:00Z">
              <w:r>
                <w:rPr>
                  <w:szCs w:val="22"/>
                </w:rPr>
                <w:t>Broomehill</w:t>
              </w:r>
            </w:ins>
            <w:ins w:author="Open-Xml-PowerTools" w:id="6047" w:date="2000-01-01T00:00:00Z">
              <w:r>
                <w:rPr>
                  <w:szCs w:val="22"/>
                </w:rPr>
                <w:noBreakHyphen/>
              </w:r>
            </w:ins>
            <w:ins w:author="Open-Xml-PowerTools" w:id="6048" w:date="2000-01-01T00:00:00Z">
              <w:r>
                <w:rPr>
                  <w:szCs w:val="22"/>
                </w:rPr>
                <w:br/>
                <w:t>Tambellup</w:t>
              </w:r>
            </w:ins>
          </w:p>
        </w:tc>
        <w:tc>
          <w:tcPr>
            <w:tcW w:w="2627" w:type="dxa"/>
            <w:tcBorders>
              <w:top w:val="nil"/>
              <w:bottom w:val="single" w:sz="4" w:space="0" w:color="auto"/>
            </w:tcBorders>
          </w:tcPr>
          <w:p>
            <w:pPr>
              <w:pStyle w:val="yTableNAm"/>
              <w:rPr>
                <w:ins w:author="Open-Xml-PowerTools" w:id="6051" w:date="2000-01-01T00:00:00Z"/>
                <w:szCs w:val="22"/>
              </w:rPr>
            </w:pPr>
            <w:ins w:author="Open-Xml-PowerTools" w:id="6050" w:date="2000-01-01T00:00:00Z">
              <w:r>
                <w:rPr>
                  <w:szCs w:val="22"/>
                </w:rPr>
                <w:t xml:space="preserve">Whole district other than — </w:t>
              </w:r>
            </w:ins>
          </w:p>
          <w:p>
            <w:pPr>
              <w:pStyle w:val="yTableNAm"/>
              <w:tabs>
                <w:tab w:val="clear" w:pos="567"/>
                <w:tab w:val="left" w:pos="459"/>
              </w:tabs>
              <w:spacing w:before="80"/>
              <w:ind w:left="459" w:hanging="459"/>
              <w:rPr>
                <w:ins w:author="Open-Xml-PowerTools" w:id="6054" w:date="2000-01-01T00:00:00Z"/>
                <w:szCs w:val="22"/>
              </w:rPr>
            </w:pPr>
            <w:ins w:author="Open-Xml-PowerTools" w:id="6052" w:date="2000-01-01T00:00:00Z">
              <w:r>
                <w:rPr>
                  <w:szCs w:val="22"/>
                </w:rPr>
                <w:t>(a)</w:t>
              </w:r>
            </w:ins>
            <w:ins w:author="Open-Xml-PowerTools" w:id="6053" w:date="2000-01-01T00:00:00Z">
              <w:r>
                <w:rPr>
                  <w:szCs w:val="22"/>
                </w:rPr>
                <w:tab/>
                <w:t>townsites;</w:t>
              </w:r>
            </w:ins>
          </w:p>
          <w:p>
            <w:pPr>
              <w:pStyle w:val="yTableNAm"/>
              <w:tabs>
                <w:tab w:val="clear" w:pos="567"/>
                <w:tab w:val="left" w:pos="459"/>
              </w:tabs>
              <w:spacing w:before="80"/>
              <w:ind w:left="459" w:hanging="459"/>
              <w:rPr>
                <w:ins w:author="Open-Xml-PowerTools" w:id="6057" w:date="2000-01-01T00:00:00Z"/>
                <w:szCs w:val="22"/>
              </w:rPr>
            </w:pPr>
            <w:ins w:author="Open-Xml-PowerTools" w:id="6055" w:date="2000-01-01T00:00:00Z">
              <w:r>
                <w:rPr>
                  <w:szCs w:val="22"/>
                </w:rPr>
                <w:t>(b)</w:t>
              </w:r>
            </w:ins>
            <w:ins w:author="Open-Xml-PowerTools" w:id="6056" w:date="2000-01-01T00:00:00Z">
              <w:r>
                <w:rPr>
                  <w:szCs w:val="22"/>
                </w:rPr>
                <w:tab/>
                <w:t>Broomehill Suburban Lots 362, 363, 372 to 423, 427 to 432, 438, 445, 446, 603 to 605, 609 and 610;</w:t>
              </w:r>
            </w:ins>
          </w:p>
          <w:p>
            <w:pPr>
              <w:pStyle w:val="yTableNAm"/>
              <w:tabs>
                <w:tab w:val="clear" w:pos="567"/>
                <w:tab w:val="left" w:pos="459"/>
              </w:tabs>
              <w:spacing w:before="80"/>
              <w:ind w:left="459" w:hanging="459"/>
              <w:rPr>
                <w:ins w:author="Open-Xml-PowerTools" w:id="6060" w:date="2000-01-01T00:00:00Z"/>
                <w:szCs w:val="22"/>
              </w:rPr>
            </w:pPr>
            <w:ins w:author="Open-Xml-PowerTools" w:id="6058" w:date="2000-01-01T00:00:00Z">
              <w:r>
                <w:rPr>
                  <w:szCs w:val="22"/>
                </w:rPr>
                <w:t>(c)</w:t>
              </w:r>
            </w:ins>
            <w:ins w:author="Open-Xml-PowerTools" w:id="6059" w:date="2000-01-01T00:00:00Z">
              <w:r>
                <w:rPr>
                  <w:szCs w:val="22"/>
                </w:rPr>
                <w:tab/>
                <w:t>Lots 17 to 24 being portion of Kojonup Location 256;</w:t>
              </w:r>
            </w:ins>
          </w:p>
          <w:p>
            <w:pPr>
              <w:pStyle w:val="yTableNAm"/>
              <w:tabs>
                <w:tab w:val="clear" w:pos="567"/>
                <w:tab w:val="left" w:pos="459"/>
              </w:tabs>
              <w:spacing w:before="80"/>
              <w:ind w:left="459" w:hanging="459"/>
              <w:rPr>
                <w:ins w:author="Open-Xml-PowerTools" w:id="6063" w:date="2000-01-01T00:00:00Z"/>
                <w:szCs w:val="22"/>
              </w:rPr>
            </w:pPr>
            <w:ins w:author="Open-Xml-PowerTools" w:id="6061" w:date="2000-01-01T00:00:00Z">
              <w:r>
                <w:rPr>
                  <w:szCs w:val="22"/>
                </w:rPr>
                <w:t>(d)</w:t>
              </w:r>
            </w:ins>
            <w:ins w:author="Open-Xml-PowerTools" w:id="6062" w:date="2000-01-01T00:00:00Z">
              <w:r>
                <w:rPr>
                  <w:szCs w:val="22"/>
                </w:rPr>
                <w:tab/>
                <w:t>Kojonup Location 1671;</w:t>
              </w:r>
            </w:ins>
          </w:p>
          <w:p>
            <w:pPr>
              <w:pStyle w:val="yTableNAm"/>
              <w:tabs>
                <w:tab w:val="clear" w:pos="567"/>
                <w:tab w:val="left" w:pos="459"/>
              </w:tabs>
              <w:spacing w:before="80"/>
              <w:ind w:left="459" w:hanging="459"/>
              <w:rPr>
                <w:ins w:author="Open-Xml-PowerTools" w:id="6066" w:date="2000-01-01T00:00:00Z"/>
                <w:szCs w:val="22"/>
              </w:rPr>
            </w:pPr>
            <w:ins w:author="Open-Xml-PowerTools" w:id="6064" w:date="2000-01-01T00:00:00Z">
              <w:r>
                <w:rPr>
                  <w:szCs w:val="22"/>
                </w:rPr>
                <w:t>(e)</w:t>
              </w:r>
            </w:ins>
            <w:ins w:author="Open-Xml-PowerTools" w:id="6065" w:date="2000-01-01T00:00:00Z">
              <w:r>
                <w:rPr>
                  <w:szCs w:val="22"/>
                </w:rPr>
                <w:tab/>
                <w:t>Reserves 8163, 10285, 10431 and 17230;</w:t>
              </w:r>
            </w:ins>
          </w:p>
          <w:p>
            <w:pPr>
              <w:pStyle w:val="yTableNAm"/>
              <w:tabs>
                <w:tab w:val="clear" w:pos="567"/>
                <w:tab w:val="left" w:pos="459"/>
              </w:tabs>
              <w:spacing w:before="80"/>
              <w:ind w:left="459" w:hanging="459"/>
              <w:rPr>
                <w:ins w:author="Open-Xml-PowerTools" w:id="6069" w:date="2000-01-01T00:00:00Z"/>
                <w:szCs w:val="22"/>
              </w:rPr>
            </w:pPr>
            <w:ins w:author="Open-Xml-PowerTools" w:id="6067" w:date="2000-01-01T00:00:00Z">
              <w:r>
                <w:rPr>
                  <w:szCs w:val="22"/>
                </w:rPr>
                <w:t>(f)</w:t>
              </w:r>
            </w:ins>
            <w:ins w:author="Open-Xml-PowerTools" w:id="6068" w:date="2000-01-01T00:00:00Z">
              <w:r>
                <w:rPr>
                  <w:szCs w:val="22"/>
                </w:rPr>
                <w:tab/>
                <w:t>area that was district of Tambellup immediately before 1 July 2008</w:t>
              </w:r>
            </w:ins>
          </w:p>
        </w:tc>
        <w:tc>
          <w:tcPr>
            <w:tcW w:w="2731" w:type="dxa"/>
            <w:tcBorders>
              <w:top w:val="nil"/>
              <w:bottom w:val="single" w:sz="4" w:space="0" w:color="auto"/>
            </w:tcBorders>
          </w:tcPr>
          <w:p>
            <w:pPr>
              <w:pStyle w:val="yTableNAm"/>
              <w:spacing w:before="0"/>
              <w:rPr>
                <w:ins w:author="Open-Xml-PowerTools" w:id="6070" w:date="2000-01-01T00:00:00Z"/>
                <w:szCs w:val="22"/>
              </w:rPr>
            </w:pPr>
          </w:p>
        </w:tc>
      </w:tr>
      <w:tr>
        <w:trPr>
          <w:cantSplit/>
          <w:ins w:author="Open-Xml-PowerTools" w:id="6071" w:date="2000-01-01T00:00:00Z"/>
        </w:trPr>
        <w:tc>
          <w:tcPr>
            <w:tcW w:w="1767" w:type="dxa"/>
            <w:tcBorders>
              <w:top w:val="single" w:sz="4" w:space="0" w:color="auto"/>
            </w:tcBorders>
          </w:tcPr>
          <w:p>
            <w:pPr>
              <w:pStyle w:val="yTableNAm"/>
              <w:spacing w:before="110"/>
              <w:rPr>
                <w:ins w:author="Open-Xml-PowerTools" w:id="6073" w:date="2000-01-01T00:00:00Z"/>
                <w:szCs w:val="22"/>
              </w:rPr>
            </w:pPr>
            <w:ins w:author="Open-Xml-PowerTools" w:id="6072" w:date="2000-01-01T00:00:00Z">
              <w:r>
                <w:rPr>
                  <w:szCs w:val="22"/>
                </w:rPr>
                <w:lastRenderedPageBreak/>
                <w:t>Bruce Rock</w:t>
              </w:r>
            </w:ins>
          </w:p>
        </w:tc>
        <w:tc>
          <w:tcPr>
            <w:tcW w:w="2627" w:type="dxa"/>
            <w:tcBorders>
              <w:top w:val="single" w:sz="4" w:space="0" w:color="auto"/>
            </w:tcBorders>
          </w:tcPr>
          <w:p>
            <w:pPr>
              <w:pStyle w:val="yTableNAm"/>
              <w:spacing w:before="110"/>
              <w:rPr>
                <w:ins w:author="Open-Xml-PowerTools" w:id="6075" w:date="2000-01-01T00:00:00Z"/>
                <w:szCs w:val="22"/>
              </w:rPr>
            </w:pPr>
            <w:ins w:author="Open-Xml-PowerTools" w:id="6074" w:date="2000-01-01T00:00:00Z">
              <w:r>
                <w:rPr>
                  <w:szCs w:val="22"/>
                </w:rPr>
                <w:t>Whole district other than townsites</w:t>
              </w:r>
            </w:ins>
          </w:p>
        </w:tc>
        <w:tc>
          <w:tcPr>
            <w:tcW w:w="2731" w:type="dxa"/>
            <w:tcBorders>
              <w:top w:val="single" w:sz="4" w:space="0" w:color="auto"/>
            </w:tcBorders>
          </w:tcPr>
          <w:p>
            <w:pPr>
              <w:pStyle w:val="yTableNAm"/>
              <w:spacing w:before="110"/>
              <w:rPr>
                <w:ins w:author="Open-Xml-PowerTools" w:id="6076" w:date="2000-01-01T00:00:00Z"/>
                <w:szCs w:val="22"/>
              </w:rPr>
            </w:pPr>
          </w:p>
        </w:tc>
      </w:tr>
      <w:tr>
        <w:trPr>
          <w:cantSplit/>
          <w:ins w:author="Open-Xml-PowerTools" w:id="6077" w:date="2000-01-01T00:00:00Z"/>
        </w:trPr>
        <w:tc>
          <w:tcPr>
            <w:tcW w:w="1767" w:type="dxa"/>
          </w:tcPr>
          <w:p>
            <w:pPr>
              <w:pStyle w:val="yTableNAm"/>
              <w:spacing w:before="110"/>
              <w:rPr>
                <w:ins w:author="Open-Xml-PowerTools" w:id="6079" w:date="2000-01-01T00:00:00Z"/>
                <w:szCs w:val="22"/>
              </w:rPr>
            </w:pPr>
            <w:ins w:author="Open-Xml-PowerTools" w:id="6078" w:date="2000-01-01T00:00:00Z">
              <w:r>
                <w:rPr>
                  <w:szCs w:val="22"/>
                </w:rPr>
                <w:t>Carnarvon</w:t>
              </w:r>
            </w:ins>
          </w:p>
        </w:tc>
        <w:tc>
          <w:tcPr>
            <w:tcW w:w="2627" w:type="dxa"/>
          </w:tcPr>
          <w:p>
            <w:pPr>
              <w:pStyle w:val="yTableNAm"/>
              <w:spacing w:before="110"/>
              <w:rPr>
                <w:ins w:author="Open-Xml-PowerTools" w:id="6082" w:date="2000-01-01T00:00:00Z"/>
                <w:szCs w:val="22"/>
              </w:rPr>
            </w:pPr>
            <w:ins w:author="Open-Xml-PowerTools" w:id="6080" w:date="2000-01-01T00:00:00Z">
              <w:r>
                <w:rPr>
                  <w:szCs w:val="22"/>
                </w:rPr>
                <w:t>Gascoyne</w:t>
              </w:r>
            </w:ins>
            <w:ins w:author="Open-Xml-PowerTools" w:id="6081" w:date="2000-01-01T00:00:00Z">
              <w:r>
                <w:rPr>
                  <w:szCs w:val="22"/>
                </w:rPr>
                <w:noBreakHyphen/>
                <w:t>Minilya Ward</w:t>
              </w:r>
            </w:ins>
          </w:p>
        </w:tc>
        <w:tc>
          <w:tcPr>
            <w:tcW w:w="2731" w:type="dxa"/>
          </w:tcPr>
          <w:p>
            <w:pPr>
              <w:pStyle w:val="yTableNAm"/>
              <w:spacing w:before="110"/>
              <w:rPr>
                <w:ins w:author="Open-Xml-PowerTools" w:id="6083" w:date="2000-01-01T00:00:00Z"/>
                <w:szCs w:val="22"/>
              </w:rPr>
            </w:pPr>
          </w:p>
        </w:tc>
      </w:tr>
      <w:tr>
        <w:trPr>
          <w:cantSplit/>
          <w:ins w:author="Open-Xml-PowerTools" w:id="6084" w:date="2000-01-01T00:00:00Z"/>
        </w:trPr>
        <w:tc>
          <w:tcPr>
            <w:tcW w:w="1767" w:type="dxa"/>
          </w:tcPr>
          <w:p>
            <w:pPr>
              <w:pStyle w:val="yTableNAm"/>
              <w:rPr>
                <w:ins w:author="Open-Xml-PowerTools" w:id="6086" w:date="2000-01-01T00:00:00Z"/>
                <w:szCs w:val="22"/>
              </w:rPr>
            </w:pPr>
            <w:ins w:author="Open-Xml-PowerTools" w:id="6085" w:date="2000-01-01T00:00:00Z">
              <w:r>
                <w:rPr>
                  <w:szCs w:val="22"/>
                </w:rPr>
                <w:t>Corrigin</w:t>
              </w:r>
            </w:ins>
          </w:p>
        </w:tc>
        <w:tc>
          <w:tcPr>
            <w:tcW w:w="2627" w:type="dxa"/>
          </w:tcPr>
          <w:p>
            <w:pPr>
              <w:pStyle w:val="yTableNAm"/>
              <w:rPr>
                <w:ins w:author="Open-Xml-PowerTools" w:id="6088" w:date="2000-01-01T00:00:00Z"/>
                <w:szCs w:val="22"/>
              </w:rPr>
            </w:pPr>
            <w:ins w:author="Open-Xml-PowerTools" w:id="6087" w:date="2000-01-01T00:00:00Z">
              <w:r>
                <w:rPr>
                  <w:szCs w:val="22"/>
                </w:rPr>
                <w:t>Whole district other than townsite of Corrigin</w:t>
              </w:r>
            </w:ins>
          </w:p>
        </w:tc>
        <w:tc>
          <w:tcPr>
            <w:tcW w:w="2731" w:type="dxa"/>
          </w:tcPr>
          <w:p>
            <w:pPr>
              <w:pStyle w:val="yTableNAm"/>
              <w:rPr>
                <w:ins w:author="Open-Xml-PowerTools" w:id="6089" w:date="2000-01-01T00:00:00Z"/>
                <w:szCs w:val="22"/>
              </w:rPr>
            </w:pPr>
          </w:p>
        </w:tc>
      </w:tr>
      <w:tr>
        <w:trPr>
          <w:cantSplit/>
          <w:ins w:author="Open-Xml-PowerTools" w:id="6090" w:date="2000-01-01T00:00:00Z"/>
        </w:trPr>
        <w:tc>
          <w:tcPr>
            <w:tcW w:w="1767" w:type="dxa"/>
          </w:tcPr>
          <w:p>
            <w:pPr>
              <w:pStyle w:val="yTableNAm"/>
              <w:rPr>
                <w:ins w:author="Open-Xml-PowerTools" w:id="6092" w:date="2000-01-01T00:00:00Z"/>
                <w:szCs w:val="22"/>
              </w:rPr>
            </w:pPr>
            <w:ins w:author="Open-Xml-PowerTools" w:id="6091" w:date="2000-01-01T00:00:00Z">
              <w:r>
                <w:rPr>
                  <w:szCs w:val="22"/>
                </w:rPr>
                <w:t>Cranbrook</w:t>
              </w:r>
            </w:ins>
          </w:p>
        </w:tc>
        <w:tc>
          <w:tcPr>
            <w:tcW w:w="2627" w:type="dxa"/>
          </w:tcPr>
          <w:p>
            <w:pPr>
              <w:pStyle w:val="yTableNAm"/>
              <w:rPr>
                <w:ins w:author="Open-Xml-PowerTools" w:id="6094" w:date="2000-01-01T00:00:00Z"/>
                <w:szCs w:val="22"/>
              </w:rPr>
            </w:pPr>
            <w:ins w:author="Open-Xml-PowerTools" w:id="6093" w:date="2000-01-01T00:00:00Z">
              <w:r>
                <w:rPr>
                  <w:szCs w:val="22"/>
                </w:rPr>
                <w:t>Whole district other than townsites</w:t>
              </w:r>
            </w:ins>
          </w:p>
        </w:tc>
        <w:tc>
          <w:tcPr>
            <w:tcW w:w="2731" w:type="dxa"/>
          </w:tcPr>
          <w:p>
            <w:pPr>
              <w:pStyle w:val="yTableNAm"/>
              <w:rPr>
                <w:ins w:author="Open-Xml-PowerTools" w:id="6095" w:date="2000-01-01T00:00:00Z"/>
                <w:szCs w:val="22"/>
              </w:rPr>
            </w:pPr>
          </w:p>
        </w:tc>
      </w:tr>
      <w:tr>
        <w:trPr>
          <w:cantSplit/>
          <w:ins w:author="Open-Xml-PowerTools" w:id="6096" w:date="2000-01-01T00:00:00Z"/>
        </w:trPr>
        <w:tc>
          <w:tcPr>
            <w:tcW w:w="1767" w:type="dxa"/>
          </w:tcPr>
          <w:p>
            <w:pPr>
              <w:pStyle w:val="yTableNAm"/>
              <w:rPr>
                <w:ins w:author="Open-Xml-PowerTools" w:id="6098" w:date="2000-01-01T00:00:00Z"/>
                <w:szCs w:val="22"/>
              </w:rPr>
            </w:pPr>
            <w:ins w:author="Open-Xml-PowerTools" w:id="6097" w:date="2000-01-01T00:00:00Z">
              <w:r>
                <w:rPr>
                  <w:szCs w:val="22"/>
                </w:rPr>
                <w:t>Cue</w:t>
              </w:r>
            </w:ins>
          </w:p>
        </w:tc>
        <w:tc>
          <w:tcPr>
            <w:tcW w:w="2627" w:type="dxa"/>
          </w:tcPr>
          <w:p>
            <w:pPr>
              <w:pStyle w:val="yTableNAm"/>
              <w:rPr>
                <w:ins w:author="Open-Xml-PowerTools" w:id="6100" w:date="2000-01-01T00:00:00Z"/>
                <w:szCs w:val="22"/>
              </w:rPr>
            </w:pPr>
            <w:ins w:author="Open-Xml-PowerTools" w:id="6099" w:date="2000-01-01T00:00:00Z">
              <w:r>
                <w:rPr>
                  <w:szCs w:val="22"/>
                </w:rPr>
                <w:t>Whole district other than townsites</w:t>
              </w:r>
            </w:ins>
          </w:p>
        </w:tc>
        <w:tc>
          <w:tcPr>
            <w:tcW w:w="2731" w:type="dxa"/>
          </w:tcPr>
          <w:p>
            <w:pPr>
              <w:pStyle w:val="yTableNAm"/>
              <w:rPr>
                <w:ins w:author="Open-Xml-PowerTools" w:id="6101" w:date="2000-01-01T00:00:00Z"/>
                <w:szCs w:val="22"/>
              </w:rPr>
            </w:pPr>
          </w:p>
        </w:tc>
      </w:tr>
      <w:tr>
        <w:trPr>
          <w:cantSplit/>
          <w:ins w:author="Open-Xml-PowerTools" w:id="6102" w:date="2000-01-01T00:00:00Z"/>
        </w:trPr>
        <w:tc>
          <w:tcPr>
            <w:tcW w:w="1767" w:type="dxa"/>
          </w:tcPr>
          <w:p>
            <w:pPr>
              <w:pStyle w:val="yTableNAm"/>
              <w:rPr>
                <w:ins w:author="Open-Xml-PowerTools" w:id="6104" w:date="2000-01-01T00:00:00Z"/>
                <w:szCs w:val="22"/>
              </w:rPr>
            </w:pPr>
            <w:ins w:author="Open-Xml-PowerTools" w:id="6103" w:date="2000-01-01T00:00:00Z">
              <w:r>
                <w:rPr>
                  <w:szCs w:val="22"/>
                </w:rPr>
                <w:t>Cunderdin</w:t>
              </w:r>
            </w:ins>
          </w:p>
        </w:tc>
        <w:tc>
          <w:tcPr>
            <w:tcW w:w="2627" w:type="dxa"/>
          </w:tcPr>
          <w:p>
            <w:pPr>
              <w:pStyle w:val="yTableNAm"/>
              <w:rPr>
                <w:ins w:author="Open-Xml-PowerTools" w:id="6106" w:date="2000-01-01T00:00:00Z"/>
                <w:szCs w:val="22"/>
              </w:rPr>
            </w:pPr>
            <w:ins w:author="Open-Xml-PowerTools" w:id="6105" w:date="2000-01-01T00:00:00Z">
              <w:r>
                <w:rPr>
                  <w:szCs w:val="22"/>
                </w:rPr>
                <w:t>Whole district other than townsites</w:t>
              </w:r>
            </w:ins>
          </w:p>
        </w:tc>
        <w:tc>
          <w:tcPr>
            <w:tcW w:w="2731" w:type="dxa"/>
          </w:tcPr>
          <w:p>
            <w:pPr>
              <w:pStyle w:val="yTableNAm"/>
              <w:rPr>
                <w:ins w:author="Open-Xml-PowerTools" w:id="6107" w:date="2000-01-01T00:00:00Z"/>
                <w:szCs w:val="22"/>
              </w:rPr>
            </w:pPr>
          </w:p>
        </w:tc>
      </w:tr>
      <w:tr>
        <w:trPr>
          <w:cantSplit/>
          <w:ins w:author="Open-Xml-PowerTools" w:id="6108" w:date="2000-01-01T00:00:00Z"/>
        </w:trPr>
        <w:tc>
          <w:tcPr>
            <w:tcW w:w="1767" w:type="dxa"/>
          </w:tcPr>
          <w:p>
            <w:pPr>
              <w:pStyle w:val="yTableNAm"/>
              <w:rPr>
                <w:ins w:author="Open-Xml-PowerTools" w:id="6110" w:date="2000-01-01T00:00:00Z"/>
                <w:szCs w:val="22"/>
              </w:rPr>
            </w:pPr>
            <w:ins w:author="Open-Xml-PowerTools" w:id="6109" w:date="2000-01-01T00:00:00Z">
              <w:r>
                <w:rPr>
                  <w:szCs w:val="22"/>
                </w:rPr>
                <w:t>Dalwallinu</w:t>
              </w:r>
            </w:ins>
          </w:p>
        </w:tc>
        <w:tc>
          <w:tcPr>
            <w:tcW w:w="2627" w:type="dxa"/>
          </w:tcPr>
          <w:p>
            <w:pPr>
              <w:pStyle w:val="yTableNAm"/>
              <w:rPr>
                <w:ins w:author="Open-Xml-PowerTools" w:id="6112" w:date="2000-01-01T00:00:00Z"/>
                <w:szCs w:val="22"/>
              </w:rPr>
            </w:pPr>
            <w:ins w:author="Open-Xml-PowerTools" w:id="6111" w:date="2000-01-01T00:00:00Z">
              <w:r>
                <w:rPr>
                  <w:szCs w:val="22"/>
                </w:rPr>
                <w:t>Whole district other than townsites</w:t>
              </w:r>
            </w:ins>
          </w:p>
        </w:tc>
        <w:tc>
          <w:tcPr>
            <w:tcW w:w="2731" w:type="dxa"/>
          </w:tcPr>
          <w:p>
            <w:pPr>
              <w:pStyle w:val="yTableNAm"/>
              <w:rPr>
                <w:ins w:author="Open-Xml-PowerTools" w:id="6113" w:date="2000-01-01T00:00:00Z"/>
                <w:szCs w:val="22"/>
              </w:rPr>
            </w:pPr>
          </w:p>
        </w:tc>
      </w:tr>
      <w:tr>
        <w:trPr>
          <w:cantSplit/>
          <w:ins w:author="Open-Xml-PowerTools" w:id="6114" w:date="2000-01-01T00:00:00Z"/>
        </w:trPr>
        <w:tc>
          <w:tcPr>
            <w:tcW w:w="1767" w:type="dxa"/>
          </w:tcPr>
          <w:p>
            <w:pPr>
              <w:pStyle w:val="yTableNAm"/>
              <w:rPr>
                <w:ins w:author="Open-Xml-PowerTools" w:id="6116" w:date="2000-01-01T00:00:00Z"/>
                <w:szCs w:val="22"/>
              </w:rPr>
            </w:pPr>
            <w:ins w:author="Open-Xml-PowerTools" w:id="6115" w:date="2000-01-01T00:00:00Z">
              <w:r>
                <w:rPr>
                  <w:szCs w:val="22"/>
                </w:rPr>
                <w:t>Dandaragan</w:t>
              </w:r>
            </w:ins>
          </w:p>
        </w:tc>
        <w:tc>
          <w:tcPr>
            <w:tcW w:w="2627" w:type="dxa"/>
          </w:tcPr>
          <w:p>
            <w:pPr>
              <w:pStyle w:val="yTableNAm"/>
              <w:rPr>
                <w:ins w:author="Open-Xml-PowerTools" w:id="6118" w:date="2000-01-01T00:00:00Z"/>
                <w:szCs w:val="22"/>
              </w:rPr>
            </w:pPr>
            <w:ins w:author="Open-Xml-PowerTools" w:id="6117" w:date="2000-01-01T00:00:00Z">
              <w:r>
                <w:rPr>
                  <w:szCs w:val="22"/>
                </w:rPr>
                <w:t>Whole district other than townsites</w:t>
              </w:r>
            </w:ins>
          </w:p>
        </w:tc>
        <w:tc>
          <w:tcPr>
            <w:tcW w:w="2731" w:type="dxa"/>
          </w:tcPr>
          <w:p>
            <w:pPr>
              <w:pStyle w:val="yTableNAm"/>
              <w:rPr>
                <w:ins w:author="Open-Xml-PowerTools" w:id="6119" w:date="2000-01-01T00:00:00Z"/>
                <w:szCs w:val="22"/>
              </w:rPr>
            </w:pPr>
          </w:p>
        </w:tc>
      </w:tr>
      <w:tr>
        <w:trPr>
          <w:cantSplit/>
          <w:ins w:author="Open-Xml-PowerTools" w:id="6120" w:date="2000-01-01T00:00:00Z"/>
        </w:trPr>
        <w:tc>
          <w:tcPr>
            <w:tcW w:w="1767" w:type="dxa"/>
          </w:tcPr>
          <w:p>
            <w:pPr>
              <w:pStyle w:val="yTableNAm"/>
              <w:rPr>
                <w:ins w:author="Open-Xml-PowerTools" w:id="6123" w:date="2000-01-01T00:00:00Z"/>
                <w:szCs w:val="22"/>
              </w:rPr>
            </w:pPr>
            <w:ins w:author="Open-Xml-PowerTools" w:id="6121" w:date="2000-01-01T00:00:00Z">
              <w:r>
                <w:rPr>
                  <w:szCs w:val="22"/>
                </w:rPr>
                <w:t>Derby</w:t>
              </w:r>
            </w:ins>
            <w:ins w:author="Open-Xml-PowerTools" w:id="6122" w:date="2000-01-01T00:00:00Z">
              <w:r>
                <w:rPr>
                  <w:szCs w:val="22"/>
                </w:rPr>
                <w:noBreakHyphen/>
                <w:t>West Kimberley</w:t>
              </w:r>
            </w:ins>
          </w:p>
        </w:tc>
        <w:tc>
          <w:tcPr>
            <w:tcW w:w="2627" w:type="dxa"/>
          </w:tcPr>
          <w:p>
            <w:pPr>
              <w:pStyle w:val="yTableNAm"/>
              <w:rPr>
                <w:ins w:author="Open-Xml-PowerTools" w:id="6125" w:date="2000-01-01T00:00:00Z"/>
                <w:szCs w:val="22"/>
              </w:rPr>
            </w:pPr>
            <w:ins w:author="Open-Xml-PowerTools" w:id="6124" w:date="2000-01-01T00:00:00Z">
              <w:r>
                <w:rPr>
                  <w:szCs w:val="22"/>
                </w:rPr>
                <w:t>Whole district other than townsites</w:t>
              </w:r>
            </w:ins>
          </w:p>
        </w:tc>
        <w:tc>
          <w:tcPr>
            <w:tcW w:w="2731" w:type="dxa"/>
          </w:tcPr>
          <w:p>
            <w:pPr>
              <w:pStyle w:val="yTableNAm"/>
              <w:rPr>
                <w:ins w:author="Open-Xml-PowerTools" w:id="6126" w:date="2000-01-01T00:00:00Z"/>
                <w:szCs w:val="22"/>
              </w:rPr>
            </w:pPr>
          </w:p>
        </w:tc>
      </w:tr>
      <w:tr>
        <w:trPr>
          <w:cantSplit/>
          <w:ins w:author="Open-Xml-PowerTools" w:id="6127" w:date="2000-01-01T00:00:00Z"/>
        </w:trPr>
        <w:tc>
          <w:tcPr>
            <w:tcW w:w="1767" w:type="dxa"/>
          </w:tcPr>
          <w:p>
            <w:pPr>
              <w:pStyle w:val="yTableNAm"/>
              <w:rPr>
                <w:ins w:author="Open-Xml-PowerTools" w:id="6129" w:date="2000-01-01T00:00:00Z"/>
                <w:szCs w:val="22"/>
              </w:rPr>
            </w:pPr>
            <w:ins w:author="Open-Xml-PowerTools" w:id="6128" w:date="2000-01-01T00:00:00Z">
              <w:r>
                <w:rPr>
                  <w:szCs w:val="22"/>
                </w:rPr>
                <w:t>Dowerin</w:t>
              </w:r>
            </w:ins>
          </w:p>
        </w:tc>
        <w:tc>
          <w:tcPr>
            <w:tcW w:w="2627" w:type="dxa"/>
          </w:tcPr>
          <w:p>
            <w:pPr>
              <w:pStyle w:val="yTableNAm"/>
              <w:rPr>
                <w:ins w:author="Open-Xml-PowerTools" w:id="6131" w:date="2000-01-01T00:00:00Z"/>
                <w:szCs w:val="22"/>
              </w:rPr>
            </w:pPr>
            <w:ins w:author="Open-Xml-PowerTools" w:id="6130" w:date="2000-01-01T00:00:00Z">
              <w:r>
                <w:rPr>
                  <w:szCs w:val="22"/>
                </w:rPr>
                <w:t>Whole district other than townsites</w:t>
              </w:r>
            </w:ins>
          </w:p>
        </w:tc>
        <w:tc>
          <w:tcPr>
            <w:tcW w:w="2731" w:type="dxa"/>
          </w:tcPr>
          <w:p>
            <w:pPr>
              <w:pStyle w:val="yTableNAm"/>
              <w:rPr>
                <w:ins w:author="Open-Xml-PowerTools" w:id="6132" w:date="2000-01-01T00:00:00Z"/>
                <w:szCs w:val="22"/>
              </w:rPr>
            </w:pPr>
          </w:p>
        </w:tc>
      </w:tr>
      <w:tr>
        <w:trPr>
          <w:cantSplit/>
          <w:ins w:author="Open-Xml-PowerTools" w:id="6133" w:date="2000-01-01T00:00:00Z"/>
        </w:trPr>
        <w:tc>
          <w:tcPr>
            <w:tcW w:w="1767" w:type="dxa"/>
          </w:tcPr>
          <w:p>
            <w:pPr>
              <w:pStyle w:val="yTableNAm"/>
              <w:rPr>
                <w:ins w:author="Open-Xml-PowerTools" w:id="6135" w:date="2000-01-01T00:00:00Z"/>
                <w:szCs w:val="22"/>
              </w:rPr>
            </w:pPr>
            <w:ins w:author="Open-Xml-PowerTools" w:id="6134" w:date="2000-01-01T00:00:00Z">
              <w:r>
                <w:rPr>
                  <w:szCs w:val="22"/>
                </w:rPr>
                <w:t>Dumbleyung</w:t>
              </w:r>
            </w:ins>
          </w:p>
        </w:tc>
        <w:tc>
          <w:tcPr>
            <w:tcW w:w="2627" w:type="dxa"/>
          </w:tcPr>
          <w:p>
            <w:pPr>
              <w:pStyle w:val="yTableNAm"/>
              <w:rPr>
                <w:ins w:author="Open-Xml-PowerTools" w:id="6137" w:date="2000-01-01T00:00:00Z"/>
                <w:szCs w:val="22"/>
              </w:rPr>
            </w:pPr>
            <w:ins w:author="Open-Xml-PowerTools" w:id="6136" w:date="2000-01-01T00:00:00Z">
              <w:r>
                <w:rPr>
                  <w:szCs w:val="22"/>
                </w:rPr>
                <w:t>Whole district other than townsites of Dumbleyung, Kukerin</w:t>
              </w:r>
            </w:ins>
          </w:p>
        </w:tc>
        <w:tc>
          <w:tcPr>
            <w:tcW w:w="2731" w:type="dxa"/>
          </w:tcPr>
          <w:p>
            <w:pPr>
              <w:pStyle w:val="yTableNAm"/>
              <w:rPr>
                <w:ins w:author="Open-Xml-PowerTools" w:id="6138" w:date="2000-01-01T00:00:00Z"/>
                <w:szCs w:val="22"/>
              </w:rPr>
            </w:pPr>
          </w:p>
        </w:tc>
      </w:tr>
      <w:tr>
        <w:trPr>
          <w:cantSplit/>
          <w:ins w:author="Open-Xml-PowerTools" w:id="6139" w:date="2000-01-01T00:00:00Z"/>
        </w:trPr>
        <w:tc>
          <w:tcPr>
            <w:tcW w:w="1767" w:type="dxa"/>
          </w:tcPr>
          <w:p>
            <w:pPr>
              <w:pStyle w:val="yTableNAm"/>
              <w:spacing w:before="110"/>
              <w:rPr>
                <w:ins w:author="Open-Xml-PowerTools" w:id="6141" w:date="2000-01-01T00:00:00Z"/>
                <w:szCs w:val="22"/>
              </w:rPr>
            </w:pPr>
            <w:ins w:author="Open-Xml-PowerTools" w:id="6140" w:date="2000-01-01T00:00:00Z">
              <w:r>
                <w:rPr>
                  <w:szCs w:val="22"/>
                </w:rPr>
                <w:lastRenderedPageBreak/>
                <w:t>Esperance</w:t>
              </w:r>
            </w:ins>
          </w:p>
        </w:tc>
        <w:tc>
          <w:tcPr>
            <w:tcW w:w="2627" w:type="dxa"/>
          </w:tcPr>
          <w:p>
            <w:pPr>
              <w:pStyle w:val="yTableNAm"/>
              <w:spacing w:before="110"/>
              <w:rPr>
                <w:ins w:author="Open-Xml-PowerTools" w:id="6143" w:date="2000-01-01T00:00:00Z"/>
                <w:szCs w:val="22"/>
              </w:rPr>
            </w:pPr>
            <w:ins w:author="Open-Xml-PowerTools" w:id="6142" w:date="2000-01-01T00:00:00Z">
              <w:r>
                <w:rPr>
                  <w:szCs w:val="22"/>
                </w:rPr>
                <w:t xml:space="preserve">Whole district other than — </w:t>
              </w:r>
            </w:ins>
          </w:p>
          <w:p>
            <w:pPr>
              <w:pStyle w:val="yTableNAm"/>
              <w:tabs>
                <w:tab w:val="clear" w:pos="567"/>
                <w:tab w:val="left" w:pos="459"/>
              </w:tabs>
              <w:spacing w:before="80"/>
              <w:ind w:left="459" w:hanging="459"/>
              <w:rPr>
                <w:ins w:author="Open-Xml-PowerTools" w:id="6146" w:date="2000-01-01T00:00:00Z"/>
                <w:szCs w:val="22"/>
              </w:rPr>
            </w:pPr>
            <w:ins w:author="Open-Xml-PowerTools" w:id="6144" w:date="2000-01-01T00:00:00Z">
              <w:r>
                <w:rPr>
                  <w:szCs w:val="22"/>
                </w:rPr>
                <w:t>(a)</w:t>
              </w:r>
            </w:ins>
            <w:ins w:author="Open-Xml-PowerTools" w:id="6145" w:date="2000-01-01T00:00:00Z">
              <w:r>
                <w:rPr>
                  <w:szCs w:val="22"/>
                </w:rPr>
                <w:tab/>
                <w:t>townsites;</w:t>
              </w:r>
            </w:ins>
          </w:p>
          <w:p>
            <w:pPr>
              <w:pStyle w:val="yTableNAm"/>
              <w:tabs>
                <w:tab w:val="clear" w:pos="567"/>
                <w:tab w:val="left" w:pos="459"/>
              </w:tabs>
              <w:spacing w:before="80"/>
              <w:ind w:left="459" w:hanging="459"/>
              <w:rPr>
                <w:ins w:author="Open-Xml-PowerTools" w:id="6149" w:date="2000-01-01T00:00:00Z"/>
                <w:szCs w:val="22"/>
              </w:rPr>
            </w:pPr>
            <w:ins w:author="Open-Xml-PowerTools" w:id="6147" w:date="2000-01-01T00:00:00Z">
              <w:r>
                <w:rPr>
                  <w:szCs w:val="22"/>
                </w:rPr>
                <w:t>(b)</w:t>
              </w:r>
            </w:ins>
            <w:ins w:author="Open-Xml-PowerTools" w:id="6148" w:date="2000-01-01T00:00:00Z">
              <w:r>
                <w:rPr>
                  <w:szCs w:val="22"/>
                </w:rPr>
                <w:tab/>
                <w:t>lots measuring 10 ha or less</w:t>
              </w:r>
            </w:ins>
          </w:p>
        </w:tc>
        <w:tc>
          <w:tcPr>
            <w:tcW w:w="2731" w:type="dxa"/>
          </w:tcPr>
          <w:p>
            <w:pPr>
              <w:pStyle w:val="yTableNAm"/>
              <w:spacing w:before="110"/>
              <w:rPr>
                <w:ins w:author="Open-Xml-PowerTools" w:id="6150" w:date="2000-01-01T00:00:00Z"/>
                <w:szCs w:val="22"/>
              </w:rPr>
            </w:pPr>
          </w:p>
        </w:tc>
      </w:tr>
      <w:tr>
        <w:trPr>
          <w:cantSplit/>
          <w:ins w:author="Open-Xml-PowerTools" w:id="6151" w:date="2000-01-01T00:00:00Z"/>
        </w:trPr>
        <w:tc>
          <w:tcPr>
            <w:tcW w:w="1767" w:type="dxa"/>
          </w:tcPr>
          <w:p>
            <w:pPr>
              <w:pStyle w:val="yTableNAm"/>
              <w:spacing w:before="110"/>
              <w:rPr>
                <w:ins w:author="Open-Xml-PowerTools" w:id="6153" w:date="2000-01-01T00:00:00Z"/>
                <w:szCs w:val="22"/>
              </w:rPr>
            </w:pPr>
            <w:ins w:author="Open-Xml-PowerTools" w:id="6152" w:date="2000-01-01T00:00:00Z">
              <w:r>
                <w:rPr>
                  <w:szCs w:val="22"/>
                </w:rPr>
                <w:t>Gnowangerup</w:t>
              </w:r>
            </w:ins>
          </w:p>
        </w:tc>
        <w:tc>
          <w:tcPr>
            <w:tcW w:w="2627" w:type="dxa"/>
          </w:tcPr>
          <w:p>
            <w:pPr>
              <w:pStyle w:val="yTableNAm"/>
              <w:spacing w:before="110"/>
              <w:rPr>
                <w:ins w:author="Open-Xml-PowerTools" w:id="6155" w:date="2000-01-01T00:00:00Z"/>
                <w:szCs w:val="22"/>
              </w:rPr>
            </w:pPr>
            <w:ins w:author="Open-Xml-PowerTools" w:id="6154" w:date="2000-01-01T00:00:00Z">
              <w:r>
                <w:rPr>
                  <w:szCs w:val="22"/>
                </w:rPr>
                <w:t>Whole district other than townsites</w:t>
              </w:r>
            </w:ins>
          </w:p>
        </w:tc>
        <w:tc>
          <w:tcPr>
            <w:tcW w:w="2731" w:type="dxa"/>
          </w:tcPr>
          <w:p>
            <w:pPr>
              <w:pStyle w:val="yTableNAm"/>
              <w:spacing w:before="110"/>
              <w:rPr>
                <w:ins w:author="Open-Xml-PowerTools" w:id="6156" w:date="2000-01-01T00:00:00Z"/>
                <w:szCs w:val="22"/>
              </w:rPr>
            </w:pPr>
          </w:p>
        </w:tc>
      </w:tr>
      <w:tr>
        <w:trPr>
          <w:cantSplit/>
          <w:ins w:author="Open-Xml-PowerTools" w:id="6157" w:date="2000-01-01T00:00:00Z"/>
        </w:trPr>
        <w:tc>
          <w:tcPr>
            <w:tcW w:w="1767" w:type="dxa"/>
          </w:tcPr>
          <w:p>
            <w:pPr>
              <w:pStyle w:val="yTableNAm"/>
              <w:spacing w:before="110"/>
              <w:rPr>
                <w:ins w:author="Open-Xml-PowerTools" w:id="6159" w:date="2000-01-01T00:00:00Z"/>
                <w:szCs w:val="22"/>
              </w:rPr>
            </w:pPr>
            <w:ins w:author="Open-Xml-PowerTools" w:id="6158" w:date="2000-01-01T00:00:00Z">
              <w:r>
                <w:rPr>
                  <w:szCs w:val="22"/>
                </w:rPr>
                <w:t>Greater Geraldton</w:t>
              </w:r>
            </w:ins>
          </w:p>
        </w:tc>
        <w:tc>
          <w:tcPr>
            <w:tcW w:w="2627" w:type="dxa"/>
          </w:tcPr>
          <w:p>
            <w:pPr>
              <w:pStyle w:val="yTableNAm"/>
              <w:spacing w:before="110"/>
              <w:rPr>
                <w:ins w:author="Open-Xml-PowerTools" w:id="6161" w:date="2000-01-01T00:00:00Z"/>
                <w:szCs w:val="22"/>
              </w:rPr>
            </w:pPr>
            <w:ins w:author="Open-Xml-PowerTools" w:id="6160" w:date="2000-01-01T00:00:00Z">
              <w:r>
                <w:rPr>
                  <w:szCs w:val="22"/>
                </w:rPr>
                <w:t>Mullewa Ward other than townsites</w:t>
              </w:r>
            </w:ins>
          </w:p>
        </w:tc>
        <w:tc>
          <w:tcPr>
            <w:tcW w:w="2731" w:type="dxa"/>
          </w:tcPr>
          <w:p>
            <w:pPr>
              <w:pStyle w:val="yTableNAm"/>
              <w:spacing w:before="110"/>
              <w:rPr>
                <w:ins w:author="Open-Xml-PowerTools" w:id="6162" w:date="2000-01-01T00:00:00Z"/>
                <w:szCs w:val="22"/>
              </w:rPr>
            </w:pPr>
          </w:p>
        </w:tc>
      </w:tr>
      <w:tr>
        <w:trPr>
          <w:cantSplit/>
          <w:ins w:author="Open-Xml-PowerTools" w:id="6163" w:date="2000-01-01T00:00:00Z"/>
        </w:trPr>
        <w:tc>
          <w:tcPr>
            <w:tcW w:w="1767" w:type="dxa"/>
          </w:tcPr>
          <w:p>
            <w:pPr>
              <w:pStyle w:val="yTableNAm"/>
              <w:spacing w:before="110"/>
              <w:rPr>
                <w:ins w:author="Open-Xml-PowerTools" w:id="6165" w:date="2000-01-01T00:00:00Z"/>
                <w:szCs w:val="22"/>
              </w:rPr>
            </w:pPr>
            <w:ins w:author="Open-Xml-PowerTools" w:id="6164" w:date="2000-01-01T00:00:00Z">
              <w:r>
                <w:rPr>
                  <w:szCs w:val="22"/>
                </w:rPr>
                <w:t>Jerramungup</w:t>
              </w:r>
            </w:ins>
          </w:p>
        </w:tc>
        <w:tc>
          <w:tcPr>
            <w:tcW w:w="2627" w:type="dxa"/>
          </w:tcPr>
          <w:p>
            <w:pPr>
              <w:pStyle w:val="yTableNAm"/>
              <w:spacing w:before="110"/>
              <w:rPr>
                <w:ins w:author="Open-Xml-PowerTools" w:id="6167" w:date="2000-01-01T00:00:00Z"/>
                <w:szCs w:val="22"/>
              </w:rPr>
            </w:pPr>
            <w:ins w:author="Open-Xml-PowerTools" w:id="6166" w:date="2000-01-01T00:00:00Z">
              <w:r>
                <w:rPr>
                  <w:szCs w:val="22"/>
                </w:rPr>
                <w:t>Areas zoned rural by a local planning scheme</w:t>
              </w:r>
            </w:ins>
          </w:p>
        </w:tc>
        <w:tc>
          <w:tcPr>
            <w:tcW w:w="2731" w:type="dxa"/>
          </w:tcPr>
          <w:p>
            <w:pPr>
              <w:pStyle w:val="yTableNAm"/>
              <w:spacing w:before="110"/>
              <w:rPr>
                <w:ins w:author="Open-Xml-PowerTools" w:id="6168" w:date="2000-01-01T00:00:00Z"/>
                <w:szCs w:val="22"/>
              </w:rPr>
            </w:pPr>
          </w:p>
        </w:tc>
      </w:tr>
      <w:tr>
        <w:trPr>
          <w:cantSplit/>
          <w:ins w:author="Open-Xml-PowerTools" w:id="6169" w:date="2000-01-01T00:00:00Z"/>
        </w:trPr>
        <w:tc>
          <w:tcPr>
            <w:tcW w:w="1767" w:type="dxa"/>
          </w:tcPr>
          <w:p>
            <w:pPr>
              <w:pStyle w:val="yTableNAm"/>
              <w:spacing w:before="110"/>
              <w:rPr>
                <w:ins w:author="Open-Xml-PowerTools" w:id="6171" w:date="2000-01-01T00:00:00Z"/>
                <w:szCs w:val="22"/>
              </w:rPr>
            </w:pPr>
            <w:ins w:author="Open-Xml-PowerTools" w:id="6170" w:date="2000-01-01T00:00:00Z">
              <w:r>
                <w:rPr>
                  <w:szCs w:val="22"/>
                </w:rPr>
                <w:t>Kellerberrin</w:t>
              </w:r>
            </w:ins>
          </w:p>
        </w:tc>
        <w:tc>
          <w:tcPr>
            <w:tcW w:w="2627" w:type="dxa"/>
          </w:tcPr>
          <w:p>
            <w:pPr>
              <w:pStyle w:val="yTableNAm"/>
              <w:spacing w:before="110"/>
              <w:rPr>
                <w:ins w:author="Open-Xml-PowerTools" w:id="6173" w:date="2000-01-01T00:00:00Z"/>
                <w:szCs w:val="22"/>
              </w:rPr>
            </w:pPr>
            <w:ins w:author="Open-Xml-PowerTools" w:id="6172" w:date="2000-01-01T00:00:00Z">
              <w:r>
                <w:rPr>
                  <w:szCs w:val="22"/>
                </w:rPr>
                <w:t>Whole district other than townsites of Kellerberrin, Doodlakine and Baandee</w:t>
              </w:r>
            </w:ins>
          </w:p>
        </w:tc>
        <w:tc>
          <w:tcPr>
            <w:tcW w:w="2731" w:type="dxa"/>
          </w:tcPr>
          <w:p>
            <w:pPr>
              <w:pStyle w:val="yTableNAm"/>
              <w:spacing w:before="110"/>
              <w:rPr>
                <w:ins w:author="Open-Xml-PowerTools" w:id="6174" w:date="2000-01-01T00:00:00Z"/>
                <w:szCs w:val="22"/>
              </w:rPr>
            </w:pPr>
          </w:p>
        </w:tc>
      </w:tr>
      <w:tr>
        <w:trPr>
          <w:cantSplit/>
          <w:ins w:author="Open-Xml-PowerTools" w:id="6175" w:date="2000-01-01T00:00:00Z"/>
        </w:trPr>
        <w:tc>
          <w:tcPr>
            <w:tcW w:w="1767" w:type="dxa"/>
          </w:tcPr>
          <w:p>
            <w:pPr>
              <w:pStyle w:val="yTableNAm"/>
              <w:spacing w:before="110"/>
              <w:rPr>
                <w:ins w:author="Open-Xml-PowerTools" w:id="6177" w:date="2000-01-01T00:00:00Z"/>
                <w:szCs w:val="22"/>
              </w:rPr>
            </w:pPr>
            <w:ins w:author="Open-Xml-PowerTools" w:id="6176" w:date="2000-01-01T00:00:00Z">
              <w:r>
                <w:rPr>
                  <w:szCs w:val="22"/>
                </w:rPr>
                <w:t>Kent</w:t>
              </w:r>
            </w:ins>
          </w:p>
        </w:tc>
        <w:tc>
          <w:tcPr>
            <w:tcW w:w="2627" w:type="dxa"/>
          </w:tcPr>
          <w:p>
            <w:pPr>
              <w:pStyle w:val="yTableNAm"/>
              <w:spacing w:before="110"/>
              <w:rPr>
                <w:ins w:author="Open-Xml-PowerTools" w:id="6179" w:date="2000-01-01T00:00:00Z"/>
                <w:szCs w:val="22"/>
              </w:rPr>
            </w:pPr>
            <w:ins w:author="Open-Xml-PowerTools" w:id="6178" w:date="2000-01-01T00:00:00Z">
              <w:r>
                <w:rPr>
                  <w:szCs w:val="22"/>
                </w:rPr>
                <w:t>Whole district other than townsites of Nyabing, Pingrup</w:t>
              </w:r>
            </w:ins>
          </w:p>
        </w:tc>
        <w:tc>
          <w:tcPr>
            <w:tcW w:w="2731" w:type="dxa"/>
          </w:tcPr>
          <w:p>
            <w:pPr>
              <w:pStyle w:val="yTableNAm"/>
              <w:spacing w:before="110"/>
              <w:rPr>
                <w:ins w:author="Open-Xml-PowerTools" w:id="6181" w:date="2000-01-01T00:00:00Z"/>
                <w:szCs w:val="22"/>
              </w:rPr>
            </w:pPr>
            <w:ins w:author="Open-Xml-PowerTools" w:id="6180" w:date="2000-01-01T00:00:00Z">
              <w:r>
                <w:rPr>
                  <w:szCs w:val="22"/>
                </w:rPr>
                <w:t>Whole district other than townsites of Nyabing, Pingrup</w:t>
              </w:r>
            </w:ins>
          </w:p>
        </w:tc>
      </w:tr>
      <w:tr>
        <w:trPr>
          <w:cantSplit/>
          <w:ins w:author="Open-Xml-PowerTools" w:id="6182" w:date="2000-01-01T00:00:00Z"/>
        </w:trPr>
        <w:tc>
          <w:tcPr>
            <w:tcW w:w="1767" w:type="dxa"/>
          </w:tcPr>
          <w:p>
            <w:pPr>
              <w:pStyle w:val="yTableNAm"/>
              <w:spacing w:before="110"/>
              <w:rPr>
                <w:ins w:author="Open-Xml-PowerTools" w:id="6184" w:date="2000-01-01T00:00:00Z"/>
                <w:szCs w:val="22"/>
              </w:rPr>
            </w:pPr>
            <w:ins w:author="Open-Xml-PowerTools" w:id="6183" w:date="2000-01-01T00:00:00Z">
              <w:r>
                <w:rPr>
                  <w:szCs w:val="22"/>
                </w:rPr>
                <w:t>Kojonup</w:t>
              </w:r>
            </w:ins>
          </w:p>
        </w:tc>
        <w:tc>
          <w:tcPr>
            <w:tcW w:w="2627" w:type="dxa"/>
          </w:tcPr>
          <w:p>
            <w:pPr>
              <w:pStyle w:val="yTableNAm"/>
              <w:spacing w:before="110"/>
              <w:rPr>
                <w:ins w:author="Open-Xml-PowerTools" w:id="6186" w:date="2000-01-01T00:00:00Z"/>
                <w:szCs w:val="22"/>
              </w:rPr>
            </w:pPr>
            <w:ins w:author="Open-Xml-PowerTools" w:id="6185" w:date="2000-01-01T00:00:00Z">
              <w:r>
                <w:rPr>
                  <w:szCs w:val="22"/>
                </w:rPr>
                <w:t>Whole district other than townsites</w:t>
              </w:r>
            </w:ins>
          </w:p>
        </w:tc>
        <w:tc>
          <w:tcPr>
            <w:tcW w:w="2731" w:type="dxa"/>
          </w:tcPr>
          <w:p>
            <w:pPr>
              <w:pStyle w:val="yTableNAm"/>
              <w:spacing w:before="110"/>
              <w:rPr>
                <w:ins w:author="Open-Xml-PowerTools" w:id="6187" w:date="2000-01-01T00:00:00Z"/>
                <w:szCs w:val="22"/>
              </w:rPr>
            </w:pPr>
          </w:p>
        </w:tc>
      </w:tr>
      <w:tr>
        <w:trPr>
          <w:cantSplit/>
          <w:ins w:author="Open-Xml-PowerTools" w:id="6188" w:date="2000-01-01T00:00:00Z"/>
        </w:trPr>
        <w:tc>
          <w:tcPr>
            <w:tcW w:w="1767" w:type="dxa"/>
          </w:tcPr>
          <w:p>
            <w:pPr>
              <w:pStyle w:val="yTableNAm"/>
              <w:spacing w:before="110"/>
              <w:rPr>
                <w:ins w:author="Open-Xml-PowerTools" w:id="6190" w:date="2000-01-01T00:00:00Z"/>
                <w:szCs w:val="22"/>
              </w:rPr>
            </w:pPr>
            <w:ins w:author="Open-Xml-PowerTools" w:id="6189" w:date="2000-01-01T00:00:00Z">
              <w:r>
                <w:rPr>
                  <w:szCs w:val="22"/>
                </w:rPr>
                <w:t>Koorda</w:t>
              </w:r>
            </w:ins>
          </w:p>
        </w:tc>
        <w:tc>
          <w:tcPr>
            <w:tcW w:w="2627" w:type="dxa"/>
          </w:tcPr>
          <w:p>
            <w:pPr>
              <w:pStyle w:val="yTableNAm"/>
              <w:spacing w:before="110"/>
              <w:rPr>
                <w:ins w:author="Open-Xml-PowerTools" w:id="6192" w:date="2000-01-01T00:00:00Z"/>
                <w:szCs w:val="22"/>
              </w:rPr>
            </w:pPr>
            <w:ins w:author="Open-Xml-PowerTools" w:id="6191" w:date="2000-01-01T00:00:00Z">
              <w:r>
                <w:rPr>
                  <w:szCs w:val="22"/>
                </w:rPr>
                <w:t xml:space="preserve">Whole district other than — </w:t>
              </w:r>
            </w:ins>
          </w:p>
          <w:p>
            <w:pPr>
              <w:pStyle w:val="yTableNAm"/>
              <w:tabs>
                <w:tab w:val="clear" w:pos="567"/>
                <w:tab w:val="left" w:pos="459"/>
              </w:tabs>
              <w:spacing w:before="80"/>
              <w:ind w:left="459" w:hanging="459"/>
              <w:rPr>
                <w:ins w:author="Open-Xml-PowerTools" w:id="6195" w:date="2000-01-01T00:00:00Z"/>
                <w:szCs w:val="22"/>
              </w:rPr>
            </w:pPr>
            <w:ins w:author="Open-Xml-PowerTools" w:id="6193" w:date="2000-01-01T00:00:00Z">
              <w:r>
                <w:rPr>
                  <w:szCs w:val="22"/>
                </w:rPr>
                <w:t>(a)</w:t>
              </w:r>
            </w:ins>
            <w:ins w:author="Open-Xml-PowerTools" w:id="6194" w:date="2000-01-01T00:00:00Z">
              <w:r>
                <w:rPr>
                  <w:szCs w:val="22"/>
                </w:rPr>
                <w:tab/>
                <w:t>townsites;</w:t>
              </w:r>
            </w:ins>
          </w:p>
          <w:p>
            <w:pPr>
              <w:pStyle w:val="yTableNAm"/>
              <w:tabs>
                <w:tab w:val="clear" w:pos="567"/>
                <w:tab w:val="left" w:pos="459"/>
              </w:tabs>
              <w:spacing w:before="80"/>
              <w:ind w:left="459" w:hanging="459"/>
              <w:rPr>
                <w:ins w:author="Open-Xml-PowerTools" w:id="6198" w:date="2000-01-01T00:00:00Z"/>
                <w:szCs w:val="22"/>
              </w:rPr>
            </w:pPr>
            <w:ins w:author="Open-Xml-PowerTools" w:id="6196" w:date="2000-01-01T00:00:00Z">
              <w:r>
                <w:rPr>
                  <w:szCs w:val="22"/>
                </w:rPr>
                <w:t>(b)</w:t>
              </w:r>
            </w:ins>
            <w:ins w:author="Open-Xml-PowerTools" w:id="6197" w:date="2000-01-01T00:00:00Z">
              <w:r>
                <w:rPr>
                  <w:szCs w:val="22"/>
                </w:rPr>
                <w:tab/>
                <w:t>Avon location 16386</w:t>
              </w:r>
            </w:ins>
          </w:p>
        </w:tc>
        <w:tc>
          <w:tcPr>
            <w:tcW w:w="2731" w:type="dxa"/>
          </w:tcPr>
          <w:p>
            <w:pPr>
              <w:pStyle w:val="yTableNAm"/>
              <w:spacing w:before="110"/>
              <w:rPr>
                <w:ins w:author="Open-Xml-PowerTools" w:id="6199" w:date="2000-01-01T00:00:00Z"/>
                <w:szCs w:val="22"/>
              </w:rPr>
            </w:pPr>
          </w:p>
        </w:tc>
      </w:tr>
      <w:tr>
        <w:trPr>
          <w:cantSplit/>
          <w:ins w:author="Open-Xml-PowerTools" w:id="6200" w:date="2000-01-01T00:00:00Z"/>
        </w:trPr>
        <w:tc>
          <w:tcPr>
            <w:tcW w:w="1767" w:type="dxa"/>
          </w:tcPr>
          <w:p>
            <w:pPr>
              <w:pStyle w:val="yTableNAm"/>
              <w:spacing w:before="110"/>
              <w:rPr>
                <w:ins w:author="Open-Xml-PowerTools" w:id="6202" w:date="2000-01-01T00:00:00Z"/>
                <w:szCs w:val="22"/>
              </w:rPr>
            </w:pPr>
            <w:ins w:author="Open-Xml-PowerTools" w:id="6201" w:date="2000-01-01T00:00:00Z">
              <w:r>
                <w:rPr>
                  <w:szCs w:val="22"/>
                </w:rPr>
                <w:lastRenderedPageBreak/>
                <w:t>Lake Grace</w:t>
              </w:r>
            </w:ins>
          </w:p>
        </w:tc>
        <w:tc>
          <w:tcPr>
            <w:tcW w:w="2627" w:type="dxa"/>
          </w:tcPr>
          <w:p>
            <w:pPr>
              <w:pStyle w:val="yTableNAm"/>
              <w:spacing w:before="110"/>
              <w:rPr>
                <w:ins w:author="Open-Xml-PowerTools" w:id="6204" w:date="2000-01-01T00:00:00Z"/>
                <w:szCs w:val="22"/>
              </w:rPr>
            </w:pPr>
            <w:ins w:author="Open-Xml-PowerTools" w:id="6203" w:date="2000-01-01T00:00:00Z">
              <w:r>
                <w:rPr>
                  <w:szCs w:val="22"/>
                </w:rPr>
                <w:t>Whole district other than townsites</w:t>
              </w:r>
            </w:ins>
          </w:p>
        </w:tc>
        <w:tc>
          <w:tcPr>
            <w:tcW w:w="2731" w:type="dxa"/>
          </w:tcPr>
          <w:p>
            <w:pPr>
              <w:pStyle w:val="yTableNAm"/>
              <w:spacing w:before="110"/>
              <w:rPr>
                <w:ins w:author="Open-Xml-PowerTools" w:id="6205" w:date="2000-01-01T00:00:00Z"/>
                <w:szCs w:val="22"/>
              </w:rPr>
            </w:pPr>
          </w:p>
        </w:tc>
      </w:tr>
      <w:tr>
        <w:trPr>
          <w:cantSplit/>
          <w:ins w:author="Open-Xml-PowerTools" w:id="6206" w:date="2000-01-01T00:00:00Z"/>
        </w:trPr>
        <w:tc>
          <w:tcPr>
            <w:tcW w:w="1767" w:type="dxa"/>
          </w:tcPr>
          <w:p>
            <w:pPr>
              <w:pStyle w:val="yTableNAm"/>
              <w:spacing w:before="110"/>
              <w:rPr>
                <w:ins w:author="Open-Xml-PowerTools" w:id="6208" w:date="2000-01-01T00:00:00Z"/>
                <w:szCs w:val="22"/>
              </w:rPr>
            </w:pPr>
            <w:ins w:author="Open-Xml-PowerTools" w:id="6207" w:date="2000-01-01T00:00:00Z">
              <w:r>
                <w:rPr>
                  <w:szCs w:val="22"/>
                </w:rPr>
                <w:t>Laverton</w:t>
              </w:r>
            </w:ins>
          </w:p>
        </w:tc>
        <w:tc>
          <w:tcPr>
            <w:tcW w:w="2627" w:type="dxa"/>
          </w:tcPr>
          <w:p>
            <w:pPr>
              <w:pStyle w:val="yTableNAm"/>
              <w:spacing w:before="110"/>
              <w:rPr>
                <w:ins w:author="Open-Xml-PowerTools" w:id="6210" w:date="2000-01-01T00:00:00Z"/>
                <w:szCs w:val="22"/>
              </w:rPr>
            </w:pPr>
            <w:ins w:author="Open-Xml-PowerTools" w:id="6209" w:date="2000-01-01T00:00:00Z">
              <w:r>
                <w:rPr>
                  <w:szCs w:val="22"/>
                </w:rPr>
                <w:t>Whole district other than townsites</w:t>
              </w:r>
            </w:ins>
          </w:p>
        </w:tc>
        <w:tc>
          <w:tcPr>
            <w:tcW w:w="2731" w:type="dxa"/>
          </w:tcPr>
          <w:p>
            <w:pPr>
              <w:pStyle w:val="yTableNAm"/>
              <w:spacing w:before="110"/>
              <w:rPr>
                <w:ins w:author="Open-Xml-PowerTools" w:id="6211" w:date="2000-01-01T00:00:00Z"/>
                <w:szCs w:val="22"/>
              </w:rPr>
            </w:pPr>
          </w:p>
        </w:tc>
      </w:tr>
      <w:tr>
        <w:trPr>
          <w:cantSplit/>
          <w:ins w:author="Open-Xml-PowerTools" w:id="6212" w:date="2000-01-01T00:00:00Z"/>
        </w:trPr>
        <w:tc>
          <w:tcPr>
            <w:tcW w:w="1767" w:type="dxa"/>
          </w:tcPr>
          <w:p>
            <w:pPr>
              <w:pStyle w:val="yTableNAm"/>
              <w:spacing w:before="110"/>
              <w:rPr>
                <w:ins w:author="Open-Xml-PowerTools" w:id="6214" w:date="2000-01-01T00:00:00Z"/>
                <w:szCs w:val="22"/>
              </w:rPr>
            </w:pPr>
            <w:ins w:author="Open-Xml-PowerTools" w:id="6213" w:date="2000-01-01T00:00:00Z">
              <w:r>
                <w:rPr>
                  <w:szCs w:val="22"/>
                </w:rPr>
                <w:t>Leonora</w:t>
              </w:r>
            </w:ins>
          </w:p>
        </w:tc>
        <w:tc>
          <w:tcPr>
            <w:tcW w:w="2627" w:type="dxa"/>
          </w:tcPr>
          <w:p>
            <w:pPr>
              <w:pStyle w:val="yTableNAm"/>
              <w:spacing w:before="110"/>
              <w:rPr>
                <w:ins w:author="Open-Xml-PowerTools" w:id="6216" w:date="2000-01-01T00:00:00Z"/>
                <w:szCs w:val="22"/>
              </w:rPr>
            </w:pPr>
            <w:ins w:author="Open-Xml-PowerTools" w:id="6215" w:date="2000-01-01T00:00:00Z">
              <w:r>
                <w:rPr>
                  <w:szCs w:val="22"/>
                </w:rPr>
                <w:t>Whole district other than townsites</w:t>
              </w:r>
            </w:ins>
          </w:p>
        </w:tc>
        <w:tc>
          <w:tcPr>
            <w:tcW w:w="2731" w:type="dxa"/>
          </w:tcPr>
          <w:p>
            <w:pPr>
              <w:pStyle w:val="yTableNAm"/>
              <w:spacing w:before="110"/>
              <w:rPr>
                <w:ins w:author="Open-Xml-PowerTools" w:id="6217" w:date="2000-01-01T00:00:00Z"/>
                <w:szCs w:val="22"/>
              </w:rPr>
            </w:pPr>
          </w:p>
        </w:tc>
      </w:tr>
      <w:tr>
        <w:trPr>
          <w:cantSplit/>
          <w:ins w:author="Open-Xml-PowerTools" w:id="6218" w:date="2000-01-01T00:00:00Z"/>
        </w:trPr>
        <w:tc>
          <w:tcPr>
            <w:tcW w:w="1767" w:type="dxa"/>
          </w:tcPr>
          <w:p>
            <w:pPr>
              <w:pStyle w:val="yTableNAm"/>
              <w:spacing w:before="110"/>
              <w:rPr>
                <w:ins w:author="Open-Xml-PowerTools" w:id="6220" w:date="2000-01-01T00:00:00Z"/>
                <w:szCs w:val="22"/>
              </w:rPr>
            </w:pPr>
            <w:ins w:author="Open-Xml-PowerTools" w:id="6219" w:date="2000-01-01T00:00:00Z">
              <w:r>
                <w:rPr>
                  <w:szCs w:val="22"/>
                </w:rPr>
                <w:t>Meekatharra</w:t>
              </w:r>
            </w:ins>
          </w:p>
        </w:tc>
        <w:tc>
          <w:tcPr>
            <w:tcW w:w="2627" w:type="dxa"/>
          </w:tcPr>
          <w:p>
            <w:pPr>
              <w:pStyle w:val="yTableNAm"/>
              <w:spacing w:before="110"/>
              <w:rPr>
                <w:ins w:author="Open-Xml-PowerTools" w:id="6222" w:date="2000-01-01T00:00:00Z"/>
                <w:szCs w:val="22"/>
              </w:rPr>
            </w:pPr>
            <w:ins w:author="Open-Xml-PowerTools" w:id="6221" w:date="2000-01-01T00:00:00Z">
              <w:r>
                <w:rPr>
                  <w:szCs w:val="22"/>
                </w:rPr>
                <w:t>Whole district other than townsites</w:t>
              </w:r>
            </w:ins>
          </w:p>
        </w:tc>
        <w:tc>
          <w:tcPr>
            <w:tcW w:w="2731" w:type="dxa"/>
          </w:tcPr>
          <w:p>
            <w:pPr>
              <w:pStyle w:val="yTableNAm"/>
              <w:spacing w:before="110"/>
              <w:rPr>
                <w:ins w:author="Open-Xml-PowerTools" w:id="6224" w:date="2000-01-01T00:00:00Z"/>
                <w:szCs w:val="22"/>
              </w:rPr>
            </w:pPr>
            <w:ins w:author="Open-Xml-PowerTools" w:id="6223" w:date="2000-01-01T00:00:00Z">
              <w:r>
                <w:rPr>
                  <w:szCs w:val="22"/>
                </w:rPr>
                <w:t>Whole district other than townsites</w:t>
              </w:r>
            </w:ins>
          </w:p>
        </w:tc>
      </w:tr>
      <w:tr>
        <w:trPr>
          <w:cantSplit/>
          <w:ins w:author="Open-Xml-PowerTools" w:id="6225" w:date="2000-01-01T00:00:00Z"/>
        </w:trPr>
        <w:tc>
          <w:tcPr>
            <w:tcW w:w="1767" w:type="dxa"/>
          </w:tcPr>
          <w:p>
            <w:pPr>
              <w:pStyle w:val="yTableNAm"/>
              <w:spacing w:before="110"/>
              <w:rPr>
                <w:ins w:author="Open-Xml-PowerTools" w:id="6227" w:date="2000-01-01T00:00:00Z"/>
                <w:szCs w:val="22"/>
              </w:rPr>
            </w:pPr>
            <w:ins w:author="Open-Xml-PowerTools" w:id="6226" w:date="2000-01-01T00:00:00Z">
              <w:r>
                <w:rPr>
                  <w:szCs w:val="22"/>
                </w:rPr>
                <w:t>Menzies</w:t>
              </w:r>
            </w:ins>
          </w:p>
        </w:tc>
        <w:tc>
          <w:tcPr>
            <w:tcW w:w="2627" w:type="dxa"/>
          </w:tcPr>
          <w:p>
            <w:pPr>
              <w:pStyle w:val="yTableNAm"/>
              <w:spacing w:before="110"/>
              <w:rPr>
                <w:ins w:author="Open-Xml-PowerTools" w:id="6229" w:date="2000-01-01T00:00:00Z"/>
                <w:szCs w:val="22"/>
              </w:rPr>
            </w:pPr>
            <w:ins w:author="Open-Xml-PowerTools" w:id="6228" w:date="2000-01-01T00:00:00Z">
              <w:r>
                <w:rPr>
                  <w:szCs w:val="22"/>
                </w:rPr>
                <w:t>Whole district other than townsites</w:t>
              </w:r>
            </w:ins>
          </w:p>
        </w:tc>
        <w:tc>
          <w:tcPr>
            <w:tcW w:w="2731" w:type="dxa"/>
          </w:tcPr>
          <w:p>
            <w:pPr>
              <w:pStyle w:val="yTableNAm"/>
              <w:spacing w:before="110"/>
              <w:rPr>
                <w:ins w:author="Open-Xml-PowerTools" w:id="6230" w:date="2000-01-01T00:00:00Z"/>
                <w:szCs w:val="22"/>
              </w:rPr>
            </w:pPr>
          </w:p>
        </w:tc>
      </w:tr>
      <w:tr>
        <w:trPr>
          <w:cantSplit/>
          <w:ins w:author="Open-Xml-PowerTools" w:id="6231" w:date="2000-01-01T00:00:00Z"/>
        </w:trPr>
        <w:tc>
          <w:tcPr>
            <w:tcW w:w="1767" w:type="dxa"/>
          </w:tcPr>
          <w:p>
            <w:pPr>
              <w:pStyle w:val="yTableNAm"/>
              <w:spacing w:before="110"/>
              <w:rPr>
                <w:ins w:author="Open-Xml-PowerTools" w:id="6233" w:date="2000-01-01T00:00:00Z"/>
                <w:szCs w:val="22"/>
              </w:rPr>
            </w:pPr>
            <w:ins w:author="Open-Xml-PowerTools" w:id="6232" w:date="2000-01-01T00:00:00Z">
              <w:r>
                <w:rPr>
                  <w:szCs w:val="22"/>
                </w:rPr>
                <w:t>Merredin</w:t>
              </w:r>
            </w:ins>
          </w:p>
        </w:tc>
        <w:tc>
          <w:tcPr>
            <w:tcW w:w="2627" w:type="dxa"/>
          </w:tcPr>
          <w:p>
            <w:pPr>
              <w:pStyle w:val="yTableNAm"/>
              <w:spacing w:before="110"/>
              <w:rPr>
                <w:ins w:author="Open-Xml-PowerTools" w:id="6235" w:date="2000-01-01T00:00:00Z"/>
                <w:szCs w:val="22"/>
              </w:rPr>
            </w:pPr>
            <w:ins w:author="Open-Xml-PowerTools" w:id="6234" w:date="2000-01-01T00:00:00Z">
              <w:r>
                <w:rPr>
                  <w:szCs w:val="22"/>
                </w:rPr>
                <w:t>Whole district other than townsites of Burracoppin, Hines Hill, Korbel, Merredin, Muntadgin, Nangeenan, Nokaning, Nukarni</w:t>
              </w:r>
            </w:ins>
          </w:p>
        </w:tc>
        <w:tc>
          <w:tcPr>
            <w:tcW w:w="2731" w:type="dxa"/>
          </w:tcPr>
          <w:p>
            <w:pPr>
              <w:pStyle w:val="yTableNAm"/>
              <w:spacing w:before="110"/>
              <w:rPr>
                <w:ins w:author="Open-Xml-PowerTools" w:id="6236" w:date="2000-01-01T00:00:00Z"/>
                <w:szCs w:val="22"/>
              </w:rPr>
            </w:pPr>
          </w:p>
        </w:tc>
      </w:tr>
      <w:tr>
        <w:trPr>
          <w:cantSplit/>
          <w:ins w:author="Open-Xml-PowerTools" w:id="6237" w:date="2000-01-01T00:00:00Z"/>
        </w:trPr>
        <w:tc>
          <w:tcPr>
            <w:tcW w:w="1767" w:type="dxa"/>
          </w:tcPr>
          <w:p>
            <w:pPr>
              <w:pStyle w:val="yTableNAm"/>
              <w:spacing w:before="110"/>
              <w:rPr>
                <w:ins w:author="Open-Xml-PowerTools" w:id="6239" w:date="2000-01-01T00:00:00Z"/>
                <w:szCs w:val="22"/>
              </w:rPr>
            </w:pPr>
            <w:ins w:author="Open-Xml-PowerTools" w:id="6238" w:date="2000-01-01T00:00:00Z">
              <w:r>
                <w:rPr>
                  <w:szCs w:val="22"/>
                </w:rPr>
                <w:t>Mingenew</w:t>
              </w:r>
            </w:ins>
          </w:p>
        </w:tc>
        <w:tc>
          <w:tcPr>
            <w:tcW w:w="2627" w:type="dxa"/>
          </w:tcPr>
          <w:p>
            <w:pPr>
              <w:pStyle w:val="yTableNAm"/>
              <w:spacing w:before="110"/>
              <w:rPr>
                <w:ins w:author="Open-Xml-PowerTools" w:id="6241" w:date="2000-01-01T00:00:00Z"/>
                <w:szCs w:val="22"/>
              </w:rPr>
            </w:pPr>
            <w:ins w:author="Open-Xml-PowerTools" w:id="6240" w:date="2000-01-01T00:00:00Z">
              <w:r>
                <w:rPr>
                  <w:szCs w:val="22"/>
                </w:rPr>
                <w:t>Whole district other than townsites</w:t>
              </w:r>
            </w:ins>
          </w:p>
        </w:tc>
        <w:tc>
          <w:tcPr>
            <w:tcW w:w="2731" w:type="dxa"/>
          </w:tcPr>
          <w:p>
            <w:pPr>
              <w:pStyle w:val="yTableNAm"/>
              <w:spacing w:before="110"/>
              <w:rPr>
                <w:ins w:author="Open-Xml-PowerTools" w:id="6242" w:date="2000-01-01T00:00:00Z"/>
                <w:szCs w:val="22"/>
              </w:rPr>
            </w:pPr>
          </w:p>
        </w:tc>
      </w:tr>
      <w:tr>
        <w:trPr>
          <w:cantSplit/>
          <w:ins w:author="Open-Xml-PowerTools" w:id="6243" w:date="2000-01-01T00:00:00Z"/>
        </w:trPr>
        <w:tc>
          <w:tcPr>
            <w:tcW w:w="1767" w:type="dxa"/>
          </w:tcPr>
          <w:p>
            <w:pPr>
              <w:pStyle w:val="yTableNAm"/>
              <w:spacing w:before="110"/>
              <w:rPr>
                <w:ins w:author="Open-Xml-PowerTools" w:id="6245" w:date="2000-01-01T00:00:00Z"/>
                <w:szCs w:val="22"/>
              </w:rPr>
            </w:pPr>
            <w:ins w:author="Open-Xml-PowerTools" w:id="6244" w:date="2000-01-01T00:00:00Z">
              <w:r>
                <w:rPr>
                  <w:szCs w:val="22"/>
                </w:rPr>
                <w:t>Moora</w:t>
              </w:r>
            </w:ins>
          </w:p>
        </w:tc>
        <w:tc>
          <w:tcPr>
            <w:tcW w:w="2627" w:type="dxa"/>
          </w:tcPr>
          <w:p>
            <w:pPr>
              <w:pStyle w:val="yTableNAm"/>
              <w:spacing w:before="110"/>
              <w:rPr>
                <w:ins w:author="Open-Xml-PowerTools" w:id="6247" w:date="2000-01-01T00:00:00Z"/>
                <w:szCs w:val="22"/>
              </w:rPr>
            </w:pPr>
            <w:ins w:author="Open-Xml-PowerTools" w:id="6246" w:date="2000-01-01T00:00:00Z">
              <w:r>
                <w:rPr>
                  <w:szCs w:val="22"/>
                </w:rPr>
                <w:t>Whole district other than townsites</w:t>
              </w:r>
            </w:ins>
          </w:p>
        </w:tc>
        <w:tc>
          <w:tcPr>
            <w:tcW w:w="2731" w:type="dxa"/>
          </w:tcPr>
          <w:p>
            <w:pPr>
              <w:pStyle w:val="yTableNAm"/>
              <w:spacing w:before="110"/>
              <w:rPr>
                <w:ins w:author="Open-Xml-PowerTools" w:id="6248" w:date="2000-01-01T00:00:00Z"/>
                <w:szCs w:val="22"/>
              </w:rPr>
            </w:pPr>
          </w:p>
        </w:tc>
      </w:tr>
      <w:tr>
        <w:trPr>
          <w:cantSplit/>
          <w:ins w:author="Open-Xml-PowerTools" w:id="6249" w:date="2000-01-01T00:00:00Z"/>
        </w:trPr>
        <w:tc>
          <w:tcPr>
            <w:tcW w:w="1767" w:type="dxa"/>
          </w:tcPr>
          <w:p>
            <w:pPr>
              <w:pStyle w:val="yTableNAm"/>
              <w:spacing w:before="110"/>
              <w:rPr>
                <w:ins w:author="Open-Xml-PowerTools" w:id="6251" w:date="2000-01-01T00:00:00Z"/>
                <w:szCs w:val="22"/>
              </w:rPr>
            </w:pPr>
            <w:ins w:author="Open-Xml-PowerTools" w:id="6250" w:date="2000-01-01T00:00:00Z">
              <w:r>
                <w:rPr>
                  <w:szCs w:val="22"/>
                </w:rPr>
                <w:t>Morawa</w:t>
              </w:r>
            </w:ins>
          </w:p>
        </w:tc>
        <w:tc>
          <w:tcPr>
            <w:tcW w:w="2627" w:type="dxa"/>
          </w:tcPr>
          <w:p>
            <w:pPr>
              <w:pStyle w:val="yTableNAm"/>
              <w:spacing w:before="110"/>
              <w:rPr>
                <w:ins w:author="Open-Xml-PowerTools" w:id="6253" w:date="2000-01-01T00:00:00Z"/>
                <w:szCs w:val="22"/>
              </w:rPr>
            </w:pPr>
            <w:ins w:author="Open-Xml-PowerTools" w:id="6252" w:date="2000-01-01T00:00:00Z">
              <w:r>
                <w:rPr>
                  <w:szCs w:val="22"/>
                </w:rPr>
                <w:t>Whole district other than townsites</w:t>
              </w:r>
            </w:ins>
          </w:p>
        </w:tc>
        <w:tc>
          <w:tcPr>
            <w:tcW w:w="2731" w:type="dxa"/>
          </w:tcPr>
          <w:p>
            <w:pPr>
              <w:pStyle w:val="yTableNAm"/>
              <w:spacing w:before="110"/>
              <w:rPr>
                <w:ins w:author="Open-Xml-PowerTools" w:id="6254" w:date="2000-01-01T00:00:00Z"/>
                <w:szCs w:val="22"/>
              </w:rPr>
            </w:pPr>
          </w:p>
        </w:tc>
      </w:tr>
      <w:tr>
        <w:trPr>
          <w:cantSplit/>
          <w:ins w:author="Open-Xml-PowerTools" w:id="6255" w:date="2000-01-01T00:00:00Z"/>
        </w:trPr>
        <w:tc>
          <w:tcPr>
            <w:tcW w:w="1767" w:type="dxa"/>
          </w:tcPr>
          <w:p>
            <w:pPr>
              <w:pStyle w:val="yTableNAm"/>
              <w:spacing w:before="110"/>
              <w:rPr>
                <w:ins w:author="Open-Xml-PowerTools" w:id="6257" w:date="2000-01-01T00:00:00Z"/>
                <w:szCs w:val="22"/>
              </w:rPr>
            </w:pPr>
            <w:ins w:author="Open-Xml-PowerTools" w:id="6256" w:date="2000-01-01T00:00:00Z">
              <w:r>
                <w:rPr>
                  <w:szCs w:val="22"/>
                </w:rPr>
                <w:lastRenderedPageBreak/>
                <w:t>Mt Marshall</w:t>
              </w:r>
            </w:ins>
          </w:p>
        </w:tc>
        <w:tc>
          <w:tcPr>
            <w:tcW w:w="2627" w:type="dxa"/>
          </w:tcPr>
          <w:p>
            <w:pPr>
              <w:pStyle w:val="yTableNAm"/>
              <w:spacing w:before="110"/>
              <w:rPr>
                <w:ins w:author="Open-Xml-PowerTools" w:id="6259" w:date="2000-01-01T00:00:00Z"/>
                <w:szCs w:val="22"/>
              </w:rPr>
            </w:pPr>
            <w:ins w:author="Open-Xml-PowerTools" w:id="6258" w:date="2000-01-01T00:00:00Z">
              <w:r>
                <w:rPr>
                  <w:szCs w:val="22"/>
                </w:rPr>
                <w:t>Whole district other than townsites</w:t>
              </w:r>
            </w:ins>
          </w:p>
        </w:tc>
        <w:tc>
          <w:tcPr>
            <w:tcW w:w="2731" w:type="dxa"/>
          </w:tcPr>
          <w:p>
            <w:pPr>
              <w:pStyle w:val="yTableNAm"/>
              <w:spacing w:before="110"/>
              <w:rPr>
                <w:ins w:author="Open-Xml-PowerTools" w:id="6260" w:date="2000-01-01T00:00:00Z"/>
                <w:szCs w:val="22"/>
              </w:rPr>
            </w:pPr>
          </w:p>
        </w:tc>
      </w:tr>
      <w:tr>
        <w:trPr>
          <w:cantSplit/>
          <w:ins w:author="Open-Xml-PowerTools" w:id="6261" w:date="2000-01-01T00:00:00Z"/>
        </w:trPr>
        <w:tc>
          <w:tcPr>
            <w:tcW w:w="1767" w:type="dxa"/>
          </w:tcPr>
          <w:p>
            <w:pPr>
              <w:pStyle w:val="yTableNAm"/>
              <w:spacing w:before="110"/>
              <w:rPr>
                <w:ins w:author="Open-Xml-PowerTools" w:id="6263" w:date="2000-01-01T00:00:00Z"/>
                <w:szCs w:val="22"/>
              </w:rPr>
            </w:pPr>
            <w:ins w:author="Open-Xml-PowerTools" w:id="6262" w:date="2000-01-01T00:00:00Z">
              <w:r>
                <w:rPr>
                  <w:szCs w:val="22"/>
                </w:rPr>
                <w:t>Mt Magnet</w:t>
              </w:r>
            </w:ins>
          </w:p>
        </w:tc>
        <w:tc>
          <w:tcPr>
            <w:tcW w:w="2627" w:type="dxa"/>
          </w:tcPr>
          <w:p>
            <w:pPr>
              <w:pStyle w:val="yTableNAm"/>
              <w:spacing w:before="110"/>
              <w:rPr>
                <w:ins w:author="Open-Xml-PowerTools" w:id="6265" w:date="2000-01-01T00:00:00Z"/>
                <w:szCs w:val="22"/>
              </w:rPr>
            </w:pPr>
            <w:ins w:author="Open-Xml-PowerTools" w:id="6264" w:date="2000-01-01T00:00:00Z">
              <w:r>
                <w:rPr>
                  <w:szCs w:val="22"/>
                </w:rPr>
                <w:t>Whole district other than townsites</w:t>
              </w:r>
            </w:ins>
          </w:p>
        </w:tc>
        <w:tc>
          <w:tcPr>
            <w:tcW w:w="2731" w:type="dxa"/>
          </w:tcPr>
          <w:p>
            <w:pPr>
              <w:pStyle w:val="yTableNAm"/>
              <w:spacing w:before="110"/>
              <w:rPr>
                <w:ins w:author="Open-Xml-PowerTools" w:id="6267" w:date="2000-01-01T00:00:00Z"/>
                <w:szCs w:val="22"/>
              </w:rPr>
            </w:pPr>
            <w:ins w:author="Open-Xml-PowerTools" w:id="6266" w:date="2000-01-01T00:00:00Z">
              <w:r>
                <w:rPr>
                  <w:szCs w:val="22"/>
                </w:rPr>
                <w:t>Whole district other than townsites</w:t>
              </w:r>
            </w:ins>
          </w:p>
        </w:tc>
      </w:tr>
      <w:tr>
        <w:trPr>
          <w:cantSplit/>
          <w:ins w:author="Open-Xml-PowerTools" w:id="6268" w:date="2000-01-01T00:00:00Z"/>
        </w:trPr>
        <w:tc>
          <w:tcPr>
            <w:tcW w:w="1767" w:type="dxa"/>
          </w:tcPr>
          <w:p>
            <w:pPr>
              <w:pStyle w:val="yTableNAm"/>
              <w:spacing w:before="110"/>
              <w:rPr>
                <w:ins w:author="Open-Xml-PowerTools" w:id="6270" w:date="2000-01-01T00:00:00Z"/>
                <w:szCs w:val="22"/>
              </w:rPr>
            </w:pPr>
            <w:ins w:author="Open-Xml-PowerTools" w:id="6269" w:date="2000-01-01T00:00:00Z">
              <w:r>
                <w:rPr>
                  <w:szCs w:val="22"/>
                </w:rPr>
                <w:t>Mukinbudin</w:t>
              </w:r>
            </w:ins>
          </w:p>
        </w:tc>
        <w:tc>
          <w:tcPr>
            <w:tcW w:w="2627" w:type="dxa"/>
          </w:tcPr>
          <w:p>
            <w:pPr>
              <w:pStyle w:val="yTableNAm"/>
              <w:spacing w:before="110"/>
              <w:rPr>
                <w:ins w:author="Open-Xml-PowerTools" w:id="6272" w:date="2000-01-01T00:00:00Z"/>
                <w:szCs w:val="22"/>
              </w:rPr>
            </w:pPr>
            <w:ins w:author="Open-Xml-PowerTools" w:id="6271" w:date="2000-01-01T00:00:00Z">
              <w:r>
                <w:rPr>
                  <w:szCs w:val="22"/>
                </w:rPr>
                <w:t>Whole district other than townsites</w:t>
              </w:r>
            </w:ins>
          </w:p>
        </w:tc>
        <w:tc>
          <w:tcPr>
            <w:tcW w:w="2731" w:type="dxa"/>
          </w:tcPr>
          <w:p>
            <w:pPr>
              <w:pStyle w:val="yTableNAm"/>
              <w:spacing w:before="110"/>
              <w:rPr>
                <w:ins w:author="Open-Xml-PowerTools" w:id="6273" w:date="2000-01-01T00:00:00Z"/>
                <w:szCs w:val="22"/>
              </w:rPr>
            </w:pPr>
          </w:p>
        </w:tc>
      </w:tr>
      <w:tr>
        <w:trPr>
          <w:cantSplit/>
          <w:ins w:author="Open-Xml-PowerTools" w:id="6274" w:date="2000-01-01T00:00:00Z"/>
        </w:trPr>
        <w:tc>
          <w:tcPr>
            <w:tcW w:w="1767" w:type="dxa"/>
          </w:tcPr>
          <w:p>
            <w:pPr>
              <w:pStyle w:val="yTableNAm"/>
              <w:spacing w:before="110"/>
              <w:rPr>
                <w:ins w:author="Open-Xml-PowerTools" w:id="6276" w:date="2000-01-01T00:00:00Z"/>
                <w:szCs w:val="22"/>
              </w:rPr>
            </w:pPr>
            <w:ins w:author="Open-Xml-PowerTools" w:id="6275" w:date="2000-01-01T00:00:00Z">
              <w:r>
                <w:rPr>
                  <w:szCs w:val="22"/>
                </w:rPr>
                <w:t>Murchison</w:t>
              </w:r>
            </w:ins>
          </w:p>
        </w:tc>
        <w:tc>
          <w:tcPr>
            <w:tcW w:w="2627" w:type="dxa"/>
          </w:tcPr>
          <w:p>
            <w:pPr>
              <w:pStyle w:val="yTableNAm"/>
              <w:spacing w:before="110"/>
              <w:rPr>
                <w:ins w:author="Open-Xml-PowerTools" w:id="6278" w:date="2000-01-01T00:00:00Z"/>
                <w:szCs w:val="22"/>
              </w:rPr>
            </w:pPr>
            <w:ins w:author="Open-Xml-PowerTools" w:id="6277" w:date="2000-01-01T00:00:00Z">
              <w:r>
                <w:rPr>
                  <w:szCs w:val="22"/>
                </w:rPr>
                <w:t>Whole district</w:t>
              </w:r>
            </w:ins>
          </w:p>
        </w:tc>
        <w:tc>
          <w:tcPr>
            <w:tcW w:w="2731" w:type="dxa"/>
          </w:tcPr>
          <w:p>
            <w:pPr>
              <w:pStyle w:val="yTableNAm"/>
              <w:spacing w:before="110"/>
              <w:rPr>
                <w:ins w:author="Open-Xml-PowerTools" w:id="6280" w:date="2000-01-01T00:00:00Z"/>
                <w:szCs w:val="22"/>
              </w:rPr>
            </w:pPr>
            <w:ins w:author="Open-Xml-PowerTools" w:id="6279" w:date="2000-01-01T00:00:00Z">
              <w:r>
                <w:rPr>
                  <w:szCs w:val="22"/>
                </w:rPr>
                <w:t>Whole district</w:t>
              </w:r>
            </w:ins>
          </w:p>
        </w:tc>
      </w:tr>
      <w:tr>
        <w:trPr>
          <w:cantSplit/>
          <w:ins w:author="Open-Xml-PowerTools" w:id="6281" w:date="2000-01-01T00:00:00Z"/>
        </w:trPr>
        <w:tc>
          <w:tcPr>
            <w:tcW w:w="1767" w:type="dxa"/>
          </w:tcPr>
          <w:p>
            <w:pPr>
              <w:pStyle w:val="yTableNAm"/>
              <w:spacing w:before="110"/>
              <w:rPr>
                <w:ins w:author="Open-Xml-PowerTools" w:id="6283" w:date="2000-01-01T00:00:00Z"/>
                <w:szCs w:val="22"/>
              </w:rPr>
            </w:pPr>
            <w:ins w:author="Open-Xml-PowerTools" w:id="6282" w:date="2000-01-01T00:00:00Z">
              <w:r>
                <w:rPr>
                  <w:szCs w:val="22"/>
                </w:rPr>
                <w:t>Murray</w:t>
              </w:r>
            </w:ins>
          </w:p>
        </w:tc>
        <w:tc>
          <w:tcPr>
            <w:tcW w:w="2627" w:type="dxa"/>
          </w:tcPr>
          <w:p>
            <w:pPr>
              <w:pStyle w:val="yTableNAm"/>
              <w:spacing w:before="110"/>
              <w:rPr>
                <w:ins w:author="Open-Xml-PowerTools" w:id="6285" w:date="2000-01-01T00:00:00Z"/>
                <w:szCs w:val="22"/>
              </w:rPr>
            </w:pPr>
            <w:ins w:author="Open-Xml-PowerTools" w:id="6284" w:date="2000-01-01T00:00:00Z">
              <w:r>
                <w:rPr>
                  <w:szCs w:val="22"/>
                </w:rPr>
                <w:t>Areas zoned rural by local laws or a local planning scheme</w:t>
              </w:r>
            </w:ins>
          </w:p>
        </w:tc>
        <w:tc>
          <w:tcPr>
            <w:tcW w:w="2731" w:type="dxa"/>
          </w:tcPr>
          <w:p>
            <w:pPr>
              <w:pStyle w:val="yTableNAm"/>
              <w:spacing w:before="110"/>
              <w:rPr>
                <w:ins w:author="Open-Xml-PowerTools" w:id="6286" w:date="2000-01-01T00:00:00Z"/>
                <w:szCs w:val="22"/>
              </w:rPr>
            </w:pPr>
          </w:p>
        </w:tc>
      </w:tr>
      <w:tr>
        <w:trPr>
          <w:cantSplit/>
          <w:ins w:author="Open-Xml-PowerTools" w:id="6287" w:date="2000-01-01T00:00:00Z"/>
        </w:trPr>
        <w:tc>
          <w:tcPr>
            <w:tcW w:w="1767" w:type="dxa"/>
          </w:tcPr>
          <w:p>
            <w:pPr>
              <w:pStyle w:val="yTableNAm"/>
              <w:spacing w:before="110"/>
              <w:rPr>
                <w:ins w:author="Open-Xml-PowerTools" w:id="6289" w:date="2000-01-01T00:00:00Z"/>
                <w:szCs w:val="22"/>
              </w:rPr>
            </w:pPr>
            <w:ins w:author="Open-Xml-PowerTools" w:id="6288" w:date="2000-01-01T00:00:00Z">
              <w:r>
                <w:rPr>
                  <w:szCs w:val="22"/>
                </w:rPr>
                <w:t>Narembeen</w:t>
              </w:r>
            </w:ins>
          </w:p>
        </w:tc>
        <w:tc>
          <w:tcPr>
            <w:tcW w:w="2627" w:type="dxa"/>
          </w:tcPr>
          <w:p>
            <w:pPr>
              <w:pStyle w:val="yTableNAm"/>
              <w:spacing w:before="110"/>
              <w:rPr>
                <w:ins w:author="Open-Xml-PowerTools" w:id="6291" w:date="2000-01-01T00:00:00Z"/>
                <w:szCs w:val="22"/>
              </w:rPr>
            </w:pPr>
            <w:ins w:author="Open-Xml-PowerTools" w:id="6290" w:date="2000-01-01T00:00:00Z">
              <w:r>
                <w:rPr>
                  <w:szCs w:val="22"/>
                </w:rPr>
                <w:t>Whole district other than townsites</w:t>
              </w:r>
            </w:ins>
          </w:p>
        </w:tc>
        <w:tc>
          <w:tcPr>
            <w:tcW w:w="2731" w:type="dxa"/>
          </w:tcPr>
          <w:p>
            <w:pPr>
              <w:pStyle w:val="yTableNAm"/>
              <w:spacing w:before="110"/>
              <w:rPr>
                <w:ins w:author="Open-Xml-PowerTools" w:id="6292" w:date="2000-01-01T00:00:00Z"/>
                <w:szCs w:val="22"/>
              </w:rPr>
            </w:pPr>
          </w:p>
        </w:tc>
      </w:tr>
      <w:tr>
        <w:trPr>
          <w:cantSplit/>
          <w:ins w:author="Open-Xml-PowerTools" w:id="6293" w:date="2000-01-01T00:00:00Z"/>
        </w:trPr>
        <w:tc>
          <w:tcPr>
            <w:tcW w:w="1767" w:type="dxa"/>
          </w:tcPr>
          <w:p>
            <w:pPr>
              <w:pStyle w:val="yTableNAm"/>
              <w:spacing w:before="110"/>
              <w:rPr>
                <w:ins w:author="Open-Xml-PowerTools" w:id="6295" w:date="2000-01-01T00:00:00Z"/>
                <w:szCs w:val="22"/>
              </w:rPr>
            </w:pPr>
            <w:ins w:author="Open-Xml-PowerTools" w:id="6294" w:date="2000-01-01T00:00:00Z">
              <w:r>
                <w:rPr>
                  <w:szCs w:val="22"/>
                </w:rPr>
                <w:t>Narrogin</w:t>
              </w:r>
            </w:ins>
          </w:p>
        </w:tc>
        <w:tc>
          <w:tcPr>
            <w:tcW w:w="2627" w:type="dxa"/>
          </w:tcPr>
          <w:p>
            <w:pPr>
              <w:pStyle w:val="yTableNAm"/>
              <w:spacing w:before="110"/>
              <w:rPr>
                <w:ins w:author="Open-Xml-PowerTools" w:id="6297" w:date="2000-01-01T00:00:00Z"/>
                <w:szCs w:val="22"/>
              </w:rPr>
            </w:pPr>
            <w:ins w:author="Open-Xml-PowerTools" w:id="6296" w:date="2000-01-01T00:00:00Z">
              <w:r>
                <w:rPr>
                  <w:szCs w:val="22"/>
                </w:rPr>
                <w:t>Areas zoned for farming purposes by a local planning scheme</w:t>
              </w:r>
            </w:ins>
          </w:p>
        </w:tc>
        <w:tc>
          <w:tcPr>
            <w:tcW w:w="2731" w:type="dxa"/>
          </w:tcPr>
          <w:p>
            <w:pPr>
              <w:pStyle w:val="yTableNAm"/>
              <w:spacing w:before="110"/>
              <w:rPr>
                <w:ins w:author="Open-Xml-PowerTools" w:id="6298" w:date="2000-01-01T00:00:00Z"/>
                <w:szCs w:val="22"/>
              </w:rPr>
            </w:pPr>
          </w:p>
        </w:tc>
      </w:tr>
      <w:tr>
        <w:trPr>
          <w:cantSplit/>
          <w:ins w:author="Open-Xml-PowerTools" w:id="6299" w:date="2000-01-01T00:00:00Z"/>
        </w:trPr>
        <w:tc>
          <w:tcPr>
            <w:tcW w:w="1767" w:type="dxa"/>
          </w:tcPr>
          <w:p>
            <w:pPr>
              <w:pStyle w:val="yTableNAm"/>
              <w:spacing w:before="110"/>
              <w:rPr>
                <w:ins w:author="Open-Xml-PowerTools" w:id="6301" w:date="2000-01-01T00:00:00Z"/>
                <w:szCs w:val="22"/>
              </w:rPr>
            </w:pPr>
            <w:ins w:author="Open-Xml-PowerTools" w:id="6300" w:date="2000-01-01T00:00:00Z">
              <w:r>
                <w:rPr>
                  <w:szCs w:val="22"/>
                </w:rPr>
                <w:t>Nungarin</w:t>
              </w:r>
            </w:ins>
          </w:p>
        </w:tc>
        <w:tc>
          <w:tcPr>
            <w:tcW w:w="2627" w:type="dxa"/>
          </w:tcPr>
          <w:p>
            <w:pPr>
              <w:pStyle w:val="yTableNAm"/>
              <w:spacing w:before="110"/>
              <w:rPr>
                <w:ins w:author="Open-Xml-PowerTools" w:id="6303" w:date="2000-01-01T00:00:00Z"/>
                <w:szCs w:val="22"/>
              </w:rPr>
            </w:pPr>
            <w:ins w:author="Open-Xml-PowerTools" w:id="6302" w:date="2000-01-01T00:00:00Z">
              <w:r>
                <w:rPr>
                  <w:szCs w:val="22"/>
                </w:rPr>
                <w:t>Whole district other than townsites</w:t>
              </w:r>
            </w:ins>
          </w:p>
        </w:tc>
        <w:tc>
          <w:tcPr>
            <w:tcW w:w="2731" w:type="dxa"/>
          </w:tcPr>
          <w:p>
            <w:pPr>
              <w:pStyle w:val="yTableNAm"/>
              <w:spacing w:before="110"/>
              <w:rPr>
                <w:ins w:author="Open-Xml-PowerTools" w:id="6304" w:date="2000-01-01T00:00:00Z"/>
                <w:szCs w:val="22"/>
              </w:rPr>
            </w:pPr>
          </w:p>
        </w:tc>
      </w:tr>
      <w:tr>
        <w:trPr>
          <w:cantSplit/>
          <w:ins w:author="Open-Xml-PowerTools" w:id="6305" w:date="2000-01-01T00:00:00Z"/>
        </w:trPr>
        <w:tc>
          <w:tcPr>
            <w:tcW w:w="1767" w:type="dxa"/>
          </w:tcPr>
          <w:p>
            <w:pPr>
              <w:pStyle w:val="yTableNAm"/>
              <w:spacing w:before="110"/>
              <w:rPr>
                <w:ins w:author="Open-Xml-PowerTools" w:id="6307" w:date="2000-01-01T00:00:00Z"/>
                <w:szCs w:val="22"/>
              </w:rPr>
            </w:pPr>
            <w:ins w:author="Open-Xml-PowerTools" w:id="6306" w:date="2000-01-01T00:00:00Z">
              <w:r>
                <w:rPr>
                  <w:szCs w:val="22"/>
                </w:rPr>
                <w:t>Perenjori</w:t>
              </w:r>
            </w:ins>
          </w:p>
        </w:tc>
        <w:tc>
          <w:tcPr>
            <w:tcW w:w="2627" w:type="dxa"/>
          </w:tcPr>
          <w:p>
            <w:pPr>
              <w:pStyle w:val="yTableNAm"/>
              <w:spacing w:before="110"/>
              <w:rPr>
                <w:ins w:author="Open-Xml-PowerTools" w:id="6309" w:date="2000-01-01T00:00:00Z"/>
                <w:szCs w:val="22"/>
              </w:rPr>
            </w:pPr>
            <w:ins w:author="Open-Xml-PowerTools" w:id="6308" w:date="2000-01-01T00:00:00Z">
              <w:r>
                <w:rPr>
                  <w:szCs w:val="22"/>
                </w:rPr>
                <w:t xml:space="preserve">Whole district other than — </w:t>
              </w:r>
            </w:ins>
          </w:p>
          <w:p>
            <w:pPr>
              <w:pStyle w:val="yTableNAm"/>
              <w:tabs>
                <w:tab w:val="clear" w:pos="567"/>
                <w:tab w:val="left" w:pos="459"/>
              </w:tabs>
              <w:spacing w:before="80"/>
              <w:rPr>
                <w:ins w:author="Open-Xml-PowerTools" w:id="6312" w:date="2000-01-01T00:00:00Z"/>
                <w:szCs w:val="22"/>
              </w:rPr>
            </w:pPr>
            <w:ins w:author="Open-Xml-PowerTools" w:id="6310" w:date="2000-01-01T00:00:00Z">
              <w:r>
                <w:rPr>
                  <w:szCs w:val="22"/>
                </w:rPr>
                <w:t>(a)</w:t>
              </w:r>
            </w:ins>
            <w:ins w:author="Open-Xml-PowerTools" w:id="6311" w:date="2000-01-01T00:00:00Z">
              <w:r>
                <w:rPr>
                  <w:szCs w:val="22"/>
                </w:rPr>
                <w:tab/>
                <w:t>townsites;</w:t>
              </w:r>
            </w:ins>
          </w:p>
          <w:p>
            <w:pPr>
              <w:pStyle w:val="yTableNAm"/>
              <w:tabs>
                <w:tab w:val="clear" w:pos="567"/>
                <w:tab w:val="left" w:pos="459"/>
              </w:tabs>
              <w:spacing w:before="80"/>
              <w:ind w:left="459" w:hanging="459"/>
              <w:rPr>
                <w:ins w:author="Open-Xml-PowerTools" w:id="6315" w:date="2000-01-01T00:00:00Z"/>
                <w:szCs w:val="22"/>
              </w:rPr>
            </w:pPr>
            <w:ins w:author="Open-Xml-PowerTools" w:id="6313" w:date="2000-01-01T00:00:00Z">
              <w:r>
                <w:rPr>
                  <w:szCs w:val="22"/>
                </w:rPr>
                <w:t>(b)</w:t>
              </w:r>
            </w:ins>
            <w:ins w:author="Open-Xml-PowerTools" w:id="6314" w:date="2000-01-01T00:00:00Z">
              <w:r>
                <w:rPr>
                  <w:szCs w:val="22"/>
                </w:rPr>
                <w:tab/>
                <w:t>areas subject to local planning schemes</w:t>
              </w:r>
            </w:ins>
          </w:p>
        </w:tc>
        <w:tc>
          <w:tcPr>
            <w:tcW w:w="2731" w:type="dxa"/>
          </w:tcPr>
          <w:p>
            <w:pPr>
              <w:pStyle w:val="yTableNAm"/>
              <w:spacing w:before="110"/>
              <w:rPr>
                <w:ins w:author="Open-Xml-PowerTools" w:id="6316" w:date="2000-01-01T00:00:00Z"/>
                <w:szCs w:val="22"/>
              </w:rPr>
            </w:pPr>
          </w:p>
        </w:tc>
      </w:tr>
      <w:tr>
        <w:trPr>
          <w:cantSplit/>
          <w:ins w:author="Open-Xml-PowerTools" w:id="6317" w:date="2000-01-01T00:00:00Z"/>
        </w:trPr>
        <w:tc>
          <w:tcPr>
            <w:tcW w:w="1767" w:type="dxa"/>
          </w:tcPr>
          <w:p>
            <w:pPr>
              <w:pStyle w:val="yTableNAm"/>
              <w:spacing w:before="110"/>
              <w:rPr>
                <w:ins w:author="Open-Xml-PowerTools" w:id="6319" w:date="2000-01-01T00:00:00Z"/>
                <w:szCs w:val="22"/>
              </w:rPr>
            </w:pPr>
            <w:ins w:author="Open-Xml-PowerTools" w:id="6318" w:date="2000-01-01T00:00:00Z">
              <w:r>
                <w:rPr>
                  <w:szCs w:val="22"/>
                </w:rPr>
                <w:lastRenderedPageBreak/>
                <w:t>Port Hedland</w:t>
              </w:r>
            </w:ins>
          </w:p>
        </w:tc>
        <w:tc>
          <w:tcPr>
            <w:tcW w:w="2627" w:type="dxa"/>
          </w:tcPr>
          <w:p>
            <w:pPr>
              <w:pStyle w:val="yTableNAm"/>
              <w:spacing w:before="110"/>
              <w:rPr>
                <w:ins w:author="Open-Xml-PowerTools" w:id="6321" w:date="2000-01-01T00:00:00Z"/>
                <w:szCs w:val="22"/>
              </w:rPr>
            </w:pPr>
            <w:ins w:author="Open-Xml-PowerTools" w:id="6320" w:date="2000-01-01T00:00:00Z">
              <w:r>
                <w:rPr>
                  <w:szCs w:val="22"/>
                </w:rPr>
                <w:t>Whole district other than townsites</w:t>
              </w:r>
            </w:ins>
          </w:p>
        </w:tc>
        <w:tc>
          <w:tcPr>
            <w:tcW w:w="2731" w:type="dxa"/>
          </w:tcPr>
          <w:p>
            <w:pPr>
              <w:pStyle w:val="yTableNAm"/>
              <w:spacing w:before="110"/>
              <w:rPr>
                <w:ins w:author="Open-Xml-PowerTools" w:id="6322" w:date="2000-01-01T00:00:00Z"/>
                <w:szCs w:val="22"/>
              </w:rPr>
            </w:pPr>
          </w:p>
        </w:tc>
      </w:tr>
      <w:tr>
        <w:trPr>
          <w:cantSplit/>
          <w:ins w:author="Open-Xml-PowerTools" w:id="6323" w:date="2000-01-01T00:00:00Z"/>
        </w:trPr>
        <w:tc>
          <w:tcPr>
            <w:tcW w:w="1767" w:type="dxa"/>
          </w:tcPr>
          <w:p>
            <w:pPr>
              <w:pStyle w:val="yTableNAm"/>
              <w:spacing w:before="110"/>
              <w:rPr>
                <w:ins w:author="Open-Xml-PowerTools" w:id="6325" w:date="2000-01-01T00:00:00Z"/>
                <w:szCs w:val="22"/>
              </w:rPr>
            </w:pPr>
            <w:ins w:author="Open-Xml-PowerTools" w:id="6324" w:date="2000-01-01T00:00:00Z">
              <w:r>
                <w:rPr>
                  <w:szCs w:val="22"/>
                </w:rPr>
                <w:t>Ravensthorpe</w:t>
              </w:r>
            </w:ins>
          </w:p>
        </w:tc>
        <w:tc>
          <w:tcPr>
            <w:tcW w:w="2627" w:type="dxa"/>
          </w:tcPr>
          <w:p>
            <w:pPr>
              <w:pStyle w:val="yTableNAm"/>
              <w:spacing w:before="110"/>
              <w:rPr>
                <w:ins w:author="Open-Xml-PowerTools" w:id="6327" w:date="2000-01-01T00:00:00Z"/>
                <w:szCs w:val="22"/>
              </w:rPr>
            </w:pPr>
            <w:ins w:author="Open-Xml-PowerTools" w:id="6326" w:date="2000-01-01T00:00:00Z">
              <w:r>
                <w:rPr>
                  <w:szCs w:val="22"/>
                </w:rPr>
                <w:t>Areas zoned general agricultural by a local planning scheme</w:t>
              </w:r>
            </w:ins>
          </w:p>
        </w:tc>
        <w:tc>
          <w:tcPr>
            <w:tcW w:w="2731" w:type="dxa"/>
          </w:tcPr>
          <w:p>
            <w:pPr>
              <w:pStyle w:val="yTableNAm"/>
              <w:spacing w:before="110"/>
              <w:rPr>
                <w:ins w:author="Open-Xml-PowerTools" w:id="6328" w:date="2000-01-01T00:00:00Z"/>
                <w:szCs w:val="22"/>
              </w:rPr>
            </w:pPr>
          </w:p>
        </w:tc>
      </w:tr>
      <w:tr>
        <w:trPr>
          <w:cantSplit/>
          <w:ins w:author="Open-Xml-PowerTools" w:id="6329" w:date="2000-01-01T00:00:00Z"/>
        </w:trPr>
        <w:tc>
          <w:tcPr>
            <w:tcW w:w="1767" w:type="dxa"/>
          </w:tcPr>
          <w:p>
            <w:pPr>
              <w:pStyle w:val="yTableNAm"/>
              <w:spacing w:before="110"/>
              <w:rPr>
                <w:ins w:author="Open-Xml-PowerTools" w:id="6331" w:date="2000-01-01T00:00:00Z"/>
                <w:szCs w:val="22"/>
              </w:rPr>
            </w:pPr>
            <w:ins w:author="Open-Xml-PowerTools" w:id="6330" w:date="2000-01-01T00:00:00Z">
              <w:r>
                <w:rPr>
                  <w:szCs w:val="22"/>
                </w:rPr>
                <w:t>Sandstone</w:t>
              </w:r>
            </w:ins>
          </w:p>
        </w:tc>
        <w:tc>
          <w:tcPr>
            <w:tcW w:w="2627" w:type="dxa"/>
          </w:tcPr>
          <w:p>
            <w:pPr>
              <w:pStyle w:val="yTableNAm"/>
              <w:spacing w:before="110"/>
              <w:rPr>
                <w:ins w:author="Open-Xml-PowerTools" w:id="6333" w:date="2000-01-01T00:00:00Z"/>
                <w:szCs w:val="22"/>
              </w:rPr>
            </w:pPr>
            <w:ins w:author="Open-Xml-PowerTools" w:id="6332" w:date="2000-01-01T00:00:00Z">
              <w:r>
                <w:rPr>
                  <w:szCs w:val="22"/>
                </w:rPr>
                <w:t>Whole district other than townsites in Sandstone Ward</w:t>
              </w:r>
            </w:ins>
          </w:p>
        </w:tc>
        <w:tc>
          <w:tcPr>
            <w:tcW w:w="2731" w:type="dxa"/>
          </w:tcPr>
          <w:p>
            <w:pPr>
              <w:pStyle w:val="yTableNAm"/>
              <w:spacing w:before="110"/>
              <w:rPr>
                <w:ins w:author="Open-Xml-PowerTools" w:id="6335" w:date="2000-01-01T00:00:00Z"/>
                <w:szCs w:val="22"/>
              </w:rPr>
            </w:pPr>
            <w:ins w:author="Open-Xml-PowerTools" w:id="6334" w:date="2000-01-01T00:00:00Z">
              <w:r>
                <w:rPr>
                  <w:szCs w:val="22"/>
                </w:rPr>
                <w:t>Whole district other than Sandstone Ward</w:t>
              </w:r>
            </w:ins>
          </w:p>
        </w:tc>
      </w:tr>
      <w:tr>
        <w:trPr>
          <w:cantSplit/>
          <w:ins w:author="Open-Xml-PowerTools" w:id="6336" w:date="2000-01-01T00:00:00Z"/>
        </w:trPr>
        <w:tc>
          <w:tcPr>
            <w:tcW w:w="1767" w:type="dxa"/>
          </w:tcPr>
          <w:p>
            <w:pPr>
              <w:pStyle w:val="yTableNAm"/>
              <w:spacing w:before="110"/>
              <w:rPr>
                <w:ins w:author="Open-Xml-PowerTools" w:id="6338" w:date="2000-01-01T00:00:00Z"/>
                <w:szCs w:val="22"/>
              </w:rPr>
            </w:pPr>
            <w:ins w:author="Open-Xml-PowerTools" w:id="6337" w:date="2000-01-01T00:00:00Z">
              <w:r>
                <w:rPr>
                  <w:szCs w:val="22"/>
                </w:rPr>
                <w:t>Tammin</w:t>
              </w:r>
            </w:ins>
          </w:p>
        </w:tc>
        <w:tc>
          <w:tcPr>
            <w:tcW w:w="2627" w:type="dxa"/>
          </w:tcPr>
          <w:p>
            <w:pPr>
              <w:pStyle w:val="yTableNAm"/>
              <w:spacing w:before="110"/>
              <w:rPr>
                <w:ins w:author="Open-Xml-PowerTools" w:id="6340" w:date="2000-01-01T00:00:00Z"/>
                <w:szCs w:val="22"/>
              </w:rPr>
            </w:pPr>
            <w:ins w:author="Open-Xml-PowerTools" w:id="6339" w:date="2000-01-01T00:00:00Z">
              <w:r>
                <w:rPr>
                  <w:szCs w:val="22"/>
                </w:rPr>
                <w:t>Whole district other than townsite of Tammin</w:t>
              </w:r>
            </w:ins>
          </w:p>
        </w:tc>
        <w:tc>
          <w:tcPr>
            <w:tcW w:w="2731" w:type="dxa"/>
          </w:tcPr>
          <w:p>
            <w:pPr>
              <w:pStyle w:val="yTableNAm"/>
              <w:spacing w:before="110"/>
              <w:rPr>
                <w:ins w:author="Open-Xml-PowerTools" w:id="6341" w:date="2000-01-01T00:00:00Z"/>
                <w:szCs w:val="22"/>
              </w:rPr>
            </w:pPr>
          </w:p>
        </w:tc>
      </w:tr>
      <w:tr>
        <w:trPr>
          <w:cantSplit/>
          <w:ins w:author="Open-Xml-PowerTools" w:id="6342" w:date="2000-01-01T00:00:00Z"/>
        </w:trPr>
        <w:tc>
          <w:tcPr>
            <w:tcW w:w="1767" w:type="dxa"/>
          </w:tcPr>
          <w:p>
            <w:pPr>
              <w:pStyle w:val="yTableNAm"/>
              <w:spacing w:before="110"/>
              <w:rPr>
                <w:ins w:author="Open-Xml-PowerTools" w:id="6344" w:date="2000-01-01T00:00:00Z"/>
                <w:szCs w:val="22"/>
              </w:rPr>
            </w:pPr>
            <w:ins w:author="Open-Xml-PowerTools" w:id="6343" w:date="2000-01-01T00:00:00Z">
              <w:r>
                <w:rPr>
                  <w:szCs w:val="22"/>
                </w:rPr>
                <w:t>Three Springs</w:t>
              </w:r>
            </w:ins>
          </w:p>
        </w:tc>
        <w:tc>
          <w:tcPr>
            <w:tcW w:w="2627" w:type="dxa"/>
          </w:tcPr>
          <w:p>
            <w:pPr>
              <w:pStyle w:val="yTableNAm"/>
              <w:spacing w:before="110"/>
              <w:rPr>
                <w:ins w:author="Open-Xml-PowerTools" w:id="6346" w:date="2000-01-01T00:00:00Z"/>
                <w:szCs w:val="22"/>
              </w:rPr>
            </w:pPr>
            <w:ins w:author="Open-Xml-PowerTools" w:id="6345" w:date="2000-01-01T00:00:00Z">
              <w:r>
                <w:rPr>
                  <w:szCs w:val="22"/>
                </w:rPr>
                <w:t>Whole district other than townsites</w:t>
              </w:r>
            </w:ins>
          </w:p>
        </w:tc>
        <w:tc>
          <w:tcPr>
            <w:tcW w:w="2731" w:type="dxa"/>
          </w:tcPr>
          <w:p>
            <w:pPr>
              <w:pStyle w:val="yTableNAm"/>
              <w:spacing w:before="110"/>
              <w:rPr>
                <w:ins w:author="Open-Xml-PowerTools" w:id="6347" w:date="2000-01-01T00:00:00Z"/>
                <w:szCs w:val="22"/>
              </w:rPr>
            </w:pPr>
          </w:p>
        </w:tc>
      </w:tr>
      <w:tr>
        <w:trPr>
          <w:cantSplit/>
          <w:ins w:author="Open-Xml-PowerTools" w:id="6348" w:date="2000-01-01T00:00:00Z"/>
        </w:trPr>
        <w:tc>
          <w:tcPr>
            <w:tcW w:w="1767" w:type="dxa"/>
          </w:tcPr>
          <w:p>
            <w:pPr>
              <w:pStyle w:val="yTableNAm"/>
              <w:spacing w:before="110"/>
              <w:rPr>
                <w:ins w:author="Open-Xml-PowerTools" w:id="6350" w:date="2000-01-01T00:00:00Z"/>
                <w:szCs w:val="22"/>
              </w:rPr>
            </w:pPr>
            <w:ins w:author="Open-Xml-PowerTools" w:id="6349" w:date="2000-01-01T00:00:00Z">
              <w:r>
                <w:rPr>
                  <w:szCs w:val="22"/>
                </w:rPr>
                <w:t>Trayning</w:t>
              </w:r>
            </w:ins>
          </w:p>
        </w:tc>
        <w:tc>
          <w:tcPr>
            <w:tcW w:w="2627" w:type="dxa"/>
          </w:tcPr>
          <w:p>
            <w:pPr>
              <w:pStyle w:val="yTableNAm"/>
              <w:spacing w:before="110"/>
              <w:rPr>
                <w:ins w:author="Open-Xml-PowerTools" w:id="6352" w:date="2000-01-01T00:00:00Z"/>
                <w:szCs w:val="22"/>
              </w:rPr>
            </w:pPr>
            <w:ins w:author="Open-Xml-PowerTools" w:id="6351" w:date="2000-01-01T00:00:00Z">
              <w:r>
                <w:rPr>
                  <w:szCs w:val="22"/>
                </w:rPr>
                <w:t>Whole district other than townsites of Trayning, Kununoppin, Yelbeni</w:t>
              </w:r>
            </w:ins>
          </w:p>
        </w:tc>
        <w:tc>
          <w:tcPr>
            <w:tcW w:w="2731" w:type="dxa"/>
          </w:tcPr>
          <w:p>
            <w:pPr>
              <w:pStyle w:val="yTableNAm"/>
              <w:spacing w:before="110"/>
              <w:rPr>
                <w:ins w:author="Open-Xml-PowerTools" w:id="6354" w:date="2000-01-01T00:00:00Z"/>
                <w:szCs w:val="22"/>
              </w:rPr>
            </w:pPr>
            <w:ins w:author="Open-Xml-PowerTools" w:id="6353" w:date="2000-01-01T00:00:00Z">
              <w:r>
                <w:rPr>
                  <w:szCs w:val="22"/>
                </w:rPr>
                <w:t>Whole district other than townsites of Trayning, Kununoppin, Yelbeni</w:t>
              </w:r>
            </w:ins>
          </w:p>
        </w:tc>
      </w:tr>
      <w:tr>
        <w:trPr>
          <w:cantSplit/>
          <w:ins w:author="Open-Xml-PowerTools" w:id="6355" w:date="2000-01-01T00:00:00Z"/>
        </w:trPr>
        <w:tc>
          <w:tcPr>
            <w:tcW w:w="1767" w:type="dxa"/>
          </w:tcPr>
          <w:p>
            <w:pPr>
              <w:pStyle w:val="yTableNAm"/>
              <w:spacing w:before="110"/>
              <w:rPr>
                <w:ins w:author="Open-Xml-PowerTools" w:id="6357" w:date="2000-01-01T00:00:00Z"/>
                <w:szCs w:val="22"/>
              </w:rPr>
            </w:pPr>
            <w:ins w:author="Open-Xml-PowerTools" w:id="6356" w:date="2000-01-01T00:00:00Z">
              <w:r>
                <w:rPr>
                  <w:szCs w:val="22"/>
                </w:rPr>
                <w:t>Wagin</w:t>
              </w:r>
            </w:ins>
          </w:p>
        </w:tc>
        <w:tc>
          <w:tcPr>
            <w:tcW w:w="2627" w:type="dxa"/>
          </w:tcPr>
          <w:p>
            <w:pPr>
              <w:pStyle w:val="yTableNAm"/>
              <w:spacing w:before="110"/>
              <w:rPr>
                <w:ins w:author="Open-Xml-PowerTools" w:id="6359" w:date="2000-01-01T00:00:00Z"/>
                <w:szCs w:val="22"/>
              </w:rPr>
            </w:pPr>
            <w:ins w:author="Open-Xml-PowerTools" w:id="6358" w:date="2000-01-01T00:00:00Z">
              <w:r>
                <w:rPr>
                  <w:szCs w:val="22"/>
                </w:rPr>
                <w:t xml:space="preserve">Whole district other than — </w:t>
              </w:r>
            </w:ins>
          </w:p>
          <w:p>
            <w:pPr>
              <w:pStyle w:val="yTableNAm"/>
              <w:tabs>
                <w:tab w:val="clear" w:pos="567"/>
                <w:tab w:val="left" w:pos="459"/>
              </w:tabs>
              <w:spacing w:before="80"/>
              <w:ind w:left="459" w:hanging="459"/>
              <w:rPr>
                <w:ins w:author="Open-Xml-PowerTools" w:id="6362" w:date="2000-01-01T00:00:00Z"/>
                <w:szCs w:val="22"/>
              </w:rPr>
            </w:pPr>
            <w:ins w:author="Open-Xml-PowerTools" w:id="6360" w:date="2000-01-01T00:00:00Z">
              <w:r>
                <w:rPr>
                  <w:szCs w:val="22"/>
                </w:rPr>
                <w:t>(a)</w:t>
              </w:r>
            </w:ins>
            <w:ins w:author="Open-Xml-PowerTools" w:id="6361" w:date="2000-01-01T00:00:00Z">
              <w:r>
                <w:rPr>
                  <w:szCs w:val="22"/>
                </w:rPr>
                <w:tab/>
                <w:t>townsites in Town Ward;</w:t>
              </w:r>
            </w:ins>
          </w:p>
          <w:p>
            <w:pPr>
              <w:pStyle w:val="yTableNAm"/>
              <w:tabs>
                <w:tab w:val="clear" w:pos="567"/>
                <w:tab w:val="left" w:pos="459"/>
              </w:tabs>
              <w:spacing w:before="80"/>
              <w:ind w:left="459" w:hanging="459"/>
              <w:rPr>
                <w:ins w:author="Open-Xml-PowerTools" w:id="6365" w:date="2000-01-01T00:00:00Z"/>
                <w:szCs w:val="22"/>
              </w:rPr>
            </w:pPr>
            <w:ins w:author="Open-Xml-PowerTools" w:id="6363" w:date="2000-01-01T00:00:00Z">
              <w:r>
                <w:rPr>
                  <w:szCs w:val="22"/>
                </w:rPr>
                <w:t>(b)</w:t>
              </w:r>
            </w:ins>
            <w:ins w:author="Open-Xml-PowerTools" w:id="6364" w:date="2000-01-01T00:00:00Z">
              <w:r>
                <w:rPr>
                  <w:szCs w:val="22"/>
                </w:rPr>
                <w:tab/>
                <w:t>Williams loc. 440, 507, 545, 618, 945, 1165 or 5330</w:t>
              </w:r>
            </w:ins>
          </w:p>
        </w:tc>
        <w:tc>
          <w:tcPr>
            <w:tcW w:w="2731" w:type="dxa"/>
          </w:tcPr>
          <w:p>
            <w:pPr>
              <w:pStyle w:val="yTableNAm"/>
              <w:spacing w:before="110"/>
              <w:rPr>
                <w:ins w:author="Open-Xml-PowerTools" w:id="6366" w:date="2000-01-01T00:00:00Z"/>
                <w:szCs w:val="22"/>
              </w:rPr>
            </w:pPr>
          </w:p>
        </w:tc>
      </w:tr>
      <w:tr>
        <w:trPr>
          <w:cantSplit/>
          <w:ins w:author="Open-Xml-PowerTools" w:id="6367" w:date="2000-01-01T00:00:00Z"/>
        </w:trPr>
        <w:tc>
          <w:tcPr>
            <w:tcW w:w="1767" w:type="dxa"/>
          </w:tcPr>
          <w:p>
            <w:pPr>
              <w:pStyle w:val="yTableNAm"/>
              <w:spacing w:before="110"/>
              <w:rPr>
                <w:ins w:author="Open-Xml-PowerTools" w:id="6369" w:date="2000-01-01T00:00:00Z"/>
                <w:szCs w:val="22"/>
              </w:rPr>
            </w:pPr>
            <w:ins w:author="Open-Xml-PowerTools" w:id="6368" w:date="2000-01-01T00:00:00Z">
              <w:r>
                <w:rPr>
                  <w:szCs w:val="22"/>
                </w:rPr>
                <w:lastRenderedPageBreak/>
                <w:t>Wandering</w:t>
              </w:r>
            </w:ins>
          </w:p>
        </w:tc>
        <w:tc>
          <w:tcPr>
            <w:tcW w:w="2627" w:type="dxa"/>
          </w:tcPr>
          <w:p>
            <w:pPr>
              <w:pStyle w:val="yTableNAm"/>
              <w:spacing w:before="110"/>
              <w:rPr>
                <w:ins w:author="Open-Xml-PowerTools" w:id="6371" w:date="2000-01-01T00:00:00Z"/>
                <w:szCs w:val="22"/>
              </w:rPr>
            </w:pPr>
            <w:ins w:author="Open-Xml-PowerTools" w:id="6370" w:date="2000-01-01T00:00:00Z">
              <w:r>
                <w:rPr>
                  <w:szCs w:val="22"/>
                </w:rPr>
                <w:t xml:space="preserve">Whole district other than — </w:t>
              </w:r>
            </w:ins>
          </w:p>
          <w:p>
            <w:pPr>
              <w:pStyle w:val="yTableNAm"/>
              <w:tabs>
                <w:tab w:val="clear" w:pos="567"/>
                <w:tab w:val="left" w:pos="459"/>
              </w:tabs>
              <w:spacing w:before="80"/>
              <w:ind w:left="459" w:hanging="459"/>
              <w:rPr>
                <w:ins w:author="Open-Xml-PowerTools" w:id="6374" w:date="2000-01-01T00:00:00Z"/>
                <w:szCs w:val="22"/>
              </w:rPr>
            </w:pPr>
            <w:ins w:author="Open-Xml-PowerTools" w:id="6372" w:date="2000-01-01T00:00:00Z">
              <w:r>
                <w:rPr>
                  <w:szCs w:val="22"/>
                </w:rPr>
                <w:t>(a)</w:t>
              </w:r>
            </w:ins>
            <w:ins w:author="Open-Xml-PowerTools" w:id="6373" w:date="2000-01-01T00:00:00Z">
              <w:r>
                <w:rPr>
                  <w:szCs w:val="22"/>
                </w:rPr>
                <w:tab/>
                <w:t>townsite of Wandering;</w:t>
              </w:r>
            </w:ins>
          </w:p>
          <w:p>
            <w:pPr>
              <w:pStyle w:val="yTableNAm"/>
              <w:tabs>
                <w:tab w:val="clear" w:pos="567"/>
                <w:tab w:val="left" w:pos="459"/>
              </w:tabs>
              <w:spacing w:before="0"/>
              <w:ind w:left="459" w:hanging="459"/>
              <w:rPr>
                <w:ins w:author="Open-Xml-PowerTools" w:id="6377" w:date="2000-01-01T00:00:00Z"/>
                <w:szCs w:val="22"/>
              </w:rPr>
            </w:pPr>
            <w:ins w:author="Open-Xml-PowerTools" w:id="6375" w:date="2000-01-01T00:00:00Z">
              <w:r>
                <w:rPr>
                  <w:szCs w:val="22"/>
                </w:rPr>
                <w:t>(b)</w:t>
              </w:r>
            </w:ins>
            <w:ins w:author="Open-Xml-PowerTools" w:id="6376" w:date="2000-01-01T00:00:00Z">
              <w:r>
                <w:rPr>
                  <w:szCs w:val="22"/>
                </w:rPr>
                <w:tab/>
                <w:t>areas zoned rural residential by local laws or a local planning scheme</w:t>
              </w:r>
            </w:ins>
          </w:p>
        </w:tc>
        <w:tc>
          <w:tcPr>
            <w:tcW w:w="2731" w:type="dxa"/>
          </w:tcPr>
          <w:p>
            <w:pPr>
              <w:pStyle w:val="yTableNAm"/>
              <w:spacing w:before="110"/>
              <w:rPr>
                <w:ins w:author="Open-Xml-PowerTools" w:id="6378" w:date="2000-01-01T00:00:00Z"/>
                <w:szCs w:val="22"/>
              </w:rPr>
            </w:pPr>
          </w:p>
        </w:tc>
      </w:tr>
      <w:tr>
        <w:trPr>
          <w:cantSplit/>
          <w:ins w:author="Open-Xml-PowerTools" w:id="6379" w:date="2000-01-01T00:00:00Z"/>
        </w:trPr>
        <w:tc>
          <w:tcPr>
            <w:tcW w:w="1767" w:type="dxa"/>
          </w:tcPr>
          <w:p>
            <w:pPr>
              <w:pStyle w:val="yTableNAm"/>
              <w:spacing w:before="110"/>
              <w:rPr>
                <w:ins w:author="Open-Xml-PowerTools" w:id="6381" w:date="2000-01-01T00:00:00Z"/>
                <w:szCs w:val="22"/>
              </w:rPr>
            </w:pPr>
            <w:ins w:author="Open-Xml-PowerTools" w:id="6380" w:date="2000-01-01T00:00:00Z">
              <w:r>
                <w:rPr>
                  <w:szCs w:val="22"/>
                </w:rPr>
                <w:t>West Arthur</w:t>
              </w:r>
            </w:ins>
          </w:p>
        </w:tc>
        <w:tc>
          <w:tcPr>
            <w:tcW w:w="2627" w:type="dxa"/>
          </w:tcPr>
          <w:p>
            <w:pPr>
              <w:pStyle w:val="yTableNAm"/>
              <w:spacing w:before="110"/>
              <w:rPr>
                <w:ins w:author="Open-Xml-PowerTools" w:id="6383" w:date="2000-01-01T00:00:00Z"/>
                <w:szCs w:val="22"/>
              </w:rPr>
            </w:pPr>
            <w:ins w:author="Open-Xml-PowerTools" w:id="6382" w:date="2000-01-01T00:00:00Z">
              <w:r>
                <w:rPr>
                  <w:szCs w:val="22"/>
                </w:rPr>
                <w:t>Whole district other than townsites</w:t>
              </w:r>
            </w:ins>
          </w:p>
        </w:tc>
        <w:tc>
          <w:tcPr>
            <w:tcW w:w="2731" w:type="dxa"/>
          </w:tcPr>
          <w:p>
            <w:pPr>
              <w:pStyle w:val="yTableNAm"/>
              <w:spacing w:before="110"/>
              <w:rPr>
                <w:ins w:author="Open-Xml-PowerTools" w:id="6384" w:date="2000-01-01T00:00:00Z"/>
                <w:szCs w:val="22"/>
              </w:rPr>
            </w:pPr>
          </w:p>
        </w:tc>
      </w:tr>
      <w:tr>
        <w:trPr>
          <w:cantSplit/>
          <w:ins w:author="Open-Xml-PowerTools" w:id="6385" w:date="2000-01-01T00:00:00Z"/>
        </w:trPr>
        <w:tc>
          <w:tcPr>
            <w:tcW w:w="1767" w:type="dxa"/>
          </w:tcPr>
          <w:p>
            <w:pPr>
              <w:pStyle w:val="yTableNAm"/>
              <w:spacing w:before="110"/>
              <w:rPr>
                <w:ins w:author="Open-Xml-PowerTools" w:id="6387" w:date="2000-01-01T00:00:00Z"/>
                <w:szCs w:val="22"/>
              </w:rPr>
            </w:pPr>
            <w:ins w:author="Open-Xml-PowerTools" w:id="6386" w:date="2000-01-01T00:00:00Z">
              <w:r>
                <w:rPr>
                  <w:szCs w:val="22"/>
                </w:rPr>
                <w:t>Wickepin</w:t>
              </w:r>
            </w:ins>
          </w:p>
        </w:tc>
        <w:tc>
          <w:tcPr>
            <w:tcW w:w="2627" w:type="dxa"/>
          </w:tcPr>
          <w:p>
            <w:pPr>
              <w:pStyle w:val="yTableNAm"/>
              <w:spacing w:before="110"/>
              <w:rPr>
                <w:ins w:author="Open-Xml-PowerTools" w:id="6389" w:date="2000-01-01T00:00:00Z"/>
                <w:szCs w:val="22"/>
              </w:rPr>
            </w:pPr>
            <w:ins w:author="Open-Xml-PowerTools" w:id="6388" w:date="2000-01-01T00:00:00Z">
              <w:r>
                <w:rPr>
                  <w:szCs w:val="22"/>
                </w:rPr>
                <w:t>Whole district other than townsites</w:t>
              </w:r>
            </w:ins>
          </w:p>
        </w:tc>
        <w:tc>
          <w:tcPr>
            <w:tcW w:w="2731" w:type="dxa"/>
          </w:tcPr>
          <w:p>
            <w:pPr>
              <w:pStyle w:val="yTableNAm"/>
              <w:spacing w:before="110"/>
              <w:rPr>
                <w:ins w:author="Open-Xml-PowerTools" w:id="6390" w:date="2000-01-01T00:00:00Z"/>
                <w:szCs w:val="22"/>
              </w:rPr>
            </w:pPr>
          </w:p>
        </w:tc>
      </w:tr>
      <w:tr>
        <w:trPr>
          <w:cantSplit/>
          <w:ins w:author="Open-Xml-PowerTools" w:id="6391" w:date="2000-01-01T00:00:00Z"/>
        </w:trPr>
        <w:tc>
          <w:tcPr>
            <w:tcW w:w="1767" w:type="dxa"/>
          </w:tcPr>
          <w:p>
            <w:pPr>
              <w:pStyle w:val="yTableNAm"/>
              <w:spacing w:before="110"/>
              <w:rPr>
                <w:ins w:author="Open-Xml-PowerTools" w:id="6393" w:date="2000-01-01T00:00:00Z"/>
                <w:szCs w:val="22"/>
              </w:rPr>
            </w:pPr>
            <w:ins w:author="Open-Xml-PowerTools" w:id="6392" w:date="2000-01-01T00:00:00Z">
              <w:r>
                <w:rPr>
                  <w:szCs w:val="22"/>
                </w:rPr>
                <w:t>Williams</w:t>
              </w:r>
            </w:ins>
          </w:p>
        </w:tc>
        <w:tc>
          <w:tcPr>
            <w:tcW w:w="2627" w:type="dxa"/>
          </w:tcPr>
          <w:p>
            <w:pPr>
              <w:pStyle w:val="yTableNAm"/>
              <w:spacing w:before="110"/>
              <w:rPr>
                <w:ins w:author="Open-Xml-PowerTools" w:id="6395" w:date="2000-01-01T00:00:00Z"/>
                <w:szCs w:val="22"/>
              </w:rPr>
            </w:pPr>
            <w:ins w:author="Open-Xml-PowerTools" w:id="6394" w:date="2000-01-01T00:00:00Z">
              <w:r>
                <w:rPr>
                  <w:szCs w:val="22"/>
                </w:rPr>
                <w:t>Whole district other than townsites</w:t>
              </w:r>
            </w:ins>
          </w:p>
        </w:tc>
        <w:tc>
          <w:tcPr>
            <w:tcW w:w="2731" w:type="dxa"/>
          </w:tcPr>
          <w:p>
            <w:pPr>
              <w:pStyle w:val="yTableNAm"/>
              <w:spacing w:before="110"/>
              <w:rPr>
                <w:ins w:author="Open-Xml-PowerTools" w:id="6396" w:date="2000-01-01T00:00:00Z"/>
                <w:szCs w:val="22"/>
              </w:rPr>
            </w:pPr>
          </w:p>
        </w:tc>
      </w:tr>
      <w:tr>
        <w:trPr>
          <w:cantSplit/>
          <w:ins w:author="Open-Xml-PowerTools" w:id="6397" w:date="2000-01-01T00:00:00Z"/>
        </w:trPr>
        <w:tc>
          <w:tcPr>
            <w:tcW w:w="1767" w:type="dxa"/>
          </w:tcPr>
          <w:p>
            <w:pPr>
              <w:pStyle w:val="yTableNAm"/>
              <w:spacing w:before="110"/>
              <w:rPr>
                <w:ins w:author="Open-Xml-PowerTools" w:id="6399" w:date="2000-01-01T00:00:00Z"/>
                <w:szCs w:val="22"/>
              </w:rPr>
            </w:pPr>
            <w:ins w:author="Open-Xml-PowerTools" w:id="6398" w:date="2000-01-01T00:00:00Z">
              <w:r>
                <w:rPr>
                  <w:szCs w:val="22"/>
                </w:rPr>
                <w:t>Wiluna</w:t>
              </w:r>
            </w:ins>
          </w:p>
        </w:tc>
        <w:tc>
          <w:tcPr>
            <w:tcW w:w="2627" w:type="dxa"/>
          </w:tcPr>
          <w:p>
            <w:pPr>
              <w:pStyle w:val="yTableNAm"/>
              <w:spacing w:before="110"/>
              <w:rPr>
                <w:ins w:author="Open-Xml-PowerTools" w:id="6401" w:date="2000-01-01T00:00:00Z"/>
                <w:szCs w:val="22"/>
              </w:rPr>
            </w:pPr>
            <w:ins w:author="Open-Xml-PowerTools" w:id="6400" w:date="2000-01-01T00:00:00Z">
              <w:r>
                <w:rPr>
                  <w:szCs w:val="22"/>
                </w:rPr>
                <w:t>Whole district other than townsite of Wiluna</w:t>
              </w:r>
            </w:ins>
          </w:p>
        </w:tc>
        <w:tc>
          <w:tcPr>
            <w:tcW w:w="2731" w:type="dxa"/>
          </w:tcPr>
          <w:p>
            <w:pPr>
              <w:pStyle w:val="yTableNAm"/>
              <w:spacing w:before="110"/>
              <w:rPr>
                <w:ins w:author="Open-Xml-PowerTools" w:id="6402" w:date="2000-01-01T00:00:00Z"/>
                <w:szCs w:val="22"/>
              </w:rPr>
            </w:pPr>
          </w:p>
        </w:tc>
      </w:tr>
      <w:tr>
        <w:trPr>
          <w:cantSplit/>
          <w:ins w:author="Open-Xml-PowerTools" w:id="6403" w:date="2000-01-01T00:00:00Z"/>
        </w:trPr>
        <w:tc>
          <w:tcPr>
            <w:tcW w:w="1767" w:type="dxa"/>
          </w:tcPr>
          <w:p>
            <w:pPr>
              <w:pStyle w:val="yTableNAm"/>
              <w:spacing w:before="110"/>
              <w:rPr>
                <w:ins w:author="Open-Xml-PowerTools" w:id="6406" w:date="2000-01-01T00:00:00Z"/>
                <w:szCs w:val="22"/>
              </w:rPr>
            </w:pPr>
            <w:ins w:author="Open-Xml-PowerTools" w:id="6404" w:date="2000-01-01T00:00:00Z">
              <w:r>
                <w:rPr>
                  <w:szCs w:val="22"/>
                </w:rPr>
                <w:t>Wongan</w:t>
              </w:r>
            </w:ins>
            <w:ins w:author="Open-Xml-PowerTools" w:id="6405" w:date="2000-01-01T00:00:00Z">
              <w:r>
                <w:rPr>
                  <w:szCs w:val="22"/>
                </w:rPr>
                <w:noBreakHyphen/>
                <w:t>Ballidu</w:t>
              </w:r>
            </w:ins>
          </w:p>
        </w:tc>
        <w:tc>
          <w:tcPr>
            <w:tcW w:w="2627" w:type="dxa"/>
          </w:tcPr>
          <w:p>
            <w:pPr>
              <w:pStyle w:val="yTableNAm"/>
              <w:spacing w:before="110"/>
              <w:rPr>
                <w:ins w:author="Open-Xml-PowerTools" w:id="6408" w:date="2000-01-01T00:00:00Z"/>
                <w:szCs w:val="22"/>
              </w:rPr>
            </w:pPr>
            <w:ins w:author="Open-Xml-PowerTools" w:id="6407" w:date="2000-01-01T00:00:00Z">
              <w:r>
                <w:rPr>
                  <w:szCs w:val="22"/>
                </w:rPr>
                <w:t>Whole district other than townsites of Wongan Hills, Ballidu, Cadoux, Kondut, Burakin</w:t>
              </w:r>
            </w:ins>
          </w:p>
        </w:tc>
        <w:tc>
          <w:tcPr>
            <w:tcW w:w="2731" w:type="dxa"/>
          </w:tcPr>
          <w:p>
            <w:pPr>
              <w:pStyle w:val="yTableNAm"/>
              <w:spacing w:before="110"/>
              <w:rPr>
                <w:ins w:author="Open-Xml-PowerTools" w:id="6410" w:date="2000-01-01T00:00:00Z"/>
                <w:szCs w:val="22"/>
              </w:rPr>
            </w:pPr>
            <w:ins w:author="Open-Xml-PowerTools" w:id="6409" w:date="2000-01-01T00:00:00Z">
              <w:r>
                <w:rPr>
                  <w:szCs w:val="22"/>
                </w:rPr>
                <w:t>Whole district other than townsites of Wongan Hills, Ballidu, Cadoux, Kondut, Burakin</w:t>
              </w:r>
            </w:ins>
          </w:p>
        </w:tc>
      </w:tr>
      <w:tr>
        <w:trPr>
          <w:cantSplit/>
          <w:ins w:author="Open-Xml-PowerTools" w:id="6411" w:date="2000-01-01T00:00:00Z"/>
        </w:trPr>
        <w:tc>
          <w:tcPr>
            <w:tcW w:w="1767" w:type="dxa"/>
          </w:tcPr>
          <w:p>
            <w:pPr>
              <w:pStyle w:val="yTableNAm"/>
              <w:spacing w:before="110"/>
              <w:rPr>
                <w:ins w:author="Open-Xml-PowerTools" w:id="6413" w:date="2000-01-01T00:00:00Z"/>
                <w:szCs w:val="22"/>
              </w:rPr>
            </w:pPr>
            <w:ins w:author="Open-Xml-PowerTools" w:id="6412" w:date="2000-01-01T00:00:00Z">
              <w:r>
                <w:rPr>
                  <w:szCs w:val="22"/>
                </w:rPr>
                <w:t>Woodanilling</w:t>
              </w:r>
            </w:ins>
          </w:p>
        </w:tc>
        <w:tc>
          <w:tcPr>
            <w:tcW w:w="2627" w:type="dxa"/>
          </w:tcPr>
          <w:p>
            <w:pPr>
              <w:pStyle w:val="yTableNAm"/>
              <w:spacing w:before="110"/>
              <w:rPr>
                <w:ins w:author="Open-Xml-PowerTools" w:id="6415" w:date="2000-01-01T00:00:00Z"/>
                <w:szCs w:val="22"/>
              </w:rPr>
            </w:pPr>
            <w:ins w:author="Open-Xml-PowerTools" w:id="6414" w:date="2000-01-01T00:00:00Z">
              <w:r>
                <w:rPr>
                  <w:szCs w:val="22"/>
                </w:rPr>
                <w:t>Whole district other than townsite of Woodanilling</w:t>
              </w:r>
            </w:ins>
          </w:p>
        </w:tc>
        <w:tc>
          <w:tcPr>
            <w:tcW w:w="2731" w:type="dxa"/>
          </w:tcPr>
          <w:p>
            <w:pPr>
              <w:pStyle w:val="yTableNAm"/>
              <w:spacing w:before="110"/>
              <w:rPr>
                <w:ins w:author="Open-Xml-PowerTools" w:id="6416" w:date="2000-01-01T00:00:00Z"/>
                <w:szCs w:val="22"/>
              </w:rPr>
            </w:pPr>
          </w:p>
        </w:tc>
      </w:tr>
      <w:tr>
        <w:trPr>
          <w:cantSplit/>
          <w:ins w:author="Open-Xml-PowerTools" w:id="6417" w:date="2000-01-01T00:00:00Z"/>
        </w:trPr>
        <w:tc>
          <w:tcPr>
            <w:tcW w:w="1767" w:type="dxa"/>
          </w:tcPr>
          <w:p>
            <w:pPr>
              <w:pStyle w:val="yTableNAm"/>
              <w:spacing w:before="110"/>
              <w:rPr>
                <w:ins w:author="Open-Xml-PowerTools" w:id="6419" w:date="2000-01-01T00:00:00Z"/>
                <w:szCs w:val="22"/>
              </w:rPr>
            </w:pPr>
            <w:ins w:author="Open-Xml-PowerTools" w:id="6418" w:date="2000-01-01T00:00:00Z">
              <w:r>
                <w:rPr>
                  <w:szCs w:val="22"/>
                </w:rPr>
                <w:t>Yalgoo</w:t>
              </w:r>
            </w:ins>
          </w:p>
        </w:tc>
        <w:tc>
          <w:tcPr>
            <w:tcW w:w="2627" w:type="dxa"/>
          </w:tcPr>
          <w:p>
            <w:pPr>
              <w:pStyle w:val="yTableNAm"/>
              <w:spacing w:before="110"/>
              <w:rPr>
                <w:ins w:author="Open-Xml-PowerTools" w:id="6421" w:date="2000-01-01T00:00:00Z"/>
                <w:szCs w:val="22"/>
              </w:rPr>
            </w:pPr>
            <w:ins w:author="Open-Xml-PowerTools" w:id="6420" w:date="2000-01-01T00:00:00Z">
              <w:r>
                <w:rPr>
                  <w:szCs w:val="22"/>
                </w:rPr>
                <w:t>Whole district other than townsites</w:t>
              </w:r>
            </w:ins>
          </w:p>
        </w:tc>
        <w:tc>
          <w:tcPr>
            <w:tcW w:w="2731" w:type="dxa"/>
          </w:tcPr>
          <w:p>
            <w:pPr>
              <w:pStyle w:val="yTableNAm"/>
              <w:spacing w:before="110"/>
              <w:rPr>
                <w:ins w:author="Open-Xml-PowerTools" w:id="6422" w:date="2000-01-01T00:00:00Z"/>
                <w:szCs w:val="22"/>
              </w:rPr>
            </w:pPr>
          </w:p>
        </w:tc>
      </w:tr>
      <w:tr>
        <w:trPr>
          <w:cantSplit/>
          <w:ins w:author="Open-Xml-PowerTools" w:id="6423" w:date="2000-01-01T00:00:00Z"/>
        </w:trPr>
        <w:tc>
          <w:tcPr>
            <w:tcW w:w="1767" w:type="dxa"/>
          </w:tcPr>
          <w:p>
            <w:pPr>
              <w:pStyle w:val="yTableNAm"/>
              <w:spacing w:before="110"/>
              <w:rPr>
                <w:ins w:author="Open-Xml-PowerTools" w:id="6425" w:date="2000-01-01T00:00:00Z"/>
                <w:szCs w:val="22"/>
              </w:rPr>
            </w:pPr>
            <w:ins w:author="Open-Xml-PowerTools" w:id="6424" w:date="2000-01-01T00:00:00Z">
              <w:r>
                <w:rPr>
                  <w:szCs w:val="22"/>
                </w:rPr>
                <w:lastRenderedPageBreak/>
                <w:t>Yilgarn</w:t>
              </w:r>
            </w:ins>
          </w:p>
        </w:tc>
        <w:tc>
          <w:tcPr>
            <w:tcW w:w="2627" w:type="dxa"/>
          </w:tcPr>
          <w:p>
            <w:pPr>
              <w:pStyle w:val="yTableNAm"/>
              <w:spacing w:before="110"/>
              <w:rPr>
                <w:ins w:author="Open-Xml-PowerTools" w:id="6427" w:date="2000-01-01T00:00:00Z"/>
                <w:szCs w:val="22"/>
              </w:rPr>
            </w:pPr>
            <w:ins w:author="Open-Xml-PowerTools" w:id="6426" w:date="2000-01-01T00:00:00Z">
              <w:r>
                <w:rPr>
                  <w:szCs w:val="22"/>
                </w:rPr>
                <w:t>Whole district other than townsites</w:t>
              </w:r>
            </w:ins>
          </w:p>
        </w:tc>
        <w:tc>
          <w:tcPr>
            <w:tcW w:w="2731" w:type="dxa"/>
          </w:tcPr>
          <w:p>
            <w:pPr>
              <w:pStyle w:val="yTableNAm"/>
              <w:spacing w:before="110"/>
              <w:rPr>
                <w:ins w:author="Open-Xml-PowerTools" w:id="6429" w:date="2000-01-01T00:00:00Z"/>
                <w:szCs w:val="22"/>
              </w:rPr>
            </w:pPr>
            <w:ins w:author="Open-Xml-PowerTools" w:id="6428" w:date="2000-01-01T00:00:00Z">
              <w:r>
                <w:rPr>
                  <w:szCs w:val="22"/>
                </w:rPr>
                <w:t>Whole district other than townsites</w:t>
              </w:r>
            </w:ins>
          </w:p>
        </w:tc>
      </w:tr>
    </w:tbl>
    <w:p>
      <w:pPr>
        <w:pStyle w:val="yFootnotesection"/>
        <w:rPr>
          <w:ins w:author="Open-Xml-PowerTools" w:id="6432" w:date="2000-01-01T00:00:00Z"/>
        </w:rPr>
      </w:pPr>
      <w:ins w:author="Open-Xml-PowerTools" w:id="6430" w:date="2000-01-01T00:00:00Z">
        <w:r>
          <w:tab/>
          <w:t>[Clause 1 amended: Gazette 22 Dec 2017 p. 5973</w:t>
        </w:r>
      </w:ins>
      <w:ins w:author="Open-Xml-PowerTools" w:id="6431" w:date="2000-01-01T00:00:00Z">
        <w:r>
          <w:noBreakHyphen/>
          <w:t>4.]</w:t>
        </w:r>
      </w:ins>
    </w:p>
    <w:p>
      <w:pPr>
        <w:pStyle w:val="yHeading5"/>
        <w:rPr>
          <w:ins w:author="Open-Xml-PowerTools" w:id="6439" w:date="2000-01-01T00:00:00Z"/>
          <w:rStyle w:val="CharSDivText"/>
        </w:rPr>
      </w:pPr>
      <w:ins w:author="Open-Xml-PowerTools" w:id="6433" w:date="2000-01-01T00:00:00Z">
        <w:bookmarkStart w:id="174" w:name="_Toc97638639"/>
      </w:ins>
      <w:ins w:author="Open-Xml-PowerTools" w:id="6434" w:date="2000-01-01T00:00:00Z">
        <w:r>
          <w:rPr>
            <w:rStyle w:val="CharSClsNo"/>
          </w:rPr>
          <w:t>2</w:t>
        </w:r>
      </w:ins>
      <w:ins w:author="Open-Xml-PowerTools" w:id="6435" w:date="2000-01-01T00:00:00Z">
        <w:r>
          <w:t>.</w:t>
        </w:r>
      </w:ins>
      <w:ins w:author="Open-Xml-PowerTools" w:id="6436" w:date="2000-01-01T00:00:00Z">
        <w:r>
          <w:tab/>
        </w:r>
      </w:ins>
      <w:ins w:author="Open-Xml-PowerTools" w:id="6437" w:date="2000-01-01T00:00:00Z">
        <w:r>
          <w:rPr>
            <w:rStyle w:val="CharSDivText"/>
          </w:rPr>
          <w:t>Kinds of building work for which a building permit is not required</w:t>
        </w:r>
      </w:ins>
      <w:ins w:author="Open-Xml-PowerTools" w:id="6438" w:date="2000-01-01T00:00:00Z">
        <w:bookmarkEnd w:id="174"/>
      </w:ins>
    </w:p>
    <w:p>
      <w:pPr>
        <w:pStyle w:val="ySubsection"/>
        <w:rPr>
          <w:ins w:author="Open-Xml-PowerTools" w:id="6442" w:date="2000-01-01T00:00:00Z"/>
        </w:rPr>
      </w:pPr>
      <w:ins w:author="Open-Xml-PowerTools" w:id="6440" w:date="2000-01-01T00:00:00Z">
        <w:r>
          <w:tab/>
        </w:r>
      </w:ins>
      <w:ins w:author="Open-Xml-PowerTools" w:id="6441" w:date="2000-01-01T00:00:00Z">
        <w:r>
          <w:tab/>
          <w:t xml:space="preserve">In this clause — </w:t>
        </w:r>
      </w:ins>
    </w:p>
    <w:p>
      <w:pPr>
        <w:pStyle w:val="yDefstart"/>
        <w:rPr>
          <w:ins w:author="Open-Xml-PowerTools" w:id="6446" w:date="2000-01-01T00:00:00Z"/>
        </w:rPr>
      </w:pPr>
      <w:ins w:author="Open-Xml-PowerTools" w:id="6443" w:date="2000-01-01T00:00:00Z">
        <w:r>
          <w:tab/>
        </w:r>
      </w:ins>
      <w:ins w:author="Open-Xml-PowerTools" w:id="6444" w:date="2000-01-01T00:00:00Z">
        <w:r>
          <w:rPr>
            <w:rStyle w:val="CharDefText"/>
          </w:rPr>
          <w:t>pergola</w:t>
        </w:r>
      </w:ins>
      <w:ins w:author="Open-Xml-PowerTools" w:id="6445" w:date="2000-01-01T00:00:00Z">
        <w:r>
          <w:t xml:space="preserve"> means an open structure that does not have a roof but may have a covering of open weave permeable material.</w:t>
        </w:r>
      </w:ins>
    </w:p>
    <w:p>
      <w:pPr>
        <w:pStyle w:val="yTHeadingNAm"/>
        <w:rPr>
          <w:ins w:author="Open-Xml-PowerTools" w:id="6448" w:date="2000-01-01T00:00:00Z"/>
        </w:rPr>
      </w:pPr>
      <w:ins w:author="Open-Xml-PowerTools" w:id="6447" w:date="2000-01-01T00:00:00Z">
        <w:r>
          <w:t>Table</w:t>
        </w:r>
      </w:ins>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85" w:type="dxa"/>
        </w:tblCellMar>
        <w:tblLook w:val="0000" w:firstRow="0" w:lastRow="0" w:firstColumn="0" w:lastColumn="0" w:noHBand="0" w:noVBand="0"/>
      </w:tblPr>
      <w:tblGrid>
        <w:gridCol w:w="851"/>
        <w:gridCol w:w="6274"/>
      </w:tblGrid>
      <w:tr>
        <w:trPr>
          <w:cantSplit/>
          <w:tblHeader/>
          <w:ins w:author="Open-Xml-PowerTools" w:id="6449" w:date="2000-01-01T00:00:00Z"/>
        </w:trPr>
        <w:tc>
          <w:tcPr>
            <w:tcW w:w="851" w:type="dxa"/>
          </w:tcPr>
          <w:p>
            <w:pPr>
              <w:pStyle w:val="yTableNAm"/>
              <w:keepNext/>
              <w:rPr>
                <w:ins w:author="Open-Xml-PowerTools" w:id="6451" w:date="2000-01-01T00:00:00Z"/>
                <w:b/>
                <w:bCs/>
                <w:szCs w:val="22"/>
              </w:rPr>
            </w:pPr>
            <w:ins w:author="Open-Xml-PowerTools" w:id="6450" w:date="2000-01-01T00:00:00Z">
              <w:r>
                <w:rPr>
                  <w:b/>
                  <w:bCs/>
                  <w:szCs w:val="22"/>
                </w:rPr>
                <w:t>Item</w:t>
              </w:r>
            </w:ins>
          </w:p>
        </w:tc>
        <w:tc>
          <w:tcPr>
            <w:tcW w:w="6274" w:type="dxa"/>
          </w:tcPr>
          <w:p>
            <w:pPr>
              <w:pStyle w:val="yTableNAm"/>
              <w:keepNext/>
              <w:rPr>
                <w:ins w:author="Open-Xml-PowerTools" w:id="6453" w:date="2000-01-01T00:00:00Z"/>
                <w:b/>
                <w:bCs/>
                <w:szCs w:val="22"/>
              </w:rPr>
            </w:pPr>
            <w:ins w:author="Open-Xml-PowerTools" w:id="6452" w:date="2000-01-01T00:00:00Z">
              <w:r>
                <w:rPr>
                  <w:b/>
                  <w:bCs/>
                  <w:szCs w:val="22"/>
                </w:rPr>
                <w:t>Description of building work for which building permit is not required</w:t>
              </w:r>
            </w:ins>
          </w:p>
        </w:tc>
      </w:tr>
      <w:tr>
        <w:trPr>
          <w:cantSplit/>
          <w:ins w:author="Open-Xml-PowerTools" w:id="6454" w:date="2000-01-01T00:00:00Z"/>
        </w:trPr>
        <w:tc>
          <w:tcPr>
            <w:tcW w:w="851" w:type="dxa"/>
            <w:tcBorders>
              <w:bottom w:val="single" w:sz="4" w:space="0" w:color="auto"/>
            </w:tcBorders>
          </w:tcPr>
          <w:p>
            <w:pPr>
              <w:pStyle w:val="yTableNAm"/>
              <w:rPr>
                <w:ins w:author="Open-Xml-PowerTools" w:id="6456" w:date="2000-01-01T00:00:00Z"/>
                <w:szCs w:val="22"/>
              </w:rPr>
            </w:pPr>
            <w:ins w:author="Open-Xml-PowerTools" w:id="6455" w:date="2000-01-01T00:00:00Z">
              <w:r>
                <w:rPr>
                  <w:szCs w:val="22"/>
                </w:rPr>
                <w:t>1.</w:t>
              </w:r>
            </w:ins>
          </w:p>
        </w:tc>
        <w:tc>
          <w:tcPr>
            <w:tcW w:w="6274" w:type="dxa"/>
            <w:tcBorders>
              <w:bottom w:val="single" w:sz="4" w:space="0" w:color="auto"/>
            </w:tcBorders>
          </w:tcPr>
          <w:p>
            <w:pPr>
              <w:pStyle w:val="yTableNAm"/>
              <w:rPr>
                <w:ins w:author="Open-Xml-PowerTools" w:id="6458" w:date="2000-01-01T00:00:00Z"/>
                <w:szCs w:val="22"/>
              </w:rPr>
            </w:pPr>
            <w:ins w:author="Open-Xml-PowerTools" w:id="6457" w:date="2000-01-01T00:00:00Z">
              <w:r>
                <w:rPr>
                  <w:szCs w:val="22"/>
                </w:rPr>
                <w:t>Construction, erection, assembly or placement of a freestanding Class 10a building that —</w:t>
              </w:r>
            </w:ins>
          </w:p>
          <w:p>
            <w:pPr>
              <w:pStyle w:val="yTableNAm"/>
              <w:tabs>
                <w:tab w:val="clear" w:pos="567"/>
                <w:tab w:val="left" w:pos="742"/>
              </w:tabs>
              <w:ind w:firstLine="175"/>
              <w:rPr>
                <w:ins w:author="Open-Xml-PowerTools" w:id="6463" w:date="2000-01-01T00:00:00Z"/>
                <w:szCs w:val="22"/>
              </w:rPr>
            </w:pPr>
            <w:ins w:author="Open-Xml-PowerTools" w:id="6459" w:date="2000-01-01T00:00:00Z">
              <w:r>
                <w:rPr>
                  <w:szCs w:val="22"/>
                </w:rPr>
                <w:t>(a)</w:t>
              </w:r>
            </w:ins>
            <w:ins w:author="Open-Xml-PowerTools" w:id="6460" w:date="2000-01-01T00:00:00Z">
              <w:r>
                <w:rPr>
                  <w:szCs w:val="22"/>
                </w:rPr>
                <w:tab/>
                <w:t>has a floor area not exceeding 10 m</w:t>
              </w:r>
            </w:ins>
            <w:ins w:author="Open-Xml-PowerTools" w:id="6461" w:date="2000-01-01T00:00:00Z">
              <w:r>
                <w:rPr>
                  <w:rFonts w:ascii="Times" w:hAnsi="Times"/>
                  <w:szCs w:val="22"/>
                  <w:vertAlign w:val="superscript"/>
                </w:rPr>
                <w:t>2</w:t>
              </w:r>
            </w:ins>
            <w:ins w:author="Open-Xml-PowerTools" w:id="6462" w:date="2000-01-01T00:00:00Z">
              <w:r>
                <w:rPr>
                  <w:szCs w:val="22"/>
                </w:rPr>
                <w:t>; and</w:t>
              </w:r>
            </w:ins>
          </w:p>
          <w:p>
            <w:pPr>
              <w:pStyle w:val="yTableNAm"/>
              <w:tabs>
                <w:tab w:val="clear" w:pos="567"/>
                <w:tab w:val="left" w:pos="742"/>
              </w:tabs>
              <w:ind w:firstLine="175"/>
              <w:rPr>
                <w:ins w:author="Open-Xml-PowerTools" w:id="6466" w:date="2000-01-01T00:00:00Z"/>
                <w:szCs w:val="22"/>
              </w:rPr>
            </w:pPr>
            <w:ins w:author="Open-Xml-PowerTools" w:id="6464" w:date="2000-01-01T00:00:00Z">
              <w:r>
                <w:rPr>
                  <w:szCs w:val="22"/>
                </w:rPr>
                <w:t>(b)</w:t>
              </w:r>
            </w:ins>
            <w:ins w:author="Open-Xml-PowerTools" w:id="6465" w:date="2000-01-01T00:00:00Z">
              <w:r>
                <w:rPr>
                  <w:szCs w:val="22"/>
                </w:rPr>
                <w:tab/>
                <w:t>is no more than 2.4 m in height; and</w:t>
              </w:r>
            </w:ins>
          </w:p>
          <w:p>
            <w:pPr>
              <w:pStyle w:val="yTableNAm"/>
              <w:tabs>
                <w:tab w:val="clear" w:pos="567"/>
              </w:tabs>
              <w:ind w:left="742" w:hanging="567"/>
              <w:rPr>
                <w:ins w:author="Open-Xml-PowerTools" w:id="6469" w:date="2000-01-01T00:00:00Z"/>
                <w:szCs w:val="22"/>
              </w:rPr>
            </w:pPr>
            <w:ins w:author="Open-Xml-PowerTools" w:id="6467" w:date="2000-01-01T00:00:00Z">
              <w:r>
                <w:rPr>
                  <w:szCs w:val="22"/>
                </w:rPr>
                <w:t>(c)</w:t>
              </w:r>
            </w:ins>
            <w:ins w:author="Open-Xml-PowerTools" w:id="6468" w:date="2000-01-01T00:00:00Z">
              <w:r>
                <w:rPr>
                  <w:szCs w:val="22"/>
                </w:rPr>
                <w:tab/>
                <w:t>is not located in wind region C or D as defined in AS 1170.2.</w:t>
              </w:r>
            </w:ins>
          </w:p>
        </w:tc>
      </w:tr>
      <w:tr>
        <w:trPr>
          <w:ins w:author="Open-Xml-PowerTools" w:id="6470" w:date="2000-01-01T00:00:00Z"/>
        </w:trPr>
        <w:tc>
          <w:tcPr>
            <w:tcW w:w="851" w:type="dxa"/>
            <w:tcBorders>
              <w:bottom w:val="nil"/>
            </w:tcBorders>
          </w:tcPr>
          <w:p>
            <w:pPr>
              <w:pStyle w:val="yTableNAm"/>
              <w:rPr>
                <w:ins w:author="Open-Xml-PowerTools" w:id="6472" w:date="2000-01-01T00:00:00Z"/>
                <w:szCs w:val="22"/>
              </w:rPr>
            </w:pPr>
            <w:ins w:author="Open-Xml-PowerTools" w:id="6471" w:date="2000-01-01T00:00:00Z">
              <w:r>
                <w:rPr>
                  <w:szCs w:val="22"/>
                </w:rPr>
                <w:t>2.</w:t>
              </w:r>
            </w:ins>
          </w:p>
        </w:tc>
        <w:tc>
          <w:tcPr>
            <w:tcW w:w="6274" w:type="dxa"/>
            <w:tcBorders>
              <w:bottom w:val="nil"/>
            </w:tcBorders>
          </w:tcPr>
          <w:p>
            <w:pPr>
              <w:pStyle w:val="yTableNAm"/>
              <w:rPr>
                <w:ins w:author="Open-Xml-PowerTools" w:id="6474" w:date="2000-01-01T00:00:00Z"/>
                <w:szCs w:val="22"/>
              </w:rPr>
            </w:pPr>
            <w:ins w:author="Open-Xml-PowerTools" w:id="6473" w:date="2000-01-01T00:00:00Z">
              <w:r>
                <w:rPr>
                  <w:szCs w:val="22"/>
                </w:rPr>
                <w:t>Renovation, alteration, improvement, repair or maintenance of a building or incidental structure if the building work —</w:t>
              </w:r>
            </w:ins>
          </w:p>
          <w:p>
            <w:pPr>
              <w:pStyle w:val="yTableNAm"/>
              <w:tabs>
                <w:tab w:val="clear" w:pos="567"/>
              </w:tabs>
              <w:ind w:left="742" w:hanging="567"/>
              <w:rPr>
                <w:ins w:author="Open-Xml-PowerTools" w:id="6477" w:date="2000-01-01T00:00:00Z"/>
                <w:szCs w:val="22"/>
              </w:rPr>
            </w:pPr>
            <w:ins w:author="Open-Xml-PowerTools" w:id="6475" w:date="2000-01-01T00:00:00Z">
              <w:r>
                <w:rPr>
                  <w:szCs w:val="22"/>
                </w:rPr>
                <w:t>(a)</w:t>
              </w:r>
            </w:ins>
            <w:ins w:author="Open-Xml-PowerTools" w:id="6476" w:date="2000-01-01T00:00:00Z">
              <w:r>
                <w:rPr>
                  <w:szCs w:val="22"/>
                </w:rPr>
                <w:tab/>
                <w:t xml:space="preserve">will not adversely affect the structural soundness of the building or incidental structure and does not include — </w:t>
              </w:r>
            </w:ins>
          </w:p>
          <w:p>
            <w:pPr>
              <w:pStyle w:val="yTableNAm"/>
              <w:tabs>
                <w:tab w:val="clear" w:pos="567"/>
                <w:tab w:val="left" w:pos="1131"/>
                <w:tab w:val="left" w:pos="1581"/>
              </w:tabs>
              <w:ind w:left="1593" w:hanging="1593"/>
              <w:rPr>
                <w:ins w:author="Open-Xml-PowerTools" w:id="6480" w:date="2000-01-01T00:00:00Z"/>
                <w:szCs w:val="22"/>
              </w:rPr>
            </w:pPr>
            <w:ins w:author="Open-Xml-PowerTools" w:id="6478" w:date="2000-01-01T00:00:00Z">
              <w:r>
                <w:rPr>
                  <w:szCs w:val="22"/>
                </w:rPr>
                <w:tab/>
                <w:t>(i)</w:t>
              </w:r>
            </w:ins>
            <w:ins w:author="Open-Xml-PowerTools" w:id="6479" w:date="2000-01-01T00:00:00Z">
              <w:r>
                <w:rPr>
                  <w:szCs w:val="22"/>
                </w:rPr>
                <w:tab/>
                <w:t>an increase or decrease in the floor area or height of the building or incidental structure; or</w:t>
              </w:r>
            </w:ins>
          </w:p>
          <w:p>
            <w:pPr>
              <w:pStyle w:val="yTableNAm"/>
              <w:tabs>
                <w:tab w:val="clear" w:pos="567"/>
                <w:tab w:val="left" w:pos="1131"/>
                <w:tab w:val="left" w:pos="1581"/>
              </w:tabs>
              <w:ind w:left="1593" w:hanging="1593"/>
              <w:rPr>
                <w:ins w:author="Open-Xml-PowerTools" w:id="6483" w:date="2000-01-01T00:00:00Z"/>
                <w:szCs w:val="22"/>
              </w:rPr>
            </w:pPr>
            <w:ins w:author="Open-Xml-PowerTools" w:id="6481" w:date="2000-01-01T00:00:00Z">
              <w:r>
                <w:rPr>
                  <w:szCs w:val="22"/>
                </w:rPr>
                <w:lastRenderedPageBreak/>
                <w:tab/>
                <w:t>(ii)</w:t>
              </w:r>
            </w:ins>
            <w:ins w:author="Open-Xml-PowerTools" w:id="6482" w:date="2000-01-01T00:00:00Z">
              <w:r>
                <w:rPr>
                  <w:szCs w:val="22"/>
                </w:rPr>
                <w:tab/>
                <w:t>underpinning or replacement of footings; or</w:t>
              </w:r>
            </w:ins>
          </w:p>
        </w:tc>
      </w:tr>
      <w:tr>
        <w:trPr>
          <w:ins w:author="Open-Xml-PowerTools" w:id="6484" w:date="2000-01-01T00:00:00Z"/>
        </w:trPr>
        <w:tc>
          <w:tcPr>
            <w:tcW w:w="851" w:type="dxa"/>
            <w:tcBorders>
              <w:top w:val="nil"/>
              <w:bottom w:val="nil"/>
            </w:tcBorders>
          </w:tcPr>
          <w:p>
            <w:pPr>
              <w:pStyle w:val="yTableNAm"/>
              <w:rPr>
                <w:ins w:author="Open-Xml-PowerTools" w:id="6485" w:date="2000-01-01T00:00:00Z"/>
                <w:szCs w:val="22"/>
              </w:rPr>
            </w:pPr>
          </w:p>
        </w:tc>
        <w:tc>
          <w:tcPr>
            <w:tcW w:w="6274" w:type="dxa"/>
            <w:tcBorders>
              <w:top w:val="nil"/>
              <w:bottom w:val="nil"/>
            </w:tcBorders>
          </w:tcPr>
          <w:p>
            <w:pPr>
              <w:pStyle w:val="yTableNAm"/>
              <w:tabs>
                <w:tab w:val="clear" w:pos="567"/>
                <w:tab w:val="left" w:pos="1131"/>
                <w:tab w:val="left" w:pos="1581"/>
              </w:tabs>
              <w:spacing w:before="100"/>
              <w:ind w:left="1593" w:hanging="1593"/>
              <w:rPr>
                <w:ins w:author="Open-Xml-PowerTools" w:id="6488" w:date="2000-01-01T00:00:00Z"/>
                <w:szCs w:val="22"/>
              </w:rPr>
            </w:pPr>
            <w:ins w:author="Open-Xml-PowerTools" w:id="6486" w:date="2000-01-01T00:00:00Z">
              <w:r>
                <w:rPr>
                  <w:szCs w:val="22"/>
                </w:rPr>
                <w:tab/>
                <w:t>(iii)</w:t>
              </w:r>
            </w:ins>
            <w:ins w:author="Open-Xml-PowerTools" w:id="6487" w:date="2000-01-01T00:00:00Z">
              <w:r>
                <w:rPr>
                  <w:szCs w:val="22"/>
                </w:rPr>
                <w:tab/>
                <w:t>the removal or alteration of any element of the building or incidental structure that is contributing to the support of any other element of the building or incidental structure;</w:t>
              </w:r>
            </w:ins>
          </w:p>
          <w:p>
            <w:pPr>
              <w:pStyle w:val="yTableNAm"/>
              <w:tabs>
                <w:tab w:val="clear" w:pos="567"/>
              </w:tabs>
              <w:spacing w:before="0"/>
              <w:ind w:left="743" w:hanging="567"/>
              <w:rPr>
                <w:ins w:author="Open-Xml-PowerTools" w:id="6490" w:date="2000-01-01T00:00:00Z"/>
                <w:szCs w:val="22"/>
              </w:rPr>
            </w:pPr>
            <w:ins w:author="Open-Xml-PowerTools" w:id="6489" w:date="2000-01-01T00:00:00Z">
              <w:r>
                <w:rPr>
                  <w:szCs w:val="22"/>
                </w:rPr>
                <w:tab/>
                <w:t>and</w:t>
              </w:r>
            </w:ins>
          </w:p>
        </w:tc>
      </w:tr>
      <w:tr>
        <w:trPr>
          <w:ins w:author="Open-Xml-PowerTools" w:id="6491" w:date="2000-01-01T00:00:00Z"/>
        </w:trPr>
        <w:tc>
          <w:tcPr>
            <w:tcW w:w="851" w:type="dxa"/>
            <w:tcBorders>
              <w:top w:val="nil"/>
              <w:bottom w:val="nil"/>
            </w:tcBorders>
          </w:tcPr>
          <w:p>
            <w:pPr>
              <w:pStyle w:val="yTableNAm"/>
              <w:rPr>
                <w:ins w:author="Open-Xml-PowerTools" w:id="6492" w:date="2000-01-01T00:00:00Z"/>
                <w:szCs w:val="22"/>
              </w:rPr>
            </w:pPr>
          </w:p>
        </w:tc>
        <w:tc>
          <w:tcPr>
            <w:tcW w:w="6274" w:type="dxa"/>
            <w:tcBorders>
              <w:top w:val="nil"/>
              <w:bottom w:val="nil"/>
            </w:tcBorders>
          </w:tcPr>
          <w:p>
            <w:pPr>
              <w:pStyle w:val="yTableNAm"/>
              <w:tabs>
                <w:tab w:val="clear" w:pos="567"/>
              </w:tabs>
              <w:spacing w:before="0"/>
              <w:ind w:left="743" w:hanging="567"/>
              <w:rPr>
                <w:ins w:author="Open-Xml-PowerTools" w:id="6495" w:date="2000-01-01T00:00:00Z"/>
                <w:szCs w:val="22"/>
              </w:rPr>
            </w:pPr>
            <w:ins w:author="Open-Xml-PowerTools" w:id="6493" w:date="2000-01-01T00:00:00Z">
              <w:r>
                <w:rPr>
                  <w:szCs w:val="22"/>
                </w:rPr>
                <w:t>(b)</w:t>
              </w:r>
            </w:ins>
            <w:ins w:author="Open-Xml-PowerTools" w:id="6494" w:date="2000-01-01T00:00:00Z">
              <w:r>
                <w:rPr>
                  <w:szCs w:val="22"/>
                </w:rPr>
                <w:tab/>
                <w:t>is done using materials commonly used for the same purpose as the material being replaced; and</w:t>
              </w:r>
            </w:ins>
          </w:p>
        </w:tc>
      </w:tr>
      <w:tr>
        <w:trPr>
          <w:ins w:author="Open-Xml-PowerTools" w:id="6496" w:date="2000-01-01T00:00:00Z"/>
        </w:trPr>
        <w:tc>
          <w:tcPr>
            <w:tcW w:w="851" w:type="dxa"/>
            <w:tcBorders>
              <w:top w:val="nil"/>
              <w:bottom w:val="nil"/>
            </w:tcBorders>
          </w:tcPr>
          <w:p>
            <w:pPr>
              <w:pStyle w:val="yTableNAm"/>
              <w:rPr>
                <w:ins w:author="Open-Xml-PowerTools" w:id="6497" w:date="2000-01-01T00:00:00Z"/>
                <w:szCs w:val="22"/>
              </w:rPr>
            </w:pPr>
          </w:p>
        </w:tc>
        <w:tc>
          <w:tcPr>
            <w:tcW w:w="6274" w:type="dxa"/>
            <w:tcBorders>
              <w:top w:val="nil"/>
              <w:bottom w:val="nil"/>
            </w:tcBorders>
          </w:tcPr>
          <w:p>
            <w:pPr>
              <w:pStyle w:val="yTableNAm"/>
              <w:tabs>
                <w:tab w:val="clear" w:pos="567"/>
              </w:tabs>
              <w:spacing w:before="0"/>
              <w:ind w:left="743" w:hanging="567"/>
              <w:rPr>
                <w:ins w:author="Open-Xml-PowerTools" w:id="6500" w:date="2000-01-01T00:00:00Z"/>
                <w:szCs w:val="22"/>
              </w:rPr>
            </w:pPr>
            <w:ins w:author="Open-Xml-PowerTools" w:id="6498" w:date="2000-01-01T00:00:00Z">
              <w:r>
                <w:rPr>
                  <w:szCs w:val="22"/>
                </w:rPr>
                <w:t>(c)</w:t>
              </w:r>
            </w:ins>
            <w:ins w:author="Open-Xml-PowerTools" w:id="6499" w:date="2000-01-01T00:00:00Z">
              <w:r>
                <w:rPr>
                  <w:szCs w:val="22"/>
                </w:rPr>
                <w:tab/>
                <w:t>will not change the use or classification of the building or incidental structure; and</w:t>
              </w:r>
            </w:ins>
          </w:p>
        </w:tc>
      </w:tr>
      <w:tr>
        <w:trPr>
          <w:ins w:author="Open-Xml-PowerTools" w:id="6501" w:date="2000-01-01T00:00:00Z"/>
        </w:trPr>
        <w:tc>
          <w:tcPr>
            <w:tcW w:w="851" w:type="dxa"/>
            <w:tcBorders>
              <w:top w:val="nil"/>
              <w:bottom w:val="nil"/>
            </w:tcBorders>
          </w:tcPr>
          <w:p>
            <w:pPr>
              <w:pStyle w:val="yTableNAm"/>
              <w:rPr>
                <w:ins w:author="Open-Xml-PowerTools" w:id="6502" w:date="2000-01-01T00:00:00Z"/>
                <w:szCs w:val="22"/>
              </w:rPr>
            </w:pPr>
          </w:p>
        </w:tc>
        <w:tc>
          <w:tcPr>
            <w:tcW w:w="6274" w:type="dxa"/>
            <w:tcBorders>
              <w:top w:val="nil"/>
              <w:bottom w:val="nil"/>
            </w:tcBorders>
          </w:tcPr>
          <w:p>
            <w:pPr>
              <w:pStyle w:val="yTableNAm"/>
              <w:tabs>
                <w:tab w:val="clear" w:pos="567"/>
              </w:tabs>
              <w:spacing w:before="0"/>
              <w:ind w:left="743" w:hanging="567"/>
              <w:rPr>
                <w:ins w:author="Open-Xml-PowerTools" w:id="6505" w:date="2000-01-01T00:00:00Z"/>
                <w:szCs w:val="22"/>
              </w:rPr>
            </w:pPr>
            <w:ins w:author="Open-Xml-PowerTools" w:id="6503" w:date="2000-01-01T00:00:00Z">
              <w:r>
                <w:rPr>
                  <w:szCs w:val="22"/>
                </w:rPr>
                <w:t>(d)</w:t>
              </w:r>
            </w:ins>
            <w:ins w:author="Open-Xml-PowerTools" w:id="6504" w:date="2000-01-01T00:00:00Z">
              <w:r>
                <w:rPr>
                  <w:szCs w:val="22"/>
                </w:rPr>
                <w:tab/>
                <w:t>will not adversely affect the safety and health of the occupants or other users of the building or incidental structure or of the public; and</w:t>
              </w:r>
            </w:ins>
          </w:p>
        </w:tc>
      </w:tr>
      <w:tr>
        <w:trPr>
          <w:ins w:author="Open-Xml-PowerTools" w:id="6506" w:date="2000-01-01T00:00:00Z"/>
        </w:trPr>
        <w:tc>
          <w:tcPr>
            <w:tcW w:w="851" w:type="dxa"/>
            <w:tcBorders>
              <w:top w:val="nil"/>
              <w:bottom w:val="nil"/>
            </w:tcBorders>
          </w:tcPr>
          <w:p>
            <w:pPr>
              <w:pStyle w:val="yTableNAm"/>
              <w:rPr>
                <w:ins w:author="Open-Xml-PowerTools" w:id="6507" w:date="2000-01-01T00:00:00Z"/>
                <w:szCs w:val="22"/>
              </w:rPr>
            </w:pPr>
          </w:p>
        </w:tc>
        <w:tc>
          <w:tcPr>
            <w:tcW w:w="6274" w:type="dxa"/>
            <w:tcBorders>
              <w:top w:val="nil"/>
              <w:bottom w:val="nil"/>
            </w:tcBorders>
          </w:tcPr>
          <w:p>
            <w:pPr>
              <w:pStyle w:val="yTableNAm"/>
              <w:tabs>
                <w:tab w:val="clear" w:pos="567"/>
              </w:tabs>
              <w:spacing w:before="0"/>
              <w:ind w:left="743" w:hanging="567"/>
              <w:rPr>
                <w:ins w:author="Open-Xml-PowerTools" w:id="6512" w:date="2000-01-01T00:00:00Z"/>
                <w:szCs w:val="22"/>
              </w:rPr>
            </w:pPr>
            <w:ins w:author="Open-Xml-PowerTools" w:id="6508" w:date="2000-01-01T00:00:00Z">
              <w:r>
                <w:rPr>
                  <w:szCs w:val="22"/>
                </w:rPr>
                <w:t>(e)</w:t>
              </w:r>
            </w:ins>
            <w:ins w:author="Open-Xml-PowerTools" w:id="6509" w:date="2000-01-01T00:00:00Z">
              <w:r>
                <w:rPr>
                  <w:szCs w:val="22"/>
                </w:rPr>
                <w:tab/>
                <w:t xml:space="preserve">will not affect </w:t>
              </w:r>
            </w:ins>
            <w:ins w:author="Open-Xml-PowerTools" w:id="6510" w:date="2000-01-01T00:00:00Z">
              <w:r>
                <w:t>the way in which</w:t>
              </w:r>
            </w:ins>
            <w:ins w:author="Open-Xml-PowerTools" w:id="6511" w:date="2000-01-01T00:00:00Z">
              <w:r>
                <w:rPr>
                  <w:szCs w:val="22"/>
                </w:rPr>
                <w:t xml:space="preserve"> the building or incidental structure complies with each building standard that applies to the building or incidental structure; and</w:t>
              </w:r>
            </w:ins>
          </w:p>
        </w:tc>
      </w:tr>
      <w:tr>
        <w:trPr>
          <w:ins w:author="Open-Xml-PowerTools" w:id="6513" w:date="2000-01-01T00:00:00Z"/>
        </w:trPr>
        <w:tc>
          <w:tcPr>
            <w:tcW w:w="851" w:type="dxa"/>
            <w:tcBorders>
              <w:top w:val="nil"/>
              <w:bottom w:val="nil"/>
            </w:tcBorders>
          </w:tcPr>
          <w:p>
            <w:pPr>
              <w:pStyle w:val="yTableNAm"/>
              <w:rPr>
                <w:ins w:author="Open-Xml-PowerTools" w:id="6514" w:date="2000-01-01T00:00:00Z"/>
                <w:szCs w:val="22"/>
              </w:rPr>
            </w:pPr>
          </w:p>
        </w:tc>
        <w:tc>
          <w:tcPr>
            <w:tcW w:w="6274" w:type="dxa"/>
            <w:tcBorders>
              <w:top w:val="nil"/>
              <w:bottom w:val="nil"/>
            </w:tcBorders>
          </w:tcPr>
          <w:p>
            <w:pPr>
              <w:pStyle w:val="yTableNAm"/>
              <w:tabs>
                <w:tab w:val="clear" w:pos="567"/>
              </w:tabs>
              <w:spacing w:before="0"/>
              <w:ind w:left="743" w:hanging="567"/>
              <w:rPr>
                <w:ins w:author="Open-Xml-PowerTools" w:id="6517" w:date="2000-01-01T00:00:00Z"/>
                <w:szCs w:val="22"/>
              </w:rPr>
            </w:pPr>
            <w:ins w:author="Open-Xml-PowerTools" w:id="6515" w:date="2000-01-01T00:00:00Z">
              <w:r>
                <w:rPr>
                  <w:szCs w:val="22"/>
                </w:rPr>
                <w:t>(f)</w:t>
              </w:r>
            </w:ins>
            <w:ins w:author="Open-Xml-PowerTools" w:id="6516" w:date="2000-01-01T00:00:00Z">
              <w:r>
                <w:rPr>
                  <w:szCs w:val="22"/>
                </w:rPr>
                <w:tab/>
                <w:t>is not work of a kind to which section 76, 77, 78 or 79 relates; and</w:t>
              </w:r>
            </w:ins>
          </w:p>
        </w:tc>
      </w:tr>
      <w:tr>
        <w:trPr>
          <w:ins w:author="Open-Xml-PowerTools" w:id="6518" w:date="2000-01-01T00:00:00Z"/>
        </w:trPr>
        <w:tc>
          <w:tcPr>
            <w:tcW w:w="851" w:type="dxa"/>
            <w:tcBorders>
              <w:top w:val="nil"/>
            </w:tcBorders>
          </w:tcPr>
          <w:p>
            <w:pPr>
              <w:pStyle w:val="yTableNAm"/>
              <w:rPr>
                <w:ins w:author="Open-Xml-PowerTools" w:id="6519" w:date="2000-01-01T00:00:00Z"/>
                <w:szCs w:val="22"/>
              </w:rPr>
            </w:pPr>
          </w:p>
        </w:tc>
        <w:tc>
          <w:tcPr>
            <w:tcW w:w="6274" w:type="dxa"/>
            <w:tcBorders>
              <w:top w:val="nil"/>
            </w:tcBorders>
          </w:tcPr>
          <w:p>
            <w:pPr>
              <w:pStyle w:val="yTableNAm"/>
              <w:tabs>
                <w:tab w:val="clear" w:pos="567"/>
              </w:tabs>
              <w:spacing w:before="0"/>
              <w:ind w:left="743" w:hanging="567"/>
              <w:rPr>
                <w:ins w:author="Open-Xml-PowerTools" w:id="6522" w:date="2000-01-01T00:00:00Z"/>
                <w:szCs w:val="22"/>
              </w:rPr>
            </w:pPr>
            <w:ins w:author="Open-Xml-PowerTools" w:id="6520" w:date="2000-01-01T00:00:00Z">
              <w:r>
                <w:rPr>
                  <w:szCs w:val="22"/>
                </w:rPr>
                <w:t>(g)</w:t>
              </w:r>
            </w:ins>
            <w:ins w:author="Open-Xml-PowerTools" w:id="6521" w:date="2000-01-01T00:00:00Z">
              <w:r>
                <w:rPr>
                  <w:szCs w:val="22"/>
                </w:rPr>
                <w:tab/>
                <w:t>is not subject to an order, agreement or permit under the Heritage Act.</w:t>
              </w:r>
            </w:ins>
          </w:p>
        </w:tc>
      </w:tr>
      <w:tr>
        <w:trPr>
          <w:cantSplit/>
          <w:ins w:author="Open-Xml-PowerTools" w:id="6523" w:date="2000-01-01T00:00:00Z"/>
        </w:trPr>
        <w:tc>
          <w:tcPr>
            <w:tcW w:w="851" w:type="dxa"/>
            <w:tcBorders>
              <w:bottom w:val="single" w:sz="4" w:space="0" w:color="auto"/>
            </w:tcBorders>
          </w:tcPr>
          <w:p>
            <w:pPr>
              <w:pStyle w:val="yTableNAm"/>
              <w:spacing w:before="100"/>
              <w:rPr>
                <w:ins w:author="Open-Xml-PowerTools" w:id="6525" w:date="2000-01-01T00:00:00Z"/>
                <w:szCs w:val="22"/>
              </w:rPr>
            </w:pPr>
            <w:ins w:author="Open-Xml-PowerTools" w:id="6524" w:date="2000-01-01T00:00:00Z">
              <w:r>
                <w:rPr>
                  <w:szCs w:val="22"/>
                </w:rPr>
                <w:t>3.</w:t>
              </w:r>
            </w:ins>
          </w:p>
        </w:tc>
        <w:tc>
          <w:tcPr>
            <w:tcW w:w="6274" w:type="dxa"/>
            <w:tcBorders>
              <w:bottom w:val="single" w:sz="4" w:space="0" w:color="auto"/>
            </w:tcBorders>
          </w:tcPr>
          <w:p>
            <w:pPr>
              <w:pStyle w:val="yTableNAm"/>
              <w:spacing w:before="100"/>
              <w:rPr>
                <w:ins w:author="Open-Xml-PowerTools" w:id="6527" w:date="2000-01-01T00:00:00Z"/>
                <w:szCs w:val="22"/>
              </w:rPr>
            </w:pPr>
            <w:ins w:author="Open-Xml-PowerTools" w:id="6526" w:date="2000-01-01T00:00:00Z">
              <w:r>
                <w:rPr>
                  <w:szCs w:val="22"/>
                </w:rPr>
                <w:t>Construction, erection, assembly or placement of a temporary office, shed or sanitary facility to be used by a builder in connection with building work carried out on the land on which the office, shed or sanitary facility is, or is proposed to be, located.</w:t>
              </w:r>
            </w:ins>
          </w:p>
        </w:tc>
      </w:tr>
      <w:tr>
        <w:trPr>
          <w:cantSplit/>
          <w:ins w:author="Open-Xml-PowerTools" w:id="6528" w:date="2000-01-01T00:00:00Z"/>
        </w:trPr>
        <w:tc>
          <w:tcPr>
            <w:tcW w:w="851" w:type="dxa"/>
            <w:tcBorders>
              <w:bottom w:val="single" w:sz="4" w:space="0" w:color="auto"/>
            </w:tcBorders>
          </w:tcPr>
          <w:p>
            <w:pPr>
              <w:pStyle w:val="yTableNAm"/>
              <w:spacing w:before="100"/>
              <w:rPr>
                <w:ins w:author="Open-Xml-PowerTools" w:id="6530" w:date="2000-01-01T00:00:00Z"/>
                <w:szCs w:val="22"/>
              </w:rPr>
            </w:pPr>
            <w:ins w:author="Open-Xml-PowerTools" w:id="6529" w:date="2000-01-01T00:00:00Z">
              <w:r>
                <w:rPr>
                  <w:szCs w:val="22"/>
                </w:rPr>
                <w:lastRenderedPageBreak/>
                <w:t>4.</w:t>
              </w:r>
            </w:ins>
          </w:p>
        </w:tc>
        <w:tc>
          <w:tcPr>
            <w:tcW w:w="6274" w:type="dxa"/>
            <w:tcBorders>
              <w:bottom w:val="single" w:sz="4" w:space="0" w:color="auto"/>
            </w:tcBorders>
          </w:tcPr>
          <w:p>
            <w:pPr>
              <w:pStyle w:val="yTableNAm"/>
              <w:spacing w:before="100"/>
              <w:rPr>
                <w:ins w:author="Open-Xml-PowerTools" w:id="6534" w:date="2000-01-01T00:00:00Z"/>
                <w:szCs w:val="22"/>
              </w:rPr>
            </w:pPr>
            <w:ins w:author="Open-Xml-PowerTools" w:id="6531" w:date="2000-01-01T00:00:00Z">
              <w:r>
                <w:rPr>
                  <w:szCs w:val="22"/>
                </w:rPr>
                <w:t xml:space="preserve">Construction, erection, assembly or placement of a fence, screen or similar structure, other than a fence forming part of </w:t>
              </w:r>
            </w:ins>
            <w:ins w:author="Open-Xml-PowerTools" w:id="6532" w:date="2000-01-01T00:00:00Z">
              <w:r>
                <w:t>a barrier to</w:t>
              </w:r>
            </w:ins>
            <w:ins w:author="Open-Xml-PowerTools" w:id="6533" w:date="2000-01-01T00:00:00Z">
              <w:r>
                <w:rPr>
                  <w:szCs w:val="22"/>
                </w:rPr>
                <w:t xml:space="preserve"> a private swimming pool, if — </w:t>
              </w:r>
            </w:ins>
          </w:p>
          <w:p>
            <w:pPr>
              <w:pStyle w:val="yTableNAm"/>
              <w:tabs>
                <w:tab w:val="clear" w:pos="567"/>
              </w:tabs>
              <w:spacing w:before="100"/>
              <w:ind w:left="742" w:hanging="567"/>
              <w:rPr>
                <w:ins w:author="Open-Xml-PowerTools" w:id="6539" w:date="2000-01-01T00:00:00Z"/>
                <w:szCs w:val="22"/>
              </w:rPr>
            </w:pPr>
            <w:ins w:author="Open-Xml-PowerTools" w:id="6535" w:date="2000-01-01T00:00:00Z">
              <w:r>
                <w:rPr>
                  <w:szCs w:val="22"/>
                </w:rPr>
                <w:t>(a)</w:t>
              </w:r>
            </w:ins>
            <w:ins w:author="Open-Xml-PowerTools" w:id="6536" w:date="2000-01-01T00:00:00Z">
              <w:r>
                <w:rPr>
                  <w:szCs w:val="22"/>
                </w:rPr>
                <w:tab/>
                <w:t xml:space="preserve">the fence, screen or similar structure is constructed in accordance with a local law made under the </w:t>
              </w:r>
            </w:ins>
            <w:ins w:author="Open-Xml-PowerTools" w:id="6537" w:date="2000-01-01T00:00:00Z">
              <w:r>
                <w:rPr>
                  <w:i/>
                  <w:szCs w:val="22"/>
                </w:rPr>
                <w:t>Local Government Act 1995</w:t>
              </w:r>
            </w:ins>
            <w:ins w:author="Open-Xml-PowerTools" w:id="6538" w:date="2000-01-01T00:00:00Z">
              <w:r>
                <w:rPr>
                  <w:szCs w:val="22"/>
                </w:rPr>
                <w:t xml:space="preserve"> section 9.60 that applies to the construction of the fence, screen or similar structure in the district in which the fence, screen or similar structure is, or is to be, located; or</w:t>
              </w:r>
            </w:ins>
          </w:p>
        </w:tc>
      </w:tr>
      <w:tr>
        <w:trPr>
          <w:cantSplit/>
          <w:ins w:author="Open-Xml-PowerTools" w:id="6540" w:date="2000-01-01T00:00:00Z"/>
        </w:trPr>
        <w:tc>
          <w:tcPr>
            <w:tcW w:w="851" w:type="dxa"/>
            <w:tcBorders>
              <w:top w:val="single" w:sz="4" w:space="0" w:color="auto"/>
            </w:tcBorders>
          </w:tcPr>
          <w:p>
            <w:pPr>
              <w:pStyle w:val="yTableNAm"/>
              <w:rPr>
                <w:ins w:author="Open-Xml-PowerTools" w:id="6541" w:date="2000-01-01T00:00:00Z"/>
                <w:szCs w:val="22"/>
              </w:rPr>
            </w:pPr>
          </w:p>
        </w:tc>
        <w:tc>
          <w:tcPr>
            <w:tcW w:w="6274" w:type="dxa"/>
            <w:tcBorders>
              <w:top w:val="single" w:sz="4" w:space="0" w:color="auto"/>
            </w:tcBorders>
          </w:tcPr>
          <w:p>
            <w:pPr>
              <w:pStyle w:val="yTableNAm"/>
              <w:tabs>
                <w:tab w:val="clear" w:pos="567"/>
              </w:tabs>
              <w:spacing w:before="40"/>
              <w:ind w:left="742" w:hanging="567"/>
              <w:rPr>
                <w:ins w:author="Open-Xml-PowerTools" w:id="6544" w:date="2000-01-01T00:00:00Z"/>
                <w:szCs w:val="22"/>
              </w:rPr>
            </w:pPr>
            <w:ins w:author="Open-Xml-PowerTools" w:id="6542" w:date="2000-01-01T00:00:00Z">
              <w:r>
                <w:rPr>
                  <w:szCs w:val="22"/>
                </w:rPr>
                <w:t>(b)</w:t>
              </w:r>
            </w:ins>
            <w:ins w:author="Open-Xml-PowerTools" w:id="6543" w:date="2000-01-01T00:00:00Z">
              <w:r>
                <w:rPr>
                  <w:szCs w:val="22"/>
                </w:rPr>
                <w:tab/>
                <w:t xml:space="preserve">the fence, screen or similar structure is, or is to be, located in a district in which there is no local law of a type referred to in paragraph (a) and the fence, screen or similar structure — </w:t>
              </w:r>
            </w:ins>
          </w:p>
          <w:p>
            <w:pPr>
              <w:pStyle w:val="yTableNAm"/>
              <w:tabs>
                <w:tab w:val="clear" w:pos="567"/>
                <w:tab w:val="left" w:pos="1131"/>
                <w:tab w:val="left" w:pos="1581"/>
              </w:tabs>
              <w:spacing w:before="100"/>
              <w:ind w:left="1593" w:hanging="1593"/>
              <w:rPr>
                <w:ins w:author="Open-Xml-PowerTools" w:id="6547" w:date="2000-01-01T00:00:00Z"/>
                <w:szCs w:val="22"/>
              </w:rPr>
            </w:pPr>
            <w:ins w:author="Open-Xml-PowerTools" w:id="6545" w:date="2000-01-01T00:00:00Z">
              <w:r>
                <w:rPr>
                  <w:szCs w:val="22"/>
                </w:rPr>
                <w:tab/>
                <w:t>(i)</w:t>
              </w:r>
            </w:ins>
            <w:ins w:author="Open-Xml-PowerTools" w:id="6546" w:date="2000-01-01T00:00:00Z">
              <w:r>
                <w:rPr>
                  <w:szCs w:val="22"/>
                </w:rPr>
                <w:tab/>
                <w:t>if constructed of masonry, is no more than 0.75 m in height; and</w:t>
              </w:r>
            </w:ins>
          </w:p>
          <w:p>
            <w:pPr>
              <w:pStyle w:val="yTableNAm"/>
              <w:tabs>
                <w:tab w:val="clear" w:pos="567"/>
                <w:tab w:val="left" w:pos="1131"/>
                <w:tab w:val="left" w:pos="1581"/>
              </w:tabs>
              <w:spacing w:before="100"/>
              <w:ind w:left="1593" w:hanging="1593"/>
              <w:rPr>
                <w:ins w:author="Open-Xml-PowerTools" w:id="6550" w:date="2000-01-01T00:00:00Z"/>
                <w:szCs w:val="22"/>
              </w:rPr>
            </w:pPr>
            <w:ins w:author="Open-Xml-PowerTools" w:id="6548" w:date="2000-01-01T00:00:00Z">
              <w:r>
                <w:rPr>
                  <w:szCs w:val="22"/>
                </w:rPr>
                <w:tab/>
                <w:t>(ii)</w:t>
              </w:r>
            </w:ins>
            <w:ins w:author="Open-Xml-PowerTools" w:id="6549" w:date="2000-01-01T00:00:00Z">
              <w:r>
                <w:rPr>
                  <w:szCs w:val="22"/>
                </w:rPr>
                <w:tab/>
                <w:t>if constructed of a material other than masonry, is no more than 1.8 m in height; and</w:t>
              </w:r>
            </w:ins>
          </w:p>
          <w:p>
            <w:pPr>
              <w:pStyle w:val="yTableNAm"/>
              <w:tabs>
                <w:tab w:val="clear" w:pos="567"/>
                <w:tab w:val="left" w:pos="1131"/>
                <w:tab w:val="left" w:pos="1581"/>
              </w:tabs>
              <w:spacing w:before="100"/>
              <w:ind w:left="1593" w:hanging="1593"/>
              <w:rPr>
                <w:ins w:author="Open-Xml-PowerTools" w:id="6553" w:date="2000-01-01T00:00:00Z"/>
                <w:szCs w:val="22"/>
              </w:rPr>
            </w:pPr>
            <w:ins w:author="Open-Xml-PowerTools" w:id="6551" w:date="2000-01-01T00:00:00Z">
              <w:r>
                <w:rPr>
                  <w:szCs w:val="22"/>
                </w:rPr>
                <w:tab/>
                <w:t>(iii)</w:t>
              </w:r>
            </w:ins>
            <w:ins w:author="Open-Xml-PowerTools" w:id="6552" w:date="2000-01-01T00:00:00Z">
              <w:r>
                <w:rPr>
                  <w:szCs w:val="22"/>
                </w:rPr>
                <w:tab/>
                <w:t>is not located in wind region C or D as defined in AS 1170.2.</w:t>
              </w:r>
            </w:ins>
          </w:p>
        </w:tc>
      </w:tr>
      <w:tr>
        <w:trPr>
          <w:cantSplit/>
          <w:ins w:author="Open-Xml-PowerTools" w:id="6554" w:date="2000-01-01T00:00:00Z"/>
        </w:trPr>
        <w:tc>
          <w:tcPr>
            <w:tcW w:w="851" w:type="dxa"/>
            <w:tcBorders>
              <w:bottom w:val="nil"/>
            </w:tcBorders>
          </w:tcPr>
          <w:p>
            <w:pPr>
              <w:pStyle w:val="yTableNAm"/>
              <w:rPr>
                <w:ins w:author="Open-Xml-PowerTools" w:id="6556" w:date="2000-01-01T00:00:00Z"/>
                <w:szCs w:val="22"/>
              </w:rPr>
            </w:pPr>
            <w:ins w:author="Open-Xml-PowerTools" w:id="6555" w:date="2000-01-01T00:00:00Z">
              <w:r>
                <w:rPr>
                  <w:szCs w:val="22"/>
                </w:rPr>
                <w:t>5.</w:t>
              </w:r>
            </w:ins>
          </w:p>
        </w:tc>
        <w:tc>
          <w:tcPr>
            <w:tcW w:w="6274" w:type="dxa"/>
            <w:tcBorders>
              <w:bottom w:val="nil"/>
            </w:tcBorders>
          </w:tcPr>
          <w:p>
            <w:pPr>
              <w:pStyle w:val="yTableNAm"/>
              <w:rPr>
                <w:ins w:author="Open-Xml-PowerTools" w:id="6558" w:date="2000-01-01T00:00:00Z"/>
                <w:szCs w:val="22"/>
              </w:rPr>
            </w:pPr>
            <w:ins w:author="Open-Xml-PowerTools" w:id="6557" w:date="2000-01-01T00:00:00Z">
              <w:r>
                <w:rPr>
                  <w:szCs w:val="22"/>
                </w:rPr>
                <w:t>Construction, erection, assembly or placement of a mast, antenna or similar structure that —</w:t>
              </w:r>
            </w:ins>
          </w:p>
          <w:p>
            <w:pPr>
              <w:pStyle w:val="yTableNAm"/>
              <w:tabs>
                <w:tab w:val="clear" w:pos="567"/>
              </w:tabs>
              <w:spacing w:before="100"/>
              <w:ind w:left="742" w:hanging="567"/>
              <w:rPr>
                <w:ins w:author="Open-Xml-PowerTools" w:id="6561" w:date="2000-01-01T00:00:00Z"/>
                <w:szCs w:val="22"/>
              </w:rPr>
            </w:pPr>
            <w:ins w:author="Open-Xml-PowerTools" w:id="6559" w:date="2000-01-01T00:00:00Z">
              <w:r>
                <w:rPr>
                  <w:szCs w:val="22"/>
                </w:rPr>
                <w:t>(a)</w:t>
              </w:r>
            </w:ins>
            <w:ins w:author="Open-Xml-PowerTools" w:id="6560" w:date="2000-01-01T00:00:00Z">
              <w:r>
                <w:rPr>
                  <w:szCs w:val="22"/>
                </w:rPr>
                <w:tab/>
                <w:t>is not located in wind region C or D as defined in AS 1170.2; and</w:t>
              </w:r>
            </w:ins>
          </w:p>
        </w:tc>
      </w:tr>
      <w:tr>
        <w:trPr>
          <w:cantSplit/>
          <w:ins w:author="Open-Xml-PowerTools" w:id="6562" w:date="2000-01-01T00:00:00Z"/>
        </w:trPr>
        <w:tc>
          <w:tcPr>
            <w:tcW w:w="851" w:type="dxa"/>
            <w:tcBorders>
              <w:top w:val="nil"/>
              <w:bottom w:val="nil"/>
            </w:tcBorders>
          </w:tcPr>
          <w:p>
            <w:pPr>
              <w:pStyle w:val="yTableNAm"/>
              <w:spacing w:before="100"/>
              <w:rPr>
                <w:ins w:author="Open-Xml-PowerTools" w:id="6563" w:date="2000-01-01T00:00:00Z"/>
                <w:szCs w:val="22"/>
              </w:rPr>
            </w:pPr>
          </w:p>
        </w:tc>
        <w:tc>
          <w:tcPr>
            <w:tcW w:w="6274" w:type="dxa"/>
            <w:tcBorders>
              <w:top w:val="nil"/>
              <w:bottom w:val="nil"/>
            </w:tcBorders>
          </w:tcPr>
          <w:p>
            <w:pPr>
              <w:pStyle w:val="yTableNAm"/>
              <w:tabs>
                <w:tab w:val="clear" w:pos="567"/>
              </w:tabs>
              <w:spacing w:before="0"/>
              <w:ind w:left="742" w:hanging="567"/>
              <w:rPr>
                <w:ins w:author="Open-Xml-PowerTools" w:id="6566" w:date="2000-01-01T00:00:00Z"/>
                <w:szCs w:val="22"/>
              </w:rPr>
            </w:pPr>
            <w:ins w:author="Open-Xml-PowerTools" w:id="6564" w:date="2000-01-01T00:00:00Z">
              <w:r>
                <w:rPr>
                  <w:szCs w:val="22"/>
                </w:rPr>
                <w:t>(b)</w:t>
              </w:r>
            </w:ins>
            <w:ins w:author="Open-Xml-PowerTools" w:id="6565" w:date="2000-01-01T00:00:00Z">
              <w:r>
                <w:rPr>
                  <w:szCs w:val="22"/>
                </w:rPr>
                <w:tab/>
                <w:t>if attached to a building —</w:t>
              </w:r>
            </w:ins>
          </w:p>
          <w:p>
            <w:pPr>
              <w:pStyle w:val="yTableNAm"/>
              <w:tabs>
                <w:tab w:val="clear" w:pos="567"/>
                <w:tab w:val="left" w:pos="1131"/>
                <w:tab w:val="left" w:pos="1581"/>
              </w:tabs>
              <w:spacing w:before="100"/>
              <w:ind w:left="1593" w:hanging="1593"/>
              <w:rPr>
                <w:ins w:author="Open-Xml-PowerTools" w:id="6569" w:date="2000-01-01T00:00:00Z"/>
                <w:szCs w:val="22"/>
              </w:rPr>
            </w:pPr>
            <w:ins w:author="Open-Xml-PowerTools" w:id="6567" w:date="2000-01-01T00:00:00Z">
              <w:r>
                <w:rPr>
                  <w:szCs w:val="22"/>
                </w:rPr>
                <w:tab/>
                <w:t>(i)</w:t>
              </w:r>
            </w:ins>
            <w:ins w:author="Open-Xml-PowerTools" w:id="6568" w:date="2000-01-01T00:00:00Z">
              <w:r>
                <w:rPr>
                  <w:szCs w:val="22"/>
                </w:rPr>
                <w:tab/>
                <w:t>is no more than 2 m in height above the highest point of attachment to the building; and</w:t>
              </w:r>
            </w:ins>
          </w:p>
          <w:p>
            <w:pPr>
              <w:pStyle w:val="yTableNAm"/>
              <w:tabs>
                <w:tab w:val="clear" w:pos="567"/>
                <w:tab w:val="left" w:pos="1131"/>
                <w:tab w:val="left" w:pos="1581"/>
              </w:tabs>
              <w:spacing w:before="100"/>
              <w:ind w:left="1593" w:hanging="1593"/>
              <w:rPr>
                <w:ins w:author="Open-Xml-PowerTools" w:id="6572" w:date="2000-01-01T00:00:00Z"/>
                <w:szCs w:val="22"/>
              </w:rPr>
            </w:pPr>
            <w:ins w:author="Open-Xml-PowerTools" w:id="6570" w:date="2000-01-01T00:00:00Z">
              <w:r>
                <w:rPr>
                  <w:szCs w:val="22"/>
                </w:rPr>
                <w:tab/>
                <w:t>(ii)</w:t>
              </w:r>
            </w:ins>
            <w:ins w:author="Open-Xml-PowerTools" w:id="6571" w:date="2000-01-01T00:00:00Z">
              <w:r>
                <w:rPr>
                  <w:szCs w:val="22"/>
                </w:rPr>
                <w:tab/>
                <w:t>will not affect the way in which the building complies with each building standard that applies to the building;</w:t>
              </w:r>
            </w:ins>
          </w:p>
          <w:p>
            <w:pPr>
              <w:pStyle w:val="yTableNAm"/>
              <w:tabs>
                <w:tab w:val="clear" w:pos="567"/>
              </w:tabs>
              <w:spacing w:before="0"/>
              <w:ind w:left="742" w:hanging="567"/>
              <w:rPr>
                <w:ins w:author="Open-Xml-PowerTools" w:id="6574" w:date="2000-01-01T00:00:00Z"/>
              </w:rPr>
            </w:pPr>
            <w:ins w:author="Open-Xml-PowerTools" w:id="6573" w:date="2000-01-01T00:00:00Z">
              <w:r>
                <w:rPr>
                  <w:szCs w:val="22"/>
                </w:rPr>
                <w:tab/>
                <w:t>and</w:t>
              </w:r>
            </w:ins>
          </w:p>
        </w:tc>
      </w:tr>
      <w:tr>
        <w:trPr>
          <w:cantSplit/>
          <w:ins w:author="Open-Xml-PowerTools" w:id="6575" w:date="2000-01-01T00:00:00Z"/>
        </w:trPr>
        <w:tc>
          <w:tcPr>
            <w:tcW w:w="851" w:type="dxa"/>
            <w:tcBorders>
              <w:top w:val="nil"/>
            </w:tcBorders>
          </w:tcPr>
          <w:p>
            <w:pPr>
              <w:pStyle w:val="yTableNAm"/>
              <w:spacing w:before="0"/>
              <w:rPr>
                <w:ins w:author="Open-Xml-PowerTools" w:id="6576" w:date="2000-01-01T00:00:00Z"/>
                <w:szCs w:val="22"/>
              </w:rPr>
            </w:pPr>
          </w:p>
        </w:tc>
        <w:tc>
          <w:tcPr>
            <w:tcW w:w="6274" w:type="dxa"/>
            <w:tcBorders>
              <w:top w:val="nil"/>
            </w:tcBorders>
          </w:tcPr>
          <w:p>
            <w:pPr>
              <w:pStyle w:val="yTableNAm"/>
              <w:tabs>
                <w:tab w:val="clear" w:pos="567"/>
              </w:tabs>
              <w:spacing w:before="0"/>
              <w:ind w:left="742" w:hanging="567"/>
              <w:rPr>
                <w:ins w:author="Open-Xml-PowerTools" w:id="6579" w:date="2000-01-01T00:00:00Z"/>
                <w:szCs w:val="22"/>
              </w:rPr>
            </w:pPr>
            <w:ins w:author="Open-Xml-PowerTools" w:id="6577" w:date="2000-01-01T00:00:00Z">
              <w:r>
                <w:rPr>
                  <w:szCs w:val="22"/>
                </w:rPr>
                <w:t>(c)</w:t>
              </w:r>
            </w:ins>
            <w:ins w:author="Open-Xml-PowerTools" w:id="6578" w:date="2000-01-01T00:00:00Z">
              <w:r>
                <w:rPr>
                  <w:szCs w:val="22"/>
                </w:rPr>
                <w:tab/>
                <w:t>if not attached to a building, is no more than 3 m in height.</w:t>
              </w:r>
            </w:ins>
          </w:p>
        </w:tc>
      </w:tr>
      <w:tr>
        <w:trPr>
          <w:ins w:author="Open-Xml-PowerTools" w:id="6580" w:date="2000-01-01T00:00:00Z"/>
        </w:trPr>
        <w:tc>
          <w:tcPr>
            <w:tcW w:w="851" w:type="dxa"/>
          </w:tcPr>
          <w:p>
            <w:pPr>
              <w:pStyle w:val="yTableNAm"/>
              <w:rPr>
                <w:ins w:author="Open-Xml-PowerTools" w:id="6582" w:date="2000-01-01T00:00:00Z"/>
                <w:szCs w:val="22"/>
              </w:rPr>
            </w:pPr>
            <w:ins w:author="Open-Xml-PowerTools" w:id="6581" w:date="2000-01-01T00:00:00Z">
              <w:r>
                <w:rPr>
                  <w:szCs w:val="22"/>
                </w:rPr>
                <w:lastRenderedPageBreak/>
                <w:t>6.</w:t>
              </w:r>
            </w:ins>
          </w:p>
        </w:tc>
        <w:tc>
          <w:tcPr>
            <w:tcW w:w="6274" w:type="dxa"/>
          </w:tcPr>
          <w:p>
            <w:pPr>
              <w:pStyle w:val="yTableNAm"/>
              <w:rPr>
                <w:ins w:author="Open-Xml-PowerTools" w:id="6584" w:date="2000-01-01T00:00:00Z"/>
                <w:szCs w:val="22"/>
              </w:rPr>
            </w:pPr>
            <w:ins w:author="Open-Xml-PowerTools" w:id="6583" w:date="2000-01-01T00:00:00Z">
              <w:r>
                <w:rPr>
                  <w:szCs w:val="22"/>
                </w:rPr>
                <w:t xml:space="preserve">Construction, erection, assembly or placement of a retaining wall that — </w:t>
              </w:r>
            </w:ins>
          </w:p>
          <w:p>
            <w:pPr>
              <w:pStyle w:val="yTableNAm"/>
              <w:tabs>
                <w:tab w:val="clear" w:pos="567"/>
              </w:tabs>
              <w:spacing w:before="100"/>
              <w:ind w:left="742" w:hanging="567"/>
              <w:rPr>
                <w:ins w:author="Open-Xml-PowerTools" w:id="6587" w:date="2000-01-01T00:00:00Z"/>
                <w:szCs w:val="22"/>
              </w:rPr>
            </w:pPr>
            <w:ins w:author="Open-Xml-PowerTools" w:id="6585" w:date="2000-01-01T00:00:00Z">
              <w:r>
                <w:rPr>
                  <w:szCs w:val="22"/>
                </w:rPr>
                <w:t>(a)</w:t>
              </w:r>
            </w:ins>
            <w:ins w:author="Open-Xml-PowerTools" w:id="6586" w:date="2000-01-01T00:00:00Z">
              <w:r>
                <w:rPr>
                  <w:szCs w:val="22"/>
                </w:rPr>
                <w:tab/>
                <w:t>retains ground no more than 0.5 m in height; and</w:t>
              </w:r>
            </w:ins>
          </w:p>
          <w:p>
            <w:pPr>
              <w:pStyle w:val="yTableNAm"/>
              <w:tabs>
                <w:tab w:val="clear" w:pos="567"/>
              </w:tabs>
              <w:spacing w:before="100"/>
              <w:ind w:left="742" w:hanging="567"/>
              <w:rPr>
                <w:ins w:author="Open-Xml-PowerTools" w:id="6590" w:date="2000-01-01T00:00:00Z"/>
                <w:szCs w:val="22"/>
              </w:rPr>
            </w:pPr>
            <w:ins w:author="Open-Xml-PowerTools" w:id="6588" w:date="2000-01-01T00:00:00Z">
              <w:r>
                <w:rPr>
                  <w:szCs w:val="22"/>
                </w:rPr>
                <w:t>(b)</w:t>
              </w:r>
            </w:ins>
            <w:ins w:author="Open-Xml-PowerTools" w:id="6589" w:date="2000-01-01T00:00:00Z">
              <w:r>
                <w:rPr>
                  <w:szCs w:val="22"/>
                </w:rPr>
                <w:tab/>
                <w:t>is not associated with other building work or with the protection of land adjoining the land on which the retaining wall is located; and</w:t>
              </w:r>
            </w:ins>
          </w:p>
          <w:p>
            <w:pPr>
              <w:pStyle w:val="yTableNAm"/>
              <w:tabs>
                <w:tab w:val="clear" w:pos="567"/>
              </w:tabs>
              <w:spacing w:before="100"/>
              <w:ind w:left="742" w:hanging="567"/>
              <w:rPr>
                <w:ins w:author="Open-Xml-PowerTools" w:id="6593" w:date="2000-01-01T00:00:00Z"/>
                <w:szCs w:val="22"/>
              </w:rPr>
            </w:pPr>
            <w:ins w:author="Open-Xml-PowerTools" w:id="6591" w:date="2000-01-01T00:00:00Z">
              <w:r>
                <w:rPr>
                  <w:szCs w:val="22"/>
                </w:rPr>
                <w:t>(c)</w:t>
              </w:r>
            </w:ins>
            <w:ins w:author="Open-Xml-PowerTools" w:id="6592" w:date="2000-01-01T00:00:00Z">
              <w:r>
                <w:rPr>
                  <w:szCs w:val="22"/>
                </w:rPr>
                <w:tab/>
                <w:t>is not work of a kind to which section 76, 77, 78 or 79 relates.</w:t>
              </w:r>
            </w:ins>
          </w:p>
        </w:tc>
      </w:tr>
      <w:tr>
        <w:trPr>
          <w:cantSplit/>
          <w:ins w:author="Open-Xml-PowerTools" w:id="6594" w:date="2000-01-01T00:00:00Z"/>
        </w:trPr>
        <w:tc>
          <w:tcPr>
            <w:tcW w:w="851" w:type="dxa"/>
          </w:tcPr>
          <w:p>
            <w:pPr>
              <w:pStyle w:val="yTableNAm"/>
              <w:rPr>
                <w:ins w:author="Open-Xml-PowerTools" w:id="6596" w:date="2000-01-01T00:00:00Z"/>
                <w:szCs w:val="22"/>
              </w:rPr>
            </w:pPr>
            <w:ins w:author="Open-Xml-PowerTools" w:id="6595" w:date="2000-01-01T00:00:00Z">
              <w:r>
                <w:rPr>
                  <w:szCs w:val="22"/>
                </w:rPr>
                <w:t>7.</w:t>
              </w:r>
            </w:ins>
          </w:p>
        </w:tc>
        <w:tc>
          <w:tcPr>
            <w:tcW w:w="6274" w:type="dxa"/>
          </w:tcPr>
          <w:p>
            <w:pPr>
              <w:pStyle w:val="yTableNAm"/>
              <w:rPr>
                <w:ins w:author="Open-Xml-PowerTools" w:id="6598" w:date="2000-01-01T00:00:00Z"/>
                <w:szCs w:val="22"/>
              </w:rPr>
            </w:pPr>
            <w:ins w:author="Open-Xml-PowerTools" w:id="6597" w:date="2000-01-01T00:00:00Z">
              <w:r>
                <w:rPr>
                  <w:szCs w:val="22"/>
                </w:rPr>
                <w:t xml:space="preserve">Construction, erection, assembly or placement of a pergola associated with a Class 1 building that — </w:t>
              </w:r>
            </w:ins>
          </w:p>
          <w:p>
            <w:pPr>
              <w:pStyle w:val="yTableNAm"/>
              <w:tabs>
                <w:tab w:val="clear" w:pos="567"/>
              </w:tabs>
              <w:ind w:left="742" w:hanging="567"/>
              <w:rPr>
                <w:ins w:author="Open-Xml-PowerTools" w:id="6601" w:date="2000-01-01T00:00:00Z"/>
                <w:szCs w:val="22"/>
              </w:rPr>
            </w:pPr>
            <w:ins w:author="Open-Xml-PowerTools" w:id="6599" w:date="2000-01-01T00:00:00Z">
              <w:r>
                <w:rPr>
                  <w:szCs w:val="22"/>
                </w:rPr>
                <w:t>(a)</w:t>
              </w:r>
            </w:ins>
            <w:ins w:author="Open-Xml-PowerTools" w:id="6600" w:date="2000-01-01T00:00:00Z">
              <w:r>
                <w:rPr>
                  <w:szCs w:val="22"/>
                </w:rPr>
                <w:tab/>
                <w:t>is no more than 2.4 m in height; and</w:t>
              </w:r>
            </w:ins>
          </w:p>
          <w:p>
            <w:pPr>
              <w:pStyle w:val="yTableNAm"/>
              <w:tabs>
                <w:tab w:val="clear" w:pos="567"/>
              </w:tabs>
              <w:ind w:left="742" w:hanging="567"/>
              <w:rPr>
                <w:ins w:author="Open-Xml-PowerTools" w:id="6604" w:date="2000-01-01T00:00:00Z"/>
                <w:szCs w:val="22"/>
              </w:rPr>
            </w:pPr>
            <w:ins w:author="Open-Xml-PowerTools" w:id="6602" w:date="2000-01-01T00:00:00Z">
              <w:r>
                <w:rPr>
                  <w:szCs w:val="22"/>
                </w:rPr>
                <w:t>(b)</w:t>
              </w:r>
            </w:ins>
            <w:ins w:author="Open-Xml-PowerTools" w:id="6603" w:date="2000-01-01T00:00:00Z">
              <w:r>
                <w:rPr>
                  <w:szCs w:val="22"/>
                </w:rPr>
                <w:tab/>
                <w:t>is not located in wind region C or D as defined in AS 1170.2; and</w:t>
              </w:r>
            </w:ins>
          </w:p>
          <w:p>
            <w:pPr>
              <w:pStyle w:val="yTableNAm"/>
              <w:tabs>
                <w:tab w:val="clear" w:pos="567"/>
              </w:tabs>
              <w:ind w:left="742" w:hanging="567"/>
              <w:rPr>
                <w:ins w:author="Open-Xml-PowerTools" w:id="6609" w:date="2000-01-01T00:00:00Z"/>
                <w:szCs w:val="22"/>
              </w:rPr>
            </w:pPr>
            <w:ins w:author="Open-Xml-PowerTools" w:id="6605" w:date="2000-01-01T00:00:00Z">
              <w:r>
                <w:rPr>
                  <w:szCs w:val="22"/>
                </w:rPr>
                <w:t>(c)</w:t>
              </w:r>
            </w:ins>
            <w:ins w:author="Open-Xml-PowerTools" w:id="6606" w:date="2000-01-01T00:00:00Z">
              <w:r>
                <w:rPr>
                  <w:szCs w:val="22"/>
                </w:rPr>
                <w:tab/>
                <w:t>covers an area not exceeding 20 m</w:t>
              </w:r>
            </w:ins>
            <w:ins w:author="Open-Xml-PowerTools" w:id="6607" w:date="2000-01-01T00:00:00Z">
              <w:r>
                <w:rPr>
                  <w:szCs w:val="22"/>
                  <w:vertAlign w:val="superscript"/>
                </w:rPr>
                <w:t>2</w:t>
              </w:r>
            </w:ins>
            <w:ins w:author="Open-Xml-PowerTools" w:id="6608" w:date="2000-01-01T00:00:00Z">
              <w:r>
                <w:rPr>
                  <w:szCs w:val="22"/>
                </w:rPr>
                <w:t>.</w:t>
              </w:r>
            </w:ins>
          </w:p>
        </w:tc>
      </w:tr>
      <w:tr>
        <w:trPr>
          <w:cantSplit/>
          <w:ins w:author="Open-Xml-PowerTools" w:id="6610" w:date="2000-01-01T00:00:00Z"/>
        </w:trPr>
        <w:tc>
          <w:tcPr>
            <w:tcW w:w="851" w:type="dxa"/>
          </w:tcPr>
          <w:p>
            <w:pPr>
              <w:pStyle w:val="yTableNAm"/>
              <w:rPr>
                <w:ins w:author="Open-Xml-PowerTools" w:id="6612" w:date="2000-01-01T00:00:00Z"/>
                <w:szCs w:val="22"/>
              </w:rPr>
            </w:pPr>
            <w:ins w:author="Open-Xml-PowerTools" w:id="6611" w:date="2000-01-01T00:00:00Z">
              <w:r>
                <w:rPr>
                  <w:szCs w:val="22"/>
                </w:rPr>
                <w:t>8.</w:t>
              </w:r>
            </w:ins>
          </w:p>
        </w:tc>
        <w:tc>
          <w:tcPr>
            <w:tcW w:w="6274" w:type="dxa"/>
          </w:tcPr>
          <w:p>
            <w:pPr>
              <w:pStyle w:val="yTableNAm"/>
              <w:rPr>
                <w:ins w:author="Open-Xml-PowerTools" w:id="6614" w:date="2000-01-01T00:00:00Z"/>
                <w:szCs w:val="22"/>
              </w:rPr>
            </w:pPr>
            <w:ins w:author="Open-Xml-PowerTools" w:id="6613" w:date="2000-01-01T00:00:00Z">
              <w:r>
                <w:rPr>
                  <w:szCs w:val="22"/>
                </w:rPr>
                <w:t xml:space="preserve">Construction, erection, assembly or placement of a water storage tank with a capacity of 5 000 L or less. </w:t>
              </w:r>
            </w:ins>
          </w:p>
        </w:tc>
      </w:tr>
      <w:tr>
        <w:trPr>
          <w:cantSplit/>
          <w:ins w:author="Open-Xml-PowerTools" w:id="6615" w:date="2000-01-01T00:00:00Z"/>
        </w:trPr>
        <w:tc>
          <w:tcPr>
            <w:tcW w:w="851" w:type="dxa"/>
          </w:tcPr>
          <w:p>
            <w:pPr>
              <w:pStyle w:val="yTableNAm"/>
              <w:rPr>
                <w:ins w:author="Open-Xml-PowerTools" w:id="6617" w:date="2000-01-01T00:00:00Z"/>
                <w:szCs w:val="22"/>
              </w:rPr>
            </w:pPr>
            <w:ins w:author="Open-Xml-PowerTools" w:id="6616" w:date="2000-01-01T00:00:00Z">
              <w:r>
                <w:rPr>
                  <w:szCs w:val="22"/>
                </w:rPr>
                <w:t>9.</w:t>
              </w:r>
            </w:ins>
          </w:p>
        </w:tc>
        <w:tc>
          <w:tcPr>
            <w:tcW w:w="6274" w:type="dxa"/>
          </w:tcPr>
          <w:p>
            <w:pPr>
              <w:pStyle w:val="yTableNAm"/>
              <w:rPr>
                <w:ins w:author="Open-Xml-PowerTools" w:id="6621" w:date="2000-01-01T00:00:00Z"/>
                <w:szCs w:val="22"/>
              </w:rPr>
            </w:pPr>
            <w:ins w:author="Open-Xml-PowerTools" w:id="6618" w:date="2000-01-01T00:00:00Z">
              <w:r>
                <w:rPr>
                  <w:szCs w:val="22"/>
                </w:rPr>
                <w:t xml:space="preserve">Building work for a park home or annexe as those terms are defined in the </w:t>
              </w:r>
            </w:ins>
            <w:ins w:author="Open-Xml-PowerTools" w:id="6619" w:date="2000-01-01T00:00:00Z">
              <w:r>
                <w:rPr>
                  <w:i/>
                  <w:szCs w:val="22"/>
                </w:rPr>
                <w:t>Caravan Parks and Camping Grounds Act 1995</w:t>
              </w:r>
            </w:ins>
            <w:ins w:author="Open-Xml-PowerTools" w:id="6620" w:date="2000-01-01T00:00:00Z">
              <w:r>
                <w:rPr>
                  <w:szCs w:val="22"/>
                </w:rPr>
                <w:t xml:space="preserve"> section 5(1).</w:t>
              </w:r>
            </w:ins>
          </w:p>
        </w:tc>
      </w:tr>
      <w:tr>
        <w:trPr>
          <w:cantSplit/>
          <w:ins w:author="Open-Xml-PowerTools" w:id="6622" w:date="2000-01-01T00:00:00Z"/>
        </w:trPr>
        <w:tc>
          <w:tcPr>
            <w:tcW w:w="851" w:type="dxa"/>
          </w:tcPr>
          <w:p>
            <w:pPr>
              <w:pStyle w:val="yTableNAm"/>
              <w:rPr>
                <w:ins w:author="Open-Xml-PowerTools" w:id="6624" w:date="2000-01-01T00:00:00Z"/>
              </w:rPr>
            </w:pPr>
            <w:ins w:author="Open-Xml-PowerTools" w:id="6623" w:date="2000-01-01T00:00:00Z">
              <w:r>
                <w:t>9A.</w:t>
              </w:r>
            </w:ins>
          </w:p>
        </w:tc>
        <w:tc>
          <w:tcPr>
            <w:tcW w:w="6274" w:type="dxa"/>
          </w:tcPr>
          <w:p>
            <w:pPr>
              <w:pStyle w:val="yTableNAm"/>
              <w:rPr>
                <w:ins w:author="Open-Xml-PowerTools" w:id="6628" w:date="2000-01-01T00:00:00Z"/>
              </w:rPr>
            </w:pPr>
            <w:ins w:author="Open-Xml-PowerTools" w:id="6625" w:date="2000-01-01T00:00:00Z">
              <w:r>
                <w:t xml:space="preserve">Building work for a manufactured home or attachment as those terms are defined in the </w:t>
              </w:r>
            </w:ins>
            <w:ins w:author="Open-Xml-PowerTools" w:id="6626" w:date="2000-01-01T00:00:00Z">
              <w:r>
                <w:rPr>
                  <w:i/>
                </w:rPr>
                <w:t>Caravan Parks and Camping Grounds Regulations 1997</w:t>
              </w:r>
            </w:ins>
            <w:ins w:author="Open-Xml-PowerTools" w:id="6627" w:date="2000-01-01T00:00:00Z">
              <w:r>
                <w:t xml:space="preserve"> regulation 40A.</w:t>
              </w:r>
            </w:ins>
          </w:p>
        </w:tc>
      </w:tr>
      <w:tr>
        <w:trPr>
          <w:cantSplit/>
          <w:ins w:author="Open-Xml-PowerTools" w:id="6629" w:date="2000-01-01T00:00:00Z"/>
        </w:trPr>
        <w:tc>
          <w:tcPr>
            <w:tcW w:w="851" w:type="dxa"/>
          </w:tcPr>
          <w:p>
            <w:pPr>
              <w:pStyle w:val="yTableNAm"/>
              <w:rPr>
                <w:ins w:author="Open-Xml-PowerTools" w:id="6631" w:date="2000-01-01T00:00:00Z"/>
                <w:szCs w:val="22"/>
              </w:rPr>
            </w:pPr>
            <w:ins w:author="Open-Xml-PowerTools" w:id="6630" w:date="2000-01-01T00:00:00Z">
              <w:r>
                <w:rPr>
                  <w:szCs w:val="22"/>
                </w:rPr>
                <w:t>10.</w:t>
              </w:r>
            </w:ins>
          </w:p>
        </w:tc>
        <w:tc>
          <w:tcPr>
            <w:tcW w:w="6274" w:type="dxa"/>
          </w:tcPr>
          <w:p>
            <w:pPr>
              <w:pStyle w:val="yTableNAm"/>
              <w:rPr>
                <w:ins w:author="Open-Xml-PowerTools" w:id="6633" w:date="2000-01-01T00:00:00Z"/>
                <w:szCs w:val="22"/>
              </w:rPr>
            </w:pPr>
            <w:ins w:author="Open-Xml-PowerTools" w:id="6632" w:date="2000-01-01T00:00:00Z">
              <w:r>
                <w:rPr>
                  <w:szCs w:val="22"/>
                </w:rPr>
                <w:t>Attachment of photovoltaic panels or solar hot water systems to the roof of a Class 1 or Class 10a building that is not located in wind region C or D as defined in AS 1170.2.</w:t>
              </w:r>
            </w:ins>
          </w:p>
        </w:tc>
      </w:tr>
      <w:tr>
        <w:trPr>
          <w:cantSplit/>
          <w:ins w:author="Open-Xml-PowerTools" w:id="6634" w:date="2000-01-01T00:00:00Z"/>
        </w:trPr>
        <w:tc>
          <w:tcPr>
            <w:tcW w:w="851" w:type="dxa"/>
          </w:tcPr>
          <w:p>
            <w:pPr>
              <w:pStyle w:val="yTableNAm"/>
              <w:rPr>
                <w:ins w:author="Open-Xml-PowerTools" w:id="6636" w:date="2000-01-01T00:00:00Z"/>
                <w:szCs w:val="22"/>
              </w:rPr>
            </w:pPr>
            <w:ins w:author="Open-Xml-PowerTools" w:id="6635" w:date="2000-01-01T00:00:00Z">
              <w:r>
                <w:rPr>
                  <w:szCs w:val="22"/>
                </w:rPr>
                <w:t>11.</w:t>
              </w:r>
            </w:ins>
          </w:p>
        </w:tc>
        <w:tc>
          <w:tcPr>
            <w:tcW w:w="6274" w:type="dxa"/>
          </w:tcPr>
          <w:p>
            <w:pPr>
              <w:pStyle w:val="yTableNAm"/>
              <w:rPr>
                <w:ins w:author="Open-Xml-PowerTools" w:id="6638" w:date="2000-01-01T00:00:00Z"/>
                <w:szCs w:val="22"/>
              </w:rPr>
            </w:pPr>
            <w:ins w:author="Open-Xml-PowerTools" w:id="6637" w:date="2000-01-01T00:00:00Z">
              <w:r>
                <w:rPr>
                  <w:szCs w:val="22"/>
                </w:rPr>
                <w:t xml:space="preserve">Building work for which a building licence was not required under the former provisions if, before commencement day — </w:t>
              </w:r>
            </w:ins>
          </w:p>
          <w:p>
            <w:pPr>
              <w:pStyle w:val="yTableNAm"/>
              <w:tabs>
                <w:tab w:val="clear" w:pos="567"/>
              </w:tabs>
              <w:ind w:left="742" w:hanging="567"/>
              <w:rPr>
                <w:ins w:author="Open-Xml-PowerTools" w:id="6642" w:date="2000-01-01T00:00:00Z"/>
                <w:szCs w:val="22"/>
              </w:rPr>
            </w:pPr>
            <w:ins w:author="Open-Xml-PowerTools" w:id="6639" w:date="2000-01-01T00:00:00Z">
              <w:r>
                <w:rPr>
                  <w:szCs w:val="22"/>
                </w:rPr>
                <w:t>(a)</w:t>
              </w:r>
            </w:ins>
            <w:ins w:author="Open-Xml-PowerTools" w:id="6640" w:date="2000-01-01T00:00:00Z">
              <w:r>
                <w:rPr>
                  <w:szCs w:val="22"/>
                </w:rPr>
                <w:tab/>
                <w:t>the on</w:t>
              </w:r>
            </w:ins>
            <w:ins w:author="Open-Xml-PowerTools" w:id="6641" w:date="2000-01-01T00:00:00Z">
              <w:r>
                <w:rPr>
                  <w:szCs w:val="22"/>
                </w:rPr>
                <w:noBreakHyphen/>
                <w:t>site building work had commenced; or</w:t>
              </w:r>
            </w:ins>
          </w:p>
          <w:p>
            <w:pPr>
              <w:pStyle w:val="yTableNAm"/>
              <w:tabs>
                <w:tab w:val="clear" w:pos="567"/>
              </w:tabs>
              <w:ind w:left="742" w:hanging="567"/>
              <w:rPr>
                <w:ins w:author="Open-Xml-PowerTools" w:id="6645" w:date="2000-01-01T00:00:00Z"/>
                <w:szCs w:val="22"/>
              </w:rPr>
            </w:pPr>
            <w:ins w:author="Open-Xml-PowerTools" w:id="6643" w:date="2000-01-01T00:00:00Z">
              <w:r>
                <w:rPr>
                  <w:szCs w:val="22"/>
                </w:rPr>
                <w:t>(b)</w:t>
              </w:r>
            </w:ins>
            <w:ins w:author="Open-Xml-PowerTools" w:id="6644" w:date="2000-01-01T00:00:00Z">
              <w:r>
                <w:rPr>
                  <w:szCs w:val="22"/>
                </w:rPr>
                <w:tab/>
                <w:t>a contract to carry out the building work was entered into.</w:t>
              </w:r>
            </w:ins>
          </w:p>
        </w:tc>
      </w:tr>
      <w:tr>
        <w:trPr>
          <w:cantSplit/>
          <w:ins w:author="Open-Xml-PowerTools" w:id="6646" w:date="2000-01-01T00:00:00Z"/>
        </w:trPr>
        <w:tc>
          <w:tcPr>
            <w:tcW w:w="851" w:type="dxa"/>
          </w:tcPr>
          <w:p>
            <w:pPr>
              <w:pStyle w:val="yTableNAm"/>
              <w:rPr>
                <w:ins w:author="Open-Xml-PowerTools" w:id="6648" w:date="2000-01-01T00:00:00Z"/>
                <w:szCs w:val="22"/>
              </w:rPr>
            </w:pPr>
            <w:ins w:author="Open-Xml-PowerTools" w:id="6647" w:date="2000-01-01T00:00:00Z">
              <w:r>
                <w:rPr>
                  <w:szCs w:val="22"/>
                </w:rPr>
                <w:lastRenderedPageBreak/>
                <w:t>12.</w:t>
              </w:r>
            </w:ins>
          </w:p>
        </w:tc>
        <w:tc>
          <w:tcPr>
            <w:tcW w:w="6274" w:type="dxa"/>
          </w:tcPr>
          <w:p>
            <w:pPr>
              <w:pStyle w:val="yTableNAm"/>
              <w:rPr>
                <w:ins w:author="Open-Xml-PowerTools" w:id="6650" w:date="2000-01-01T00:00:00Z"/>
              </w:rPr>
            </w:pPr>
            <w:ins w:author="Open-Xml-PowerTools" w:id="6649" w:date="2000-01-01T00:00:00Z">
              <w:r>
                <w:rPr>
                  <w:szCs w:val="22"/>
                </w:rPr>
                <w:t xml:space="preserve">Building work for buildings owned or occupied by, or under the control or management of the Crown in right of the State or a department, agency or instrumentality of the Crown in right of the State that — </w:t>
              </w:r>
            </w:ins>
          </w:p>
          <w:p>
            <w:pPr>
              <w:pStyle w:val="yTableNAm"/>
              <w:tabs>
                <w:tab w:val="clear" w:pos="567"/>
              </w:tabs>
              <w:ind w:left="742" w:hanging="567"/>
              <w:rPr>
                <w:ins w:author="Open-Xml-PowerTools" w:id="6653" w:date="2000-01-01T00:00:00Z"/>
              </w:rPr>
            </w:pPr>
            <w:ins w:author="Open-Xml-PowerTools" w:id="6651" w:date="2000-01-01T00:00:00Z">
              <w:r>
                <w:t>(a)</w:t>
              </w:r>
            </w:ins>
            <w:ins w:author="Open-Xml-PowerTools" w:id="6652" w:date="2000-01-01T00:00:00Z">
              <w:r>
                <w:tab/>
                <w:t>commences before 30 June 2017; and</w:t>
              </w:r>
            </w:ins>
          </w:p>
          <w:p>
            <w:pPr>
              <w:pStyle w:val="yTableNAm"/>
              <w:tabs>
                <w:tab w:val="clear" w:pos="567"/>
              </w:tabs>
              <w:ind w:left="742" w:hanging="567"/>
              <w:rPr>
                <w:ins w:author="Open-Xml-PowerTools" w:id="6656" w:date="2000-01-01T00:00:00Z"/>
                <w:szCs w:val="22"/>
              </w:rPr>
            </w:pPr>
            <w:ins w:author="Open-Xml-PowerTools" w:id="6654" w:date="2000-01-01T00:00:00Z">
              <w:r>
                <w:t>(b)</w:t>
              </w:r>
            </w:ins>
            <w:ins w:author="Open-Xml-PowerTools" w:id="6655" w:date="2000-01-01T00:00:00Z">
              <w:r>
                <w:tab/>
                <w:t>has, when it commences, an estimated value of less than $50 000.</w:t>
              </w:r>
            </w:ins>
          </w:p>
        </w:tc>
      </w:tr>
      <w:tr>
        <w:trPr>
          <w:cantSplit/>
          <w:ins w:author="Open-Xml-PowerTools" w:id="6657" w:date="2000-01-01T00:00:00Z"/>
        </w:trPr>
        <w:tc>
          <w:tcPr>
            <w:tcW w:w="851" w:type="dxa"/>
            <w:tcBorders>
              <w:bottom w:val="nil"/>
            </w:tcBorders>
          </w:tcPr>
          <w:p>
            <w:pPr>
              <w:pStyle w:val="yTableNAm"/>
              <w:rPr>
                <w:ins w:author="Open-Xml-PowerTools" w:id="6659" w:date="2000-01-01T00:00:00Z"/>
                <w:szCs w:val="22"/>
              </w:rPr>
            </w:pPr>
            <w:ins w:author="Open-Xml-PowerTools" w:id="6658" w:date="2000-01-01T00:00:00Z">
              <w:r>
                <w:t>13.</w:t>
              </w:r>
            </w:ins>
          </w:p>
        </w:tc>
        <w:tc>
          <w:tcPr>
            <w:tcW w:w="6274" w:type="dxa"/>
            <w:tcBorders>
              <w:bottom w:val="nil"/>
            </w:tcBorders>
          </w:tcPr>
          <w:p>
            <w:pPr>
              <w:pStyle w:val="yTableNAm"/>
              <w:rPr>
                <w:ins w:author="Open-Xml-PowerTools" w:id="6661" w:date="2000-01-01T00:00:00Z"/>
              </w:rPr>
            </w:pPr>
            <w:ins w:author="Open-Xml-PowerTools" w:id="6660" w:date="2000-01-01T00:00:00Z">
              <w:r>
                <w:t xml:space="preserve">The installation of a roof mounted evaporative cooling unit on a building or incidental structure if — </w:t>
              </w:r>
            </w:ins>
          </w:p>
          <w:p>
            <w:pPr>
              <w:pStyle w:val="yTableNAm"/>
              <w:tabs>
                <w:tab w:val="clear" w:pos="567"/>
              </w:tabs>
              <w:ind w:left="742" w:hanging="567"/>
              <w:rPr>
                <w:ins w:author="Open-Xml-PowerTools" w:id="6664" w:date="2000-01-01T00:00:00Z"/>
              </w:rPr>
            </w:pPr>
            <w:ins w:author="Open-Xml-PowerTools" w:id="6662" w:date="2000-01-01T00:00:00Z">
              <w:r>
                <w:t>(a)</w:t>
              </w:r>
            </w:ins>
            <w:ins w:author="Open-Xml-PowerTools" w:id="6663" w:date="2000-01-01T00:00:00Z">
              <w:r>
                <w:tab/>
                <w:t>the building or incidental structure is not located in a bush fire prone area; or</w:t>
              </w:r>
            </w:ins>
          </w:p>
          <w:p>
            <w:pPr>
              <w:pStyle w:val="yTableNAm"/>
              <w:tabs>
                <w:tab w:val="clear" w:pos="567"/>
              </w:tabs>
              <w:ind w:left="742" w:hanging="567"/>
              <w:rPr>
                <w:ins w:author="Open-Xml-PowerTools" w:id="6667" w:date="2000-01-01T00:00:00Z"/>
              </w:rPr>
            </w:pPr>
            <w:ins w:author="Open-Xml-PowerTools" w:id="6665" w:date="2000-01-01T00:00:00Z">
              <w:r>
                <w:t>(b)</w:t>
              </w:r>
            </w:ins>
            <w:ins w:author="Open-Xml-PowerTools" w:id="6666" w:date="2000-01-01T00:00:00Z">
              <w:r>
                <w:tab/>
                <w:t>the building is a Class 4 to Class 9 building; or</w:t>
              </w:r>
            </w:ins>
          </w:p>
          <w:p>
            <w:pPr>
              <w:pStyle w:val="yTableNAm"/>
              <w:tabs>
                <w:tab w:val="clear" w:pos="567"/>
              </w:tabs>
              <w:ind w:left="742" w:hanging="567"/>
              <w:rPr>
                <w:ins w:author="Open-Xml-PowerTools" w:id="6671" w:date="2000-01-01T00:00:00Z"/>
                <w:szCs w:val="22"/>
              </w:rPr>
            </w:pPr>
            <w:ins w:author="Open-Xml-PowerTools" w:id="6668" w:date="2000-01-01T00:00:00Z">
              <w:r>
                <w:t>(c)</w:t>
              </w:r>
            </w:ins>
            <w:ins w:author="Open-Xml-PowerTools" w:id="6669" w:date="2000-01-01T00:00:00Z">
              <w:r>
                <w:tab/>
                <w:t>the building or incidental structure is located in a bush fire prone area and the BAL for the building site is BAL</w:t>
              </w:r>
            </w:ins>
            <w:ins w:author="Open-Xml-PowerTools" w:id="6670" w:date="2000-01-01T00:00:00Z">
              <w:r>
                <w:noBreakHyphen/>
                <w:t>Low; or</w:t>
              </w:r>
            </w:ins>
          </w:p>
        </w:tc>
      </w:tr>
      <w:tr>
        <w:trPr>
          <w:cantSplit/>
          <w:ins w:author="Open-Xml-PowerTools" w:id="6672" w:date="2000-01-01T00:00:00Z"/>
        </w:trPr>
        <w:tc>
          <w:tcPr>
            <w:tcW w:w="851" w:type="dxa"/>
            <w:tcBorders>
              <w:top w:val="nil"/>
              <w:bottom w:val="nil"/>
            </w:tcBorders>
          </w:tcPr>
          <w:p>
            <w:pPr>
              <w:pStyle w:val="yTableNAm"/>
              <w:rPr>
                <w:ins w:author="Open-Xml-PowerTools" w:id="6673" w:date="2000-01-01T00:00:00Z"/>
              </w:rPr>
            </w:pPr>
          </w:p>
        </w:tc>
        <w:tc>
          <w:tcPr>
            <w:tcW w:w="6274" w:type="dxa"/>
            <w:tcBorders>
              <w:top w:val="nil"/>
              <w:bottom w:val="nil"/>
            </w:tcBorders>
          </w:tcPr>
          <w:p>
            <w:pPr>
              <w:pStyle w:val="yTableNAm"/>
              <w:tabs>
                <w:tab w:val="clear" w:pos="567"/>
              </w:tabs>
              <w:ind w:left="742" w:hanging="567"/>
              <w:rPr>
                <w:ins w:author="Open-Xml-PowerTools" w:id="6676" w:date="2000-01-01T00:00:00Z"/>
              </w:rPr>
            </w:pPr>
            <w:ins w:author="Open-Xml-PowerTools" w:id="6674" w:date="2000-01-01T00:00:00Z">
              <w:r>
                <w:t>(d)</w:t>
              </w:r>
            </w:ins>
            <w:ins w:author="Open-Xml-PowerTools" w:id="6675" w:date="2000-01-01T00:00:00Z">
              <w:r>
                <w:tab/>
                <w:t xml:space="preserve">the building or incidental structure — </w:t>
              </w:r>
            </w:ins>
          </w:p>
          <w:p>
            <w:pPr>
              <w:pStyle w:val="yTableNAm"/>
              <w:tabs>
                <w:tab w:val="clear" w:pos="567"/>
                <w:tab w:val="left" w:pos="1131"/>
                <w:tab w:val="left" w:pos="1581"/>
              </w:tabs>
              <w:spacing w:before="100"/>
              <w:ind w:left="1593" w:hanging="1593"/>
              <w:rPr>
                <w:ins w:author="Open-Xml-PowerTools" w:id="6679" w:date="2000-01-01T00:00:00Z"/>
              </w:rPr>
            </w:pPr>
            <w:ins w:author="Open-Xml-PowerTools" w:id="6677" w:date="2000-01-01T00:00:00Z">
              <w:r>
                <w:tab/>
                <w:t>(i)</w:t>
              </w:r>
            </w:ins>
            <w:ins w:author="Open-Xml-PowerTools" w:id="6678" w:date="2000-01-01T00:00:00Z">
              <w:r>
                <w:tab/>
                <w:t>is located in a bush fire prone area; and</w:t>
              </w:r>
            </w:ins>
          </w:p>
        </w:tc>
      </w:tr>
      <w:tr>
        <w:trPr>
          <w:cantSplit/>
          <w:ins w:author="Open-Xml-PowerTools" w:id="6680" w:date="2000-01-01T00:00:00Z"/>
        </w:trPr>
        <w:tc>
          <w:tcPr>
            <w:tcW w:w="851" w:type="dxa"/>
            <w:tcBorders>
              <w:top w:val="nil"/>
              <w:bottom w:val="nil"/>
            </w:tcBorders>
          </w:tcPr>
          <w:p>
            <w:pPr>
              <w:pStyle w:val="yTableNAm"/>
              <w:rPr>
                <w:ins w:author="Open-Xml-PowerTools" w:id="6681" w:date="2000-01-01T00:00:00Z"/>
              </w:rPr>
            </w:pPr>
          </w:p>
        </w:tc>
        <w:tc>
          <w:tcPr>
            <w:tcW w:w="6274" w:type="dxa"/>
            <w:tcBorders>
              <w:top w:val="nil"/>
              <w:bottom w:val="nil"/>
            </w:tcBorders>
          </w:tcPr>
          <w:p>
            <w:pPr>
              <w:pStyle w:val="yTableNAm"/>
              <w:tabs>
                <w:tab w:val="clear" w:pos="567"/>
                <w:tab w:val="left" w:pos="1131"/>
                <w:tab w:val="left" w:pos="1581"/>
              </w:tabs>
              <w:spacing w:before="100"/>
              <w:ind w:left="1593" w:hanging="1593"/>
              <w:rPr>
                <w:ins w:author="Open-Xml-PowerTools" w:id="6687" w:date="2000-01-01T00:00:00Z"/>
              </w:rPr>
            </w:pPr>
            <w:ins w:author="Open-Xml-PowerTools" w:id="6682" w:date="2000-01-01T00:00:00Z">
              <w:r>
                <w:tab/>
                <w:t>(ii)</w:t>
              </w:r>
            </w:ins>
            <w:ins w:author="Open-Xml-PowerTools" w:id="6683" w:date="2000-01-01T00:00:00Z">
              <w:r>
                <w:tab/>
                <w:t>the BAL for the building site is BAL</w:t>
              </w:r>
            </w:ins>
            <w:ins w:author="Open-Xml-PowerTools" w:id="6684" w:date="2000-01-01T00:00:00Z">
              <w:r>
                <w:noBreakHyphen/>
                <w:t>12.5, BAL</w:t>
              </w:r>
            </w:ins>
            <w:ins w:author="Open-Xml-PowerTools" w:id="6685" w:date="2000-01-01T00:00:00Z">
              <w:r>
                <w:noBreakHyphen/>
                <w:t>19 or BAL</w:t>
              </w:r>
            </w:ins>
            <w:ins w:author="Open-Xml-PowerTools" w:id="6686" w:date="2000-01-01T00:00:00Z">
              <w:r>
                <w:noBreakHyphen/>
                <w:t>29; and</w:t>
              </w:r>
            </w:ins>
          </w:p>
        </w:tc>
      </w:tr>
      <w:tr>
        <w:trPr>
          <w:cantSplit/>
          <w:ins w:author="Open-Xml-PowerTools" w:id="6688" w:date="2000-01-01T00:00:00Z"/>
        </w:trPr>
        <w:tc>
          <w:tcPr>
            <w:tcW w:w="851" w:type="dxa"/>
            <w:tcBorders>
              <w:top w:val="nil"/>
            </w:tcBorders>
          </w:tcPr>
          <w:p>
            <w:pPr>
              <w:pStyle w:val="yTableNAm"/>
              <w:rPr>
                <w:ins w:author="Open-Xml-PowerTools" w:id="6689" w:date="2000-01-01T00:00:00Z"/>
              </w:rPr>
            </w:pPr>
          </w:p>
        </w:tc>
        <w:tc>
          <w:tcPr>
            <w:tcW w:w="6274" w:type="dxa"/>
            <w:tcBorders>
              <w:top w:val="nil"/>
            </w:tcBorders>
          </w:tcPr>
          <w:p>
            <w:pPr>
              <w:pStyle w:val="yTableNAm"/>
              <w:tabs>
                <w:tab w:val="clear" w:pos="567"/>
                <w:tab w:val="left" w:pos="1131"/>
                <w:tab w:val="left" w:pos="1581"/>
              </w:tabs>
              <w:spacing w:before="100"/>
              <w:ind w:left="1593" w:hanging="1593"/>
              <w:rPr>
                <w:ins w:author="Open-Xml-PowerTools" w:id="6692" w:date="2000-01-01T00:00:00Z"/>
              </w:rPr>
            </w:pPr>
            <w:ins w:author="Open-Xml-PowerTools" w:id="6690" w:date="2000-01-01T00:00:00Z">
              <w:r>
                <w:tab/>
                <w:t>(iii)</w:t>
              </w:r>
            </w:ins>
            <w:ins w:author="Open-Xml-PowerTools" w:id="6691" w:date="2000-01-01T00:00:00Z">
              <w:r>
                <w:tab/>
                <w:t>the installation of the evaporative cooling unit complies with the requirements for roof penetration in respect of the building or incidental structure set out in AS 3959.</w:t>
              </w:r>
            </w:ins>
          </w:p>
        </w:tc>
      </w:tr>
    </w:tbl>
    <w:p>
      <w:pPr>
        <w:pStyle w:val="yFootnotesection"/>
        <w:rPr>
          <w:ins w:author="Open-Xml-PowerTools" w:id="6694" w:date="2000-01-01T00:00:00Z"/>
        </w:rPr>
      </w:pPr>
      <w:ins w:author="Open-Xml-PowerTools" w:id="6693" w:date="2000-01-01T00:00:00Z">
        <w:r>
          <w:tab/>
          <w:t>[Clause 2 amended: Gazette 15 Jun 2012 p. 2515; 18 Dec 2012 p. 6576; 24 Apr 2014 p. 1141; 5 Apr 2016 p. 1021; 15 Apr 2016 p. 1172; SL 2020/11 r. 4.]</w:t>
        </w:r>
      </w:ins>
    </w:p>
    <w:p>
      <w:pPr>
        <w:rPr>
          <w:ins w:author="Open-Xml-PowerTools" w:id="6695" w:date="2000-01-01T00:00:00Z"/>
        </w:rPr>
        <w:sectPr>
          <w:headerReference w:type="even" r:id="rIdHeader15"/>
          <w:headerReference w:type="default" r:id="rIdHeader14"/>
          <w:pgSz w:w="11907" w:h="16840" w:code="9"/>
          <w:pgMar w:top="2381" w:right="2410" w:bottom="3544" w:left="2410" w:header="720" w:footer="3380" w:gutter="0"/>
          <w:cols w:space="720"/>
          <w:docGrid w:linePitch="326"/>
        </w:sectPr>
      </w:pPr>
    </w:p>
    <w:p>
      <w:pPr>
        <w:pStyle w:val="yScheduleHeading"/>
        <w:rPr>
          <w:ins w:author="Open-Xml-PowerTools" w:id="6707" w:date="2000-01-01T00:00:00Z"/>
        </w:rPr>
      </w:pPr>
      <w:ins w:author="Open-Xml-PowerTools" w:id="6696" w:date="2000-01-01T00:00:00Z">
        <w:bookmarkStart w:id="175" w:name="_Toc97636387"/>
      </w:ins>
      <w:ins w:author="Open-Xml-PowerTools" w:id="6697" w:date="2000-01-01T00:00:00Z">
        <w:bookmarkStart w:id="176" w:name="_Toc97637075"/>
      </w:ins>
      <w:ins w:author="Open-Xml-PowerTools" w:id="6698" w:date="2000-01-01T00:00:00Z">
        <w:bookmarkStart w:id="177" w:name="_Toc97638640"/>
      </w:ins>
      <w:ins w:author="Open-Xml-PowerTools" w:id="6699" w:date="2000-01-01T00:00:00Z">
        <w:r>
          <w:rPr>
            <w:rStyle w:val="CharSchNo"/>
          </w:rPr>
          <w:lastRenderedPageBreak/>
          <w:t>Schedule 5</w:t>
        </w:r>
      </w:ins>
      <w:ins w:author="Open-Xml-PowerTools" w:id="6700" w:date="2000-01-01T00:00:00Z">
        <w:r>
          <w:rPr>
            <w:rStyle w:val="CharSDivNo"/>
          </w:rPr>
          <w:t> </w:t>
        </w:r>
      </w:ins>
      <w:ins w:author="Open-Xml-PowerTools" w:id="6701" w:date="2000-01-01T00:00:00Z">
        <w:r>
          <w:t>—</w:t>
        </w:r>
      </w:ins>
      <w:ins w:author="Open-Xml-PowerTools" w:id="6702" w:date="2000-01-01T00:00:00Z">
        <w:r>
          <w:rPr>
            <w:rStyle w:val="CharSDivText"/>
          </w:rPr>
          <w:t> </w:t>
        </w:r>
      </w:ins>
      <w:ins w:author="Open-Xml-PowerTools" w:id="6703" w:date="2000-01-01T00:00:00Z">
        <w:r>
          <w:rPr>
            <w:rStyle w:val="CharSchText"/>
          </w:rPr>
          <w:t>Areas of State where Part 8 Division 2 applies</w:t>
        </w:r>
      </w:ins>
      <w:ins w:author="Open-Xml-PowerTools" w:id="6704" w:date="2000-01-01T00:00:00Z">
        <w:bookmarkEnd w:id="175"/>
      </w:ins>
      <w:ins w:author="Open-Xml-PowerTools" w:id="6705" w:date="2000-01-01T00:00:00Z">
        <w:bookmarkEnd w:id="176"/>
      </w:ins>
      <w:ins w:author="Open-Xml-PowerTools" w:id="6706" w:date="2000-01-01T00:00:00Z">
        <w:bookmarkEnd w:id="177"/>
      </w:ins>
    </w:p>
    <w:p>
      <w:pPr>
        <w:pStyle w:val="yShoulderClause"/>
        <w:rPr>
          <w:ins w:author="Open-Xml-PowerTools" w:id="6709" w:date="2000-01-01T00:00:00Z"/>
        </w:rPr>
      </w:pPr>
      <w:ins w:author="Open-Xml-PowerTools" w:id="6708" w:date="2000-01-01T00:00:00Z">
        <w:r>
          <w:t>[r. 49]</w:t>
        </w:r>
      </w:ins>
    </w:p>
    <w:p>
      <w:pPr>
        <w:pStyle w:val="yTHeadingNAm"/>
        <w:rPr>
          <w:ins w:author="Open-Xml-PowerTools" w:id="6711" w:date="2000-01-01T00:00:00Z"/>
        </w:rPr>
      </w:pPr>
      <w:ins w:author="Open-Xml-PowerTools" w:id="6710" w:date="2000-01-01T00:00:00Z">
        <w:r>
          <w:t>Table</w:t>
        </w:r>
      </w:ins>
    </w:p>
    <w:tbl>
      <w:tblPr>
        <w:tblW w:w="7125" w:type="dxa"/>
        <w:tblInd w:w="56" w:type="dxa"/>
        <w:tblLayout w:type="fixed"/>
        <w:tblCellMar>
          <w:left w:w="56" w:type="dxa"/>
          <w:bottom w:w="28" w:type="dxa"/>
          <w:right w:w="56" w:type="dxa"/>
        </w:tblCellMar>
        <w:tblLook w:val="0000" w:firstRow="0" w:lastRow="0" w:firstColumn="0" w:lastColumn="0" w:noHBand="0" w:noVBand="0"/>
      </w:tblPr>
      <w:tblGrid>
        <w:gridCol w:w="3249"/>
        <w:gridCol w:w="3876"/>
      </w:tblGrid>
      <w:tr>
        <w:trPr>
          <w:cantSplit/>
          <w:tblHeader/>
          <w:ins w:author="Open-Xml-PowerTools" w:id="6712" w:date="2000-01-01T00:00:00Z"/>
        </w:trPr>
        <w:tc>
          <w:tcPr>
            <w:tcW w:w="3249" w:type="dxa"/>
            <w:tcBorders>
              <w:top w:val="single" w:sz="4" w:space="0" w:color="auto"/>
              <w:bottom w:val="single" w:sz="4" w:space="0" w:color="auto"/>
            </w:tcBorders>
          </w:tcPr>
          <w:p>
            <w:pPr>
              <w:pStyle w:val="yTableNAm"/>
              <w:rPr>
                <w:ins w:author="Open-Xml-PowerTools" w:id="6714" w:date="2000-01-01T00:00:00Z"/>
                <w:b/>
                <w:bCs/>
              </w:rPr>
            </w:pPr>
            <w:ins w:author="Open-Xml-PowerTools" w:id="6713" w:date="2000-01-01T00:00:00Z">
              <w:r>
                <w:rPr>
                  <w:b/>
                  <w:bCs/>
                </w:rPr>
                <w:t>Column 1</w:t>
              </w:r>
            </w:ins>
          </w:p>
          <w:p>
            <w:pPr>
              <w:pStyle w:val="yTableNAm"/>
              <w:rPr>
                <w:ins w:author="Open-Xml-PowerTools" w:id="6716" w:date="2000-01-01T00:00:00Z"/>
                <w:b/>
                <w:bCs/>
              </w:rPr>
            </w:pPr>
            <w:ins w:author="Open-Xml-PowerTools" w:id="6715" w:date="2000-01-01T00:00:00Z">
              <w:r>
                <w:rPr>
                  <w:b/>
                  <w:bCs/>
                </w:rPr>
                <w:t>Local government district</w:t>
              </w:r>
            </w:ins>
          </w:p>
        </w:tc>
        <w:tc>
          <w:tcPr>
            <w:tcW w:w="3876" w:type="dxa"/>
            <w:tcBorders>
              <w:top w:val="single" w:sz="4" w:space="0" w:color="auto"/>
              <w:bottom w:val="single" w:sz="4" w:space="0" w:color="auto"/>
            </w:tcBorders>
          </w:tcPr>
          <w:p>
            <w:pPr>
              <w:pStyle w:val="yTableNAm"/>
              <w:rPr>
                <w:ins w:author="Open-Xml-PowerTools" w:id="6718" w:date="2000-01-01T00:00:00Z"/>
                <w:b/>
                <w:bCs/>
              </w:rPr>
            </w:pPr>
            <w:ins w:author="Open-Xml-PowerTools" w:id="6717" w:date="2000-01-01T00:00:00Z">
              <w:r>
                <w:rPr>
                  <w:b/>
                  <w:bCs/>
                </w:rPr>
                <w:t>Column 2</w:t>
              </w:r>
            </w:ins>
          </w:p>
          <w:p>
            <w:pPr>
              <w:pStyle w:val="yTableNAm"/>
              <w:rPr>
                <w:ins w:author="Open-Xml-PowerTools" w:id="6720" w:date="2000-01-01T00:00:00Z"/>
                <w:b/>
                <w:bCs/>
              </w:rPr>
            </w:pPr>
            <w:ins w:author="Open-Xml-PowerTools" w:id="6719" w:date="2000-01-01T00:00:00Z">
              <w:r>
                <w:rPr>
                  <w:b/>
                </w:rPr>
                <w:t>Areas of State where Part 8 Division 2 applies</w:t>
              </w:r>
            </w:ins>
          </w:p>
        </w:tc>
      </w:tr>
      <w:tr>
        <w:trPr>
          <w:cantSplit/>
          <w:ins w:author="Open-Xml-PowerTools" w:id="6721" w:date="2000-01-01T00:00:00Z"/>
        </w:trPr>
        <w:tc>
          <w:tcPr>
            <w:tcW w:w="3249" w:type="dxa"/>
            <w:tcBorders>
              <w:top w:val="single" w:sz="4" w:space="0" w:color="auto"/>
            </w:tcBorders>
          </w:tcPr>
          <w:p>
            <w:pPr>
              <w:pStyle w:val="yTableNAm"/>
              <w:tabs>
                <w:tab w:val="clear" w:pos="567"/>
                <w:tab w:val="left" w:pos="3631"/>
              </w:tabs>
              <w:spacing w:before="60"/>
              <w:rPr>
                <w:ins w:author="Open-Xml-PowerTools" w:id="6723" w:date="2000-01-01T00:00:00Z"/>
              </w:rPr>
            </w:pPr>
            <w:ins w:author="Open-Xml-PowerTools" w:id="6722" w:date="2000-01-01T00:00:00Z">
              <w:r>
                <w:t>Albany</w:t>
              </w:r>
            </w:ins>
          </w:p>
        </w:tc>
        <w:tc>
          <w:tcPr>
            <w:tcW w:w="3876" w:type="dxa"/>
            <w:tcBorders>
              <w:top w:val="single" w:sz="4" w:space="0" w:color="auto"/>
            </w:tcBorders>
          </w:tcPr>
          <w:p>
            <w:pPr>
              <w:pStyle w:val="yTableNAm"/>
              <w:tabs>
                <w:tab w:val="clear" w:pos="567"/>
                <w:tab w:val="left" w:pos="304"/>
                <w:tab w:val="left" w:pos="2170"/>
                <w:tab w:val="left" w:pos="3631"/>
              </w:tabs>
              <w:spacing w:before="60"/>
              <w:rPr>
                <w:ins w:author="Open-Xml-PowerTools" w:id="6725" w:date="2000-01-01T00:00:00Z"/>
              </w:rPr>
            </w:pPr>
            <w:ins w:author="Open-Xml-PowerTools" w:id="6724" w:date="2000-01-01T00:00:00Z">
              <w:r>
                <w:t>Whole district</w:t>
              </w:r>
            </w:ins>
          </w:p>
        </w:tc>
      </w:tr>
      <w:tr>
        <w:trPr>
          <w:cantSplit/>
          <w:ins w:author="Open-Xml-PowerTools" w:id="6726" w:date="2000-01-01T00:00:00Z"/>
        </w:trPr>
        <w:tc>
          <w:tcPr>
            <w:tcW w:w="3249" w:type="dxa"/>
          </w:tcPr>
          <w:p>
            <w:pPr>
              <w:pStyle w:val="yTableNAm"/>
              <w:tabs>
                <w:tab w:val="clear" w:pos="567"/>
                <w:tab w:val="left" w:pos="3631"/>
              </w:tabs>
              <w:spacing w:before="60"/>
              <w:rPr>
                <w:ins w:author="Open-Xml-PowerTools" w:id="6728" w:date="2000-01-01T00:00:00Z"/>
              </w:rPr>
            </w:pPr>
            <w:ins w:author="Open-Xml-PowerTools" w:id="6727" w:date="2000-01-01T00:00:00Z">
              <w:r>
                <w:t>Armadale</w:t>
              </w:r>
            </w:ins>
          </w:p>
        </w:tc>
        <w:tc>
          <w:tcPr>
            <w:tcW w:w="3876" w:type="dxa"/>
          </w:tcPr>
          <w:p>
            <w:pPr>
              <w:pStyle w:val="yTableNAm"/>
              <w:tabs>
                <w:tab w:val="clear" w:pos="567"/>
                <w:tab w:val="left" w:pos="304"/>
                <w:tab w:val="left" w:pos="2170"/>
                <w:tab w:val="left" w:pos="3631"/>
              </w:tabs>
              <w:spacing w:before="60"/>
              <w:rPr>
                <w:ins w:author="Open-Xml-PowerTools" w:id="6730" w:date="2000-01-01T00:00:00Z"/>
              </w:rPr>
            </w:pPr>
            <w:ins w:author="Open-Xml-PowerTools" w:id="6729" w:date="2000-01-01T00:00:00Z">
              <w:r>
                <w:t xml:space="preserve">Whole district </w:t>
              </w:r>
            </w:ins>
          </w:p>
        </w:tc>
      </w:tr>
      <w:tr>
        <w:trPr>
          <w:cantSplit/>
          <w:ins w:author="Open-Xml-PowerTools" w:id="6731" w:date="2000-01-01T00:00:00Z"/>
        </w:trPr>
        <w:tc>
          <w:tcPr>
            <w:tcW w:w="3249" w:type="dxa"/>
          </w:tcPr>
          <w:p>
            <w:pPr>
              <w:pStyle w:val="yTableNAm"/>
              <w:tabs>
                <w:tab w:val="clear" w:pos="567"/>
                <w:tab w:val="left" w:pos="3631"/>
              </w:tabs>
              <w:spacing w:before="60"/>
              <w:rPr>
                <w:ins w:author="Open-Xml-PowerTools" w:id="6734" w:date="2000-01-01T00:00:00Z"/>
              </w:rPr>
            </w:pPr>
            <w:ins w:author="Open-Xml-PowerTools" w:id="6732" w:date="2000-01-01T00:00:00Z">
              <w:r>
                <w:t>Augusta</w:t>
              </w:r>
            </w:ins>
            <w:ins w:author="Open-Xml-PowerTools" w:id="6733" w:date="2000-01-01T00:00:00Z">
              <w:r>
                <w:noBreakHyphen/>
                <w:t>Margaret River</w:t>
              </w:r>
            </w:ins>
          </w:p>
        </w:tc>
        <w:tc>
          <w:tcPr>
            <w:tcW w:w="3876" w:type="dxa"/>
          </w:tcPr>
          <w:p>
            <w:pPr>
              <w:pStyle w:val="yTableNAm"/>
              <w:tabs>
                <w:tab w:val="clear" w:pos="567"/>
                <w:tab w:val="left" w:pos="304"/>
                <w:tab w:val="left" w:pos="2170"/>
                <w:tab w:val="left" w:pos="3631"/>
              </w:tabs>
              <w:spacing w:before="60"/>
              <w:rPr>
                <w:ins w:author="Open-Xml-PowerTools" w:id="6736" w:date="2000-01-01T00:00:00Z"/>
              </w:rPr>
            </w:pPr>
            <w:ins w:author="Open-Xml-PowerTools" w:id="6735" w:date="2000-01-01T00:00:00Z">
              <w:r>
                <w:t>Whole district</w:t>
              </w:r>
            </w:ins>
          </w:p>
        </w:tc>
      </w:tr>
      <w:tr>
        <w:trPr>
          <w:cantSplit/>
          <w:ins w:author="Open-Xml-PowerTools" w:id="6737" w:date="2000-01-01T00:00:00Z"/>
        </w:trPr>
        <w:tc>
          <w:tcPr>
            <w:tcW w:w="3249" w:type="dxa"/>
          </w:tcPr>
          <w:p>
            <w:pPr>
              <w:pStyle w:val="yTableNAm"/>
              <w:tabs>
                <w:tab w:val="clear" w:pos="567"/>
                <w:tab w:val="left" w:pos="3631"/>
              </w:tabs>
              <w:spacing w:before="60"/>
              <w:rPr>
                <w:ins w:author="Open-Xml-PowerTools" w:id="6739" w:date="2000-01-01T00:00:00Z"/>
              </w:rPr>
            </w:pPr>
            <w:ins w:author="Open-Xml-PowerTools" w:id="6738" w:date="2000-01-01T00:00:00Z">
              <w:r>
                <w:t>Bassendean</w:t>
              </w:r>
            </w:ins>
          </w:p>
        </w:tc>
        <w:tc>
          <w:tcPr>
            <w:tcW w:w="3876" w:type="dxa"/>
          </w:tcPr>
          <w:p>
            <w:pPr>
              <w:pStyle w:val="yTableNAm"/>
              <w:tabs>
                <w:tab w:val="clear" w:pos="567"/>
                <w:tab w:val="left" w:pos="304"/>
                <w:tab w:val="left" w:pos="2170"/>
                <w:tab w:val="left" w:pos="3631"/>
              </w:tabs>
              <w:spacing w:before="60"/>
              <w:rPr>
                <w:ins w:author="Open-Xml-PowerTools" w:id="6741" w:date="2000-01-01T00:00:00Z"/>
              </w:rPr>
            </w:pPr>
            <w:ins w:author="Open-Xml-PowerTools" w:id="6740" w:date="2000-01-01T00:00:00Z">
              <w:r>
                <w:t>Whole district</w:t>
              </w:r>
            </w:ins>
          </w:p>
        </w:tc>
      </w:tr>
      <w:tr>
        <w:trPr>
          <w:cantSplit/>
          <w:ins w:author="Open-Xml-PowerTools" w:id="6742" w:date="2000-01-01T00:00:00Z"/>
        </w:trPr>
        <w:tc>
          <w:tcPr>
            <w:tcW w:w="3249" w:type="dxa"/>
          </w:tcPr>
          <w:p>
            <w:pPr>
              <w:pStyle w:val="yTableNAm"/>
              <w:tabs>
                <w:tab w:val="clear" w:pos="567"/>
                <w:tab w:val="left" w:pos="3631"/>
              </w:tabs>
              <w:spacing w:before="60"/>
              <w:rPr>
                <w:ins w:author="Open-Xml-PowerTools" w:id="6744" w:date="2000-01-01T00:00:00Z"/>
              </w:rPr>
            </w:pPr>
            <w:ins w:author="Open-Xml-PowerTools" w:id="6743" w:date="2000-01-01T00:00:00Z">
              <w:r>
                <w:t>Bayswater</w:t>
              </w:r>
            </w:ins>
          </w:p>
        </w:tc>
        <w:tc>
          <w:tcPr>
            <w:tcW w:w="3876" w:type="dxa"/>
          </w:tcPr>
          <w:p>
            <w:pPr>
              <w:pStyle w:val="yTableNAm"/>
              <w:tabs>
                <w:tab w:val="clear" w:pos="567"/>
                <w:tab w:val="left" w:pos="304"/>
                <w:tab w:val="left" w:pos="2170"/>
                <w:tab w:val="left" w:pos="3631"/>
              </w:tabs>
              <w:spacing w:before="60"/>
              <w:rPr>
                <w:ins w:author="Open-Xml-PowerTools" w:id="6746" w:date="2000-01-01T00:00:00Z"/>
              </w:rPr>
            </w:pPr>
            <w:ins w:author="Open-Xml-PowerTools" w:id="6745" w:date="2000-01-01T00:00:00Z">
              <w:r>
                <w:t>Whole district</w:t>
              </w:r>
            </w:ins>
          </w:p>
        </w:tc>
      </w:tr>
      <w:tr>
        <w:trPr>
          <w:cantSplit/>
          <w:ins w:author="Open-Xml-PowerTools" w:id="6747" w:date="2000-01-01T00:00:00Z"/>
        </w:trPr>
        <w:tc>
          <w:tcPr>
            <w:tcW w:w="3249" w:type="dxa"/>
          </w:tcPr>
          <w:p>
            <w:pPr>
              <w:pStyle w:val="yTableNAm"/>
              <w:tabs>
                <w:tab w:val="clear" w:pos="567"/>
                <w:tab w:val="left" w:pos="3631"/>
              </w:tabs>
              <w:spacing w:before="60"/>
              <w:rPr>
                <w:ins w:author="Open-Xml-PowerTools" w:id="6749" w:date="2000-01-01T00:00:00Z"/>
              </w:rPr>
            </w:pPr>
            <w:ins w:author="Open-Xml-PowerTools" w:id="6748" w:date="2000-01-01T00:00:00Z">
              <w:r>
                <w:t>Belmont</w:t>
              </w:r>
            </w:ins>
          </w:p>
        </w:tc>
        <w:tc>
          <w:tcPr>
            <w:tcW w:w="3876" w:type="dxa"/>
          </w:tcPr>
          <w:p>
            <w:pPr>
              <w:pStyle w:val="yTableNAm"/>
              <w:tabs>
                <w:tab w:val="clear" w:pos="567"/>
                <w:tab w:val="left" w:pos="304"/>
                <w:tab w:val="left" w:pos="2170"/>
                <w:tab w:val="left" w:pos="3631"/>
              </w:tabs>
              <w:spacing w:before="60"/>
              <w:rPr>
                <w:ins w:author="Open-Xml-PowerTools" w:id="6751" w:date="2000-01-01T00:00:00Z"/>
              </w:rPr>
            </w:pPr>
            <w:ins w:author="Open-Xml-PowerTools" w:id="6750" w:date="2000-01-01T00:00:00Z">
              <w:r>
                <w:t>Whole district</w:t>
              </w:r>
            </w:ins>
          </w:p>
        </w:tc>
      </w:tr>
      <w:tr>
        <w:trPr>
          <w:cantSplit/>
          <w:ins w:author="Open-Xml-PowerTools" w:id="6752" w:date="2000-01-01T00:00:00Z"/>
        </w:trPr>
        <w:tc>
          <w:tcPr>
            <w:tcW w:w="3249" w:type="dxa"/>
          </w:tcPr>
          <w:p>
            <w:pPr>
              <w:pStyle w:val="yTableNAm"/>
              <w:tabs>
                <w:tab w:val="clear" w:pos="567"/>
                <w:tab w:val="left" w:pos="3631"/>
              </w:tabs>
              <w:spacing w:before="60"/>
              <w:rPr>
                <w:ins w:author="Open-Xml-PowerTools" w:id="6754" w:date="2000-01-01T00:00:00Z"/>
              </w:rPr>
            </w:pPr>
            <w:ins w:author="Open-Xml-PowerTools" w:id="6753" w:date="2000-01-01T00:00:00Z">
              <w:r>
                <w:t>Beverley</w:t>
              </w:r>
            </w:ins>
          </w:p>
        </w:tc>
        <w:tc>
          <w:tcPr>
            <w:tcW w:w="3876" w:type="dxa"/>
          </w:tcPr>
          <w:p>
            <w:pPr>
              <w:pStyle w:val="yTableNAm"/>
              <w:tabs>
                <w:tab w:val="clear" w:pos="567"/>
                <w:tab w:val="left" w:pos="304"/>
                <w:tab w:val="left" w:pos="2170"/>
                <w:tab w:val="left" w:pos="3631"/>
              </w:tabs>
              <w:spacing w:before="60"/>
              <w:rPr>
                <w:ins w:author="Open-Xml-PowerTools" w:id="6756" w:date="2000-01-01T00:00:00Z"/>
              </w:rPr>
            </w:pPr>
            <w:ins w:author="Open-Xml-PowerTools" w:id="6755" w:date="2000-01-01T00:00:00Z">
              <w:r>
                <w:t>Whole district</w:t>
              </w:r>
            </w:ins>
          </w:p>
        </w:tc>
      </w:tr>
      <w:tr>
        <w:trPr>
          <w:cantSplit/>
          <w:ins w:author="Open-Xml-PowerTools" w:id="6757" w:date="2000-01-01T00:00:00Z"/>
        </w:trPr>
        <w:tc>
          <w:tcPr>
            <w:tcW w:w="3249" w:type="dxa"/>
          </w:tcPr>
          <w:p>
            <w:pPr>
              <w:pStyle w:val="yTableNAm"/>
              <w:tabs>
                <w:tab w:val="clear" w:pos="567"/>
                <w:tab w:val="left" w:pos="3631"/>
              </w:tabs>
              <w:spacing w:before="60"/>
              <w:rPr>
                <w:ins w:author="Open-Xml-PowerTools" w:id="6759" w:date="2000-01-01T00:00:00Z"/>
              </w:rPr>
            </w:pPr>
            <w:ins w:author="Open-Xml-PowerTools" w:id="6758" w:date="2000-01-01T00:00:00Z">
              <w:r>
                <w:t>Boddington</w:t>
              </w:r>
            </w:ins>
          </w:p>
        </w:tc>
        <w:tc>
          <w:tcPr>
            <w:tcW w:w="3876" w:type="dxa"/>
          </w:tcPr>
          <w:p>
            <w:pPr>
              <w:pStyle w:val="yTableNAm"/>
              <w:tabs>
                <w:tab w:val="clear" w:pos="567"/>
                <w:tab w:val="left" w:pos="304"/>
                <w:tab w:val="left" w:pos="2170"/>
                <w:tab w:val="left" w:pos="3631"/>
              </w:tabs>
              <w:spacing w:before="60"/>
              <w:rPr>
                <w:ins w:author="Open-Xml-PowerTools" w:id="6761" w:date="2000-01-01T00:00:00Z"/>
              </w:rPr>
            </w:pPr>
            <w:ins w:author="Open-Xml-PowerTools" w:id="6760" w:date="2000-01-01T00:00:00Z">
              <w:r>
                <w:t>All townsites and areas zoned residential, special residential, rural residential or special use by a local planning scheme</w:t>
              </w:r>
            </w:ins>
          </w:p>
        </w:tc>
      </w:tr>
      <w:tr>
        <w:trPr>
          <w:cantSplit/>
          <w:ins w:author="Open-Xml-PowerTools" w:id="6762" w:date="2000-01-01T00:00:00Z"/>
        </w:trPr>
        <w:tc>
          <w:tcPr>
            <w:tcW w:w="3249" w:type="dxa"/>
          </w:tcPr>
          <w:p>
            <w:pPr>
              <w:pStyle w:val="yTableNAm"/>
              <w:tabs>
                <w:tab w:val="clear" w:pos="567"/>
                <w:tab w:val="left" w:pos="3631"/>
              </w:tabs>
              <w:spacing w:before="60"/>
              <w:ind w:right="64"/>
              <w:rPr>
                <w:ins w:author="Open-Xml-PowerTools" w:id="6765" w:date="2000-01-01T00:00:00Z"/>
              </w:rPr>
            </w:pPr>
            <w:ins w:author="Open-Xml-PowerTools" w:id="6763" w:date="2000-01-01T00:00:00Z">
              <w:r>
                <w:t>Bridgetown</w:t>
              </w:r>
            </w:ins>
            <w:ins w:author="Open-Xml-PowerTools" w:id="6764" w:date="2000-01-01T00:00:00Z">
              <w:r>
                <w:noBreakHyphen/>
                <w:t>Greenbushes</w:t>
              </w:r>
            </w:ins>
          </w:p>
        </w:tc>
        <w:tc>
          <w:tcPr>
            <w:tcW w:w="3876" w:type="dxa"/>
          </w:tcPr>
          <w:p>
            <w:pPr>
              <w:pStyle w:val="yTableNAm"/>
              <w:tabs>
                <w:tab w:val="clear" w:pos="567"/>
                <w:tab w:val="left" w:pos="304"/>
                <w:tab w:val="left" w:pos="2170"/>
                <w:tab w:val="left" w:pos="3631"/>
              </w:tabs>
              <w:spacing w:before="60"/>
              <w:rPr>
                <w:ins w:author="Open-Xml-PowerTools" w:id="6767" w:date="2000-01-01T00:00:00Z"/>
              </w:rPr>
            </w:pPr>
            <w:ins w:author="Open-Xml-PowerTools" w:id="6766" w:date="2000-01-01T00:00:00Z">
              <w:r>
                <w:t>Whole district</w:t>
              </w:r>
            </w:ins>
          </w:p>
        </w:tc>
      </w:tr>
      <w:tr>
        <w:trPr>
          <w:cantSplit/>
          <w:ins w:author="Open-Xml-PowerTools" w:id="6768" w:date="2000-01-01T00:00:00Z"/>
        </w:trPr>
        <w:tc>
          <w:tcPr>
            <w:tcW w:w="3249" w:type="dxa"/>
          </w:tcPr>
          <w:p>
            <w:pPr>
              <w:pStyle w:val="yTableNAm"/>
              <w:tabs>
                <w:tab w:val="clear" w:pos="567"/>
                <w:tab w:val="left" w:pos="3631"/>
              </w:tabs>
              <w:spacing w:before="60"/>
              <w:rPr>
                <w:ins w:author="Open-Xml-PowerTools" w:id="6770" w:date="2000-01-01T00:00:00Z"/>
              </w:rPr>
            </w:pPr>
            <w:ins w:author="Open-Xml-PowerTools" w:id="6769" w:date="2000-01-01T00:00:00Z">
              <w:r>
                <w:t>Brookton</w:t>
              </w:r>
            </w:ins>
          </w:p>
        </w:tc>
        <w:tc>
          <w:tcPr>
            <w:tcW w:w="3876" w:type="dxa"/>
          </w:tcPr>
          <w:p>
            <w:pPr>
              <w:pStyle w:val="yTableNAm"/>
              <w:tabs>
                <w:tab w:val="clear" w:pos="567"/>
                <w:tab w:val="left" w:pos="304"/>
                <w:tab w:val="left" w:pos="2170"/>
                <w:tab w:val="left" w:pos="3631"/>
              </w:tabs>
              <w:spacing w:before="60"/>
              <w:rPr>
                <w:ins w:author="Open-Xml-PowerTools" w:id="6772" w:date="2000-01-01T00:00:00Z"/>
              </w:rPr>
            </w:pPr>
            <w:ins w:author="Open-Xml-PowerTools" w:id="6771" w:date="2000-01-01T00:00:00Z">
              <w:r>
                <w:t>Whole district</w:t>
              </w:r>
            </w:ins>
          </w:p>
        </w:tc>
      </w:tr>
      <w:tr>
        <w:trPr>
          <w:cantSplit/>
          <w:ins w:author="Open-Xml-PowerTools" w:id="6773" w:date="2000-01-01T00:00:00Z"/>
        </w:trPr>
        <w:tc>
          <w:tcPr>
            <w:tcW w:w="3249" w:type="dxa"/>
          </w:tcPr>
          <w:p>
            <w:pPr>
              <w:pStyle w:val="yTableNAm"/>
              <w:tabs>
                <w:tab w:val="clear" w:pos="567"/>
                <w:tab w:val="left" w:pos="3631"/>
              </w:tabs>
              <w:spacing w:before="60"/>
              <w:rPr>
                <w:ins w:author="Open-Xml-PowerTools" w:id="6775" w:date="2000-01-01T00:00:00Z"/>
              </w:rPr>
            </w:pPr>
            <w:ins w:author="Open-Xml-PowerTools" w:id="6774" w:date="2000-01-01T00:00:00Z">
              <w:r>
                <w:t>Bunbury</w:t>
              </w:r>
            </w:ins>
          </w:p>
        </w:tc>
        <w:tc>
          <w:tcPr>
            <w:tcW w:w="3876" w:type="dxa"/>
          </w:tcPr>
          <w:p>
            <w:pPr>
              <w:pStyle w:val="yTableNAm"/>
              <w:tabs>
                <w:tab w:val="clear" w:pos="567"/>
                <w:tab w:val="left" w:pos="304"/>
                <w:tab w:val="left" w:pos="2170"/>
                <w:tab w:val="left" w:pos="3631"/>
              </w:tabs>
              <w:spacing w:before="60"/>
              <w:rPr>
                <w:ins w:author="Open-Xml-PowerTools" w:id="6777" w:date="2000-01-01T00:00:00Z"/>
              </w:rPr>
            </w:pPr>
            <w:ins w:author="Open-Xml-PowerTools" w:id="6776" w:date="2000-01-01T00:00:00Z">
              <w:r>
                <w:t>Whole district</w:t>
              </w:r>
            </w:ins>
          </w:p>
        </w:tc>
      </w:tr>
      <w:tr>
        <w:trPr>
          <w:cantSplit/>
          <w:ins w:author="Open-Xml-PowerTools" w:id="6778" w:date="2000-01-01T00:00:00Z"/>
        </w:trPr>
        <w:tc>
          <w:tcPr>
            <w:tcW w:w="3249" w:type="dxa"/>
          </w:tcPr>
          <w:p>
            <w:pPr>
              <w:pStyle w:val="yTableNAm"/>
              <w:tabs>
                <w:tab w:val="clear" w:pos="567"/>
                <w:tab w:val="left" w:pos="3631"/>
              </w:tabs>
              <w:spacing w:before="60"/>
              <w:rPr>
                <w:ins w:author="Open-Xml-PowerTools" w:id="6780" w:date="2000-01-01T00:00:00Z"/>
              </w:rPr>
            </w:pPr>
            <w:ins w:author="Open-Xml-PowerTools" w:id="6779" w:date="2000-01-01T00:00:00Z">
              <w:r>
                <w:t>Busselton</w:t>
              </w:r>
            </w:ins>
          </w:p>
        </w:tc>
        <w:tc>
          <w:tcPr>
            <w:tcW w:w="3876" w:type="dxa"/>
          </w:tcPr>
          <w:p>
            <w:pPr>
              <w:pStyle w:val="yTableNAm"/>
              <w:tabs>
                <w:tab w:val="clear" w:pos="567"/>
                <w:tab w:val="left" w:pos="304"/>
                <w:tab w:val="left" w:pos="2170"/>
                <w:tab w:val="left" w:pos="3631"/>
              </w:tabs>
              <w:spacing w:before="60"/>
              <w:rPr>
                <w:ins w:author="Open-Xml-PowerTools" w:id="6782" w:date="2000-01-01T00:00:00Z"/>
              </w:rPr>
            </w:pPr>
            <w:ins w:author="Open-Xml-PowerTools" w:id="6781" w:date="2000-01-01T00:00:00Z">
              <w:r>
                <w:t>Whole district</w:t>
              </w:r>
            </w:ins>
          </w:p>
        </w:tc>
      </w:tr>
      <w:tr>
        <w:trPr>
          <w:cantSplit/>
          <w:ins w:author="Open-Xml-PowerTools" w:id="6783" w:date="2000-01-01T00:00:00Z"/>
        </w:trPr>
        <w:tc>
          <w:tcPr>
            <w:tcW w:w="3249" w:type="dxa"/>
          </w:tcPr>
          <w:p>
            <w:pPr>
              <w:pStyle w:val="yTableNAm"/>
              <w:tabs>
                <w:tab w:val="clear" w:pos="567"/>
                <w:tab w:val="left" w:pos="3631"/>
              </w:tabs>
              <w:spacing w:before="60"/>
              <w:rPr>
                <w:ins w:author="Open-Xml-PowerTools" w:id="6785" w:date="2000-01-01T00:00:00Z"/>
              </w:rPr>
            </w:pPr>
            <w:ins w:author="Open-Xml-PowerTools" w:id="6784" w:date="2000-01-01T00:00:00Z">
              <w:r>
                <w:t>Cambridge</w:t>
              </w:r>
            </w:ins>
          </w:p>
        </w:tc>
        <w:tc>
          <w:tcPr>
            <w:tcW w:w="3876" w:type="dxa"/>
          </w:tcPr>
          <w:p>
            <w:pPr>
              <w:pStyle w:val="yTableNAm"/>
              <w:tabs>
                <w:tab w:val="clear" w:pos="567"/>
                <w:tab w:val="left" w:pos="304"/>
                <w:tab w:val="left" w:pos="2170"/>
                <w:tab w:val="left" w:pos="3631"/>
              </w:tabs>
              <w:spacing w:before="60"/>
              <w:rPr>
                <w:ins w:author="Open-Xml-PowerTools" w:id="6787" w:date="2000-01-01T00:00:00Z"/>
              </w:rPr>
            </w:pPr>
            <w:ins w:author="Open-Xml-PowerTools" w:id="6786" w:date="2000-01-01T00:00:00Z">
              <w:r>
                <w:t>Whole district</w:t>
              </w:r>
            </w:ins>
          </w:p>
        </w:tc>
      </w:tr>
      <w:tr>
        <w:trPr>
          <w:cantSplit/>
          <w:ins w:author="Open-Xml-PowerTools" w:id="6788" w:date="2000-01-01T00:00:00Z"/>
        </w:trPr>
        <w:tc>
          <w:tcPr>
            <w:tcW w:w="3249" w:type="dxa"/>
          </w:tcPr>
          <w:p>
            <w:pPr>
              <w:pStyle w:val="yTableNAm"/>
              <w:tabs>
                <w:tab w:val="clear" w:pos="567"/>
                <w:tab w:val="left" w:pos="3631"/>
              </w:tabs>
              <w:spacing w:before="60"/>
              <w:rPr>
                <w:ins w:author="Open-Xml-PowerTools" w:id="6790" w:date="2000-01-01T00:00:00Z"/>
              </w:rPr>
            </w:pPr>
            <w:ins w:author="Open-Xml-PowerTools" w:id="6789" w:date="2000-01-01T00:00:00Z">
              <w:r>
                <w:t>Canning</w:t>
              </w:r>
            </w:ins>
          </w:p>
        </w:tc>
        <w:tc>
          <w:tcPr>
            <w:tcW w:w="3876" w:type="dxa"/>
          </w:tcPr>
          <w:p>
            <w:pPr>
              <w:pStyle w:val="yTableNAm"/>
              <w:tabs>
                <w:tab w:val="clear" w:pos="567"/>
                <w:tab w:val="left" w:pos="304"/>
                <w:tab w:val="left" w:pos="2170"/>
                <w:tab w:val="left" w:pos="3631"/>
              </w:tabs>
              <w:spacing w:before="60"/>
              <w:rPr>
                <w:ins w:author="Open-Xml-PowerTools" w:id="6792" w:date="2000-01-01T00:00:00Z"/>
              </w:rPr>
            </w:pPr>
            <w:ins w:author="Open-Xml-PowerTools" w:id="6791" w:date="2000-01-01T00:00:00Z">
              <w:r>
                <w:t>Whole district</w:t>
              </w:r>
            </w:ins>
          </w:p>
        </w:tc>
      </w:tr>
      <w:tr>
        <w:trPr>
          <w:cantSplit/>
          <w:ins w:author="Open-Xml-PowerTools" w:id="6793" w:date="2000-01-01T00:00:00Z"/>
        </w:trPr>
        <w:tc>
          <w:tcPr>
            <w:tcW w:w="3249" w:type="dxa"/>
          </w:tcPr>
          <w:p>
            <w:pPr>
              <w:pStyle w:val="yTableNAm"/>
              <w:tabs>
                <w:tab w:val="clear" w:pos="567"/>
                <w:tab w:val="left" w:pos="3631"/>
              </w:tabs>
              <w:spacing w:before="60"/>
              <w:rPr>
                <w:ins w:author="Open-Xml-PowerTools" w:id="6795" w:date="2000-01-01T00:00:00Z"/>
              </w:rPr>
            </w:pPr>
            <w:ins w:author="Open-Xml-PowerTools" w:id="6794" w:date="2000-01-01T00:00:00Z">
              <w:r>
                <w:t>Capel</w:t>
              </w:r>
            </w:ins>
          </w:p>
        </w:tc>
        <w:tc>
          <w:tcPr>
            <w:tcW w:w="3876" w:type="dxa"/>
          </w:tcPr>
          <w:p>
            <w:pPr>
              <w:pStyle w:val="yTableNAm"/>
              <w:tabs>
                <w:tab w:val="clear" w:pos="567"/>
                <w:tab w:val="left" w:pos="304"/>
                <w:tab w:val="left" w:pos="2170"/>
                <w:tab w:val="left" w:pos="3631"/>
              </w:tabs>
              <w:spacing w:before="60"/>
              <w:rPr>
                <w:ins w:author="Open-Xml-PowerTools" w:id="6797" w:date="2000-01-01T00:00:00Z"/>
              </w:rPr>
            </w:pPr>
            <w:ins w:author="Open-Xml-PowerTools" w:id="6796" w:date="2000-01-01T00:00:00Z">
              <w:r>
                <w:t>Whole district</w:t>
              </w:r>
            </w:ins>
          </w:p>
        </w:tc>
      </w:tr>
      <w:tr>
        <w:trPr>
          <w:cantSplit/>
          <w:ins w:author="Open-Xml-PowerTools" w:id="6798" w:date="2000-01-01T00:00:00Z"/>
        </w:trPr>
        <w:tc>
          <w:tcPr>
            <w:tcW w:w="3249" w:type="dxa"/>
          </w:tcPr>
          <w:p>
            <w:pPr>
              <w:pStyle w:val="yTableNAm"/>
              <w:tabs>
                <w:tab w:val="clear" w:pos="567"/>
                <w:tab w:val="left" w:pos="3631"/>
              </w:tabs>
              <w:spacing w:before="60"/>
              <w:rPr>
                <w:ins w:author="Open-Xml-PowerTools" w:id="6800" w:date="2000-01-01T00:00:00Z"/>
              </w:rPr>
            </w:pPr>
            <w:ins w:author="Open-Xml-PowerTools" w:id="6799" w:date="2000-01-01T00:00:00Z">
              <w:r>
                <w:t>Carnarvon</w:t>
              </w:r>
            </w:ins>
          </w:p>
        </w:tc>
        <w:tc>
          <w:tcPr>
            <w:tcW w:w="3876" w:type="dxa"/>
          </w:tcPr>
          <w:p>
            <w:pPr>
              <w:pStyle w:val="yTableNAm"/>
              <w:tabs>
                <w:tab w:val="clear" w:pos="567"/>
                <w:tab w:val="left" w:pos="304"/>
                <w:tab w:val="left" w:pos="2170"/>
                <w:tab w:val="left" w:pos="3631"/>
              </w:tabs>
              <w:spacing w:before="60"/>
              <w:rPr>
                <w:ins w:author="Open-Xml-PowerTools" w:id="6802" w:date="2000-01-01T00:00:00Z"/>
              </w:rPr>
            </w:pPr>
            <w:ins w:author="Open-Xml-PowerTools" w:id="6801" w:date="2000-01-01T00:00:00Z">
              <w:r>
                <w:t>Whole district</w:t>
              </w:r>
            </w:ins>
          </w:p>
        </w:tc>
      </w:tr>
      <w:tr>
        <w:trPr>
          <w:cantSplit/>
          <w:ins w:author="Open-Xml-PowerTools" w:id="6803" w:date="2000-01-01T00:00:00Z"/>
        </w:trPr>
        <w:tc>
          <w:tcPr>
            <w:tcW w:w="3249" w:type="dxa"/>
          </w:tcPr>
          <w:p>
            <w:pPr>
              <w:pStyle w:val="yTableNAm"/>
              <w:tabs>
                <w:tab w:val="clear" w:pos="567"/>
                <w:tab w:val="left" w:pos="3631"/>
              </w:tabs>
              <w:spacing w:before="60"/>
              <w:rPr>
                <w:ins w:author="Open-Xml-PowerTools" w:id="6805" w:date="2000-01-01T00:00:00Z"/>
              </w:rPr>
            </w:pPr>
            <w:ins w:author="Open-Xml-PowerTools" w:id="6804" w:date="2000-01-01T00:00:00Z">
              <w:r>
                <w:t>Chapman Valley</w:t>
              </w:r>
            </w:ins>
          </w:p>
        </w:tc>
        <w:tc>
          <w:tcPr>
            <w:tcW w:w="3876" w:type="dxa"/>
          </w:tcPr>
          <w:p>
            <w:pPr>
              <w:pStyle w:val="yTableNAm"/>
              <w:tabs>
                <w:tab w:val="clear" w:pos="567"/>
                <w:tab w:val="left" w:pos="304"/>
                <w:tab w:val="left" w:pos="2170"/>
                <w:tab w:val="left" w:pos="3631"/>
              </w:tabs>
              <w:spacing w:before="60"/>
              <w:rPr>
                <w:ins w:author="Open-Xml-PowerTools" w:id="6807" w:date="2000-01-01T00:00:00Z"/>
              </w:rPr>
            </w:pPr>
            <w:ins w:author="Open-Xml-PowerTools" w:id="6806" w:date="2000-01-01T00:00:00Z">
              <w:r>
                <w:t>Whole district</w:t>
              </w:r>
            </w:ins>
          </w:p>
        </w:tc>
      </w:tr>
      <w:tr>
        <w:trPr>
          <w:cantSplit/>
          <w:ins w:author="Open-Xml-PowerTools" w:id="6808" w:date="2000-01-01T00:00:00Z"/>
        </w:trPr>
        <w:tc>
          <w:tcPr>
            <w:tcW w:w="3249" w:type="dxa"/>
          </w:tcPr>
          <w:p>
            <w:pPr>
              <w:pStyle w:val="yTableNAm"/>
              <w:tabs>
                <w:tab w:val="clear" w:pos="567"/>
                <w:tab w:val="left" w:pos="3631"/>
              </w:tabs>
              <w:spacing w:before="60"/>
              <w:rPr>
                <w:ins w:author="Open-Xml-PowerTools" w:id="6810" w:date="2000-01-01T00:00:00Z"/>
              </w:rPr>
            </w:pPr>
            <w:ins w:author="Open-Xml-PowerTools" w:id="6809" w:date="2000-01-01T00:00:00Z">
              <w:r>
                <w:t>Claremont</w:t>
              </w:r>
            </w:ins>
          </w:p>
        </w:tc>
        <w:tc>
          <w:tcPr>
            <w:tcW w:w="3876" w:type="dxa"/>
          </w:tcPr>
          <w:p>
            <w:pPr>
              <w:pStyle w:val="yTableNAm"/>
              <w:tabs>
                <w:tab w:val="clear" w:pos="567"/>
                <w:tab w:val="left" w:pos="304"/>
                <w:tab w:val="left" w:pos="2170"/>
                <w:tab w:val="left" w:pos="3631"/>
              </w:tabs>
              <w:spacing w:before="60"/>
              <w:rPr>
                <w:ins w:author="Open-Xml-PowerTools" w:id="6812" w:date="2000-01-01T00:00:00Z"/>
              </w:rPr>
            </w:pPr>
            <w:ins w:author="Open-Xml-PowerTools" w:id="6811" w:date="2000-01-01T00:00:00Z">
              <w:r>
                <w:t>Whole district</w:t>
              </w:r>
            </w:ins>
          </w:p>
        </w:tc>
      </w:tr>
      <w:tr>
        <w:trPr>
          <w:cantSplit/>
          <w:ins w:author="Open-Xml-PowerTools" w:id="6813" w:date="2000-01-01T00:00:00Z"/>
        </w:trPr>
        <w:tc>
          <w:tcPr>
            <w:tcW w:w="3249" w:type="dxa"/>
          </w:tcPr>
          <w:p>
            <w:pPr>
              <w:pStyle w:val="yTableNAm"/>
              <w:tabs>
                <w:tab w:val="clear" w:pos="567"/>
                <w:tab w:val="left" w:pos="3631"/>
              </w:tabs>
              <w:spacing w:before="60"/>
              <w:rPr>
                <w:ins w:author="Open-Xml-PowerTools" w:id="6815" w:date="2000-01-01T00:00:00Z"/>
              </w:rPr>
            </w:pPr>
            <w:ins w:author="Open-Xml-PowerTools" w:id="6814" w:date="2000-01-01T00:00:00Z">
              <w:r>
                <w:t>Cockburn</w:t>
              </w:r>
            </w:ins>
          </w:p>
        </w:tc>
        <w:tc>
          <w:tcPr>
            <w:tcW w:w="3876" w:type="dxa"/>
          </w:tcPr>
          <w:p>
            <w:pPr>
              <w:pStyle w:val="yTableNAm"/>
              <w:tabs>
                <w:tab w:val="clear" w:pos="567"/>
                <w:tab w:val="left" w:pos="304"/>
                <w:tab w:val="left" w:pos="2170"/>
                <w:tab w:val="left" w:pos="3631"/>
              </w:tabs>
              <w:spacing w:before="60"/>
              <w:rPr>
                <w:ins w:author="Open-Xml-PowerTools" w:id="6817" w:date="2000-01-01T00:00:00Z"/>
              </w:rPr>
            </w:pPr>
            <w:ins w:author="Open-Xml-PowerTools" w:id="6816" w:date="2000-01-01T00:00:00Z">
              <w:r>
                <w:t>Whole district</w:t>
              </w:r>
            </w:ins>
          </w:p>
        </w:tc>
      </w:tr>
      <w:tr>
        <w:trPr>
          <w:cantSplit/>
          <w:ins w:author="Open-Xml-PowerTools" w:id="6818" w:date="2000-01-01T00:00:00Z"/>
        </w:trPr>
        <w:tc>
          <w:tcPr>
            <w:tcW w:w="3249" w:type="dxa"/>
          </w:tcPr>
          <w:p>
            <w:pPr>
              <w:pStyle w:val="yTableNAm"/>
              <w:tabs>
                <w:tab w:val="clear" w:pos="567"/>
                <w:tab w:val="left" w:pos="3631"/>
              </w:tabs>
              <w:spacing w:before="60"/>
              <w:rPr>
                <w:ins w:author="Open-Xml-PowerTools" w:id="6820" w:date="2000-01-01T00:00:00Z"/>
              </w:rPr>
            </w:pPr>
            <w:ins w:author="Open-Xml-PowerTools" w:id="6819" w:date="2000-01-01T00:00:00Z">
              <w:r>
                <w:t>Collie</w:t>
              </w:r>
            </w:ins>
          </w:p>
        </w:tc>
        <w:tc>
          <w:tcPr>
            <w:tcW w:w="3876" w:type="dxa"/>
          </w:tcPr>
          <w:p>
            <w:pPr>
              <w:pStyle w:val="yTableNAm"/>
              <w:tabs>
                <w:tab w:val="clear" w:pos="567"/>
                <w:tab w:val="left" w:pos="304"/>
                <w:tab w:val="left" w:pos="2170"/>
                <w:tab w:val="left" w:pos="3631"/>
              </w:tabs>
              <w:spacing w:before="60"/>
              <w:rPr>
                <w:ins w:author="Open-Xml-PowerTools" w:id="6822" w:date="2000-01-01T00:00:00Z"/>
              </w:rPr>
            </w:pPr>
            <w:ins w:author="Open-Xml-PowerTools" w:id="6821" w:date="2000-01-01T00:00:00Z">
              <w:r>
                <w:t>Whole district</w:t>
              </w:r>
            </w:ins>
          </w:p>
        </w:tc>
      </w:tr>
      <w:tr>
        <w:trPr>
          <w:cantSplit/>
          <w:ins w:author="Open-Xml-PowerTools" w:id="6823" w:date="2000-01-01T00:00:00Z"/>
        </w:trPr>
        <w:tc>
          <w:tcPr>
            <w:tcW w:w="3249" w:type="dxa"/>
          </w:tcPr>
          <w:p>
            <w:pPr>
              <w:pStyle w:val="yTableNAm"/>
              <w:tabs>
                <w:tab w:val="clear" w:pos="567"/>
                <w:tab w:val="left" w:pos="3631"/>
              </w:tabs>
              <w:spacing w:before="60"/>
              <w:rPr>
                <w:ins w:author="Open-Xml-PowerTools" w:id="6825" w:date="2000-01-01T00:00:00Z"/>
              </w:rPr>
            </w:pPr>
            <w:ins w:author="Open-Xml-PowerTools" w:id="6824" w:date="2000-01-01T00:00:00Z">
              <w:r>
                <w:t>Coorow</w:t>
              </w:r>
            </w:ins>
          </w:p>
        </w:tc>
        <w:tc>
          <w:tcPr>
            <w:tcW w:w="3876" w:type="dxa"/>
          </w:tcPr>
          <w:p>
            <w:pPr>
              <w:pStyle w:val="yTableNAm"/>
              <w:tabs>
                <w:tab w:val="clear" w:pos="567"/>
                <w:tab w:val="left" w:pos="304"/>
                <w:tab w:val="left" w:pos="2170"/>
                <w:tab w:val="left" w:pos="3631"/>
              </w:tabs>
              <w:spacing w:before="60"/>
              <w:rPr>
                <w:ins w:author="Open-Xml-PowerTools" w:id="6827" w:date="2000-01-01T00:00:00Z"/>
              </w:rPr>
            </w:pPr>
            <w:ins w:author="Open-Xml-PowerTools" w:id="6826" w:date="2000-01-01T00:00:00Z">
              <w:r>
                <w:t>Whole district</w:t>
              </w:r>
            </w:ins>
          </w:p>
        </w:tc>
      </w:tr>
      <w:tr>
        <w:trPr>
          <w:cantSplit/>
          <w:ins w:author="Open-Xml-PowerTools" w:id="6828" w:date="2000-01-01T00:00:00Z"/>
        </w:trPr>
        <w:tc>
          <w:tcPr>
            <w:tcW w:w="3249" w:type="dxa"/>
          </w:tcPr>
          <w:p>
            <w:pPr>
              <w:pStyle w:val="yTableNAm"/>
              <w:tabs>
                <w:tab w:val="clear" w:pos="567"/>
                <w:tab w:val="left" w:pos="3631"/>
              </w:tabs>
              <w:spacing w:before="60"/>
              <w:rPr>
                <w:ins w:author="Open-Xml-PowerTools" w:id="6830" w:date="2000-01-01T00:00:00Z"/>
              </w:rPr>
            </w:pPr>
            <w:ins w:author="Open-Xml-PowerTools" w:id="6829" w:date="2000-01-01T00:00:00Z">
              <w:r>
                <w:lastRenderedPageBreak/>
                <w:t>Cottesloe</w:t>
              </w:r>
            </w:ins>
          </w:p>
        </w:tc>
        <w:tc>
          <w:tcPr>
            <w:tcW w:w="3876" w:type="dxa"/>
          </w:tcPr>
          <w:p>
            <w:pPr>
              <w:pStyle w:val="yTableNAm"/>
              <w:tabs>
                <w:tab w:val="clear" w:pos="567"/>
                <w:tab w:val="left" w:pos="304"/>
                <w:tab w:val="left" w:pos="2170"/>
                <w:tab w:val="left" w:pos="3631"/>
              </w:tabs>
              <w:spacing w:before="60"/>
              <w:rPr>
                <w:ins w:author="Open-Xml-PowerTools" w:id="6832" w:date="2000-01-01T00:00:00Z"/>
              </w:rPr>
            </w:pPr>
            <w:ins w:author="Open-Xml-PowerTools" w:id="6831" w:date="2000-01-01T00:00:00Z">
              <w:r>
                <w:t>Whole district</w:t>
              </w:r>
            </w:ins>
          </w:p>
        </w:tc>
      </w:tr>
      <w:tr>
        <w:trPr>
          <w:cantSplit/>
          <w:ins w:author="Open-Xml-PowerTools" w:id="6833" w:date="2000-01-01T00:00:00Z"/>
        </w:trPr>
        <w:tc>
          <w:tcPr>
            <w:tcW w:w="3249" w:type="dxa"/>
          </w:tcPr>
          <w:p>
            <w:pPr>
              <w:pStyle w:val="yTableNAm"/>
              <w:tabs>
                <w:tab w:val="clear" w:pos="567"/>
                <w:tab w:val="left" w:pos="3631"/>
              </w:tabs>
              <w:spacing w:before="60"/>
              <w:rPr>
                <w:ins w:author="Open-Xml-PowerTools" w:id="6835" w:date="2000-01-01T00:00:00Z"/>
              </w:rPr>
            </w:pPr>
            <w:ins w:author="Open-Xml-PowerTools" w:id="6834" w:date="2000-01-01T00:00:00Z">
              <w:r>
                <w:t>Dardanup</w:t>
              </w:r>
            </w:ins>
          </w:p>
        </w:tc>
        <w:tc>
          <w:tcPr>
            <w:tcW w:w="3876" w:type="dxa"/>
          </w:tcPr>
          <w:p>
            <w:pPr>
              <w:pStyle w:val="yTableNAm"/>
              <w:tabs>
                <w:tab w:val="clear" w:pos="567"/>
                <w:tab w:val="left" w:pos="304"/>
                <w:tab w:val="left" w:pos="2170"/>
                <w:tab w:val="left" w:pos="3631"/>
              </w:tabs>
              <w:spacing w:before="60"/>
              <w:rPr>
                <w:ins w:author="Open-Xml-PowerTools" w:id="6837" w:date="2000-01-01T00:00:00Z"/>
              </w:rPr>
            </w:pPr>
            <w:ins w:author="Open-Xml-PowerTools" w:id="6836" w:date="2000-01-01T00:00:00Z">
              <w:r>
                <w:t>Whole district</w:t>
              </w:r>
            </w:ins>
          </w:p>
        </w:tc>
      </w:tr>
      <w:tr>
        <w:trPr>
          <w:cantSplit/>
          <w:ins w:author="Open-Xml-PowerTools" w:id="6838" w:date="2000-01-01T00:00:00Z"/>
        </w:trPr>
        <w:tc>
          <w:tcPr>
            <w:tcW w:w="3249" w:type="dxa"/>
          </w:tcPr>
          <w:p>
            <w:pPr>
              <w:pStyle w:val="yTableNAm"/>
              <w:tabs>
                <w:tab w:val="clear" w:pos="567"/>
                <w:tab w:val="left" w:pos="3631"/>
              </w:tabs>
              <w:spacing w:before="60"/>
              <w:rPr>
                <w:ins w:author="Open-Xml-PowerTools" w:id="6841" w:date="2000-01-01T00:00:00Z"/>
              </w:rPr>
            </w:pPr>
            <w:ins w:author="Open-Xml-PowerTools" w:id="6839" w:date="2000-01-01T00:00:00Z">
              <w:r>
                <w:t>Derby</w:t>
              </w:r>
            </w:ins>
            <w:ins w:author="Open-Xml-PowerTools" w:id="6840" w:date="2000-01-01T00:00:00Z">
              <w:r>
                <w:noBreakHyphen/>
                <w:t>West Kimberley</w:t>
              </w:r>
            </w:ins>
          </w:p>
        </w:tc>
        <w:tc>
          <w:tcPr>
            <w:tcW w:w="3876" w:type="dxa"/>
          </w:tcPr>
          <w:p>
            <w:pPr>
              <w:pStyle w:val="yTableNAm"/>
              <w:tabs>
                <w:tab w:val="clear" w:pos="567"/>
                <w:tab w:val="left" w:pos="304"/>
                <w:tab w:val="left" w:pos="2170"/>
                <w:tab w:val="left" w:pos="3631"/>
              </w:tabs>
              <w:spacing w:before="60"/>
              <w:rPr>
                <w:ins w:author="Open-Xml-PowerTools" w:id="6843" w:date="2000-01-01T00:00:00Z"/>
              </w:rPr>
            </w:pPr>
            <w:ins w:author="Open-Xml-PowerTools" w:id="6842" w:date="2000-01-01T00:00:00Z">
              <w:r>
                <w:t>Whole district</w:t>
              </w:r>
            </w:ins>
          </w:p>
        </w:tc>
      </w:tr>
      <w:tr>
        <w:trPr>
          <w:cantSplit/>
          <w:ins w:author="Open-Xml-PowerTools" w:id="6844" w:date="2000-01-01T00:00:00Z"/>
        </w:trPr>
        <w:tc>
          <w:tcPr>
            <w:tcW w:w="3249" w:type="dxa"/>
          </w:tcPr>
          <w:p>
            <w:pPr>
              <w:pStyle w:val="yTableNAm"/>
              <w:tabs>
                <w:tab w:val="clear" w:pos="567"/>
                <w:tab w:val="left" w:pos="3631"/>
              </w:tabs>
              <w:spacing w:before="60"/>
              <w:rPr>
                <w:ins w:author="Open-Xml-PowerTools" w:id="6847" w:date="2000-01-01T00:00:00Z"/>
              </w:rPr>
            </w:pPr>
            <w:ins w:author="Open-Xml-PowerTools" w:id="6845" w:date="2000-01-01T00:00:00Z">
              <w:r>
                <w:t>Donnybrook</w:t>
              </w:r>
            </w:ins>
            <w:ins w:author="Open-Xml-PowerTools" w:id="6846" w:date="2000-01-01T00:00:00Z">
              <w:r>
                <w:noBreakHyphen/>
                <w:t>Balingup</w:t>
              </w:r>
            </w:ins>
          </w:p>
        </w:tc>
        <w:tc>
          <w:tcPr>
            <w:tcW w:w="3876" w:type="dxa"/>
          </w:tcPr>
          <w:p>
            <w:pPr>
              <w:pStyle w:val="yTableNAm"/>
              <w:tabs>
                <w:tab w:val="clear" w:pos="567"/>
                <w:tab w:val="left" w:pos="304"/>
                <w:tab w:val="left" w:pos="2170"/>
                <w:tab w:val="left" w:pos="3631"/>
              </w:tabs>
              <w:spacing w:before="60"/>
              <w:rPr>
                <w:ins w:author="Open-Xml-PowerTools" w:id="6849" w:date="2000-01-01T00:00:00Z"/>
              </w:rPr>
            </w:pPr>
            <w:ins w:author="Open-Xml-PowerTools" w:id="6848" w:date="2000-01-01T00:00:00Z">
              <w:r>
                <w:t>Whole district</w:t>
              </w:r>
            </w:ins>
          </w:p>
        </w:tc>
      </w:tr>
      <w:tr>
        <w:trPr>
          <w:cantSplit/>
          <w:ins w:author="Open-Xml-PowerTools" w:id="6850" w:date="2000-01-01T00:00:00Z"/>
        </w:trPr>
        <w:tc>
          <w:tcPr>
            <w:tcW w:w="3249" w:type="dxa"/>
          </w:tcPr>
          <w:p>
            <w:pPr>
              <w:pStyle w:val="yTableNAm"/>
              <w:tabs>
                <w:tab w:val="clear" w:pos="567"/>
                <w:tab w:val="left" w:pos="3631"/>
              </w:tabs>
              <w:spacing w:before="60"/>
              <w:rPr>
                <w:ins w:author="Open-Xml-PowerTools" w:id="6852" w:date="2000-01-01T00:00:00Z"/>
              </w:rPr>
            </w:pPr>
            <w:ins w:author="Open-Xml-PowerTools" w:id="6851" w:date="2000-01-01T00:00:00Z">
              <w:r>
                <w:t>Dumbleyung</w:t>
              </w:r>
            </w:ins>
          </w:p>
        </w:tc>
        <w:tc>
          <w:tcPr>
            <w:tcW w:w="3876" w:type="dxa"/>
          </w:tcPr>
          <w:p>
            <w:pPr>
              <w:pStyle w:val="yTableNAm"/>
              <w:tabs>
                <w:tab w:val="clear" w:pos="567"/>
                <w:tab w:val="left" w:pos="304"/>
                <w:tab w:val="left" w:pos="2170"/>
                <w:tab w:val="left" w:pos="3631"/>
              </w:tabs>
              <w:spacing w:before="60"/>
              <w:rPr>
                <w:ins w:author="Open-Xml-PowerTools" w:id="6854" w:date="2000-01-01T00:00:00Z"/>
              </w:rPr>
            </w:pPr>
            <w:ins w:author="Open-Xml-PowerTools" w:id="6853" w:date="2000-01-01T00:00:00Z">
              <w:r>
                <w:t>Whole district</w:t>
              </w:r>
            </w:ins>
          </w:p>
        </w:tc>
      </w:tr>
      <w:tr>
        <w:trPr>
          <w:cantSplit/>
          <w:ins w:author="Open-Xml-PowerTools" w:id="6855" w:date="2000-01-01T00:00:00Z"/>
        </w:trPr>
        <w:tc>
          <w:tcPr>
            <w:tcW w:w="3249" w:type="dxa"/>
          </w:tcPr>
          <w:p>
            <w:pPr>
              <w:pStyle w:val="yTableNAm"/>
              <w:tabs>
                <w:tab w:val="clear" w:pos="567"/>
                <w:tab w:val="left" w:pos="3631"/>
              </w:tabs>
              <w:spacing w:before="60"/>
              <w:rPr>
                <w:ins w:author="Open-Xml-PowerTools" w:id="6857" w:date="2000-01-01T00:00:00Z"/>
              </w:rPr>
            </w:pPr>
            <w:ins w:author="Open-Xml-PowerTools" w:id="6856" w:date="2000-01-01T00:00:00Z">
              <w:r>
                <w:t>East Fremantle</w:t>
              </w:r>
            </w:ins>
          </w:p>
        </w:tc>
        <w:tc>
          <w:tcPr>
            <w:tcW w:w="3876" w:type="dxa"/>
          </w:tcPr>
          <w:p>
            <w:pPr>
              <w:pStyle w:val="yTableNAm"/>
              <w:tabs>
                <w:tab w:val="clear" w:pos="567"/>
                <w:tab w:val="left" w:pos="304"/>
                <w:tab w:val="left" w:pos="2170"/>
                <w:tab w:val="left" w:pos="3631"/>
              </w:tabs>
              <w:spacing w:before="60"/>
              <w:rPr>
                <w:ins w:author="Open-Xml-PowerTools" w:id="6859" w:date="2000-01-01T00:00:00Z"/>
              </w:rPr>
            </w:pPr>
            <w:ins w:author="Open-Xml-PowerTools" w:id="6858" w:date="2000-01-01T00:00:00Z">
              <w:r>
                <w:t>Whole district</w:t>
              </w:r>
            </w:ins>
          </w:p>
        </w:tc>
      </w:tr>
      <w:tr>
        <w:trPr>
          <w:cantSplit/>
          <w:ins w:author="Open-Xml-PowerTools" w:id="6860" w:date="2000-01-01T00:00:00Z"/>
        </w:trPr>
        <w:tc>
          <w:tcPr>
            <w:tcW w:w="3249" w:type="dxa"/>
          </w:tcPr>
          <w:p>
            <w:pPr>
              <w:pStyle w:val="yTableNAm"/>
              <w:tabs>
                <w:tab w:val="clear" w:pos="567"/>
                <w:tab w:val="left" w:pos="3631"/>
              </w:tabs>
              <w:spacing w:before="60"/>
              <w:rPr>
                <w:ins w:author="Open-Xml-PowerTools" w:id="6862" w:date="2000-01-01T00:00:00Z"/>
              </w:rPr>
            </w:pPr>
            <w:ins w:author="Open-Xml-PowerTools" w:id="6861" w:date="2000-01-01T00:00:00Z">
              <w:r>
                <w:t>Esperance</w:t>
              </w:r>
            </w:ins>
          </w:p>
        </w:tc>
        <w:tc>
          <w:tcPr>
            <w:tcW w:w="3876" w:type="dxa"/>
          </w:tcPr>
          <w:p>
            <w:pPr>
              <w:pStyle w:val="yTableNAm"/>
              <w:tabs>
                <w:tab w:val="clear" w:pos="567"/>
                <w:tab w:val="left" w:pos="304"/>
                <w:tab w:val="left" w:pos="2170"/>
                <w:tab w:val="left" w:pos="3631"/>
              </w:tabs>
              <w:spacing w:before="60"/>
              <w:rPr>
                <w:ins w:author="Open-Xml-PowerTools" w:id="6864" w:date="2000-01-01T00:00:00Z"/>
              </w:rPr>
            </w:pPr>
            <w:ins w:author="Open-Xml-PowerTools" w:id="6863" w:date="2000-01-01T00:00:00Z">
              <w:r>
                <w:t>All townsites and lots measuring 10 ha or less</w:t>
              </w:r>
            </w:ins>
          </w:p>
        </w:tc>
      </w:tr>
      <w:tr>
        <w:trPr>
          <w:cantSplit/>
          <w:ins w:author="Open-Xml-PowerTools" w:id="6865" w:date="2000-01-01T00:00:00Z"/>
        </w:trPr>
        <w:tc>
          <w:tcPr>
            <w:tcW w:w="3249" w:type="dxa"/>
          </w:tcPr>
          <w:p>
            <w:pPr>
              <w:pStyle w:val="yTableNAm"/>
              <w:tabs>
                <w:tab w:val="clear" w:pos="567"/>
                <w:tab w:val="left" w:pos="3631"/>
              </w:tabs>
              <w:spacing w:before="60"/>
              <w:rPr>
                <w:ins w:author="Open-Xml-PowerTools" w:id="6867" w:date="2000-01-01T00:00:00Z"/>
              </w:rPr>
            </w:pPr>
            <w:ins w:author="Open-Xml-PowerTools" w:id="6866" w:date="2000-01-01T00:00:00Z">
              <w:r>
                <w:t>Fremantle</w:t>
              </w:r>
            </w:ins>
          </w:p>
        </w:tc>
        <w:tc>
          <w:tcPr>
            <w:tcW w:w="3876" w:type="dxa"/>
          </w:tcPr>
          <w:p>
            <w:pPr>
              <w:pStyle w:val="yTableNAm"/>
              <w:tabs>
                <w:tab w:val="clear" w:pos="567"/>
                <w:tab w:val="left" w:pos="304"/>
                <w:tab w:val="left" w:pos="2170"/>
                <w:tab w:val="left" w:pos="3631"/>
              </w:tabs>
              <w:spacing w:before="60"/>
              <w:rPr>
                <w:ins w:author="Open-Xml-PowerTools" w:id="6869" w:date="2000-01-01T00:00:00Z"/>
              </w:rPr>
            </w:pPr>
            <w:ins w:author="Open-Xml-PowerTools" w:id="6868" w:date="2000-01-01T00:00:00Z">
              <w:r>
                <w:t>Whole district</w:t>
              </w:r>
            </w:ins>
          </w:p>
        </w:tc>
      </w:tr>
      <w:tr>
        <w:trPr>
          <w:cantSplit/>
          <w:ins w:author="Open-Xml-PowerTools" w:id="6870" w:date="2000-01-01T00:00:00Z"/>
        </w:trPr>
        <w:tc>
          <w:tcPr>
            <w:tcW w:w="3249" w:type="dxa"/>
          </w:tcPr>
          <w:p>
            <w:pPr>
              <w:pStyle w:val="yTableNAm"/>
              <w:tabs>
                <w:tab w:val="clear" w:pos="567"/>
                <w:tab w:val="left" w:pos="3631"/>
              </w:tabs>
              <w:spacing w:before="60"/>
              <w:rPr>
                <w:ins w:author="Open-Xml-PowerTools" w:id="6872" w:date="2000-01-01T00:00:00Z"/>
              </w:rPr>
            </w:pPr>
            <w:ins w:author="Open-Xml-PowerTools" w:id="6871" w:date="2000-01-01T00:00:00Z">
              <w:r>
                <w:t>Gingin</w:t>
              </w:r>
            </w:ins>
          </w:p>
        </w:tc>
        <w:tc>
          <w:tcPr>
            <w:tcW w:w="3876" w:type="dxa"/>
          </w:tcPr>
          <w:p>
            <w:pPr>
              <w:pStyle w:val="yTableNAm"/>
              <w:tabs>
                <w:tab w:val="clear" w:pos="567"/>
                <w:tab w:val="left" w:pos="304"/>
                <w:tab w:val="left" w:pos="2170"/>
                <w:tab w:val="left" w:pos="3631"/>
              </w:tabs>
              <w:spacing w:before="60"/>
              <w:rPr>
                <w:ins w:author="Open-Xml-PowerTools" w:id="6874" w:date="2000-01-01T00:00:00Z"/>
              </w:rPr>
            </w:pPr>
            <w:ins w:author="Open-Xml-PowerTools" w:id="6873" w:date="2000-01-01T00:00:00Z">
              <w:r>
                <w:t>Whole district</w:t>
              </w:r>
            </w:ins>
          </w:p>
        </w:tc>
      </w:tr>
      <w:tr>
        <w:trPr>
          <w:cantSplit/>
          <w:ins w:author="Open-Xml-PowerTools" w:id="6875" w:date="2000-01-01T00:00:00Z"/>
        </w:trPr>
        <w:tc>
          <w:tcPr>
            <w:tcW w:w="3249" w:type="dxa"/>
          </w:tcPr>
          <w:p>
            <w:pPr>
              <w:pStyle w:val="yTableNAm"/>
              <w:tabs>
                <w:tab w:val="clear" w:pos="567"/>
                <w:tab w:val="left" w:pos="3631"/>
              </w:tabs>
              <w:spacing w:before="60"/>
              <w:rPr>
                <w:ins w:author="Open-Xml-PowerTools" w:id="6877" w:date="2000-01-01T00:00:00Z"/>
              </w:rPr>
            </w:pPr>
            <w:ins w:author="Open-Xml-PowerTools" w:id="6876" w:date="2000-01-01T00:00:00Z">
              <w:r>
                <w:t>Gosnells</w:t>
              </w:r>
            </w:ins>
          </w:p>
        </w:tc>
        <w:tc>
          <w:tcPr>
            <w:tcW w:w="3876" w:type="dxa"/>
          </w:tcPr>
          <w:p>
            <w:pPr>
              <w:pStyle w:val="yTableNAm"/>
              <w:tabs>
                <w:tab w:val="clear" w:pos="567"/>
                <w:tab w:val="left" w:pos="304"/>
                <w:tab w:val="left" w:pos="2170"/>
                <w:tab w:val="left" w:pos="3631"/>
              </w:tabs>
              <w:spacing w:before="60"/>
              <w:rPr>
                <w:ins w:author="Open-Xml-PowerTools" w:id="6879" w:date="2000-01-01T00:00:00Z"/>
              </w:rPr>
            </w:pPr>
            <w:ins w:author="Open-Xml-PowerTools" w:id="6878" w:date="2000-01-01T00:00:00Z">
              <w:r>
                <w:t>Whole district</w:t>
              </w:r>
            </w:ins>
          </w:p>
        </w:tc>
      </w:tr>
      <w:tr>
        <w:trPr>
          <w:cantSplit/>
          <w:ins w:author="Open-Xml-PowerTools" w:id="6880" w:date="2000-01-01T00:00:00Z"/>
        </w:trPr>
        <w:tc>
          <w:tcPr>
            <w:tcW w:w="3249" w:type="dxa"/>
          </w:tcPr>
          <w:p>
            <w:pPr>
              <w:pStyle w:val="yTableNAm"/>
              <w:tabs>
                <w:tab w:val="clear" w:pos="567"/>
                <w:tab w:val="left" w:pos="3631"/>
              </w:tabs>
              <w:spacing w:before="60"/>
              <w:ind w:right="304"/>
              <w:rPr>
                <w:ins w:author="Open-Xml-PowerTools" w:id="6882" w:date="2000-01-01T00:00:00Z"/>
              </w:rPr>
            </w:pPr>
            <w:ins w:author="Open-Xml-PowerTools" w:id="6881" w:date="2000-01-01T00:00:00Z">
              <w:r>
                <w:t>Greater Geraldton</w:t>
              </w:r>
            </w:ins>
          </w:p>
        </w:tc>
        <w:tc>
          <w:tcPr>
            <w:tcW w:w="3876" w:type="dxa"/>
          </w:tcPr>
          <w:p>
            <w:pPr>
              <w:pStyle w:val="yTableNAm"/>
              <w:tabs>
                <w:tab w:val="clear" w:pos="567"/>
                <w:tab w:val="left" w:pos="304"/>
                <w:tab w:val="left" w:pos="2170"/>
                <w:tab w:val="left" w:pos="3631"/>
              </w:tabs>
              <w:spacing w:before="60"/>
              <w:rPr>
                <w:ins w:author="Open-Xml-PowerTools" w:id="6884" w:date="2000-01-01T00:00:00Z"/>
              </w:rPr>
            </w:pPr>
            <w:ins w:author="Open-Xml-PowerTools" w:id="6883" w:date="2000-01-01T00:00:00Z">
              <w:r>
                <w:t>Whole district except areas in Mullewa Ward that are not townsites</w:t>
              </w:r>
            </w:ins>
          </w:p>
        </w:tc>
      </w:tr>
      <w:tr>
        <w:trPr>
          <w:cantSplit/>
          <w:ins w:author="Open-Xml-PowerTools" w:id="6885" w:date="2000-01-01T00:00:00Z"/>
        </w:trPr>
        <w:tc>
          <w:tcPr>
            <w:tcW w:w="3249" w:type="dxa"/>
          </w:tcPr>
          <w:p>
            <w:pPr>
              <w:pStyle w:val="yTableNAm"/>
              <w:tabs>
                <w:tab w:val="clear" w:pos="567"/>
                <w:tab w:val="left" w:pos="3631"/>
              </w:tabs>
              <w:spacing w:before="60"/>
              <w:rPr>
                <w:ins w:author="Open-Xml-PowerTools" w:id="6887" w:date="2000-01-01T00:00:00Z"/>
              </w:rPr>
            </w:pPr>
            <w:ins w:author="Open-Xml-PowerTools" w:id="6886" w:date="2000-01-01T00:00:00Z">
              <w:r>
                <w:t>Hall’s Creek</w:t>
              </w:r>
            </w:ins>
          </w:p>
        </w:tc>
        <w:tc>
          <w:tcPr>
            <w:tcW w:w="3876" w:type="dxa"/>
          </w:tcPr>
          <w:p>
            <w:pPr>
              <w:pStyle w:val="yTableNAm"/>
              <w:tabs>
                <w:tab w:val="clear" w:pos="567"/>
                <w:tab w:val="left" w:pos="304"/>
                <w:tab w:val="left" w:pos="2170"/>
                <w:tab w:val="left" w:pos="3631"/>
              </w:tabs>
              <w:spacing w:before="60"/>
              <w:rPr>
                <w:ins w:author="Open-Xml-PowerTools" w:id="6889" w:date="2000-01-01T00:00:00Z"/>
              </w:rPr>
            </w:pPr>
            <w:ins w:author="Open-Xml-PowerTools" w:id="6888" w:date="2000-01-01T00:00:00Z">
              <w:r>
                <w:t>All townsites and area subject to the Shire of Halls Creek local planning scheme</w:t>
              </w:r>
            </w:ins>
          </w:p>
        </w:tc>
      </w:tr>
      <w:tr>
        <w:trPr>
          <w:cantSplit/>
          <w:ins w:author="Open-Xml-PowerTools" w:id="6890" w:date="2000-01-01T00:00:00Z"/>
        </w:trPr>
        <w:tc>
          <w:tcPr>
            <w:tcW w:w="3249" w:type="dxa"/>
          </w:tcPr>
          <w:p>
            <w:pPr>
              <w:pStyle w:val="yTableNAm"/>
              <w:tabs>
                <w:tab w:val="clear" w:pos="567"/>
                <w:tab w:val="left" w:pos="3631"/>
              </w:tabs>
              <w:spacing w:before="60"/>
              <w:rPr>
                <w:ins w:author="Open-Xml-PowerTools" w:id="6892" w:date="2000-01-01T00:00:00Z"/>
              </w:rPr>
            </w:pPr>
            <w:ins w:author="Open-Xml-PowerTools" w:id="6891" w:date="2000-01-01T00:00:00Z">
              <w:r>
                <w:t>Harvey</w:t>
              </w:r>
            </w:ins>
          </w:p>
        </w:tc>
        <w:tc>
          <w:tcPr>
            <w:tcW w:w="3876" w:type="dxa"/>
          </w:tcPr>
          <w:p>
            <w:pPr>
              <w:pStyle w:val="yTableNAm"/>
              <w:tabs>
                <w:tab w:val="clear" w:pos="567"/>
                <w:tab w:val="left" w:pos="304"/>
                <w:tab w:val="left" w:pos="2170"/>
                <w:tab w:val="left" w:pos="3631"/>
              </w:tabs>
              <w:spacing w:before="60"/>
              <w:rPr>
                <w:ins w:author="Open-Xml-PowerTools" w:id="6894" w:date="2000-01-01T00:00:00Z"/>
              </w:rPr>
            </w:pPr>
            <w:ins w:author="Open-Xml-PowerTools" w:id="6893" w:date="2000-01-01T00:00:00Z">
              <w:r>
                <w:t>All townsites and area zoned special residential or special rural in the Shire of Harvey local planning scheme</w:t>
              </w:r>
            </w:ins>
          </w:p>
        </w:tc>
      </w:tr>
      <w:tr>
        <w:trPr>
          <w:cantSplit/>
          <w:ins w:author="Open-Xml-PowerTools" w:id="6895" w:date="2000-01-01T00:00:00Z"/>
        </w:trPr>
        <w:tc>
          <w:tcPr>
            <w:tcW w:w="3249" w:type="dxa"/>
          </w:tcPr>
          <w:p>
            <w:pPr>
              <w:pStyle w:val="yTableNAm"/>
              <w:tabs>
                <w:tab w:val="clear" w:pos="567"/>
                <w:tab w:val="left" w:pos="3631"/>
              </w:tabs>
              <w:spacing w:before="60"/>
              <w:rPr>
                <w:ins w:author="Open-Xml-PowerTools" w:id="6897" w:date="2000-01-01T00:00:00Z"/>
              </w:rPr>
            </w:pPr>
            <w:ins w:author="Open-Xml-PowerTools" w:id="6896" w:date="2000-01-01T00:00:00Z">
              <w:r>
                <w:t>Jerramungup</w:t>
              </w:r>
            </w:ins>
          </w:p>
        </w:tc>
        <w:tc>
          <w:tcPr>
            <w:tcW w:w="3876" w:type="dxa"/>
          </w:tcPr>
          <w:p>
            <w:pPr>
              <w:pStyle w:val="yTableNAm"/>
              <w:tabs>
                <w:tab w:val="clear" w:pos="567"/>
                <w:tab w:val="left" w:pos="304"/>
                <w:tab w:val="left" w:pos="2170"/>
                <w:tab w:val="left" w:pos="3631"/>
              </w:tabs>
              <w:spacing w:before="60"/>
              <w:rPr>
                <w:ins w:author="Open-Xml-PowerTools" w:id="6899" w:date="2000-01-01T00:00:00Z"/>
              </w:rPr>
            </w:pPr>
            <w:ins w:author="Open-Xml-PowerTools" w:id="6898" w:date="2000-01-01T00:00:00Z">
              <w:r>
                <w:t>Whole district except areas zoned rural by a local planning scheme</w:t>
              </w:r>
            </w:ins>
          </w:p>
        </w:tc>
      </w:tr>
      <w:tr>
        <w:trPr>
          <w:cantSplit/>
          <w:ins w:author="Open-Xml-PowerTools" w:id="6900" w:date="2000-01-01T00:00:00Z"/>
        </w:trPr>
        <w:tc>
          <w:tcPr>
            <w:tcW w:w="3249" w:type="dxa"/>
          </w:tcPr>
          <w:p>
            <w:pPr>
              <w:pStyle w:val="yTableNAm"/>
              <w:tabs>
                <w:tab w:val="clear" w:pos="567"/>
                <w:tab w:val="left" w:pos="3631"/>
              </w:tabs>
              <w:spacing w:before="60"/>
              <w:rPr>
                <w:ins w:author="Open-Xml-PowerTools" w:id="6902" w:date="2000-01-01T00:00:00Z"/>
              </w:rPr>
            </w:pPr>
            <w:ins w:author="Open-Xml-PowerTools" w:id="6901" w:date="2000-01-01T00:00:00Z">
              <w:r>
                <w:t>Joondalup</w:t>
              </w:r>
            </w:ins>
          </w:p>
        </w:tc>
        <w:tc>
          <w:tcPr>
            <w:tcW w:w="3876" w:type="dxa"/>
          </w:tcPr>
          <w:p>
            <w:pPr>
              <w:pStyle w:val="yTableNAm"/>
              <w:tabs>
                <w:tab w:val="clear" w:pos="567"/>
                <w:tab w:val="left" w:pos="304"/>
                <w:tab w:val="left" w:pos="2170"/>
                <w:tab w:val="left" w:pos="3631"/>
              </w:tabs>
              <w:spacing w:before="60"/>
              <w:rPr>
                <w:ins w:author="Open-Xml-PowerTools" w:id="6904" w:date="2000-01-01T00:00:00Z"/>
              </w:rPr>
            </w:pPr>
            <w:ins w:author="Open-Xml-PowerTools" w:id="6903" w:date="2000-01-01T00:00:00Z">
              <w:r>
                <w:t>Whole district</w:t>
              </w:r>
            </w:ins>
          </w:p>
        </w:tc>
      </w:tr>
      <w:tr>
        <w:trPr>
          <w:cantSplit/>
          <w:ins w:author="Open-Xml-PowerTools" w:id="6905" w:date="2000-01-01T00:00:00Z"/>
        </w:trPr>
        <w:tc>
          <w:tcPr>
            <w:tcW w:w="3249" w:type="dxa"/>
          </w:tcPr>
          <w:p>
            <w:pPr>
              <w:pStyle w:val="yTableNAm"/>
              <w:tabs>
                <w:tab w:val="clear" w:pos="567"/>
                <w:tab w:val="left" w:pos="3631"/>
              </w:tabs>
              <w:spacing w:before="60"/>
              <w:rPr>
                <w:ins w:author="Open-Xml-PowerTools" w:id="6907" w:date="2000-01-01T00:00:00Z"/>
              </w:rPr>
            </w:pPr>
            <w:ins w:author="Open-Xml-PowerTools" w:id="6906" w:date="2000-01-01T00:00:00Z">
              <w:r>
                <w:t>Kalamunda</w:t>
              </w:r>
            </w:ins>
          </w:p>
        </w:tc>
        <w:tc>
          <w:tcPr>
            <w:tcW w:w="3876" w:type="dxa"/>
          </w:tcPr>
          <w:p>
            <w:pPr>
              <w:pStyle w:val="yTableNAm"/>
              <w:tabs>
                <w:tab w:val="clear" w:pos="567"/>
                <w:tab w:val="left" w:pos="304"/>
                <w:tab w:val="left" w:pos="2170"/>
                <w:tab w:val="left" w:pos="3631"/>
              </w:tabs>
              <w:spacing w:before="60"/>
              <w:rPr>
                <w:ins w:author="Open-Xml-PowerTools" w:id="6909" w:date="2000-01-01T00:00:00Z"/>
              </w:rPr>
            </w:pPr>
            <w:ins w:author="Open-Xml-PowerTools" w:id="6908" w:date="2000-01-01T00:00:00Z">
              <w:r>
                <w:t>Whole district</w:t>
              </w:r>
            </w:ins>
          </w:p>
        </w:tc>
      </w:tr>
      <w:tr>
        <w:trPr>
          <w:cantSplit/>
          <w:ins w:author="Open-Xml-PowerTools" w:id="6910" w:date="2000-01-01T00:00:00Z"/>
        </w:trPr>
        <w:tc>
          <w:tcPr>
            <w:tcW w:w="3249" w:type="dxa"/>
          </w:tcPr>
          <w:p>
            <w:pPr>
              <w:pStyle w:val="yTableNAm"/>
              <w:tabs>
                <w:tab w:val="clear" w:pos="567"/>
                <w:tab w:val="left" w:pos="3631"/>
              </w:tabs>
              <w:spacing w:before="0"/>
              <w:rPr>
                <w:ins w:author="Open-Xml-PowerTools" w:id="6913" w:date="2000-01-01T00:00:00Z"/>
              </w:rPr>
            </w:pPr>
            <w:ins w:author="Open-Xml-PowerTools" w:id="6911" w:date="2000-01-01T00:00:00Z">
              <w:r>
                <w:t>Kalgoorlie</w:t>
              </w:r>
            </w:ins>
            <w:ins w:author="Open-Xml-PowerTools" w:id="6912" w:date="2000-01-01T00:00:00Z">
              <w:r>
                <w:noBreakHyphen/>
                <w:t>Boulder</w:t>
              </w:r>
            </w:ins>
          </w:p>
        </w:tc>
        <w:tc>
          <w:tcPr>
            <w:tcW w:w="3876" w:type="dxa"/>
          </w:tcPr>
          <w:p>
            <w:pPr>
              <w:pStyle w:val="yTableNAm"/>
              <w:tabs>
                <w:tab w:val="clear" w:pos="567"/>
                <w:tab w:val="left" w:pos="304"/>
                <w:tab w:val="left" w:pos="2170"/>
                <w:tab w:val="left" w:pos="3631"/>
              </w:tabs>
              <w:spacing w:before="60"/>
              <w:rPr>
                <w:ins w:author="Open-Xml-PowerTools" w:id="6915" w:date="2000-01-01T00:00:00Z"/>
              </w:rPr>
            </w:pPr>
            <w:ins w:author="Open-Xml-PowerTools" w:id="6914" w:date="2000-01-01T00:00:00Z">
              <w:r>
                <w:t>Whole district</w:t>
              </w:r>
            </w:ins>
          </w:p>
        </w:tc>
      </w:tr>
      <w:tr>
        <w:trPr>
          <w:cantSplit/>
          <w:ins w:author="Open-Xml-PowerTools" w:id="6916" w:date="2000-01-01T00:00:00Z"/>
        </w:trPr>
        <w:tc>
          <w:tcPr>
            <w:tcW w:w="3249" w:type="dxa"/>
          </w:tcPr>
          <w:p>
            <w:pPr>
              <w:pStyle w:val="yTableNAm"/>
              <w:tabs>
                <w:tab w:val="clear" w:pos="567"/>
                <w:tab w:val="left" w:pos="3631"/>
              </w:tabs>
              <w:spacing w:before="60"/>
              <w:rPr>
                <w:ins w:author="Open-Xml-PowerTools" w:id="6918" w:date="2000-01-01T00:00:00Z"/>
              </w:rPr>
            </w:pPr>
            <w:ins w:author="Open-Xml-PowerTools" w:id="6917" w:date="2000-01-01T00:00:00Z">
              <w:r>
                <w:t>Katanning</w:t>
              </w:r>
            </w:ins>
          </w:p>
        </w:tc>
        <w:tc>
          <w:tcPr>
            <w:tcW w:w="3876" w:type="dxa"/>
          </w:tcPr>
          <w:p>
            <w:pPr>
              <w:pStyle w:val="yTableNAm"/>
              <w:tabs>
                <w:tab w:val="clear" w:pos="567"/>
                <w:tab w:val="left" w:pos="304"/>
                <w:tab w:val="left" w:pos="2170"/>
                <w:tab w:val="left" w:pos="3631"/>
              </w:tabs>
              <w:spacing w:before="60"/>
              <w:rPr>
                <w:ins w:author="Open-Xml-PowerTools" w:id="6920" w:date="2000-01-01T00:00:00Z"/>
              </w:rPr>
            </w:pPr>
            <w:ins w:author="Open-Xml-PowerTools" w:id="6919" w:date="2000-01-01T00:00:00Z">
              <w:r>
                <w:t>Whole district</w:t>
              </w:r>
            </w:ins>
          </w:p>
        </w:tc>
      </w:tr>
      <w:tr>
        <w:trPr>
          <w:cantSplit/>
          <w:ins w:author="Open-Xml-PowerTools" w:id="6921" w:date="2000-01-01T00:00:00Z"/>
        </w:trPr>
        <w:tc>
          <w:tcPr>
            <w:tcW w:w="3249" w:type="dxa"/>
          </w:tcPr>
          <w:p>
            <w:pPr>
              <w:pStyle w:val="yTableNAm"/>
              <w:tabs>
                <w:tab w:val="clear" w:pos="567"/>
                <w:tab w:val="left" w:pos="3631"/>
              </w:tabs>
              <w:spacing w:before="60"/>
              <w:rPr>
                <w:ins w:author="Open-Xml-PowerTools" w:id="6923" w:date="2000-01-01T00:00:00Z"/>
              </w:rPr>
            </w:pPr>
            <w:ins w:author="Open-Xml-PowerTools" w:id="6922" w:date="2000-01-01T00:00:00Z">
              <w:r>
                <w:t>Kellerberrin</w:t>
              </w:r>
            </w:ins>
          </w:p>
        </w:tc>
        <w:tc>
          <w:tcPr>
            <w:tcW w:w="3876" w:type="dxa"/>
          </w:tcPr>
          <w:p>
            <w:pPr>
              <w:pStyle w:val="yTableNAm"/>
              <w:tabs>
                <w:tab w:val="clear" w:pos="567"/>
                <w:tab w:val="left" w:pos="304"/>
                <w:tab w:val="left" w:pos="2170"/>
                <w:tab w:val="left" w:pos="3631"/>
              </w:tabs>
              <w:spacing w:before="60"/>
              <w:rPr>
                <w:ins w:author="Open-Xml-PowerTools" w:id="6925" w:date="2000-01-01T00:00:00Z"/>
              </w:rPr>
            </w:pPr>
            <w:ins w:author="Open-Xml-PowerTools" w:id="6924" w:date="2000-01-01T00:00:00Z">
              <w:r>
                <w:t>Townsites of Kellerberrin, Doodlakine and Baandee</w:t>
              </w:r>
            </w:ins>
          </w:p>
        </w:tc>
      </w:tr>
      <w:tr>
        <w:trPr>
          <w:cantSplit/>
          <w:ins w:author="Open-Xml-PowerTools" w:id="6926" w:date="2000-01-01T00:00:00Z"/>
        </w:trPr>
        <w:tc>
          <w:tcPr>
            <w:tcW w:w="3249" w:type="dxa"/>
          </w:tcPr>
          <w:p>
            <w:pPr>
              <w:pStyle w:val="yTableNAm"/>
              <w:tabs>
                <w:tab w:val="clear" w:pos="567"/>
                <w:tab w:val="left" w:pos="3631"/>
              </w:tabs>
              <w:spacing w:before="60"/>
              <w:rPr>
                <w:ins w:author="Open-Xml-PowerTools" w:id="6928" w:date="2000-01-01T00:00:00Z"/>
              </w:rPr>
            </w:pPr>
            <w:ins w:author="Open-Xml-PowerTools" w:id="6927" w:date="2000-01-01T00:00:00Z">
              <w:r>
                <w:t>Kent</w:t>
              </w:r>
            </w:ins>
          </w:p>
        </w:tc>
        <w:tc>
          <w:tcPr>
            <w:tcW w:w="3876" w:type="dxa"/>
          </w:tcPr>
          <w:p>
            <w:pPr>
              <w:pStyle w:val="yTableNAm"/>
              <w:tabs>
                <w:tab w:val="clear" w:pos="567"/>
                <w:tab w:val="left" w:pos="304"/>
                <w:tab w:val="left" w:pos="2170"/>
                <w:tab w:val="left" w:pos="3631"/>
              </w:tabs>
              <w:spacing w:before="60"/>
              <w:rPr>
                <w:ins w:author="Open-Xml-PowerTools" w:id="6930" w:date="2000-01-01T00:00:00Z"/>
              </w:rPr>
            </w:pPr>
            <w:ins w:author="Open-Xml-PowerTools" w:id="6929" w:date="2000-01-01T00:00:00Z">
              <w:r>
                <w:t>Townsites of Nyabing, Pingrup</w:t>
              </w:r>
            </w:ins>
          </w:p>
        </w:tc>
      </w:tr>
      <w:tr>
        <w:trPr>
          <w:cantSplit/>
          <w:ins w:author="Open-Xml-PowerTools" w:id="6931" w:date="2000-01-01T00:00:00Z"/>
        </w:trPr>
        <w:tc>
          <w:tcPr>
            <w:tcW w:w="3249" w:type="dxa"/>
          </w:tcPr>
          <w:p>
            <w:pPr>
              <w:pStyle w:val="yTableNAm"/>
              <w:tabs>
                <w:tab w:val="clear" w:pos="567"/>
                <w:tab w:val="left" w:pos="3631"/>
              </w:tabs>
              <w:spacing w:before="60"/>
              <w:rPr>
                <w:ins w:author="Open-Xml-PowerTools" w:id="6933" w:date="2000-01-01T00:00:00Z"/>
              </w:rPr>
            </w:pPr>
            <w:ins w:author="Open-Xml-PowerTools" w:id="6932" w:date="2000-01-01T00:00:00Z">
              <w:r>
                <w:t>Koorda</w:t>
              </w:r>
            </w:ins>
          </w:p>
        </w:tc>
        <w:tc>
          <w:tcPr>
            <w:tcW w:w="3876" w:type="dxa"/>
          </w:tcPr>
          <w:p>
            <w:pPr>
              <w:pStyle w:val="yTableNAm"/>
              <w:tabs>
                <w:tab w:val="clear" w:pos="567"/>
                <w:tab w:val="left" w:pos="304"/>
                <w:tab w:val="left" w:pos="2170"/>
                <w:tab w:val="left" w:pos="3631"/>
              </w:tabs>
              <w:spacing w:before="60"/>
              <w:rPr>
                <w:ins w:author="Open-Xml-PowerTools" w:id="6935" w:date="2000-01-01T00:00:00Z"/>
              </w:rPr>
            </w:pPr>
            <w:ins w:author="Open-Xml-PowerTools" w:id="6934" w:date="2000-01-01T00:00:00Z">
              <w:r>
                <w:t>Whole district</w:t>
              </w:r>
            </w:ins>
          </w:p>
        </w:tc>
      </w:tr>
      <w:tr>
        <w:trPr>
          <w:cantSplit/>
          <w:ins w:author="Open-Xml-PowerTools" w:id="6936" w:date="2000-01-01T00:00:00Z"/>
        </w:trPr>
        <w:tc>
          <w:tcPr>
            <w:tcW w:w="3249" w:type="dxa"/>
          </w:tcPr>
          <w:p>
            <w:pPr>
              <w:pStyle w:val="yTableNAm"/>
              <w:tabs>
                <w:tab w:val="clear" w:pos="567"/>
                <w:tab w:val="left" w:pos="3631"/>
              </w:tabs>
              <w:spacing w:before="60"/>
              <w:rPr>
                <w:ins w:author="Open-Xml-PowerTools" w:id="6938" w:date="2000-01-01T00:00:00Z"/>
              </w:rPr>
            </w:pPr>
            <w:ins w:author="Open-Xml-PowerTools" w:id="6937" w:date="2000-01-01T00:00:00Z">
              <w:r>
                <w:t>Kwinana</w:t>
              </w:r>
            </w:ins>
          </w:p>
        </w:tc>
        <w:tc>
          <w:tcPr>
            <w:tcW w:w="3876" w:type="dxa"/>
          </w:tcPr>
          <w:p>
            <w:pPr>
              <w:pStyle w:val="yTableNAm"/>
              <w:tabs>
                <w:tab w:val="clear" w:pos="567"/>
                <w:tab w:val="left" w:pos="304"/>
                <w:tab w:val="left" w:pos="2170"/>
                <w:tab w:val="left" w:pos="3631"/>
              </w:tabs>
              <w:spacing w:before="60"/>
              <w:rPr>
                <w:ins w:author="Open-Xml-PowerTools" w:id="6940" w:date="2000-01-01T00:00:00Z"/>
              </w:rPr>
            </w:pPr>
            <w:ins w:author="Open-Xml-PowerTools" w:id="6939" w:date="2000-01-01T00:00:00Z">
              <w:r>
                <w:t>Whole district</w:t>
              </w:r>
            </w:ins>
          </w:p>
        </w:tc>
      </w:tr>
      <w:tr>
        <w:trPr>
          <w:cantSplit/>
          <w:ins w:author="Open-Xml-PowerTools" w:id="6941" w:date="2000-01-01T00:00:00Z"/>
        </w:trPr>
        <w:tc>
          <w:tcPr>
            <w:tcW w:w="3249" w:type="dxa"/>
          </w:tcPr>
          <w:p>
            <w:pPr>
              <w:pStyle w:val="yTableNAm"/>
              <w:tabs>
                <w:tab w:val="clear" w:pos="567"/>
                <w:tab w:val="left" w:pos="3631"/>
              </w:tabs>
              <w:spacing w:before="60"/>
              <w:rPr>
                <w:ins w:author="Open-Xml-PowerTools" w:id="6943" w:date="2000-01-01T00:00:00Z"/>
              </w:rPr>
            </w:pPr>
            <w:ins w:author="Open-Xml-PowerTools" w:id="6942" w:date="2000-01-01T00:00:00Z">
              <w:r>
                <w:lastRenderedPageBreak/>
                <w:t>Mandurah</w:t>
              </w:r>
            </w:ins>
          </w:p>
        </w:tc>
        <w:tc>
          <w:tcPr>
            <w:tcW w:w="3876" w:type="dxa"/>
          </w:tcPr>
          <w:p>
            <w:pPr>
              <w:pStyle w:val="yTableNAm"/>
              <w:tabs>
                <w:tab w:val="clear" w:pos="567"/>
                <w:tab w:val="left" w:pos="304"/>
                <w:tab w:val="left" w:pos="2170"/>
                <w:tab w:val="left" w:pos="3631"/>
              </w:tabs>
              <w:spacing w:before="60"/>
              <w:rPr>
                <w:ins w:author="Open-Xml-PowerTools" w:id="6945" w:date="2000-01-01T00:00:00Z"/>
              </w:rPr>
            </w:pPr>
            <w:ins w:author="Open-Xml-PowerTools" w:id="6944" w:date="2000-01-01T00:00:00Z">
              <w:r>
                <w:t>Whole district</w:t>
              </w:r>
            </w:ins>
          </w:p>
        </w:tc>
      </w:tr>
      <w:tr>
        <w:trPr>
          <w:cantSplit/>
          <w:ins w:author="Open-Xml-PowerTools" w:id="6946" w:date="2000-01-01T00:00:00Z"/>
        </w:trPr>
        <w:tc>
          <w:tcPr>
            <w:tcW w:w="3249" w:type="dxa"/>
          </w:tcPr>
          <w:p>
            <w:pPr>
              <w:pStyle w:val="yTableNAm"/>
              <w:tabs>
                <w:tab w:val="clear" w:pos="567"/>
                <w:tab w:val="left" w:pos="3631"/>
              </w:tabs>
              <w:spacing w:before="60"/>
              <w:rPr>
                <w:ins w:author="Open-Xml-PowerTools" w:id="6948" w:date="2000-01-01T00:00:00Z"/>
              </w:rPr>
            </w:pPr>
            <w:ins w:author="Open-Xml-PowerTools" w:id="6947" w:date="2000-01-01T00:00:00Z">
              <w:r>
                <w:t>Manjimup</w:t>
              </w:r>
            </w:ins>
          </w:p>
        </w:tc>
        <w:tc>
          <w:tcPr>
            <w:tcW w:w="3876" w:type="dxa"/>
          </w:tcPr>
          <w:p>
            <w:pPr>
              <w:pStyle w:val="yTableNAm"/>
              <w:tabs>
                <w:tab w:val="clear" w:pos="567"/>
                <w:tab w:val="left" w:pos="304"/>
                <w:tab w:val="left" w:pos="2170"/>
                <w:tab w:val="left" w:pos="3631"/>
              </w:tabs>
              <w:spacing w:before="60"/>
              <w:rPr>
                <w:ins w:author="Open-Xml-PowerTools" w:id="6950" w:date="2000-01-01T00:00:00Z"/>
              </w:rPr>
            </w:pPr>
            <w:ins w:author="Open-Xml-PowerTools" w:id="6949" w:date="2000-01-01T00:00:00Z">
              <w:r>
                <w:t>Whole district</w:t>
              </w:r>
            </w:ins>
          </w:p>
        </w:tc>
      </w:tr>
      <w:tr>
        <w:trPr>
          <w:cantSplit/>
          <w:ins w:author="Open-Xml-PowerTools" w:id="6951" w:date="2000-01-01T00:00:00Z"/>
        </w:trPr>
        <w:tc>
          <w:tcPr>
            <w:tcW w:w="3249" w:type="dxa"/>
          </w:tcPr>
          <w:p>
            <w:pPr>
              <w:pStyle w:val="yTableNAm"/>
              <w:tabs>
                <w:tab w:val="clear" w:pos="567"/>
                <w:tab w:val="left" w:pos="3631"/>
              </w:tabs>
              <w:spacing w:before="60"/>
              <w:rPr>
                <w:ins w:author="Open-Xml-PowerTools" w:id="6953" w:date="2000-01-01T00:00:00Z"/>
              </w:rPr>
            </w:pPr>
            <w:ins w:author="Open-Xml-PowerTools" w:id="6952" w:date="2000-01-01T00:00:00Z">
              <w:r>
                <w:t>Melville</w:t>
              </w:r>
            </w:ins>
          </w:p>
        </w:tc>
        <w:tc>
          <w:tcPr>
            <w:tcW w:w="3876" w:type="dxa"/>
          </w:tcPr>
          <w:p>
            <w:pPr>
              <w:pStyle w:val="yTableNAm"/>
              <w:tabs>
                <w:tab w:val="clear" w:pos="567"/>
                <w:tab w:val="left" w:pos="304"/>
                <w:tab w:val="left" w:pos="2170"/>
                <w:tab w:val="left" w:pos="3631"/>
              </w:tabs>
              <w:spacing w:before="60"/>
              <w:rPr>
                <w:ins w:author="Open-Xml-PowerTools" w:id="6955" w:date="2000-01-01T00:00:00Z"/>
              </w:rPr>
            </w:pPr>
            <w:ins w:author="Open-Xml-PowerTools" w:id="6954" w:date="2000-01-01T00:00:00Z">
              <w:r>
                <w:t>Whole district</w:t>
              </w:r>
            </w:ins>
          </w:p>
        </w:tc>
      </w:tr>
      <w:tr>
        <w:trPr>
          <w:cantSplit/>
          <w:ins w:author="Open-Xml-PowerTools" w:id="6956" w:date="2000-01-01T00:00:00Z"/>
        </w:trPr>
        <w:tc>
          <w:tcPr>
            <w:tcW w:w="3249" w:type="dxa"/>
          </w:tcPr>
          <w:p>
            <w:pPr>
              <w:pStyle w:val="yTableNAm"/>
              <w:tabs>
                <w:tab w:val="clear" w:pos="567"/>
                <w:tab w:val="left" w:pos="3631"/>
              </w:tabs>
              <w:spacing w:before="60"/>
              <w:rPr>
                <w:ins w:author="Open-Xml-PowerTools" w:id="6958" w:date="2000-01-01T00:00:00Z"/>
              </w:rPr>
            </w:pPr>
            <w:ins w:author="Open-Xml-PowerTools" w:id="6957" w:date="2000-01-01T00:00:00Z">
              <w:r>
                <w:t>Merredin</w:t>
              </w:r>
            </w:ins>
          </w:p>
        </w:tc>
        <w:tc>
          <w:tcPr>
            <w:tcW w:w="3876" w:type="dxa"/>
          </w:tcPr>
          <w:p>
            <w:pPr>
              <w:pStyle w:val="yTableNAm"/>
              <w:tabs>
                <w:tab w:val="clear" w:pos="567"/>
                <w:tab w:val="left" w:pos="304"/>
                <w:tab w:val="left" w:pos="2170"/>
                <w:tab w:val="left" w:pos="3631"/>
              </w:tabs>
              <w:spacing w:before="60"/>
              <w:rPr>
                <w:ins w:author="Open-Xml-PowerTools" w:id="6960" w:date="2000-01-01T00:00:00Z"/>
              </w:rPr>
            </w:pPr>
            <w:ins w:author="Open-Xml-PowerTools" w:id="6959" w:date="2000-01-01T00:00:00Z">
              <w:r>
                <w:t>Townsites of Burracoppin, Hines Hill, Korbel, Merredin, Muntadgin, Nangeenan, Nokaning, Nukarni</w:t>
              </w:r>
            </w:ins>
          </w:p>
        </w:tc>
      </w:tr>
      <w:tr>
        <w:trPr>
          <w:cantSplit/>
          <w:ins w:author="Open-Xml-PowerTools" w:id="6961" w:date="2000-01-01T00:00:00Z"/>
        </w:trPr>
        <w:tc>
          <w:tcPr>
            <w:tcW w:w="3249" w:type="dxa"/>
          </w:tcPr>
          <w:p>
            <w:pPr>
              <w:pStyle w:val="yTableNAm"/>
              <w:tabs>
                <w:tab w:val="clear" w:pos="567"/>
                <w:tab w:val="left" w:pos="3631"/>
              </w:tabs>
              <w:spacing w:before="60"/>
              <w:rPr>
                <w:ins w:author="Open-Xml-PowerTools" w:id="6963" w:date="2000-01-01T00:00:00Z"/>
              </w:rPr>
            </w:pPr>
            <w:ins w:author="Open-Xml-PowerTools" w:id="6962" w:date="2000-01-01T00:00:00Z">
              <w:r>
                <w:t>Mingenew</w:t>
              </w:r>
            </w:ins>
          </w:p>
        </w:tc>
        <w:tc>
          <w:tcPr>
            <w:tcW w:w="3876" w:type="dxa"/>
          </w:tcPr>
          <w:p>
            <w:pPr>
              <w:pStyle w:val="yTableNAm"/>
              <w:tabs>
                <w:tab w:val="clear" w:pos="567"/>
                <w:tab w:val="left" w:pos="304"/>
                <w:tab w:val="left" w:pos="2170"/>
                <w:tab w:val="left" w:pos="3631"/>
              </w:tabs>
              <w:spacing w:before="60"/>
              <w:rPr>
                <w:ins w:author="Open-Xml-PowerTools" w:id="6965" w:date="2000-01-01T00:00:00Z"/>
              </w:rPr>
            </w:pPr>
            <w:ins w:author="Open-Xml-PowerTools" w:id="6964" w:date="2000-01-01T00:00:00Z">
              <w:r>
                <w:t>Whole district</w:t>
              </w:r>
            </w:ins>
          </w:p>
        </w:tc>
      </w:tr>
      <w:tr>
        <w:trPr>
          <w:cantSplit/>
          <w:ins w:author="Open-Xml-PowerTools" w:id="6966" w:date="2000-01-01T00:00:00Z"/>
        </w:trPr>
        <w:tc>
          <w:tcPr>
            <w:tcW w:w="3249" w:type="dxa"/>
          </w:tcPr>
          <w:p>
            <w:pPr>
              <w:pStyle w:val="yTableNAm"/>
              <w:tabs>
                <w:tab w:val="clear" w:pos="567"/>
                <w:tab w:val="left" w:pos="3631"/>
              </w:tabs>
              <w:spacing w:before="60"/>
              <w:rPr>
                <w:ins w:author="Open-Xml-PowerTools" w:id="6968" w:date="2000-01-01T00:00:00Z"/>
              </w:rPr>
            </w:pPr>
            <w:ins w:author="Open-Xml-PowerTools" w:id="6967" w:date="2000-01-01T00:00:00Z">
              <w:r>
                <w:t>Mosman Park</w:t>
              </w:r>
            </w:ins>
          </w:p>
        </w:tc>
        <w:tc>
          <w:tcPr>
            <w:tcW w:w="3876" w:type="dxa"/>
          </w:tcPr>
          <w:p>
            <w:pPr>
              <w:pStyle w:val="yTableNAm"/>
              <w:tabs>
                <w:tab w:val="clear" w:pos="567"/>
                <w:tab w:val="left" w:pos="304"/>
                <w:tab w:val="left" w:pos="2170"/>
                <w:tab w:val="left" w:pos="3631"/>
              </w:tabs>
              <w:spacing w:before="60"/>
              <w:rPr>
                <w:ins w:author="Open-Xml-PowerTools" w:id="6970" w:date="2000-01-01T00:00:00Z"/>
              </w:rPr>
            </w:pPr>
            <w:ins w:author="Open-Xml-PowerTools" w:id="6969" w:date="2000-01-01T00:00:00Z">
              <w:r>
                <w:t>Whole district</w:t>
              </w:r>
            </w:ins>
          </w:p>
        </w:tc>
      </w:tr>
      <w:tr>
        <w:trPr>
          <w:cantSplit/>
          <w:ins w:author="Open-Xml-PowerTools" w:id="6971" w:date="2000-01-01T00:00:00Z"/>
        </w:trPr>
        <w:tc>
          <w:tcPr>
            <w:tcW w:w="3249" w:type="dxa"/>
          </w:tcPr>
          <w:p>
            <w:pPr>
              <w:pStyle w:val="yTableNAm"/>
              <w:tabs>
                <w:tab w:val="clear" w:pos="567"/>
                <w:tab w:val="left" w:pos="3631"/>
              </w:tabs>
              <w:spacing w:before="60"/>
              <w:rPr>
                <w:ins w:author="Open-Xml-PowerTools" w:id="6973" w:date="2000-01-01T00:00:00Z"/>
              </w:rPr>
            </w:pPr>
            <w:ins w:author="Open-Xml-PowerTools" w:id="6972" w:date="2000-01-01T00:00:00Z">
              <w:r>
                <w:t>Mundaring</w:t>
              </w:r>
            </w:ins>
          </w:p>
        </w:tc>
        <w:tc>
          <w:tcPr>
            <w:tcW w:w="3876" w:type="dxa"/>
          </w:tcPr>
          <w:p>
            <w:pPr>
              <w:pStyle w:val="yTableNAm"/>
              <w:tabs>
                <w:tab w:val="clear" w:pos="567"/>
                <w:tab w:val="left" w:pos="304"/>
                <w:tab w:val="left" w:pos="2170"/>
                <w:tab w:val="left" w:pos="3631"/>
              </w:tabs>
              <w:spacing w:before="60"/>
              <w:rPr>
                <w:ins w:author="Open-Xml-PowerTools" w:id="6975" w:date="2000-01-01T00:00:00Z"/>
              </w:rPr>
            </w:pPr>
            <w:ins w:author="Open-Xml-PowerTools" w:id="6974" w:date="2000-01-01T00:00:00Z">
              <w:r>
                <w:t>Whole district</w:t>
              </w:r>
            </w:ins>
          </w:p>
        </w:tc>
      </w:tr>
      <w:tr>
        <w:trPr>
          <w:cantSplit/>
          <w:ins w:author="Open-Xml-PowerTools" w:id="6976" w:date="2000-01-01T00:00:00Z"/>
        </w:trPr>
        <w:tc>
          <w:tcPr>
            <w:tcW w:w="3249" w:type="dxa"/>
          </w:tcPr>
          <w:p>
            <w:pPr>
              <w:pStyle w:val="yTableNAm"/>
              <w:tabs>
                <w:tab w:val="clear" w:pos="567"/>
                <w:tab w:val="left" w:pos="3631"/>
              </w:tabs>
              <w:spacing w:before="60"/>
              <w:rPr>
                <w:ins w:author="Open-Xml-PowerTools" w:id="6978" w:date="2000-01-01T00:00:00Z"/>
              </w:rPr>
            </w:pPr>
            <w:ins w:author="Open-Xml-PowerTools" w:id="6977" w:date="2000-01-01T00:00:00Z">
              <w:r>
                <w:t>Murchison</w:t>
              </w:r>
            </w:ins>
          </w:p>
        </w:tc>
        <w:tc>
          <w:tcPr>
            <w:tcW w:w="3876" w:type="dxa"/>
          </w:tcPr>
          <w:p>
            <w:pPr>
              <w:pStyle w:val="yTableNAm"/>
              <w:tabs>
                <w:tab w:val="clear" w:pos="567"/>
                <w:tab w:val="left" w:pos="304"/>
                <w:tab w:val="left" w:pos="2170"/>
                <w:tab w:val="left" w:pos="3631"/>
              </w:tabs>
              <w:spacing w:before="60"/>
              <w:rPr>
                <w:ins w:author="Open-Xml-PowerTools" w:id="6980" w:date="2000-01-01T00:00:00Z"/>
              </w:rPr>
            </w:pPr>
            <w:ins w:author="Open-Xml-PowerTools" w:id="6979" w:date="2000-01-01T00:00:00Z">
              <w:r>
                <w:t>None</w:t>
              </w:r>
            </w:ins>
          </w:p>
        </w:tc>
      </w:tr>
      <w:tr>
        <w:trPr>
          <w:cantSplit/>
          <w:ins w:author="Open-Xml-PowerTools" w:id="6981" w:date="2000-01-01T00:00:00Z"/>
        </w:trPr>
        <w:tc>
          <w:tcPr>
            <w:tcW w:w="3249" w:type="dxa"/>
          </w:tcPr>
          <w:p>
            <w:pPr>
              <w:pStyle w:val="yTableNAm"/>
              <w:tabs>
                <w:tab w:val="clear" w:pos="567"/>
                <w:tab w:val="left" w:pos="3631"/>
              </w:tabs>
              <w:spacing w:before="60"/>
              <w:rPr>
                <w:ins w:author="Open-Xml-PowerTools" w:id="6983" w:date="2000-01-01T00:00:00Z"/>
              </w:rPr>
            </w:pPr>
            <w:ins w:author="Open-Xml-PowerTools" w:id="6982" w:date="2000-01-01T00:00:00Z">
              <w:r>
                <w:t>Murray</w:t>
              </w:r>
            </w:ins>
          </w:p>
        </w:tc>
        <w:tc>
          <w:tcPr>
            <w:tcW w:w="3876" w:type="dxa"/>
          </w:tcPr>
          <w:p>
            <w:pPr>
              <w:pStyle w:val="yTableNAm"/>
              <w:tabs>
                <w:tab w:val="clear" w:pos="567"/>
                <w:tab w:val="left" w:pos="304"/>
                <w:tab w:val="left" w:pos="2170"/>
                <w:tab w:val="left" w:pos="3631"/>
              </w:tabs>
              <w:spacing w:before="60"/>
              <w:rPr>
                <w:ins w:author="Open-Xml-PowerTools" w:id="6985" w:date="2000-01-01T00:00:00Z"/>
              </w:rPr>
            </w:pPr>
            <w:ins w:author="Open-Xml-PowerTools" w:id="6984" w:date="2000-01-01T00:00:00Z">
              <w:r>
                <w:t>Whole district</w:t>
              </w:r>
            </w:ins>
          </w:p>
        </w:tc>
      </w:tr>
      <w:tr>
        <w:trPr>
          <w:cantSplit/>
          <w:ins w:author="Open-Xml-PowerTools" w:id="6986" w:date="2000-01-01T00:00:00Z"/>
        </w:trPr>
        <w:tc>
          <w:tcPr>
            <w:tcW w:w="3249" w:type="dxa"/>
          </w:tcPr>
          <w:p>
            <w:pPr>
              <w:pStyle w:val="yTableNAm"/>
              <w:tabs>
                <w:tab w:val="clear" w:pos="567"/>
                <w:tab w:val="left" w:pos="3631"/>
              </w:tabs>
              <w:spacing w:before="60"/>
              <w:rPr>
                <w:ins w:author="Open-Xml-PowerTools" w:id="6988" w:date="2000-01-01T00:00:00Z"/>
              </w:rPr>
            </w:pPr>
            <w:ins w:author="Open-Xml-PowerTools" w:id="6987" w:date="2000-01-01T00:00:00Z">
              <w:r>
                <w:t>Nedlands</w:t>
              </w:r>
            </w:ins>
          </w:p>
        </w:tc>
        <w:tc>
          <w:tcPr>
            <w:tcW w:w="3876" w:type="dxa"/>
          </w:tcPr>
          <w:p>
            <w:pPr>
              <w:pStyle w:val="yTableNAm"/>
              <w:tabs>
                <w:tab w:val="clear" w:pos="567"/>
                <w:tab w:val="left" w:pos="304"/>
                <w:tab w:val="left" w:pos="2170"/>
                <w:tab w:val="left" w:pos="3631"/>
              </w:tabs>
              <w:spacing w:before="60"/>
              <w:rPr>
                <w:ins w:author="Open-Xml-PowerTools" w:id="6990" w:date="2000-01-01T00:00:00Z"/>
              </w:rPr>
            </w:pPr>
            <w:ins w:author="Open-Xml-PowerTools" w:id="6989" w:date="2000-01-01T00:00:00Z">
              <w:r>
                <w:t>Whole district</w:t>
              </w:r>
            </w:ins>
          </w:p>
        </w:tc>
      </w:tr>
      <w:tr>
        <w:trPr>
          <w:cantSplit/>
          <w:ins w:author="Open-Xml-PowerTools" w:id="6991" w:date="2000-01-01T00:00:00Z"/>
        </w:trPr>
        <w:tc>
          <w:tcPr>
            <w:tcW w:w="3249" w:type="dxa"/>
          </w:tcPr>
          <w:p>
            <w:pPr>
              <w:pStyle w:val="yTableNAm"/>
              <w:tabs>
                <w:tab w:val="clear" w:pos="567"/>
                <w:tab w:val="left" w:pos="3631"/>
              </w:tabs>
              <w:spacing w:before="60"/>
              <w:rPr>
                <w:ins w:author="Open-Xml-PowerTools" w:id="6993" w:date="2000-01-01T00:00:00Z"/>
              </w:rPr>
            </w:pPr>
            <w:ins w:author="Open-Xml-PowerTools" w:id="6992" w:date="2000-01-01T00:00:00Z">
              <w:r>
                <w:t>Northam</w:t>
              </w:r>
            </w:ins>
          </w:p>
        </w:tc>
        <w:tc>
          <w:tcPr>
            <w:tcW w:w="3876" w:type="dxa"/>
          </w:tcPr>
          <w:p>
            <w:pPr>
              <w:pStyle w:val="yTableNAm"/>
              <w:tabs>
                <w:tab w:val="clear" w:pos="567"/>
                <w:tab w:val="left" w:pos="304"/>
                <w:tab w:val="left" w:pos="2170"/>
                <w:tab w:val="left" w:pos="3631"/>
              </w:tabs>
              <w:spacing w:before="60"/>
              <w:rPr>
                <w:ins w:author="Open-Xml-PowerTools" w:id="6995" w:date="2000-01-01T00:00:00Z"/>
              </w:rPr>
            </w:pPr>
            <w:ins w:author="Open-Xml-PowerTools" w:id="6994" w:date="2000-01-01T00:00:00Z">
              <w:r>
                <w:t>Whole district</w:t>
              </w:r>
            </w:ins>
          </w:p>
        </w:tc>
      </w:tr>
      <w:tr>
        <w:trPr>
          <w:cantSplit/>
          <w:ins w:author="Open-Xml-PowerTools" w:id="6996" w:date="2000-01-01T00:00:00Z"/>
        </w:trPr>
        <w:tc>
          <w:tcPr>
            <w:tcW w:w="3249" w:type="dxa"/>
          </w:tcPr>
          <w:p>
            <w:pPr>
              <w:pStyle w:val="yTableNAm"/>
              <w:tabs>
                <w:tab w:val="clear" w:pos="567"/>
                <w:tab w:val="left" w:pos="3631"/>
              </w:tabs>
              <w:spacing w:before="60"/>
              <w:rPr>
                <w:ins w:author="Open-Xml-PowerTools" w:id="6998" w:date="2000-01-01T00:00:00Z"/>
              </w:rPr>
            </w:pPr>
            <w:ins w:author="Open-Xml-PowerTools" w:id="6997" w:date="2000-01-01T00:00:00Z">
              <w:r>
                <w:t>Northampton</w:t>
              </w:r>
            </w:ins>
          </w:p>
        </w:tc>
        <w:tc>
          <w:tcPr>
            <w:tcW w:w="3876" w:type="dxa"/>
          </w:tcPr>
          <w:p>
            <w:pPr>
              <w:pStyle w:val="yTableNAm"/>
              <w:tabs>
                <w:tab w:val="clear" w:pos="567"/>
                <w:tab w:val="left" w:pos="304"/>
                <w:tab w:val="left" w:pos="2170"/>
                <w:tab w:val="left" w:pos="3631"/>
              </w:tabs>
              <w:spacing w:before="60"/>
              <w:rPr>
                <w:ins w:author="Open-Xml-PowerTools" w:id="7000" w:date="2000-01-01T00:00:00Z"/>
              </w:rPr>
            </w:pPr>
            <w:ins w:author="Open-Xml-PowerTools" w:id="6999" w:date="2000-01-01T00:00:00Z">
              <w:r>
                <w:t>Whole district</w:t>
              </w:r>
            </w:ins>
          </w:p>
        </w:tc>
      </w:tr>
      <w:tr>
        <w:trPr>
          <w:cantSplit/>
          <w:ins w:author="Open-Xml-PowerTools" w:id="7001" w:date="2000-01-01T00:00:00Z"/>
        </w:trPr>
        <w:tc>
          <w:tcPr>
            <w:tcW w:w="3249" w:type="dxa"/>
          </w:tcPr>
          <w:p>
            <w:pPr>
              <w:pStyle w:val="yTableNAm"/>
              <w:tabs>
                <w:tab w:val="clear" w:pos="567"/>
                <w:tab w:val="left" w:pos="3631"/>
              </w:tabs>
              <w:spacing w:before="60"/>
              <w:rPr>
                <w:ins w:author="Open-Xml-PowerTools" w:id="7003" w:date="2000-01-01T00:00:00Z"/>
              </w:rPr>
            </w:pPr>
            <w:ins w:author="Open-Xml-PowerTools" w:id="7002" w:date="2000-01-01T00:00:00Z">
              <w:r>
                <w:t>Peppermint Grove</w:t>
              </w:r>
            </w:ins>
          </w:p>
        </w:tc>
        <w:tc>
          <w:tcPr>
            <w:tcW w:w="3876" w:type="dxa"/>
          </w:tcPr>
          <w:p>
            <w:pPr>
              <w:pStyle w:val="yTableNAm"/>
              <w:tabs>
                <w:tab w:val="clear" w:pos="567"/>
                <w:tab w:val="left" w:pos="304"/>
                <w:tab w:val="left" w:pos="2170"/>
                <w:tab w:val="left" w:pos="3631"/>
              </w:tabs>
              <w:spacing w:before="60"/>
              <w:rPr>
                <w:ins w:author="Open-Xml-PowerTools" w:id="7005" w:date="2000-01-01T00:00:00Z"/>
              </w:rPr>
            </w:pPr>
            <w:ins w:author="Open-Xml-PowerTools" w:id="7004" w:date="2000-01-01T00:00:00Z">
              <w:r>
                <w:t>Whole district</w:t>
              </w:r>
            </w:ins>
          </w:p>
        </w:tc>
      </w:tr>
      <w:tr>
        <w:trPr>
          <w:cantSplit/>
          <w:ins w:author="Open-Xml-PowerTools" w:id="7006" w:date="2000-01-01T00:00:00Z"/>
        </w:trPr>
        <w:tc>
          <w:tcPr>
            <w:tcW w:w="3249" w:type="dxa"/>
          </w:tcPr>
          <w:p>
            <w:pPr>
              <w:pStyle w:val="yTableNAm"/>
              <w:tabs>
                <w:tab w:val="clear" w:pos="567"/>
                <w:tab w:val="left" w:pos="3631"/>
              </w:tabs>
              <w:spacing w:before="60"/>
              <w:rPr>
                <w:ins w:author="Open-Xml-PowerTools" w:id="7008" w:date="2000-01-01T00:00:00Z"/>
              </w:rPr>
            </w:pPr>
            <w:ins w:author="Open-Xml-PowerTools" w:id="7007" w:date="2000-01-01T00:00:00Z">
              <w:r>
                <w:t>Perth</w:t>
              </w:r>
            </w:ins>
          </w:p>
        </w:tc>
        <w:tc>
          <w:tcPr>
            <w:tcW w:w="3876" w:type="dxa"/>
          </w:tcPr>
          <w:p>
            <w:pPr>
              <w:pStyle w:val="yTableNAm"/>
              <w:tabs>
                <w:tab w:val="clear" w:pos="567"/>
                <w:tab w:val="left" w:pos="304"/>
                <w:tab w:val="left" w:pos="2170"/>
                <w:tab w:val="left" w:pos="3631"/>
              </w:tabs>
              <w:spacing w:before="60"/>
              <w:rPr>
                <w:ins w:author="Open-Xml-PowerTools" w:id="7010" w:date="2000-01-01T00:00:00Z"/>
              </w:rPr>
            </w:pPr>
            <w:ins w:author="Open-Xml-PowerTools" w:id="7009" w:date="2000-01-01T00:00:00Z">
              <w:r>
                <w:t>Whole district</w:t>
              </w:r>
            </w:ins>
          </w:p>
        </w:tc>
      </w:tr>
      <w:tr>
        <w:trPr>
          <w:cantSplit/>
          <w:ins w:author="Open-Xml-PowerTools" w:id="7011" w:date="2000-01-01T00:00:00Z"/>
        </w:trPr>
        <w:tc>
          <w:tcPr>
            <w:tcW w:w="3249" w:type="dxa"/>
          </w:tcPr>
          <w:p>
            <w:pPr>
              <w:pStyle w:val="yTableNAm"/>
              <w:tabs>
                <w:tab w:val="clear" w:pos="567"/>
                <w:tab w:val="left" w:pos="3631"/>
              </w:tabs>
              <w:spacing w:before="60"/>
              <w:rPr>
                <w:ins w:author="Open-Xml-PowerTools" w:id="7013" w:date="2000-01-01T00:00:00Z"/>
              </w:rPr>
            </w:pPr>
            <w:ins w:author="Open-Xml-PowerTools" w:id="7012" w:date="2000-01-01T00:00:00Z">
              <w:r>
                <w:t>Pingelly</w:t>
              </w:r>
            </w:ins>
          </w:p>
        </w:tc>
        <w:tc>
          <w:tcPr>
            <w:tcW w:w="3876" w:type="dxa"/>
          </w:tcPr>
          <w:p>
            <w:pPr>
              <w:pStyle w:val="yTableNAm"/>
              <w:tabs>
                <w:tab w:val="clear" w:pos="567"/>
                <w:tab w:val="left" w:pos="304"/>
                <w:tab w:val="left" w:pos="2170"/>
                <w:tab w:val="left" w:pos="3631"/>
              </w:tabs>
              <w:spacing w:before="60"/>
              <w:rPr>
                <w:ins w:author="Open-Xml-PowerTools" w:id="7015" w:date="2000-01-01T00:00:00Z"/>
              </w:rPr>
            </w:pPr>
            <w:ins w:author="Open-Xml-PowerTools" w:id="7014" w:date="2000-01-01T00:00:00Z">
              <w:r>
                <w:t>Whole district</w:t>
              </w:r>
            </w:ins>
          </w:p>
        </w:tc>
      </w:tr>
      <w:tr>
        <w:trPr>
          <w:cantSplit/>
          <w:ins w:author="Open-Xml-PowerTools" w:id="7016" w:date="2000-01-01T00:00:00Z"/>
        </w:trPr>
        <w:tc>
          <w:tcPr>
            <w:tcW w:w="3249" w:type="dxa"/>
          </w:tcPr>
          <w:p>
            <w:pPr>
              <w:pStyle w:val="yTableNAm"/>
              <w:tabs>
                <w:tab w:val="clear" w:pos="567"/>
                <w:tab w:val="left" w:pos="3631"/>
              </w:tabs>
              <w:spacing w:before="60"/>
              <w:rPr>
                <w:ins w:author="Open-Xml-PowerTools" w:id="7018" w:date="2000-01-01T00:00:00Z"/>
              </w:rPr>
            </w:pPr>
            <w:ins w:author="Open-Xml-PowerTools" w:id="7017" w:date="2000-01-01T00:00:00Z">
              <w:r>
                <w:t>Plantagenet</w:t>
              </w:r>
            </w:ins>
          </w:p>
        </w:tc>
        <w:tc>
          <w:tcPr>
            <w:tcW w:w="3876" w:type="dxa"/>
          </w:tcPr>
          <w:p>
            <w:pPr>
              <w:pStyle w:val="yTableNAm"/>
              <w:tabs>
                <w:tab w:val="clear" w:pos="567"/>
                <w:tab w:val="left" w:pos="304"/>
                <w:tab w:val="left" w:pos="2170"/>
                <w:tab w:val="left" w:pos="3631"/>
              </w:tabs>
              <w:spacing w:before="60"/>
              <w:rPr>
                <w:ins w:author="Open-Xml-PowerTools" w:id="7020" w:date="2000-01-01T00:00:00Z"/>
              </w:rPr>
            </w:pPr>
            <w:ins w:author="Open-Xml-PowerTools" w:id="7019" w:date="2000-01-01T00:00:00Z">
              <w:r>
                <w:t>Whole district</w:t>
              </w:r>
            </w:ins>
          </w:p>
        </w:tc>
      </w:tr>
      <w:tr>
        <w:trPr>
          <w:cantSplit/>
          <w:ins w:author="Open-Xml-PowerTools" w:id="7021" w:date="2000-01-01T00:00:00Z"/>
        </w:trPr>
        <w:tc>
          <w:tcPr>
            <w:tcW w:w="3249" w:type="dxa"/>
          </w:tcPr>
          <w:p>
            <w:pPr>
              <w:pStyle w:val="yTableNAm"/>
              <w:tabs>
                <w:tab w:val="clear" w:pos="567"/>
                <w:tab w:val="left" w:pos="3631"/>
              </w:tabs>
              <w:spacing w:before="60"/>
              <w:rPr>
                <w:ins w:author="Open-Xml-PowerTools" w:id="7023" w:date="2000-01-01T00:00:00Z"/>
              </w:rPr>
            </w:pPr>
            <w:ins w:author="Open-Xml-PowerTools" w:id="7022" w:date="2000-01-01T00:00:00Z">
              <w:r>
                <w:t>Quairading</w:t>
              </w:r>
            </w:ins>
          </w:p>
        </w:tc>
        <w:tc>
          <w:tcPr>
            <w:tcW w:w="3876" w:type="dxa"/>
          </w:tcPr>
          <w:p>
            <w:pPr>
              <w:pStyle w:val="yTableNAm"/>
              <w:tabs>
                <w:tab w:val="clear" w:pos="567"/>
                <w:tab w:val="left" w:pos="304"/>
                <w:tab w:val="left" w:pos="2170"/>
                <w:tab w:val="left" w:pos="3631"/>
              </w:tabs>
              <w:spacing w:before="60"/>
              <w:rPr>
                <w:ins w:author="Open-Xml-PowerTools" w:id="7025" w:date="2000-01-01T00:00:00Z"/>
              </w:rPr>
            </w:pPr>
            <w:ins w:author="Open-Xml-PowerTools" w:id="7024" w:date="2000-01-01T00:00:00Z">
              <w:r>
                <w:t>Whole district</w:t>
              </w:r>
            </w:ins>
          </w:p>
        </w:tc>
      </w:tr>
      <w:tr>
        <w:trPr>
          <w:cantSplit/>
          <w:ins w:author="Open-Xml-PowerTools" w:id="7026" w:date="2000-01-01T00:00:00Z"/>
        </w:trPr>
        <w:tc>
          <w:tcPr>
            <w:tcW w:w="3249" w:type="dxa"/>
          </w:tcPr>
          <w:p>
            <w:pPr>
              <w:pStyle w:val="yTableNAm"/>
              <w:tabs>
                <w:tab w:val="clear" w:pos="567"/>
                <w:tab w:val="left" w:pos="3631"/>
              </w:tabs>
              <w:spacing w:before="60"/>
              <w:rPr>
                <w:ins w:author="Open-Xml-PowerTools" w:id="7028" w:date="2000-01-01T00:00:00Z"/>
              </w:rPr>
            </w:pPr>
            <w:ins w:author="Open-Xml-PowerTools" w:id="7027" w:date="2000-01-01T00:00:00Z">
              <w:r>
                <w:t>Ravensthorpe</w:t>
              </w:r>
            </w:ins>
          </w:p>
        </w:tc>
        <w:tc>
          <w:tcPr>
            <w:tcW w:w="3876" w:type="dxa"/>
          </w:tcPr>
          <w:p>
            <w:pPr>
              <w:pStyle w:val="yTableNAm"/>
              <w:tabs>
                <w:tab w:val="clear" w:pos="567"/>
                <w:tab w:val="left" w:pos="304"/>
                <w:tab w:val="left" w:pos="2170"/>
                <w:tab w:val="left" w:pos="3631"/>
              </w:tabs>
              <w:spacing w:before="60"/>
              <w:rPr>
                <w:ins w:author="Open-Xml-PowerTools" w:id="7030" w:date="2000-01-01T00:00:00Z"/>
              </w:rPr>
            </w:pPr>
            <w:ins w:author="Open-Xml-PowerTools" w:id="7029" w:date="2000-01-01T00:00:00Z">
              <w:r>
                <w:t>Whole district except areas zoned general agricultural by a local planning scheme</w:t>
              </w:r>
            </w:ins>
          </w:p>
        </w:tc>
      </w:tr>
      <w:tr>
        <w:trPr>
          <w:cantSplit/>
          <w:ins w:author="Open-Xml-PowerTools" w:id="7031" w:date="2000-01-01T00:00:00Z"/>
        </w:trPr>
        <w:tc>
          <w:tcPr>
            <w:tcW w:w="3249" w:type="dxa"/>
          </w:tcPr>
          <w:p>
            <w:pPr>
              <w:pStyle w:val="yTableNAm"/>
              <w:tabs>
                <w:tab w:val="clear" w:pos="567"/>
                <w:tab w:val="left" w:pos="3631"/>
              </w:tabs>
              <w:spacing w:before="60"/>
              <w:rPr>
                <w:ins w:author="Open-Xml-PowerTools" w:id="7033" w:date="2000-01-01T00:00:00Z"/>
              </w:rPr>
            </w:pPr>
            <w:ins w:author="Open-Xml-PowerTools" w:id="7032" w:date="2000-01-01T00:00:00Z">
              <w:r>
                <w:t>Rockingham</w:t>
              </w:r>
            </w:ins>
          </w:p>
        </w:tc>
        <w:tc>
          <w:tcPr>
            <w:tcW w:w="3876" w:type="dxa"/>
          </w:tcPr>
          <w:p>
            <w:pPr>
              <w:pStyle w:val="yTableNAm"/>
              <w:tabs>
                <w:tab w:val="clear" w:pos="567"/>
                <w:tab w:val="left" w:pos="304"/>
                <w:tab w:val="left" w:pos="2170"/>
                <w:tab w:val="left" w:pos="3631"/>
              </w:tabs>
              <w:spacing w:before="60"/>
              <w:rPr>
                <w:ins w:author="Open-Xml-PowerTools" w:id="7035" w:date="2000-01-01T00:00:00Z"/>
              </w:rPr>
            </w:pPr>
            <w:ins w:author="Open-Xml-PowerTools" w:id="7034" w:date="2000-01-01T00:00:00Z">
              <w:r>
                <w:t>Whole district</w:t>
              </w:r>
            </w:ins>
          </w:p>
        </w:tc>
      </w:tr>
      <w:tr>
        <w:trPr>
          <w:cantSplit/>
          <w:ins w:author="Open-Xml-PowerTools" w:id="7036" w:date="2000-01-01T00:00:00Z"/>
        </w:trPr>
        <w:tc>
          <w:tcPr>
            <w:tcW w:w="3249" w:type="dxa"/>
          </w:tcPr>
          <w:p>
            <w:pPr>
              <w:pStyle w:val="yTableNAm"/>
              <w:tabs>
                <w:tab w:val="clear" w:pos="567"/>
                <w:tab w:val="left" w:pos="3631"/>
              </w:tabs>
              <w:spacing w:before="60"/>
              <w:rPr>
                <w:ins w:author="Open-Xml-PowerTools" w:id="7038" w:date="2000-01-01T00:00:00Z"/>
              </w:rPr>
            </w:pPr>
            <w:ins w:author="Open-Xml-PowerTools" w:id="7037" w:date="2000-01-01T00:00:00Z">
              <w:r>
                <w:t>Sandstone</w:t>
              </w:r>
            </w:ins>
          </w:p>
        </w:tc>
        <w:tc>
          <w:tcPr>
            <w:tcW w:w="3876" w:type="dxa"/>
          </w:tcPr>
          <w:p>
            <w:pPr>
              <w:pStyle w:val="yTableNAm"/>
              <w:tabs>
                <w:tab w:val="clear" w:pos="567"/>
                <w:tab w:val="left" w:pos="304"/>
                <w:tab w:val="left" w:pos="2170"/>
                <w:tab w:val="left" w:pos="3631"/>
              </w:tabs>
              <w:spacing w:before="60"/>
              <w:rPr>
                <w:ins w:author="Open-Xml-PowerTools" w:id="7040" w:date="2000-01-01T00:00:00Z"/>
              </w:rPr>
            </w:pPr>
            <w:ins w:author="Open-Xml-PowerTools" w:id="7039" w:date="2000-01-01T00:00:00Z">
              <w:r>
                <w:t>Sandstone Ward</w:t>
              </w:r>
            </w:ins>
          </w:p>
        </w:tc>
      </w:tr>
      <w:tr>
        <w:trPr>
          <w:cantSplit/>
          <w:ins w:author="Open-Xml-PowerTools" w:id="7041" w:date="2000-01-01T00:00:00Z"/>
        </w:trPr>
        <w:tc>
          <w:tcPr>
            <w:tcW w:w="3249" w:type="dxa"/>
          </w:tcPr>
          <w:p>
            <w:pPr>
              <w:pStyle w:val="yTableNAm"/>
              <w:tabs>
                <w:tab w:val="clear" w:pos="567"/>
                <w:tab w:val="left" w:pos="3631"/>
              </w:tabs>
              <w:spacing w:before="60"/>
              <w:rPr>
                <w:ins w:author="Open-Xml-PowerTools" w:id="7044" w:date="2000-01-01T00:00:00Z"/>
              </w:rPr>
            </w:pPr>
            <w:ins w:author="Open-Xml-PowerTools" w:id="7042" w:date="2000-01-01T00:00:00Z">
              <w:r>
                <w:t>Serpentine</w:t>
              </w:r>
            </w:ins>
            <w:ins w:author="Open-Xml-PowerTools" w:id="7043" w:date="2000-01-01T00:00:00Z">
              <w:r>
                <w:noBreakHyphen/>
                <w:t>Jarrahdale</w:t>
              </w:r>
            </w:ins>
          </w:p>
        </w:tc>
        <w:tc>
          <w:tcPr>
            <w:tcW w:w="3876" w:type="dxa"/>
          </w:tcPr>
          <w:p>
            <w:pPr>
              <w:pStyle w:val="yTableNAm"/>
              <w:tabs>
                <w:tab w:val="clear" w:pos="567"/>
                <w:tab w:val="left" w:pos="304"/>
                <w:tab w:val="left" w:pos="2170"/>
                <w:tab w:val="left" w:pos="3631"/>
              </w:tabs>
              <w:spacing w:before="60"/>
              <w:rPr>
                <w:ins w:author="Open-Xml-PowerTools" w:id="7046" w:date="2000-01-01T00:00:00Z"/>
              </w:rPr>
            </w:pPr>
            <w:ins w:author="Open-Xml-PowerTools" w:id="7045" w:date="2000-01-01T00:00:00Z">
              <w:r>
                <w:t>Whole district</w:t>
              </w:r>
            </w:ins>
          </w:p>
        </w:tc>
      </w:tr>
      <w:tr>
        <w:trPr>
          <w:cantSplit/>
          <w:ins w:author="Open-Xml-PowerTools" w:id="7047" w:date="2000-01-01T00:00:00Z"/>
        </w:trPr>
        <w:tc>
          <w:tcPr>
            <w:tcW w:w="3249" w:type="dxa"/>
          </w:tcPr>
          <w:p>
            <w:pPr>
              <w:pStyle w:val="yTableNAm"/>
              <w:tabs>
                <w:tab w:val="clear" w:pos="567"/>
                <w:tab w:val="left" w:pos="3631"/>
              </w:tabs>
              <w:spacing w:before="60"/>
              <w:rPr>
                <w:ins w:author="Open-Xml-PowerTools" w:id="7049" w:date="2000-01-01T00:00:00Z"/>
              </w:rPr>
            </w:pPr>
            <w:ins w:author="Open-Xml-PowerTools" w:id="7048" w:date="2000-01-01T00:00:00Z">
              <w:r>
                <w:t>South Perth</w:t>
              </w:r>
            </w:ins>
          </w:p>
        </w:tc>
        <w:tc>
          <w:tcPr>
            <w:tcW w:w="3876" w:type="dxa"/>
          </w:tcPr>
          <w:p>
            <w:pPr>
              <w:pStyle w:val="yTableNAm"/>
              <w:tabs>
                <w:tab w:val="clear" w:pos="567"/>
                <w:tab w:val="left" w:pos="304"/>
                <w:tab w:val="left" w:pos="2170"/>
                <w:tab w:val="left" w:pos="3631"/>
              </w:tabs>
              <w:spacing w:before="60"/>
              <w:rPr>
                <w:ins w:author="Open-Xml-PowerTools" w:id="7051" w:date="2000-01-01T00:00:00Z"/>
              </w:rPr>
            </w:pPr>
            <w:ins w:author="Open-Xml-PowerTools" w:id="7050" w:date="2000-01-01T00:00:00Z">
              <w:r>
                <w:t>Whole district</w:t>
              </w:r>
            </w:ins>
          </w:p>
        </w:tc>
      </w:tr>
      <w:tr>
        <w:trPr>
          <w:cantSplit/>
          <w:ins w:author="Open-Xml-PowerTools" w:id="7052" w:date="2000-01-01T00:00:00Z"/>
        </w:trPr>
        <w:tc>
          <w:tcPr>
            <w:tcW w:w="3249" w:type="dxa"/>
          </w:tcPr>
          <w:p>
            <w:pPr>
              <w:pStyle w:val="yTableNAm"/>
              <w:tabs>
                <w:tab w:val="clear" w:pos="567"/>
                <w:tab w:val="left" w:pos="3631"/>
              </w:tabs>
              <w:spacing w:before="60"/>
              <w:rPr>
                <w:ins w:author="Open-Xml-PowerTools" w:id="7054" w:date="2000-01-01T00:00:00Z"/>
              </w:rPr>
            </w:pPr>
            <w:ins w:author="Open-Xml-PowerTools" w:id="7053" w:date="2000-01-01T00:00:00Z">
              <w:r>
                <w:t>Stirling</w:t>
              </w:r>
            </w:ins>
          </w:p>
        </w:tc>
        <w:tc>
          <w:tcPr>
            <w:tcW w:w="3876" w:type="dxa"/>
          </w:tcPr>
          <w:p>
            <w:pPr>
              <w:pStyle w:val="yTableNAm"/>
              <w:tabs>
                <w:tab w:val="clear" w:pos="567"/>
                <w:tab w:val="left" w:pos="304"/>
                <w:tab w:val="left" w:pos="2170"/>
                <w:tab w:val="left" w:pos="3631"/>
              </w:tabs>
              <w:spacing w:before="60"/>
              <w:rPr>
                <w:ins w:author="Open-Xml-PowerTools" w:id="7056" w:date="2000-01-01T00:00:00Z"/>
              </w:rPr>
            </w:pPr>
            <w:ins w:author="Open-Xml-PowerTools" w:id="7055" w:date="2000-01-01T00:00:00Z">
              <w:r>
                <w:t>Whole district</w:t>
              </w:r>
            </w:ins>
          </w:p>
        </w:tc>
      </w:tr>
      <w:tr>
        <w:trPr>
          <w:cantSplit/>
          <w:ins w:author="Open-Xml-PowerTools" w:id="7057" w:date="2000-01-01T00:00:00Z"/>
        </w:trPr>
        <w:tc>
          <w:tcPr>
            <w:tcW w:w="3249" w:type="dxa"/>
          </w:tcPr>
          <w:p>
            <w:pPr>
              <w:pStyle w:val="yTableNAm"/>
              <w:tabs>
                <w:tab w:val="clear" w:pos="567"/>
                <w:tab w:val="left" w:pos="3631"/>
              </w:tabs>
              <w:spacing w:before="60"/>
              <w:rPr>
                <w:ins w:author="Open-Xml-PowerTools" w:id="7059" w:date="2000-01-01T00:00:00Z"/>
              </w:rPr>
            </w:pPr>
            <w:ins w:author="Open-Xml-PowerTools" w:id="7058" w:date="2000-01-01T00:00:00Z">
              <w:r>
                <w:t>Subiaco</w:t>
              </w:r>
            </w:ins>
          </w:p>
        </w:tc>
        <w:tc>
          <w:tcPr>
            <w:tcW w:w="3876" w:type="dxa"/>
          </w:tcPr>
          <w:p>
            <w:pPr>
              <w:pStyle w:val="yTableNAm"/>
              <w:tabs>
                <w:tab w:val="clear" w:pos="567"/>
                <w:tab w:val="left" w:pos="304"/>
                <w:tab w:val="left" w:pos="2170"/>
                <w:tab w:val="left" w:pos="3631"/>
              </w:tabs>
              <w:spacing w:before="60"/>
              <w:rPr>
                <w:ins w:author="Open-Xml-PowerTools" w:id="7061" w:date="2000-01-01T00:00:00Z"/>
              </w:rPr>
            </w:pPr>
            <w:ins w:author="Open-Xml-PowerTools" w:id="7060" w:date="2000-01-01T00:00:00Z">
              <w:r>
                <w:t>Whole district</w:t>
              </w:r>
            </w:ins>
          </w:p>
        </w:tc>
      </w:tr>
      <w:tr>
        <w:trPr>
          <w:cantSplit/>
          <w:ins w:author="Open-Xml-PowerTools" w:id="7062" w:date="2000-01-01T00:00:00Z"/>
        </w:trPr>
        <w:tc>
          <w:tcPr>
            <w:tcW w:w="3249" w:type="dxa"/>
          </w:tcPr>
          <w:p>
            <w:pPr>
              <w:pStyle w:val="yTableNAm"/>
              <w:tabs>
                <w:tab w:val="clear" w:pos="567"/>
                <w:tab w:val="left" w:pos="3631"/>
              </w:tabs>
              <w:spacing w:before="60"/>
              <w:rPr>
                <w:ins w:author="Open-Xml-PowerTools" w:id="7064" w:date="2000-01-01T00:00:00Z"/>
              </w:rPr>
            </w:pPr>
            <w:ins w:author="Open-Xml-PowerTools" w:id="7063" w:date="2000-01-01T00:00:00Z">
              <w:r>
                <w:t>Swan</w:t>
              </w:r>
            </w:ins>
          </w:p>
        </w:tc>
        <w:tc>
          <w:tcPr>
            <w:tcW w:w="3876" w:type="dxa"/>
          </w:tcPr>
          <w:p>
            <w:pPr>
              <w:pStyle w:val="yTableNAm"/>
              <w:tabs>
                <w:tab w:val="clear" w:pos="567"/>
                <w:tab w:val="left" w:pos="304"/>
                <w:tab w:val="left" w:pos="2170"/>
                <w:tab w:val="left" w:pos="3631"/>
              </w:tabs>
              <w:spacing w:before="60"/>
              <w:rPr>
                <w:ins w:author="Open-Xml-PowerTools" w:id="7066" w:date="2000-01-01T00:00:00Z"/>
              </w:rPr>
            </w:pPr>
            <w:ins w:author="Open-Xml-PowerTools" w:id="7065" w:date="2000-01-01T00:00:00Z">
              <w:r>
                <w:t>Whole district</w:t>
              </w:r>
            </w:ins>
          </w:p>
        </w:tc>
      </w:tr>
      <w:tr>
        <w:trPr>
          <w:cantSplit/>
          <w:ins w:author="Open-Xml-PowerTools" w:id="7067" w:date="2000-01-01T00:00:00Z"/>
        </w:trPr>
        <w:tc>
          <w:tcPr>
            <w:tcW w:w="3249" w:type="dxa"/>
          </w:tcPr>
          <w:p>
            <w:pPr>
              <w:pStyle w:val="yTableNAm"/>
              <w:tabs>
                <w:tab w:val="clear" w:pos="567"/>
                <w:tab w:val="left" w:pos="3631"/>
              </w:tabs>
              <w:spacing w:before="60"/>
              <w:rPr>
                <w:ins w:author="Open-Xml-PowerTools" w:id="7069" w:date="2000-01-01T00:00:00Z"/>
              </w:rPr>
            </w:pPr>
            <w:ins w:author="Open-Xml-PowerTools" w:id="7068" w:date="2000-01-01T00:00:00Z">
              <w:r>
                <w:lastRenderedPageBreak/>
                <w:t>Tammin</w:t>
              </w:r>
            </w:ins>
          </w:p>
        </w:tc>
        <w:tc>
          <w:tcPr>
            <w:tcW w:w="3876" w:type="dxa"/>
          </w:tcPr>
          <w:p>
            <w:pPr>
              <w:pStyle w:val="yTableNAm"/>
              <w:tabs>
                <w:tab w:val="clear" w:pos="567"/>
                <w:tab w:val="left" w:pos="304"/>
                <w:tab w:val="left" w:pos="2170"/>
                <w:tab w:val="left" w:pos="3631"/>
              </w:tabs>
              <w:spacing w:before="60"/>
              <w:rPr>
                <w:ins w:author="Open-Xml-PowerTools" w:id="7071" w:date="2000-01-01T00:00:00Z"/>
              </w:rPr>
            </w:pPr>
            <w:ins w:author="Open-Xml-PowerTools" w:id="7070" w:date="2000-01-01T00:00:00Z">
              <w:r>
                <w:t>Townsite of Tammin</w:t>
              </w:r>
            </w:ins>
          </w:p>
        </w:tc>
      </w:tr>
      <w:tr>
        <w:trPr>
          <w:cantSplit/>
          <w:ins w:author="Open-Xml-PowerTools" w:id="7072" w:date="2000-01-01T00:00:00Z"/>
        </w:trPr>
        <w:tc>
          <w:tcPr>
            <w:tcW w:w="3249" w:type="dxa"/>
          </w:tcPr>
          <w:p>
            <w:pPr>
              <w:pStyle w:val="yTableNAm"/>
              <w:tabs>
                <w:tab w:val="clear" w:pos="567"/>
                <w:tab w:val="left" w:pos="3631"/>
              </w:tabs>
              <w:spacing w:before="60"/>
              <w:rPr>
                <w:ins w:author="Open-Xml-PowerTools" w:id="7074" w:date="2000-01-01T00:00:00Z"/>
              </w:rPr>
            </w:pPr>
            <w:ins w:author="Open-Xml-PowerTools" w:id="7073" w:date="2000-01-01T00:00:00Z">
              <w:r>
                <w:t>Trayning</w:t>
              </w:r>
            </w:ins>
          </w:p>
        </w:tc>
        <w:tc>
          <w:tcPr>
            <w:tcW w:w="3876" w:type="dxa"/>
          </w:tcPr>
          <w:p>
            <w:pPr>
              <w:pStyle w:val="yTableNAm"/>
              <w:tabs>
                <w:tab w:val="clear" w:pos="567"/>
                <w:tab w:val="left" w:pos="304"/>
                <w:tab w:val="left" w:pos="2170"/>
                <w:tab w:val="left" w:pos="3631"/>
              </w:tabs>
              <w:spacing w:before="60"/>
              <w:rPr>
                <w:ins w:author="Open-Xml-PowerTools" w:id="7076" w:date="2000-01-01T00:00:00Z"/>
              </w:rPr>
            </w:pPr>
            <w:ins w:author="Open-Xml-PowerTools" w:id="7075" w:date="2000-01-01T00:00:00Z">
              <w:r>
                <w:t>Townsites of Trayning, Kununoppin, Yelbeni</w:t>
              </w:r>
            </w:ins>
          </w:p>
        </w:tc>
      </w:tr>
      <w:tr>
        <w:trPr>
          <w:cantSplit/>
          <w:ins w:author="Open-Xml-PowerTools" w:id="7077" w:date="2000-01-01T00:00:00Z"/>
        </w:trPr>
        <w:tc>
          <w:tcPr>
            <w:tcW w:w="3249" w:type="dxa"/>
          </w:tcPr>
          <w:p>
            <w:pPr>
              <w:pStyle w:val="yTableNAm"/>
              <w:tabs>
                <w:tab w:val="clear" w:pos="567"/>
                <w:tab w:val="left" w:pos="3631"/>
              </w:tabs>
              <w:spacing w:before="60"/>
              <w:rPr>
                <w:ins w:author="Open-Xml-PowerTools" w:id="7079" w:date="2000-01-01T00:00:00Z"/>
              </w:rPr>
            </w:pPr>
            <w:ins w:author="Open-Xml-PowerTools" w:id="7078" w:date="2000-01-01T00:00:00Z">
              <w:r>
                <w:t>Victoria Park</w:t>
              </w:r>
            </w:ins>
          </w:p>
        </w:tc>
        <w:tc>
          <w:tcPr>
            <w:tcW w:w="3876" w:type="dxa"/>
          </w:tcPr>
          <w:p>
            <w:pPr>
              <w:pStyle w:val="yTableNAm"/>
              <w:tabs>
                <w:tab w:val="clear" w:pos="567"/>
                <w:tab w:val="left" w:pos="304"/>
                <w:tab w:val="left" w:pos="2170"/>
                <w:tab w:val="left" w:pos="3631"/>
              </w:tabs>
              <w:spacing w:before="60"/>
              <w:rPr>
                <w:ins w:author="Open-Xml-PowerTools" w:id="7081" w:date="2000-01-01T00:00:00Z"/>
              </w:rPr>
            </w:pPr>
            <w:ins w:author="Open-Xml-PowerTools" w:id="7080" w:date="2000-01-01T00:00:00Z">
              <w:r>
                <w:t>Whole district</w:t>
              </w:r>
            </w:ins>
          </w:p>
        </w:tc>
      </w:tr>
      <w:tr>
        <w:trPr>
          <w:cantSplit/>
          <w:ins w:author="Open-Xml-PowerTools" w:id="7082" w:date="2000-01-01T00:00:00Z"/>
        </w:trPr>
        <w:tc>
          <w:tcPr>
            <w:tcW w:w="3249" w:type="dxa"/>
          </w:tcPr>
          <w:p>
            <w:pPr>
              <w:pStyle w:val="yTableNAm"/>
              <w:tabs>
                <w:tab w:val="clear" w:pos="567"/>
                <w:tab w:val="left" w:pos="3631"/>
              </w:tabs>
              <w:spacing w:before="60"/>
              <w:rPr>
                <w:ins w:author="Open-Xml-PowerTools" w:id="7084" w:date="2000-01-01T00:00:00Z"/>
              </w:rPr>
            </w:pPr>
            <w:ins w:author="Open-Xml-PowerTools" w:id="7083" w:date="2000-01-01T00:00:00Z">
              <w:r>
                <w:t>Vincent</w:t>
              </w:r>
            </w:ins>
          </w:p>
        </w:tc>
        <w:tc>
          <w:tcPr>
            <w:tcW w:w="3876" w:type="dxa"/>
          </w:tcPr>
          <w:p>
            <w:pPr>
              <w:pStyle w:val="yTableNAm"/>
              <w:tabs>
                <w:tab w:val="clear" w:pos="567"/>
                <w:tab w:val="left" w:pos="304"/>
                <w:tab w:val="left" w:pos="2170"/>
                <w:tab w:val="left" w:pos="3631"/>
              </w:tabs>
              <w:spacing w:before="60"/>
              <w:rPr>
                <w:ins w:author="Open-Xml-PowerTools" w:id="7086" w:date="2000-01-01T00:00:00Z"/>
              </w:rPr>
            </w:pPr>
            <w:ins w:author="Open-Xml-PowerTools" w:id="7085" w:date="2000-01-01T00:00:00Z">
              <w:r>
                <w:t>Whole district</w:t>
              </w:r>
            </w:ins>
          </w:p>
        </w:tc>
      </w:tr>
      <w:tr>
        <w:trPr>
          <w:cantSplit/>
          <w:ins w:author="Open-Xml-PowerTools" w:id="7087" w:date="2000-01-01T00:00:00Z"/>
        </w:trPr>
        <w:tc>
          <w:tcPr>
            <w:tcW w:w="3249" w:type="dxa"/>
          </w:tcPr>
          <w:p>
            <w:pPr>
              <w:pStyle w:val="yTableNAm"/>
              <w:tabs>
                <w:tab w:val="clear" w:pos="567"/>
                <w:tab w:val="left" w:pos="3631"/>
              </w:tabs>
              <w:spacing w:before="60"/>
              <w:rPr>
                <w:ins w:author="Open-Xml-PowerTools" w:id="7089" w:date="2000-01-01T00:00:00Z"/>
              </w:rPr>
            </w:pPr>
            <w:ins w:author="Open-Xml-PowerTools" w:id="7088" w:date="2000-01-01T00:00:00Z">
              <w:r>
                <w:t>Wagin</w:t>
              </w:r>
            </w:ins>
          </w:p>
        </w:tc>
        <w:tc>
          <w:tcPr>
            <w:tcW w:w="3876" w:type="dxa"/>
          </w:tcPr>
          <w:p>
            <w:pPr>
              <w:pStyle w:val="yTableNAm"/>
              <w:tabs>
                <w:tab w:val="clear" w:pos="567"/>
                <w:tab w:val="left" w:pos="304"/>
                <w:tab w:val="left" w:pos="2170"/>
                <w:tab w:val="left" w:pos="3631"/>
              </w:tabs>
              <w:spacing w:before="60"/>
              <w:rPr>
                <w:ins w:author="Open-Xml-PowerTools" w:id="7091" w:date="2000-01-01T00:00:00Z"/>
              </w:rPr>
            </w:pPr>
            <w:ins w:author="Open-Xml-PowerTools" w:id="7090" w:date="2000-01-01T00:00:00Z">
              <w:r>
                <w:t>Whole district</w:t>
              </w:r>
            </w:ins>
          </w:p>
        </w:tc>
      </w:tr>
      <w:tr>
        <w:trPr>
          <w:cantSplit/>
          <w:ins w:author="Open-Xml-PowerTools" w:id="7092" w:date="2000-01-01T00:00:00Z"/>
        </w:trPr>
        <w:tc>
          <w:tcPr>
            <w:tcW w:w="3249" w:type="dxa"/>
          </w:tcPr>
          <w:p>
            <w:pPr>
              <w:pStyle w:val="yTableNAm"/>
              <w:tabs>
                <w:tab w:val="clear" w:pos="567"/>
                <w:tab w:val="left" w:pos="3631"/>
              </w:tabs>
              <w:spacing w:before="60"/>
              <w:rPr>
                <w:ins w:author="Open-Xml-PowerTools" w:id="7094" w:date="2000-01-01T00:00:00Z"/>
              </w:rPr>
            </w:pPr>
            <w:ins w:author="Open-Xml-PowerTools" w:id="7093" w:date="2000-01-01T00:00:00Z">
              <w:r>
                <w:t>Wandering</w:t>
              </w:r>
            </w:ins>
          </w:p>
        </w:tc>
        <w:tc>
          <w:tcPr>
            <w:tcW w:w="3876" w:type="dxa"/>
          </w:tcPr>
          <w:p>
            <w:pPr>
              <w:pStyle w:val="yTableNAm"/>
              <w:tabs>
                <w:tab w:val="clear" w:pos="567"/>
                <w:tab w:val="left" w:pos="304"/>
                <w:tab w:val="left" w:pos="2170"/>
                <w:tab w:val="left" w:pos="3631"/>
              </w:tabs>
              <w:spacing w:before="60"/>
              <w:rPr>
                <w:ins w:author="Open-Xml-PowerTools" w:id="7096" w:date="2000-01-01T00:00:00Z"/>
              </w:rPr>
            </w:pPr>
            <w:ins w:author="Open-Xml-PowerTools" w:id="7095" w:date="2000-01-01T00:00:00Z">
              <w:r>
                <w:t>Whole district</w:t>
              </w:r>
            </w:ins>
          </w:p>
        </w:tc>
      </w:tr>
      <w:tr>
        <w:trPr>
          <w:cantSplit/>
          <w:ins w:author="Open-Xml-PowerTools" w:id="7097" w:date="2000-01-01T00:00:00Z"/>
        </w:trPr>
        <w:tc>
          <w:tcPr>
            <w:tcW w:w="3249" w:type="dxa"/>
          </w:tcPr>
          <w:p>
            <w:pPr>
              <w:pStyle w:val="yTableNAm"/>
              <w:tabs>
                <w:tab w:val="clear" w:pos="567"/>
                <w:tab w:val="left" w:pos="3631"/>
              </w:tabs>
              <w:spacing w:before="60"/>
              <w:rPr>
                <w:ins w:author="Open-Xml-PowerTools" w:id="7099" w:date="2000-01-01T00:00:00Z"/>
              </w:rPr>
            </w:pPr>
            <w:ins w:author="Open-Xml-PowerTools" w:id="7098" w:date="2000-01-01T00:00:00Z">
              <w:r>
                <w:t>Wanneroo</w:t>
              </w:r>
            </w:ins>
          </w:p>
        </w:tc>
        <w:tc>
          <w:tcPr>
            <w:tcW w:w="3876" w:type="dxa"/>
          </w:tcPr>
          <w:p>
            <w:pPr>
              <w:pStyle w:val="yTableNAm"/>
              <w:tabs>
                <w:tab w:val="clear" w:pos="567"/>
                <w:tab w:val="left" w:pos="304"/>
                <w:tab w:val="left" w:pos="2170"/>
                <w:tab w:val="left" w:pos="3631"/>
              </w:tabs>
              <w:spacing w:before="60"/>
              <w:rPr>
                <w:ins w:author="Open-Xml-PowerTools" w:id="7101" w:date="2000-01-01T00:00:00Z"/>
              </w:rPr>
            </w:pPr>
            <w:ins w:author="Open-Xml-PowerTools" w:id="7100" w:date="2000-01-01T00:00:00Z">
              <w:r>
                <w:t>Whole district</w:t>
              </w:r>
            </w:ins>
          </w:p>
        </w:tc>
      </w:tr>
      <w:tr>
        <w:trPr>
          <w:cantSplit/>
          <w:ins w:author="Open-Xml-PowerTools" w:id="7102" w:date="2000-01-01T00:00:00Z"/>
        </w:trPr>
        <w:tc>
          <w:tcPr>
            <w:tcW w:w="3249" w:type="dxa"/>
          </w:tcPr>
          <w:p>
            <w:pPr>
              <w:pStyle w:val="yTableNAm"/>
              <w:tabs>
                <w:tab w:val="clear" w:pos="567"/>
                <w:tab w:val="left" w:pos="3631"/>
              </w:tabs>
              <w:spacing w:before="60"/>
              <w:rPr>
                <w:ins w:author="Open-Xml-PowerTools" w:id="7104" w:date="2000-01-01T00:00:00Z"/>
              </w:rPr>
            </w:pPr>
            <w:ins w:author="Open-Xml-PowerTools" w:id="7103" w:date="2000-01-01T00:00:00Z">
              <w:r>
                <w:t>Waroona</w:t>
              </w:r>
            </w:ins>
          </w:p>
        </w:tc>
        <w:tc>
          <w:tcPr>
            <w:tcW w:w="3876" w:type="dxa"/>
          </w:tcPr>
          <w:p>
            <w:pPr>
              <w:pStyle w:val="yTableNAm"/>
              <w:tabs>
                <w:tab w:val="clear" w:pos="567"/>
                <w:tab w:val="left" w:pos="304"/>
                <w:tab w:val="left" w:pos="2170"/>
                <w:tab w:val="left" w:pos="3631"/>
              </w:tabs>
              <w:spacing w:before="60"/>
              <w:rPr>
                <w:ins w:author="Open-Xml-PowerTools" w:id="7106" w:date="2000-01-01T00:00:00Z"/>
              </w:rPr>
            </w:pPr>
            <w:ins w:author="Open-Xml-PowerTools" w:id="7105" w:date="2000-01-01T00:00:00Z">
              <w:r>
                <w:t>Whole district</w:t>
              </w:r>
            </w:ins>
          </w:p>
        </w:tc>
      </w:tr>
      <w:tr>
        <w:trPr>
          <w:cantSplit/>
          <w:ins w:author="Open-Xml-PowerTools" w:id="7107" w:date="2000-01-01T00:00:00Z"/>
        </w:trPr>
        <w:tc>
          <w:tcPr>
            <w:tcW w:w="3249" w:type="dxa"/>
          </w:tcPr>
          <w:p>
            <w:pPr>
              <w:pStyle w:val="yTableNAm"/>
              <w:tabs>
                <w:tab w:val="clear" w:pos="567"/>
                <w:tab w:val="left" w:pos="3631"/>
              </w:tabs>
              <w:spacing w:before="60"/>
              <w:rPr>
                <w:ins w:author="Open-Xml-PowerTools" w:id="7109" w:date="2000-01-01T00:00:00Z"/>
              </w:rPr>
            </w:pPr>
            <w:ins w:author="Open-Xml-PowerTools" w:id="7108" w:date="2000-01-01T00:00:00Z">
              <w:r>
                <w:t>West Arthur</w:t>
              </w:r>
            </w:ins>
          </w:p>
        </w:tc>
        <w:tc>
          <w:tcPr>
            <w:tcW w:w="3876" w:type="dxa"/>
          </w:tcPr>
          <w:p>
            <w:pPr>
              <w:pStyle w:val="yTableNAm"/>
              <w:tabs>
                <w:tab w:val="clear" w:pos="567"/>
                <w:tab w:val="left" w:pos="304"/>
                <w:tab w:val="left" w:pos="2170"/>
                <w:tab w:val="left" w:pos="3631"/>
              </w:tabs>
              <w:spacing w:before="60"/>
              <w:rPr>
                <w:ins w:author="Open-Xml-PowerTools" w:id="7111" w:date="2000-01-01T00:00:00Z"/>
              </w:rPr>
            </w:pPr>
            <w:ins w:author="Open-Xml-PowerTools" w:id="7110" w:date="2000-01-01T00:00:00Z">
              <w:r>
                <w:t>Whole district</w:t>
              </w:r>
            </w:ins>
          </w:p>
        </w:tc>
      </w:tr>
      <w:tr>
        <w:trPr>
          <w:cantSplit/>
          <w:ins w:author="Open-Xml-PowerTools" w:id="7112" w:date="2000-01-01T00:00:00Z"/>
        </w:trPr>
        <w:tc>
          <w:tcPr>
            <w:tcW w:w="3249" w:type="dxa"/>
          </w:tcPr>
          <w:p>
            <w:pPr>
              <w:pStyle w:val="yTableNAm"/>
              <w:tabs>
                <w:tab w:val="clear" w:pos="567"/>
                <w:tab w:val="left" w:pos="3631"/>
              </w:tabs>
              <w:spacing w:before="60"/>
              <w:rPr>
                <w:ins w:author="Open-Xml-PowerTools" w:id="7114" w:date="2000-01-01T00:00:00Z"/>
              </w:rPr>
            </w:pPr>
            <w:ins w:author="Open-Xml-PowerTools" w:id="7113" w:date="2000-01-01T00:00:00Z">
              <w:r>
                <w:t>Williams</w:t>
              </w:r>
            </w:ins>
          </w:p>
        </w:tc>
        <w:tc>
          <w:tcPr>
            <w:tcW w:w="3876" w:type="dxa"/>
          </w:tcPr>
          <w:p>
            <w:pPr>
              <w:pStyle w:val="yTableNAm"/>
              <w:tabs>
                <w:tab w:val="clear" w:pos="567"/>
                <w:tab w:val="left" w:pos="304"/>
                <w:tab w:val="left" w:pos="2170"/>
                <w:tab w:val="left" w:pos="3631"/>
              </w:tabs>
              <w:spacing w:before="60"/>
              <w:rPr>
                <w:ins w:author="Open-Xml-PowerTools" w:id="7116" w:date="2000-01-01T00:00:00Z"/>
              </w:rPr>
            </w:pPr>
            <w:ins w:author="Open-Xml-PowerTools" w:id="7115" w:date="2000-01-01T00:00:00Z">
              <w:r>
                <w:t>Whole district</w:t>
              </w:r>
            </w:ins>
          </w:p>
        </w:tc>
      </w:tr>
      <w:tr>
        <w:trPr>
          <w:cantSplit/>
          <w:ins w:author="Open-Xml-PowerTools" w:id="7117" w:date="2000-01-01T00:00:00Z"/>
        </w:trPr>
        <w:tc>
          <w:tcPr>
            <w:tcW w:w="3249" w:type="dxa"/>
          </w:tcPr>
          <w:p>
            <w:pPr>
              <w:pStyle w:val="yTableNAm"/>
              <w:tabs>
                <w:tab w:val="clear" w:pos="567"/>
                <w:tab w:val="left" w:pos="3631"/>
              </w:tabs>
              <w:spacing w:before="60"/>
              <w:rPr>
                <w:ins w:author="Open-Xml-PowerTools" w:id="7119" w:date="2000-01-01T00:00:00Z"/>
              </w:rPr>
            </w:pPr>
            <w:ins w:author="Open-Xml-PowerTools" w:id="7118" w:date="2000-01-01T00:00:00Z">
              <w:r>
                <w:t>Wiluna</w:t>
              </w:r>
            </w:ins>
          </w:p>
        </w:tc>
        <w:tc>
          <w:tcPr>
            <w:tcW w:w="3876" w:type="dxa"/>
          </w:tcPr>
          <w:p>
            <w:pPr>
              <w:pStyle w:val="yTableNAm"/>
              <w:tabs>
                <w:tab w:val="clear" w:pos="567"/>
                <w:tab w:val="left" w:pos="304"/>
                <w:tab w:val="left" w:pos="2170"/>
                <w:tab w:val="left" w:pos="3631"/>
              </w:tabs>
              <w:spacing w:before="60"/>
              <w:rPr>
                <w:ins w:author="Open-Xml-PowerTools" w:id="7121" w:date="2000-01-01T00:00:00Z"/>
              </w:rPr>
            </w:pPr>
            <w:ins w:author="Open-Xml-PowerTools" w:id="7120" w:date="2000-01-01T00:00:00Z">
              <w:r>
                <w:t>Townsite of Wiluna</w:t>
              </w:r>
            </w:ins>
          </w:p>
        </w:tc>
      </w:tr>
      <w:tr>
        <w:trPr>
          <w:cantSplit/>
          <w:ins w:author="Open-Xml-PowerTools" w:id="7122" w:date="2000-01-01T00:00:00Z"/>
        </w:trPr>
        <w:tc>
          <w:tcPr>
            <w:tcW w:w="3249" w:type="dxa"/>
          </w:tcPr>
          <w:p>
            <w:pPr>
              <w:pStyle w:val="yTableNAm"/>
              <w:tabs>
                <w:tab w:val="clear" w:pos="567"/>
                <w:tab w:val="left" w:pos="3631"/>
              </w:tabs>
              <w:spacing w:before="60"/>
              <w:rPr>
                <w:ins w:author="Open-Xml-PowerTools" w:id="7125" w:date="2000-01-01T00:00:00Z"/>
              </w:rPr>
            </w:pPr>
            <w:ins w:author="Open-Xml-PowerTools" w:id="7123" w:date="2000-01-01T00:00:00Z">
              <w:r>
                <w:t>Wongan</w:t>
              </w:r>
            </w:ins>
            <w:ins w:author="Open-Xml-PowerTools" w:id="7124" w:date="2000-01-01T00:00:00Z">
              <w:r>
                <w:noBreakHyphen/>
                <w:t>Ballidu</w:t>
              </w:r>
            </w:ins>
          </w:p>
        </w:tc>
        <w:tc>
          <w:tcPr>
            <w:tcW w:w="3876" w:type="dxa"/>
          </w:tcPr>
          <w:p>
            <w:pPr>
              <w:pStyle w:val="yTableNAm"/>
              <w:tabs>
                <w:tab w:val="clear" w:pos="567"/>
                <w:tab w:val="left" w:pos="304"/>
                <w:tab w:val="left" w:pos="2170"/>
                <w:tab w:val="left" w:pos="3631"/>
              </w:tabs>
              <w:spacing w:before="60"/>
              <w:rPr>
                <w:ins w:author="Open-Xml-PowerTools" w:id="7127" w:date="2000-01-01T00:00:00Z"/>
              </w:rPr>
            </w:pPr>
            <w:ins w:author="Open-Xml-PowerTools" w:id="7126" w:date="2000-01-01T00:00:00Z">
              <w:r>
                <w:t>Townsites of Wongan Hills, Ballidu, Cadoux, Kondut, Burakin</w:t>
              </w:r>
            </w:ins>
          </w:p>
        </w:tc>
      </w:tr>
      <w:tr>
        <w:trPr>
          <w:cantSplit/>
          <w:ins w:author="Open-Xml-PowerTools" w:id="7128" w:date="2000-01-01T00:00:00Z"/>
        </w:trPr>
        <w:tc>
          <w:tcPr>
            <w:tcW w:w="3249" w:type="dxa"/>
          </w:tcPr>
          <w:p>
            <w:pPr>
              <w:pStyle w:val="yTableNAm"/>
              <w:tabs>
                <w:tab w:val="clear" w:pos="567"/>
                <w:tab w:val="left" w:pos="3631"/>
              </w:tabs>
              <w:spacing w:before="60"/>
              <w:rPr>
                <w:ins w:author="Open-Xml-PowerTools" w:id="7130" w:date="2000-01-01T00:00:00Z"/>
              </w:rPr>
            </w:pPr>
            <w:ins w:author="Open-Xml-PowerTools" w:id="7129" w:date="2000-01-01T00:00:00Z">
              <w:r>
                <w:t>Woodanilling</w:t>
              </w:r>
            </w:ins>
          </w:p>
        </w:tc>
        <w:tc>
          <w:tcPr>
            <w:tcW w:w="3876" w:type="dxa"/>
          </w:tcPr>
          <w:p>
            <w:pPr>
              <w:pStyle w:val="yTableNAm"/>
              <w:tabs>
                <w:tab w:val="clear" w:pos="567"/>
                <w:tab w:val="left" w:pos="304"/>
                <w:tab w:val="left" w:pos="2170"/>
                <w:tab w:val="left" w:pos="3631"/>
              </w:tabs>
              <w:spacing w:before="60"/>
              <w:rPr>
                <w:ins w:author="Open-Xml-PowerTools" w:id="7132" w:date="2000-01-01T00:00:00Z"/>
              </w:rPr>
            </w:pPr>
            <w:ins w:author="Open-Xml-PowerTools" w:id="7131" w:date="2000-01-01T00:00:00Z">
              <w:r>
                <w:t>Whole district</w:t>
              </w:r>
            </w:ins>
          </w:p>
        </w:tc>
      </w:tr>
      <w:tr>
        <w:trPr>
          <w:cantSplit/>
          <w:ins w:author="Open-Xml-PowerTools" w:id="7133" w:date="2000-01-01T00:00:00Z"/>
        </w:trPr>
        <w:tc>
          <w:tcPr>
            <w:tcW w:w="3249" w:type="dxa"/>
          </w:tcPr>
          <w:p>
            <w:pPr>
              <w:pStyle w:val="yTableNAm"/>
              <w:tabs>
                <w:tab w:val="clear" w:pos="567"/>
                <w:tab w:val="left" w:pos="3631"/>
              </w:tabs>
              <w:spacing w:before="60"/>
              <w:rPr>
                <w:ins w:author="Open-Xml-PowerTools" w:id="7135" w:date="2000-01-01T00:00:00Z"/>
              </w:rPr>
            </w:pPr>
            <w:ins w:author="Open-Xml-PowerTools" w:id="7134" w:date="2000-01-01T00:00:00Z">
              <w:r>
                <w:t>Wyalkatchem</w:t>
              </w:r>
            </w:ins>
          </w:p>
        </w:tc>
        <w:tc>
          <w:tcPr>
            <w:tcW w:w="3876" w:type="dxa"/>
          </w:tcPr>
          <w:p>
            <w:pPr>
              <w:pStyle w:val="yTableNAm"/>
              <w:tabs>
                <w:tab w:val="clear" w:pos="567"/>
                <w:tab w:val="left" w:pos="304"/>
                <w:tab w:val="left" w:pos="2170"/>
                <w:tab w:val="left" w:pos="3631"/>
              </w:tabs>
              <w:spacing w:before="60"/>
              <w:rPr>
                <w:ins w:author="Open-Xml-PowerTools" w:id="7137" w:date="2000-01-01T00:00:00Z"/>
              </w:rPr>
            </w:pPr>
            <w:ins w:author="Open-Xml-PowerTools" w:id="7136" w:date="2000-01-01T00:00:00Z">
              <w:r>
                <w:t>Whole district</w:t>
              </w:r>
            </w:ins>
          </w:p>
        </w:tc>
      </w:tr>
      <w:tr>
        <w:trPr>
          <w:cantSplit/>
          <w:ins w:author="Open-Xml-PowerTools" w:id="7138" w:date="2000-01-01T00:00:00Z"/>
        </w:trPr>
        <w:tc>
          <w:tcPr>
            <w:tcW w:w="3249" w:type="dxa"/>
          </w:tcPr>
          <w:p>
            <w:pPr>
              <w:pStyle w:val="yTableNAm"/>
              <w:tabs>
                <w:tab w:val="clear" w:pos="567"/>
                <w:tab w:val="left" w:pos="3631"/>
              </w:tabs>
              <w:spacing w:before="60"/>
              <w:rPr>
                <w:ins w:author="Open-Xml-PowerTools" w:id="7141" w:date="2000-01-01T00:00:00Z"/>
              </w:rPr>
            </w:pPr>
            <w:ins w:author="Open-Xml-PowerTools" w:id="7139" w:date="2000-01-01T00:00:00Z">
              <w:r>
                <w:t>Wyndham</w:t>
              </w:r>
            </w:ins>
            <w:ins w:author="Open-Xml-PowerTools" w:id="7140" w:date="2000-01-01T00:00:00Z">
              <w:r>
                <w:noBreakHyphen/>
                <w:t>East Kimberley</w:t>
              </w:r>
            </w:ins>
          </w:p>
        </w:tc>
        <w:tc>
          <w:tcPr>
            <w:tcW w:w="3876" w:type="dxa"/>
          </w:tcPr>
          <w:p>
            <w:pPr>
              <w:pStyle w:val="yTableNAm"/>
              <w:tabs>
                <w:tab w:val="clear" w:pos="567"/>
                <w:tab w:val="left" w:pos="304"/>
                <w:tab w:val="left" w:pos="2170"/>
                <w:tab w:val="left" w:pos="3631"/>
              </w:tabs>
              <w:spacing w:before="60"/>
              <w:rPr>
                <w:ins w:author="Open-Xml-PowerTools" w:id="7143" w:date="2000-01-01T00:00:00Z"/>
              </w:rPr>
            </w:pPr>
            <w:ins w:author="Open-Xml-PowerTools" w:id="7142" w:date="2000-01-01T00:00:00Z">
              <w:r>
                <w:t>Whole district</w:t>
              </w:r>
            </w:ins>
          </w:p>
        </w:tc>
      </w:tr>
      <w:tr>
        <w:trPr>
          <w:cantSplit/>
          <w:ins w:author="Open-Xml-PowerTools" w:id="7144" w:date="2000-01-01T00:00:00Z"/>
        </w:trPr>
        <w:tc>
          <w:tcPr>
            <w:tcW w:w="3249" w:type="dxa"/>
          </w:tcPr>
          <w:p>
            <w:pPr>
              <w:pStyle w:val="yTableNAm"/>
              <w:tabs>
                <w:tab w:val="clear" w:pos="567"/>
                <w:tab w:val="left" w:pos="3631"/>
              </w:tabs>
              <w:spacing w:before="60"/>
              <w:rPr>
                <w:ins w:author="Open-Xml-PowerTools" w:id="7146" w:date="2000-01-01T00:00:00Z"/>
              </w:rPr>
            </w:pPr>
            <w:ins w:author="Open-Xml-PowerTools" w:id="7145" w:date="2000-01-01T00:00:00Z">
              <w:r>
                <w:t>York</w:t>
              </w:r>
            </w:ins>
          </w:p>
        </w:tc>
        <w:tc>
          <w:tcPr>
            <w:tcW w:w="3876" w:type="dxa"/>
          </w:tcPr>
          <w:p>
            <w:pPr>
              <w:pStyle w:val="yTableNAm"/>
              <w:tabs>
                <w:tab w:val="clear" w:pos="567"/>
                <w:tab w:val="left" w:pos="304"/>
                <w:tab w:val="left" w:pos="2170"/>
                <w:tab w:val="left" w:pos="3631"/>
              </w:tabs>
              <w:spacing w:before="60"/>
              <w:rPr>
                <w:ins w:author="Open-Xml-PowerTools" w:id="7148" w:date="2000-01-01T00:00:00Z"/>
              </w:rPr>
            </w:pPr>
            <w:ins w:author="Open-Xml-PowerTools" w:id="7147" w:date="2000-01-01T00:00:00Z">
              <w:r>
                <w:t>Whole district</w:t>
              </w:r>
            </w:ins>
          </w:p>
        </w:tc>
      </w:tr>
      <w:tr>
        <w:trPr>
          <w:cantSplit/>
          <w:ins w:author="Open-Xml-PowerTools" w:id="7149" w:date="2000-01-01T00:00:00Z"/>
        </w:trPr>
        <w:tc>
          <w:tcPr>
            <w:tcW w:w="3249" w:type="dxa"/>
            <w:tcBorders>
              <w:bottom w:val="single" w:sz="4" w:space="0" w:color="auto"/>
            </w:tcBorders>
          </w:tcPr>
          <w:p>
            <w:pPr>
              <w:pStyle w:val="yTableNAm"/>
              <w:tabs>
                <w:tab w:val="clear" w:pos="567"/>
                <w:tab w:val="left" w:pos="3631"/>
              </w:tabs>
              <w:spacing w:before="60"/>
              <w:rPr>
                <w:ins w:author="Open-Xml-PowerTools" w:id="7151" w:date="2000-01-01T00:00:00Z"/>
              </w:rPr>
            </w:pPr>
            <w:ins w:author="Open-Xml-PowerTools" w:id="7150" w:date="2000-01-01T00:00:00Z">
              <w:r>
                <w:t xml:space="preserve">All other districts </w:t>
              </w:r>
            </w:ins>
          </w:p>
        </w:tc>
        <w:tc>
          <w:tcPr>
            <w:tcW w:w="3876" w:type="dxa"/>
            <w:tcBorders>
              <w:bottom w:val="single" w:sz="4" w:space="0" w:color="auto"/>
            </w:tcBorders>
          </w:tcPr>
          <w:p>
            <w:pPr>
              <w:pStyle w:val="yTableNAm"/>
              <w:tabs>
                <w:tab w:val="clear" w:pos="567"/>
                <w:tab w:val="left" w:pos="304"/>
                <w:tab w:val="left" w:pos="2170"/>
                <w:tab w:val="left" w:pos="3631"/>
              </w:tabs>
              <w:spacing w:before="60"/>
              <w:rPr>
                <w:ins w:author="Open-Xml-PowerTools" w:id="7153" w:date="2000-01-01T00:00:00Z"/>
              </w:rPr>
            </w:pPr>
            <w:ins w:author="Open-Xml-PowerTools" w:id="7152" w:date="2000-01-01T00:00:00Z">
              <w:r>
                <w:t>All townsites</w:t>
              </w:r>
            </w:ins>
          </w:p>
        </w:tc>
      </w:tr>
    </w:tbl>
    <w:p>
      <w:pPr>
        <w:pStyle w:val="yFootnotesection"/>
        <w:rPr>
          <w:ins w:author="Open-Xml-PowerTools" w:id="7156" w:date="2000-01-01T00:00:00Z"/>
        </w:rPr>
      </w:pPr>
      <w:ins w:author="Open-Xml-PowerTools" w:id="7154" w:date="2000-01-01T00:00:00Z">
        <w:r>
          <w:tab/>
          <w:t>[Schedule 5 amended: Gazette 24 Apr 2014 p. 1141; 22 Dec 2017 p. 5974</w:t>
        </w:r>
      </w:ins>
      <w:ins w:author="Open-Xml-PowerTools" w:id="7155" w:date="2000-01-01T00:00:00Z">
        <w:r>
          <w:noBreakHyphen/>
          <w:t>5.]</w:t>
        </w:r>
      </w:ins>
    </w:p>
    <w:p>
      <w:pPr>
        <w:rPr>
          <w:ins w:author="Open-Xml-PowerTools" w:id="7157" w:date="2000-01-01T00:00:00Z"/>
        </w:rPr>
        <w:sectPr>
          <w:headerReference w:type="even" r:id="rIdHeader17"/>
          <w:headerReference w:type="default" r:id="rIdHeader16"/>
          <w:pgSz w:w="11907" w:h="16840" w:code="9"/>
          <w:pgMar w:top="2381" w:right="2410" w:bottom="3544" w:left="2410" w:header="720" w:footer="3380" w:gutter="0"/>
          <w:cols w:space="720"/>
          <w:docGrid w:linePitch="326"/>
        </w:sectPr>
      </w:pPr>
    </w:p>
    <w:p>
      <w:pPr>
        <w:pStyle w:val="yScheduleHeading"/>
        <w:rPr>
          <w:ins w:author="Open-Xml-PowerTools" w:id="7167" w:date="2000-01-01T00:00:00Z"/>
        </w:rPr>
      </w:pPr>
      <w:ins w:author="Open-Xml-PowerTools" w:id="7158" w:date="2000-01-01T00:00:00Z">
        <w:bookmarkStart w:id="178" w:name="_Toc97636388"/>
      </w:ins>
      <w:ins w:author="Open-Xml-PowerTools" w:id="7159" w:date="2000-01-01T00:00:00Z">
        <w:bookmarkStart w:id="179" w:name="_Toc97637076"/>
      </w:ins>
      <w:ins w:author="Open-Xml-PowerTools" w:id="7160" w:date="2000-01-01T00:00:00Z">
        <w:bookmarkStart w:id="180" w:name="_Toc97638641"/>
      </w:ins>
      <w:ins w:author="Open-Xml-PowerTools" w:id="7161" w:date="2000-01-01T00:00:00Z">
        <w:r>
          <w:rPr>
            <w:rStyle w:val="CharSchNo"/>
          </w:rPr>
          <w:lastRenderedPageBreak/>
          <w:t>Schedule 6</w:t>
        </w:r>
      </w:ins>
      <w:ins w:author="Open-Xml-PowerTools" w:id="7162" w:date="2000-01-01T00:00:00Z">
        <w:r>
          <w:t> — </w:t>
        </w:r>
      </w:ins>
      <w:ins w:author="Open-Xml-PowerTools" w:id="7163" w:date="2000-01-01T00:00:00Z">
        <w:r>
          <w:rPr>
            <w:rStyle w:val="CharSchText"/>
          </w:rPr>
          <w:t>Prescribed offences and modified penalties</w:t>
        </w:r>
      </w:ins>
      <w:ins w:author="Open-Xml-PowerTools" w:id="7164" w:date="2000-01-01T00:00:00Z">
        <w:bookmarkEnd w:id="178"/>
      </w:ins>
      <w:ins w:author="Open-Xml-PowerTools" w:id="7165" w:date="2000-01-01T00:00:00Z">
        <w:bookmarkEnd w:id="179"/>
      </w:ins>
      <w:ins w:author="Open-Xml-PowerTools" w:id="7166" w:date="2000-01-01T00:00:00Z">
        <w:bookmarkEnd w:id="180"/>
      </w:ins>
    </w:p>
    <w:p>
      <w:pPr>
        <w:pStyle w:val="yShoulderClause"/>
        <w:rPr>
          <w:ins w:author="Open-Xml-PowerTools" w:id="7169" w:date="2000-01-01T00:00:00Z"/>
        </w:rPr>
      </w:pPr>
      <w:ins w:author="Open-Xml-PowerTools" w:id="7168" w:date="2000-01-01T00:00:00Z">
        <w:r>
          <w:t>[r. 69]</w:t>
        </w:r>
      </w:ins>
    </w:p>
    <w:p>
      <w:pPr>
        <w:pStyle w:val="yFootnoteheading"/>
        <w:rPr>
          <w:ins w:author="Open-Xml-PowerTools" w:id="7171" w:date="2000-01-01T00:00:00Z"/>
        </w:rPr>
      </w:pPr>
      <w:ins w:author="Open-Xml-PowerTools" w:id="7170" w:date="2000-01-01T00:00:00Z">
        <w:r>
          <w:tab/>
          <w:t>[Heading inserted: Gazette 26 Apr 2019 p. 1210.]</w:t>
        </w:r>
      </w:ins>
    </w:p>
    <w:p>
      <w:pPr>
        <w:pStyle w:val="yHeading3"/>
        <w:rPr>
          <w:ins w:author="Open-Xml-PowerTools" w:id="7181" w:date="2000-01-01T00:00:00Z"/>
        </w:rPr>
      </w:pPr>
      <w:ins w:author="Open-Xml-PowerTools" w:id="7172" w:date="2000-01-01T00:00:00Z">
        <w:bookmarkStart w:id="181" w:name="_Toc97636389"/>
      </w:ins>
      <w:ins w:author="Open-Xml-PowerTools" w:id="7173" w:date="2000-01-01T00:00:00Z">
        <w:bookmarkStart w:id="182" w:name="_Toc97637077"/>
      </w:ins>
      <w:ins w:author="Open-Xml-PowerTools" w:id="7174" w:date="2000-01-01T00:00:00Z">
        <w:bookmarkStart w:id="183" w:name="_Toc97638642"/>
      </w:ins>
      <w:ins w:author="Open-Xml-PowerTools" w:id="7175" w:date="2000-01-01T00:00:00Z">
        <w:r>
          <w:rPr>
            <w:rStyle w:val="CharSDivNo"/>
          </w:rPr>
          <w:t>Division 1</w:t>
        </w:r>
      </w:ins>
      <w:ins w:author="Open-Xml-PowerTools" w:id="7176" w:date="2000-01-01T00:00:00Z">
        <w:r>
          <w:t> — </w:t>
        </w:r>
      </w:ins>
      <w:ins w:author="Open-Xml-PowerTools" w:id="7177" w:date="2000-01-01T00:00:00Z">
        <w:r>
          <w:rPr>
            <w:rStyle w:val="CharSDivText"/>
          </w:rPr>
          <w:t>Offences under the Act</w:t>
        </w:r>
      </w:ins>
      <w:ins w:author="Open-Xml-PowerTools" w:id="7178" w:date="2000-01-01T00:00:00Z">
        <w:bookmarkEnd w:id="181"/>
      </w:ins>
      <w:ins w:author="Open-Xml-PowerTools" w:id="7179" w:date="2000-01-01T00:00:00Z">
        <w:bookmarkEnd w:id="182"/>
      </w:ins>
      <w:ins w:author="Open-Xml-PowerTools" w:id="7180" w:date="2000-01-01T00:00:00Z">
        <w:bookmarkEnd w:id="183"/>
      </w:ins>
    </w:p>
    <w:p>
      <w:pPr>
        <w:pStyle w:val="yFootnoteheading"/>
        <w:spacing w:line="276" w:lineRule="auto"/>
        <w:rPr>
          <w:ins w:author="Open-Xml-PowerTools" w:id="7183" w:date="2000-01-01T00:00:00Z"/>
        </w:rPr>
      </w:pPr>
      <w:ins w:author="Open-Xml-PowerTools" w:id="7182" w:date="2000-01-01T00:00:00Z">
        <w:r>
          <w:tab/>
          <w:t>[Heading inserted: Gazette 26 Apr 2019 p. 1210.]</w:t>
        </w:r>
      </w:ins>
    </w:p>
    <w:tbl>
      <w:tblPr>
        <w:tblW w:w="0" w:type="auto"/>
        <w:tblInd w:w="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000" w:firstRow="0" w:lastRow="0" w:firstColumn="0" w:lastColumn="0" w:noHBand="0" w:noVBand="0"/>
      </w:tblPr>
      <w:tblGrid>
        <w:gridCol w:w="992"/>
        <w:gridCol w:w="4394"/>
        <w:gridCol w:w="1276"/>
      </w:tblGrid>
      <w:tr>
        <w:trPr>
          <w:cantSplit/>
          <w:ins w:author="Open-Xml-PowerTools" w:id="7184" w:date="2000-01-01T00:00:00Z"/>
        </w:trPr>
        <w:tc>
          <w:tcPr>
            <w:tcW w:w="5386" w:type="dxa"/>
            <w:gridSpan w:val="2"/>
          </w:tcPr>
          <w:p>
            <w:pPr>
              <w:pStyle w:val="yTableNAm"/>
              <w:jc w:val="center"/>
              <w:rPr>
                <w:ins w:author="Open-Xml-PowerTools" w:id="7186" w:date="2000-01-01T00:00:00Z"/>
              </w:rPr>
            </w:pPr>
            <w:ins w:author="Open-Xml-PowerTools" w:id="7185" w:date="2000-01-01T00:00:00Z">
              <w:r>
                <w:rPr>
                  <w:b/>
                  <w:szCs w:val="22"/>
                </w:rPr>
                <w:t>Offence under the Act</w:t>
              </w:r>
            </w:ins>
          </w:p>
        </w:tc>
        <w:tc>
          <w:tcPr>
            <w:tcW w:w="1276" w:type="dxa"/>
          </w:tcPr>
          <w:p>
            <w:pPr>
              <w:pStyle w:val="yTableNAm"/>
              <w:jc w:val="center"/>
              <w:rPr>
                <w:ins w:author="Open-Xml-PowerTools" w:id="7188" w:date="2000-01-01T00:00:00Z"/>
              </w:rPr>
            </w:pPr>
            <w:ins w:author="Open-Xml-PowerTools" w:id="7187" w:date="2000-01-01T00:00:00Z">
              <w:r>
                <w:rPr>
                  <w:b/>
                </w:rPr>
                <w:t>Modified penalty</w:t>
              </w:r>
            </w:ins>
          </w:p>
        </w:tc>
      </w:tr>
      <w:tr>
        <w:trPr>
          <w:cantSplit/>
          <w:ins w:author="Open-Xml-PowerTools" w:id="7189" w:date="2000-01-01T00:00:00Z"/>
        </w:trPr>
        <w:tc>
          <w:tcPr>
            <w:tcW w:w="992" w:type="dxa"/>
          </w:tcPr>
          <w:p>
            <w:pPr>
              <w:pStyle w:val="yTableNAm"/>
              <w:rPr>
                <w:ins w:author="Open-Xml-PowerTools" w:id="7191" w:date="2000-01-01T00:00:00Z"/>
              </w:rPr>
            </w:pPr>
            <w:ins w:author="Open-Xml-PowerTools" w:id="7190" w:date="2000-01-01T00:00:00Z">
              <w:r>
                <w:t xml:space="preserve">s. 33(1) </w:t>
              </w:r>
            </w:ins>
          </w:p>
        </w:tc>
        <w:tc>
          <w:tcPr>
            <w:tcW w:w="4394" w:type="dxa"/>
          </w:tcPr>
          <w:p>
            <w:pPr>
              <w:pStyle w:val="yTableNAm"/>
              <w:rPr>
                <w:ins w:author="Open-Xml-PowerTools" w:id="7193" w:date="2000-01-01T00:00:00Z"/>
              </w:rPr>
            </w:pPr>
            <w:ins w:author="Open-Xml-PowerTools" w:id="7192" w:date="2000-01-01T00:00:00Z">
              <w:r>
                <w:t xml:space="preserve">Failure to give notice of completion </w:t>
              </w:r>
            </w:ins>
          </w:p>
        </w:tc>
        <w:tc>
          <w:tcPr>
            <w:tcW w:w="1276" w:type="dxa"/>
            <w:vAlign w:val="bottom"/>
          </w:tcPr>
          <w:p>
            <w:pPr>
              <w:pStyle w:val="yTableNAm"/>
              <w:jc w:val="center"/>
              <w:rPr>
                <w:ins w:author="Open-Xml-PowerTools" w:id="7195" w:date="2000-01-01T00:00:00Z"/>
              </w:rPr>
            </w:pPr>
            <w:ins w:author="Open-Xml-PowerTools" w:id="7194" w:date="2000-01-01T00:00:00Z">
              <w:r>
                <w:t>$500</w:t>
              </w:r>
            </w:ins>
          </w:p>
        </w:tc>
      </w:tr>
      <w:tr>
        <w:trPr>
          <w:cantSplit/>
          <w:ins w:author="Open-Xml-PowerTools" w:id="7196" w:date="2000-01-01T00:00:00Z"/>
        </w:trPr>
        <w:tc>
          <w:tcPr>
            <w:tcW w:w="992" w:type="dxa"/>
          </w:tcPr>
          <w:p>
            <w:pPr>
              <w:pStyle w:val="yTableNAm"/>
              <w:rPr>
                <w:ins w:author="Open-Xml-PowerTools" w:id="7198" w:date="2000-01-01T00:00:00Z"/>
              </w:rPr>
            </w:pPr>
            <w:ins w:author="Open-Xml-PowerTools" w:id="7197" w:date="2000-01-01T00:00:00Z">
              <w:r>
                <w:t>s. 34(3)</w:t>
              </w:r>
            </w:ins>
          </w:p>
        </w:tc>
        <w:tc>
          <w:tcPr>
            <w:tcW w:w="4394" w:type="dxa"/>
          </w:tcPr>
          <w:p>
            <w:pPr>
              <w:pStyle w:val="yTableNAm"/>
              <w:rPr>
                <w:ins w:author="Open-Xml-PowerTools" w:id="7200" w:date="2000-01-01T00:00:00Z"/>
              </w:rPr>
            </w:pPr>
            <w:ins w:author="Open-Xml-PowerTools" w:id="7199" w:date="2000-01-01T00:00:00Z">
              <w:r>
                <w:t xml:space="preserve">Failure to give notice of cessation </w:t>
              </w:r>
            </w:ins>
          </w:p>
        </w:tc>
        <w:tc>
          <w:tcPr>
            <w:tcW w:w="1276" w:type="dxa"/>
            <w:vAlign w:val="bottom"/>
          </w:tcPr>
          <w:p>
            <w:pPr>
              <w:pStyle w:val="yTableNAm"/>
              <w:jc w:val="center"/>
              <w:rPr>
                <w:ins w:author="Open-Xml-PowerTools" w:id="7202" w:date="2000-01-01T00:00:00Z"/>
              </w:rPr>
            </w:pPr>
            <w:ins w:author="Open-Xml-PowerTools" w:id="7201" w:date="2000-01-01T00:00:00Z">
              <w:r>
                <w:t>$250</w:t>
              </w:r>
            </w:ins>
          </w:p>
        </w:tc>
      </w:tr>
      <w:tr>
        <w:trPr>
          <w:cantSplit/>
          <w:ins w:author="Open-Xml-PowerTools" w:id="7203" w:date="2000-01-01T00:00:00Z"/>
        </w:trPr>
        <w:tc>
          <w:tcPr>
            <w:tcW w:w="992" w:type="dxa"/>
          </w:tcPr>
          <w:p>
            <w:pPr>
              <w:pStyle w:val="yTableNAm"/>
              <w:rPr>
                <w:ins w:author="Open-Xml-PowerTools" w:id="7205" w:date="2000-01-01T00:00:00Z"/>
              </w:rPr>
            </w:pPr>
            <w:ins w:author="Open-Xml-PowerTools" w:id="7204" w:date="2000-01-01T00:00:00Z">
              <w:r>
                <w:t>s. 42</w:t>
              </w:r>
            </w:ins>
          </w:p>
        </w:tc>
        <w:tc>
          <w:tcPr>
            <w:tcW w:w="4394" w:type="dxa"/>
          </w:tcPr>
          <w:p>
            <w:pPr>
              <w:pStyle w:val="yTableNAm"/>
              <w:rPr>
                <w:ins w:author="Open-Xml-PowerTools" w:id="7207" w:date="2000-01-01T00:00:00Z"/>
              </w:rPr>
            </w:pPr>
            <w:ins w:author="Open-Xml-PowerTools" w:id="7206" w:date="2000-01-01T00:00:00Z">
              <w:r>
                <w:t xml:space="preserve">Failure to display or bring attention to occupancy permit details </w:t>
              </w:r>
            </w:ins>
          </w:p>
        </w:tc>
        <w:tc>
          <w:tcPr>
            <w:tcW w:w="1276" w:type="dxa"/>
            <w:vAlign w:val="bottom"/>
          </w:tcPr>
          <w:p>
            <w:pPr>
              <w:pStyle w:val="yTableNAm"/>
              <w:jc w:val="center"/>
              <w:rPr>
                <w:ins w:author="Open-Xml-PowerTools" w:id="7209" w:date="2000-01-01T00:00:00Z"/>
              </w:rPr>
            </w:pPr>
            <w:ins w:author="Open-Xml-PowerTools" w:id="7208" w:date="2000-01-01T00:00:00Z">
              <w:r>
                <w:t>$250</w:t>
              </w:r>
            </w:ins>
          </w:p>
        </w:tc>
      </w:tr>
      <w:tr>
        <w:trPr>
          <w:cantSplit/>
          <w:ins w:author="Open-Xml-PowerTools" w:id="7210" w:date="2000-01-01T00:00:00Z"/>
        </w:trPr>
        <w:tc>
          <w:tcPr>
            <w:tcW w:w="992" w:type="dxa"/>
          </w:tcPr>
          <w:p>
            <w:pPr>
              <w:pStyle w:val="yTableNAm"/>
              <w:rPr>
                <w:ins w:author="Open-Xml-PowerTools" w:id="7212" w:date="2000-01-01T00:00:00Z"/>
              </w:rPr>
            </w:pPr>
            <w:ins w:author="Open-Xml-PowerTools" w:id="7211" w:date="2000-01-01T00:00:00Z">
              <w:r>
                <w:t>s. 76(1)</w:t>
              </w:r>
            </w:ins>
          </w:p>
        </w:tc>
        <w:tc>
          <w:tcPr>
            <w:tcW w:w="4394" w:type="dxa"/>
          </w:tcPr>
          <w:p>
            <w:pPr>
              <w:pStyle w:val="yTableNAm"/>
              <w:rPr>
                <w:ins w:author="Open-Xml-PowerTools" w:id="7214" w:date="2000-01-01T00:00:00Z"/>
              </w:rPr>
            </w:pPr>
            <w:ins w:author="Open-Xml-PowerTools" w:id="7213" w:date="2000-01-01T00:00:00Z">
              <w:r>
                <w:t>Encroachment beyond boundaries without consent, court order or other authority</w:t>
              </w:r>
            </w:ins>
          </w:p>
        </w:tc>
        <w:tc>
          <w:tcPr>
            <w:tcW w:w="1276" w:type="dxa"/>
            <w:vAlign w:val="bottom"/>
          </w:tcPr>
          <w:p>
            <w:pPr>
              <w:pStyle w:val="yTableNAm"/>
              <w:jc w:val="center"/>
              <w:rPr>
                <w:ins w:author="Open-Xml-PowerTools" w:id="7216" w:date="2000-01-01T00:00:00Z"/>
              </w:rPr>
            </w:pPr>
            <w:ins w:author="Open-Xml-PowerTools" w:id="7215" w:date="2000-01-01T00:00:00Z">
              <w:r>
                <w:t>$2 500</w:t>
              </w:r>
            </w:ins>
          </w:p>
        </w:tc>
      </w:tr>
      <w:tr>
        <w:trPr>
          <w:cantSplit/>
          <w:ins w:author="Open-Xml-PowerTools" w:id="7217" w:date="2000-01-01T00:00:00Z"/>
        </w:trPr>
        <w:tc>
          <w:tcPr>
            <w:tcW w:w="992" w:type="dxa"/>
          </w:tcPr>
          <w:p>
            <w:pPr>
              <w:pStyle w:val="yTableNAm"/>
              <w:rPr>
                <w:ins w:author="Open-Xml-PowerTools" w:id="7219" w:date="2000-01-01T00:00:00Z"/>
              </w:rPr>
            </w:pPr>
            <w:ins w:author="Open-Xml-PowerTools" w:id="7218" w:date="2000-01-01T00:00:00Z">
              <w:r>
                <w:t>s. 80(1)</w:t>
              </w:r>
            </w:ins>
          </w:p>
        </w:tc>
        <w:tc>
          <w:tcPr>
            <w:tcW w:w="4394" w:type="dxa"/>
          </w:tcPr>
          <w:p>
            <w:pPr>
              <w:pStyle w:val="yTableNAm"/>
              <w:rPr>
                <w:ins w:author="Open-Xml-PowerTools" w:id="7221" w:date="2000-01-01T00:00:00Z"/>
              </w:rPr>
            </w:pPr>
            <w:ins w:author="Open-Xml-PowerTools" w:id="7220" w:date="2000-01-01T00:00:00Z">
              <w:r>
                <w:t>Removal of fence, gate or other barrier to land without consent, court order or other authority</w:t>
              </w:r>
            </w:ins>
          </w:p>
        </w:tc>
        <w:tc>
          <w:tcPr>
            <w:tcW w:w="1276" w:type="dxa"/>
            <w:vAlign w:val="bottom"/>
          </w:tcPr>
          <w:p>
            <w:pPr>
              <w:pStyle w:val="yTableNAm"/>
              <w:jc w:val="center"/>
              <w:rPr>
                <w:ins w:author="Open-Xml-PowerTools" w:id="7223" w:date="2000-01-01T00:00:00Z"/>
              </w:rPr>
            </w:pPr>
            <w:ins w:author="Open-Xml-PowerTools" w:id="7222" w:date="2000-01-01T00:00:00Z">
              <w:r>
                <w:t>$1 000</w:t>
              </w:r>
            </w:ins>
          </w:p>
        </w:tc>
      </w:tr>
      <w:tr>
        <w:trPr>
          <w:cantSplit/>
          <w:ins w:author="Open-Xml-PowerTools" w:id="7224" w:date="2000-01-01T00:00:00Z"/>
        </w:trPr>
        <w:tc>
          <w:tcPr>
            <w:tcW w:w="992" w:type="dxa"/>
          </w:tcPr>
          <w:p>
            <w:pPr>
              <w:pStyle w:val="yTableNAm"/>
              <w:rPr>
                <w:ins w:author="Open-Xml-PowerTools" w:id="7226" w:date="2000-01-01T00:00:00Z"/>
              </w:rPr>
            </w:pPr>
            <w:ins w:author="Open-Xml-PowerTools" w:id="7225" w:date="2000-01-01T00:00:00Z">
              <w:r>
                <w:t>s. 80(3)</w:t>
              </w:r>
            </w:ins>
          </w:p>
        </w:tc>
        <w:tc>
          <w:tcPr>
            <w:tcW w:w="4394" w:type="dxa"/>
          </w:tcPr>
          <w:p>
            <w:pPr>
              <w:pStyle w:val="yTableNAm"/>
              <w:rPr>
                <w:ins w:author="Open-Xml-PowerTools" w:id="7228" w:date="2000-01-01T00:00:00Z"/>
              </w:rPr>
            </w:pPr>
            <w:ins w:author="Open-Xml-PowerTools" w:id="7227" w:date="2000-01-01T00:00:00Z">
              <w:r>
                <w:t>Failure to erect adequate temporary barrier</w:t>
              </w:r>
            </w:ins>
          </w:p>
        </w:tc>
        <w:tc>
          <w:tcPr>
            <w:tcW w:w="1276" w:type="dxa"/>
            <w:vAlign w:val="bottom"/>
          </w:tcPr>
          <w:p>
            <w:pPr>
              <w:pStyle w:val="yTableNAm"/>
              <w:jc w:val="center"/>
              <w:rPr>
                <w:ins w:author="Open-Xml-PowerTools" w:id="7230" w:date="2000-01-01T00:00:00Z"/>
              </w:rPr>
            </w:pPr>
            <w:ins w:author="Open-Xml-PowerTools" w:id="7229" w:date="2000-01-01T00:00:00Z">
              <w:r>
                <w:t>$1 000</w:t>
              </w:r>
            </w:ins>
          </w:p>
        </w:tc>
      </w:tr>
    </w:tbl>
    <w:p>
      <w:pPr>
        <w:pStyle w:val="yFootnotesection"/>
        <w:rPr>
          <w:ins w:author="Open-Xml-PowerTools" w:id="7232" w:date="2000-01-01T00:00:00Z"/>
        </w:rPr>
      </w:pPr>
      <w:ins w:author="Open-Xml-PowerTools" w:id="7231" w:date="2000-01-01T00:00:00Z">
        <w:r>
          <w:tab/>
          <w:t>[Division 1 inserted: Gazette 26 Apr 2019 p. 1210.]</w:t>
        </w:r>
      </w:ins>
    </w:p>
    <w:p>
      <w:pPr>
        <w:pStyle w:val="yHeading3"/>
        <w:rPr>
          <w:ins w:author="Open-Xml-PowerTools" w:id="7242" w:date="2000-01-01T00:00:00Z"/>
        </w:rPr>
      </w:pPr>
      <w:ins w:author="Open-Xml-PowerTools" w:id="7233" w:date="2000-01-01T00:00:00Z">
        <w:bookmarkStart w:id="184" w:name="_Toc97636390"/>
      </w:ins>
      <w:ins w:author="Open-Xml-PowerTools" w:id="7234" w:date="2000-01-01T00:00:00Z">
        <w:bookmarkStart w:id="185" w:name="_Toc97637078"/>
      </w:ins>
      <w:ins w:author="Open-Xml-PowerTools" w:id="7235" w:date="2000-01-01T00:00:00Z">
        <w:bookmarkStart w:id="186" w:name="_Toc97638643"/>
      </w:ins>
      <w:ins w:author="Open-Xml-PowerTools" w:id="7236" w:date="2000-01-01T00:00:00Z">
        <w:r>
          <w:rPr>
            <w:rStyle w:val="CharSDivNo"/>
          </w:rPr>
          <w:t>Division 2</w:t>
        </w:r>
      </w:ins>
      <w:ins w:author="Open-Xml-PowerTools" w:id="7237" w:date="2000-01-01T00:00:00Z">
        <w:r>
          <w:t> — </w:t>
        </w:r>
      </w:ins>
      <w:ins w:author="Open-Xml-PowerTools" w:id="7238" w:date="2000-01-01T00:00:00Z">
        <w:r>
          <w:rPr>
            <w:rStyle w:val="CharSDivText"/>
          </w:rPr>
          <w:t>Offences under these regulations</w:t>
        </w:r>
      </w:ins>
      <w:ins w:author="Open-Xml-PowerTools" w:id="7239" w:date="2000-01-01T00:00:00Z">
        <w:bookmarkEnd w:id="184"/>
      </w:ins>
      <w:ins w:author="Open-Xml-PowerTools" w:id="7240" w:date="2000-01-01T00:00:00Z">
        <w:bookmarkEnd w:id="185"/>
      </w:ins>
      <w:ins w:author="Open-Xml-PowerTools" w:id="7241" w:date="2000-01-01T00:00:00Z">
        <w:bookmarkEnd w:id="186"/>
      </w:ins>
    </w:p>
    <w:p>
      <w:pPr>
        <w:pStyle w:val="yFootnoteheading"/>
        <w:spacing w:line="276" w:lineRule="auto"/>
        <w:rPr>
          <w:ins w:author="Open-Xml-PowerTools" w:id="7244" w:date="2000-01-01T00:00:00Z"/>
        </w:rPr>
      </w:pPr>
      <w:ins w:author="Open-Xml-PowerTools" w:id="7243" w:date="2000-01-01T00:00:00Z">
        <w:r>
          <w:tab/>
          <w:t>[Heading inserted: Gazette 26 Apr 2019 p. 1210.]</w:t>
        </w:r>
      </w:ins>
    </w:p>
    <w:tbl>
      <w:tblPr>
        <w:tblW w:w="0" w:type="auto"/>
        <w:tblInd w:w="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000" w:firstRow="0" w:lastRow="0" w:firstColumn="0" w:lastColumn="0" w:noHBand="0" w:noVBand="0"/>
      </w:tblPr>
      <w:tblGrid>
        <w:gridCol w:w="992"/>
        <w:gridCol w:w="4394"/>
        <w:gridCol w:w="1276"/>
      </w:tblGrid>
      <w:tr>
        <w:trPr>
          <w:cantSplit/>
          <w:tblHeader/>
          <w:ins w:author="Open-Xml-PowerTools" w:id="7245" w:date="2000-01-01T00:00:00Z"/>
        </w:trPr>
        <w:tc>
          <w:tcPr>
            <w:tcW w:w="5386" w:type="dxa"/>
            <w:gridSpan w:val="2"/>
          </w:tcPr>
          <w:p>
            <w:pPr>
              <w:pStyle w:val="yTableNAm"/>
              <w:jc w:val="center"/>
              <w:rPr>
                <w:ins w:author="Open-Xml-PowerTools" w:id="7247" w:date="2000-01-01T00:00:00Z"/>
              </w:rPr>
            </w:pPr>
            <w:ins w:author="Open-Xml-PowerTools" w:id="7246" w:date="2000-01-01T00:00:00Z">
              <w:r>
                <w:rPr>
                  <w:b/>
                </w:rPr>
                <w:t>Offence under these regulations</w:t>
              </w:r>
            </w:ins>
          </w:p>
        </w:tc>
        <w:tc>
          <w:tcPr>
            <w:tcW w:w="1276" w:type="dxa"/>
          </w:tcPr>
          <w:p>
            <w:pPr>
              <w:pStyle w:val="yTableNAm"/>
              <w:jc w:val="center"/>
              <w:rPr>
                <w:ins w:author="Open-Xml-PowerTools" w:id="7249" w:date="2000-01-01T00:00:00Z"/>
              </w:rPr>
            </w:pPr>
            <w:ins w:author="Open-Xml-PowerTools" w:id="7248" w:date="2000-01-01T00:00:00Z">
              <w:r>
                <w:rPr>
                  <w:b/>
                </w:rPr>
                <w:t>Modified penalty</w:t>
              </w:r>
            </w:ins>
          </w:p>
        </w:tc>
      </w:tr>
      <w:tr>
        <w:trPr>
          <w:cantSplit/>
          <w:ins w:author="Open-Xml-PowerTools" w:id="7250" w:date="2000-01-01T00:00:00Z"/>
        </w:trPr>
        <w:tc>
          <w:tcPr>
            <w:tcW w:w="992" w:type="dxa"/>
          </w:tcPr>
          <w:p>
            <w:pPr>
              <w:pStyle w:val="yTableNAm"/>
              <w:rPr>
                <w:ins w:author="Open-Xml-PowerTools" w:id="7252" w:date="2000-01-01T00:00:00Z"/>
              </w:rPr>
            </w:pPr>
            <w:ins w:author="Open-Xml-PowerTools" w:id="7251" w:date="2000-01-01T00:00:00Z">
              <w:r>
                <w:t>r. 50(1)</w:t>
              </w:r>
            </w:ins>
          </w:p>
        </w:tc>
        <w:tc>
          <w:tcPr>
            <w:tcW w:w="4394" w:type="dxa"/>
          </w:tcPr>
          <w:p>
            <w:pPr>
              <w:pStyle w:val="yTableNAm"/>
              <w:rPr>
                <w:ins w:author="Open-Xml-PowerTools" w:id="7254" w:date="2000-01-01T00:00:00Z"/>
              </w:rPr>
            </w:pPr>
            <w:ins w:author="Open-Xml-PowerTools" w:id="7253" w:date="2000-01-01T00:00:00Z">
              <w:r>
                <w:t>Failure to install barrier around private swimming pool</w:t>
              </w:r>
            </w:ins>
          </w:p>
        </w:tc>
        <w:tc>
          <w:tcPr>
            <w:tcW w:w="1276" w:type="dxa"/>
            <w:vAlign w:val="bottom"/>
          </w:tcPr>
          <w:p>
            <w:pPr>
              <w:pStyle w:val="yTableNAm"/>
              <w:jc w:val="center"/>
              <w:rPr>
                <w:ins w:author="Open-Xml-PowerTools" w:id="7256" w:date="2000-01-01T00:00:00Z"/>
              </w:rPr>
            </w:pPr>
            <w:ins w:author="Open-Xml-PowerTools" w:id="7255" w:date="2000-01-01T00:00:00Z">
              <w:r>
                <w:t>$1 000</w:t>
              </w:r>
            </w:ins>
          </w:p>
        </w:tc>
      </w:tr>
      <w:tr>
        <w:trPr>
          <w:cantSplit/>
          <w:ins w:author="Open-Xml-PowerTools" w:id="7257" w:date="2000-01-01T00:00:00Z"/>
        </w:trPr>
        <w:tc>
          <w:tcPr>
            <w:tcW w:w="992" w:type="dxa"/>
          </w:tcPr>
          <w:p>
            <w:pPr>
              <w:pStyle w:val="yTableNAm"/>
              <w:rPr>
                <w:ins w:author="Open-Xml-PowerTools" w:id="7259" w:date="2000-01-01T00:00:00Z"/>
              </w:rPr>
            </w:pPr>
            <w:ins w:author="Open-Xml-PowerTools" w:id="7258" w:date="2000-01-01T00:00:00Z">
              <w:r>
                <w:t>r. 56(1)</w:t>
              </w:r>
            </w:ins>
          </w:p>
        </w:tc>
        <w:tc>
          <w:tcPr>
            <w:tcW w:w="4394" w:type="dxa"/>
          </w:tcPr>
          <w:p>
            <w:pPr>
              <w:pStyle w:val="yTableNAm"/>
              <w:rPr>
                <w:ins w:author="Open-Xml-PowerTools" w:id="7261" w:date="2000-01-01T00:00:00Z"/>
              </w:rPr>
            </w:pPr>
            <w:ins w:author="Open-Xml-PowerTools" w:id="7260" w:date="2000-01-01T00:00:00Z">
              <w:r>
                <w:t>Failure to ensure smoke alarms compliant prior to transfer of dwelling</w:t>
              </w:r>
            </w:ins>
          </w:p>
        </w:tc>
        <w:tc>
          <w:tcPr>
            <w:tcW w:w="1276" w:type="dxa"/>
            <w:vAlign w:val="bottom"/>
          </w:tcPr>
          <w:p>
            <w:pPr>
              <w:pStyle w:val="yTableNAm"/>
              <w:jc w:val="center"/>
              <w:rPr>
                <w:ins w:author="Open-Xml-PowerTools" w:id="7263" w:date="2000-01-01T00:00:00Z"/>
              </w:rPr>
            </w:pPr>
            <w:ins w:author="Open-Xml-PowerTools" w:id="7262" w:date="2000-01-01T00:00:00Z">
              <w:r>
                <w:t>$1 000</w:t>
              </w:r>
            </w:ins>
          </w:p>
        </w:tc>
      </w:tr>
      <w:tr>
        <w:trPr>
          <w:cantSplit/>
          <w:ins w:author="Open-Xml-PowerTools" w:id="7264" w:date="2000-01-01T00:00:00Z"/>
        </w:trPr>
        <w:tc>
          <w:tcPr>
            <w:tcW w:w="992" w:type="dxa"/>
          </w:tcPr>
          <w:p>
            <w:pPr>
              <w:pStyle w:val="yTableNAm"/>
              <w:rPr>
                <w:ins w:author="Open-Xml-PowerTools" w:id="7266" w:date="2000-01-01T00:00:00Z"/>
              </w:rPr>
            </w:pPr>
            <w:ins w:author="Open-Xml-PowerTools" w:id="7265" w:date="2000-01-01T00:00:00Z">
              <w:r>
                <w:lastRenderedPageBreak/>
                <w:t>r. 58</w:t>
              </w:r>
            </w:ins>
          </w:p>
        </w:tc>
        <w:tc>
          <w:tcPr>
            <w:tcW w:w="4394" w:type="dxa"/>
          </w:tcPr>
          <w:p>
            <w:pPr>
              <w:pStyle w:val="yTableNAm"/>
              <w:rPr>
                <w:ins w:author="Open-Xml-PowerTools" w:id="7268" w:date="2000-01-01T00:00:00Z"/>
              </w:rPr>
            </w:pPr>
            <w:ins w:author="Open-Xml-PowerTools" w:id="7267" w:date="2000-01-01T00:00:00Z">
              <w:r>
                <w:t>Failure to ensure smoke alarms compliant prior to tenancy</w:t>
              </w:r>
            </w:ins>
          </w:p>
        </w:tc>
        <w:tc>
          <w:tcPr>
            <w:tcW w:w="1276" w:type="dxa"/>
            <w:vAlign w:val="bottom"/>
          </w:tcPr>
          <w:p>
            <w:pPr>
              <w:pStyle w:val="yTableNAm"/>
              <w:jc w:val="center"/>
              <w:rPr>
                <w:ins w:author="Open-Xml-PowerTools" w:id="7270" w:date="2000-01-01T00:00:00Z"/>
              </w:rPr>
            </w:pPr>
            <w:ins w:author="Open-Xml-PowerTools" w:id="7269" w:date="2000-01-01T00:00:00Z">
              <w:r>
                <w:t>$1 000</w:t>
              </w:r>
            </w:ins>
          </w:p>
        </w:tc>
      </w:tr>
      <w:tr>
        <w:trPr>
          <w:cantSplit/>
          <w:ins w:author="Open-Xml-PowerTools" w:id="7271" w:date="2000-01-01T00:00:00Z"/>
        </w:trPr>
        <w:tc>
          <w:tcPr>
            <w:tcW w:w="992" w:type="dxa"/>
          </w:tcPr>
          <w:p>
            <w:pPr>
              <w:pStyle w:val="yTableNAm"/>
              <w:rPr>
                <w:ins w:author="Open-Xml-PowerTools" w:id="7273" w:date="2000-01-01T00:00:00Z"/>
              </w:rPr>
            </w:pPr>
            <w:ins w:author="Open-Xml-PowerTools" w:id="7272" w:date="2000-01-01T00:00:00Z">
              <w:r>
                <w:t>r. 59</w:t>
              </w:r>
            </w:ins>
          </w:p>
        </w:tc>
        <w:tc>
          <w:tcPr>
            <w:tcW w:w="4394" w:type="dxa"/>
          </w:tcPr>
          <w:p>
            <w:pPr>
              <w:pStyle w:val="yTableNAm"/>
              <w:rPr>
                <w:ins w:author="Open-Xml-PowerTools" w:id="7275" w:date="2000-01-01T00:00:00Z"/>
              </w:rPr>
            </w:pPr>
            <w:ins w:author="Open-Xml-PowerTools" w:id="7274" w:date="2000-01-01T00:00:00Z">
              <w:r>
                <w:t>Failure to ensure smoke alarms compliant prior to hire of dwelling</w:t>
              </w:r>
            </w:ins>
          </w:p>
        </w:tc>
        <w:tc>
          <w:tcPr>
            <w:tcW w:w="1276" w:type="dxa"/>
            <w:vAlign w:val="bottom"/>
          </w:tcPr>
          <w:p>
            <w:pPr>
              <w:pStyle w:val="yTableNAm"/>
              <w:jc w:val="center"/>
              <w:rPr>
                <w:ins w:author="Open-Xml-PowerTools" w:id="7277" w:date="2000-01-01T00:00:00Z"/>
              </w:rPr>
            </w:pPr>
            <w:ins w:author="Open-Xml-PowerTools" w:id="7276" w:date="2000-01-01T00:00:00Z">
              <w:r>
                <w:t>$1 000</w:t>
              </w:r>
            </w:ins>
          </w:p>
        </w:tc>
      </w:tr>
    </w:tbl>
    <w:p>
      <w:pPr>
        <w:pStyle w:val="yFootnotesection"/>
        <w:rPr>
          <w:ins w:author="Open-Xml-PowerTools" w:id="7279" w:date="2000-01-01T00:00:00Z"/>
        </w:rPr>
      </w:pPr>
      <w:ins w:author="Open-Xml-PowerTools" w:id="7278" w:date="2000-01-01T00:00:00Z">
        <w:r>
          <w:tab/>
          <w:t>[Division 2 inserted: Gazette 26 Apr 2019 p. 1210.]</w:t>
        </w:r>
      </w:ins>
    </w:p>
    <w:p>
      <w:pPr>
        <w:rPr>
          <w:ins w:author="Open-Xml-PowerTools" w:id="7280" w:date="2000-01-01T00:00:00Z"/>
        </w:rPr>
        <w:sectPr>
          <w:headerReference w:type="even" r:id="rIdHeader19"/>
          <w:headerReference w:type="default" r:id="rIdHeader18"/>
          <w:endnotePr>
            <w:numFmt w:val="decimal"/>
          </w:endnotePr>
          <w:pgSz w:w="11907" w:h="16840" w:code="9"/>
          <w:pgMar w:top="2381" w:right="2410" w:bottom="3544" w:left="2410" w:header="720" w:footer="3380" w:gutter="0"/>
          <w:cols w:space="720"/>
          <w:docGrid w:linePitch="326"/>
        </w:sectPr>
      </w:pPr>
    </w:p>
    <w:p>
      <w:pPr>
        <w:pStyle w:val="yScheduleHeading"/>
        <w:rPr>
          <w:ins w:author="Open-Xml-PowerTools" w:id="7292" w:date="2000-01-01T00:00:00Z"/>
        </w:rPr>
      </w:pPr>
      <w:ins w:author="Open-Xml-PowerTools" w:id="7281" w:date="2000-01-01T00:00:00Z">
        <w:bookmarkStart w:id="187" w:name="_Toc97636391"/>
      </w:ins>
      <w:ins w:author="Open-Xml-PowerTools" w:id="7282" w:date="2000-01-01T00:00:00Z">
        <w:bookmarkStart w:id="188" w:name="_Toc97637079"/>
      </w:ins>
      <w:ins w:author="Open-Xml-PowerTools" w:id="7283" w:date="2000-01-01T00:00:00Z">
        <w:bookmarkStart w:id="189" w:name="_Toc97638644"/>
      </w:ins>
      <w:ins w:author="Open-Xml-PowerTools" w:id="7284" w:date="2000-01-01T00:00:00Z">
        <w:r>
          <w:rPr>
            <w:rStyle w:val="CharSchNo"/>
          </w:rPr>
          <w:lastRenderedPageBreak/>
          <w:t>Schedule 7</w:t>
        </w:r>
      </w:ins>
      <w:ins w:author="Open-Xml-PowerTools" w:id="7285" w:date="2000-01-01T00:00:00Z">
        <w:r>
          <w:rPr>
            <w:rStyle w:val="CharSDivNo"/>
          </w:rPr>
          <w:t> </w:t>
        </w:r>
      </w:ins>
      <w:ins w:author="Open-Xml-PowerTools" w:id="7286" w:date="2000-01-01T00:00:00Z">
        <w:r>
          <w:t>—</w:t>
        </w:r>
      </w:ins>
      <w:ins w:author="Open-Xml-PowerTools" w:id="7287" w:date="2000-01-01T00:00:00Z">
        <w:r>
          <w:rPr>
            <w:rStyle w:val="CharSDivText"/>
          </w:rPr>
          <w:t> </w:t>
        </w:r>
      </w:ins>
      <w:ins w:author="Open-Xml-PowerTools" w:id="7288" w:date="2000-01-01T00:00:00Z">
        <w:r>
          <w:rPr>
            <w:rStyle w:val="CharSchText"/>
          </w:rPr>
          <w:t>Forms</w:t>
        </w:r>
      </w:ins>
      <w:ins w:author="Open-Xml-PowerTools" w:id="7289" w:date="2000-01-01T00:00:00Z">
        <w:bookmarkEnd w:id="187"/>
      </w:ins>
      <w:ins w:author="Open-Xml-PowerTools" w:id="7290" w:date="2000-01-01T00:00:00Z">
        <w:bookmarkEnd w:id="188"/>
      </w:ins>
      <w:ins w:author="Open-Xml-PowerTools" w:id="7291" w:date="2000-01-01T00:00:00Z">
        <w:bookmarkEnd w:id="189"/>
      </w:ins>
    </w:p>
    <w:p>
      <w:pPr>
        <w:pStyle w:val="yShoulderClause"/>
        <w:rPr>
          <w:ins w:author="Open-Xml-PowerTools" w:id="7294" w:date="2000-01-01T00:00:00Z"/>
        </w:rPr>
      </w:pPr>
      <w:ins w:author="Open-Xml-PowerTools" w:id="7293" w:date="2000-01-01T00:00:00Z">
        <w:r>
          <w:t>[r. 71]</w:t>
        </w:r>
      </w:ins>
    </w:p>
    <w:p>
      <w:pPr>
        <w:pStyle w:val="yFootnoteheading"/>
        <w:spacing w:after="100"/>
        <w:rPr>
          <w:ins w:author="Open-Xml-PowerTools" w:id="7296" w:date="2000-01-01T00:00:00Z"/>
        </w:rPr>
      </w:pPr>
      <w:ins w:author="Open-Xml-PowerTools" w:id="7295" w:date="2000-01-01T00:00:00Z">
        <w:r>
          <w:tab/>
          <w:t>[Heading inserted: Gazette 18 Dec 2012 p. 6577.]</w:t>
        </w:r>
      </w:ins>
    </w:p>
    <w:p>
      <w:pPr>
        <w:pStyle w:val="yMiscellaneousHeading"/>
        <w:spacing w:after="80"/>
        <w:jc w:val="left"/>
        <w:rPr>
          <w:ins w:author="Open-Xml-PowerTools" w:id="7299" w:date="2000-01-01T00:00:00Z"/>
          <w:b/>
        </w:rPr>
      </w:pPr>
      <w:ins w:author="Open-Xml-PowerTools" w:id="7297" w:date="2000-01-01T00:00:00Z">
        <w:r>
          <w:rPr>
            <w:rStyle w:val="CharSClsNo"/>
            <w:b/>
          </w:rPr>
          <w:t>Form 1</w:t>
        </w:r>
      </w:ins>
      <w:ins w:author="Open-Xml-PowerTools" w:id="7298" w:date="2000-01-01T00:00:00Z">
        <w:r>
          <w:rPr>
            <w:b/>
          </w:rPr>
          <w:t> — Infringement notice</w:t>
        </w:r>
      </w:ins>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1"/>
        <w:gridCol w:w="1241"/>
        <w:gridCol w:w="283"/>
        <w:gridCol w:w="1134"/>
        <w:gridCol w:w="426"/>
        <w:gridCol w:w="567"/>
        <w:gridCol w:w="425"/>
        <w:gridCol w:w="1738"/>
      </w:tblGrid>
      <w:tr>
        <w:trPr>
          <w:cantSplit/>
          <w:trHeight w:val="282"/>
          <w:ins w:author="Open-Xml-PowerTools" w:id="7300" w:date="2000-01-01T00:00:00Z"/>
        </w:trPr>
        <w:tc>
          <w:tcPr>
            <w:tcW w:w="4962" w:type="dxa"/>
            <w:gridSpan w:val="6"/>
          </w:tcPr>
          <w:p>
            <w:pPr>
              <w:pStyle w:val="yTableNAm"/>
              <w:jc w:val="center"/>
              <w:rPr>
                <w:ins w:author="Open-Xml-PowerTools" w:id="7303" w:date="2000-01-01T00:00:00Z"/>
              </w:rPr>
            </w:pPr>
            <w:ins w:author="Open-Xml-PowerTools" w:id="7301" w:date="2000-01-01T00:00:00Z">
              <w:r>
                <w:rPr>
                  <w:b/>
                  <w:szCs w:val="22"/>
                </w:rPr>
                <w:br w:type="page"/>
              </w:r>
            </w:ins>
            <w:ins w:author="Open-Xml-PowerTools" w:id="7302" w:date="2000-01-01T00:00:00Z">
              <w:r>
                <w:rPr>
                  <w:i/>
                  <w:szCs w:val="22"/>
                </w:rPr>
                <w:t>Building Act 2011</w:t>
              </w:r>
            </w:ins>
          </w:p>
          <w:p>
            <w:pPr>
              <w:pStyle w:val="yTableNAm"/>
              <w:jc w:val="center"/>
              <w:rPr>
                <w:ins w:author="Open-Xml-PowerTools" w:id="7305" w:date="2000-01-01T00:00:00Z"/>
              </w:rPr>
            </w:pPr>
            <w:ins w:author="Open-Xml-PowerTools" w:id="7304" w:date="2000-01-01T00:00:00Z">
              <w:r>
                <w:rPr>
                  <w:i/>
                </w:rPr>
                <w:t>Building Regulations 2012</w:t>
              </w:r>
            </w:ins>
          </w:p>
          <w:p>
            <w:pPr>
              <w:pStyle w:val="yTableNAm"/>
              <w:jc w:val="center"/>
              <w:rPr>
                <w:ins w:author="Open-Xml-PowerTools" w:id="7307" w:date="2000-01-01T00:00:00Z"/>
                <w:b/>
                <w:sz w:val="28"/>
                <w:szCs w:val="28"/>
              </w:rPr>
            </w:pPr>
            <w:ins w:author="Open-Xml-PowerTools" w:id="7306" w:date="2000-01-01T00:00:00Z">
              <w:r>
                <w:rPr>
                  <w:b/>
                  <w:sz w:val="28"/>
                  <w:szCs w:val="28"/>
                </w:rPr>
                <w:t>INFRINGEMENT NOTICE</w:t>
              </w:r>
            </w:ins>
          </w:p>
        </w:tc>
        <w:tc>
          <w:tcPr>
            <w:tcW w:w="2163" w:type="dxa"/>
            <w:gridSpan w:val="2"/>
          </w:tcPr>
          <w:p>
            <w:pPr>
              <w:pStyle w:val="yTableNAm"/>
              <w:rPr>
                <w:ins w:author="Open-Xml-PowerTools" w:id="7310" w:date="2000-01-01T00:00:00Z"/>
              </w:rPr>
            </w:pPr>
            <w:ins w:author="Open-Xml-PowerTools" w:id="7308" w:date="2000-01-01T00:00:00Z">
              <w:r>
                <w:rPr>
                  <w:szCs w:val="22"/>
                </w:rPr>
                <w:t xml:space="preserve">Infringement </w:t>
              </w:r>
            </w:ins>
            <w:ins w:author="Open-Xml-PowerTools" w:id="7309" w:date="2000-01-01T00:00:00Z">
              <w:r>
                <w:rPr>
                  <w:szCs w:val="22"/>
                </w:rPr>
                <w:br/>
                <w:t>notice no.</w:t>
              </w:r>
            </w:ins>
          </w:p>
        </w:tc>
      </w:tr>
      <w:tr>
        <w:trPr>
          <w:cantSplit/>
          <w:trHeight w:val="150"/>
          <w:ins w:author="Open-Xml-PowerTools" w:id="7311" w:date="2000-01-01T00:00:00Z"/>
        </w:trPr>
        <w:tc>
          <w:tcPr>
            <w:tcW w:w="1311" w:type="dxa"/>
            <w:vMerge w:val="restart"/>
          </w:tcPr>
          <w:p>
            <w:pPr>
              <w:pStyle w:val="yTableNAm"/>
              <w:rPr>
                <w:ins w:author="Open-Xml-PowerTools" w:id="7313" w:date="2000-01-01T00:00:00Z"/>
              </w:rPr>
            </w:pPr>
            <w:ins w:author="Open-Xml-PowerTools" w:id="7312" w:date="2000-01-01T00:00:00Z">
              <w:r>
                <w:rPr>
                  <w:b/>
                  <w:szCs w:val="22"/>
                </w:rPr>
                <w:t>Alleged offender</w:t>
              </w:r>
            </w:ins>
          </w:p>
        </w:tc>
        <w:tc>
          <w:tcPr>
            <w:tcW w:w="1524" w:type="dxa"/>
            <w:gridSpan w:val="2"/>
            <w:vMerge w:val="restart"/>
          </w:tcPr>
          <w:p>
            <w:pPr>
              <w:pStyle w:val="yTableNAm"/>
              <w:rPr>
                <w:ins w:author="Open-Xml-PowerTools" w:id="7315" w:date="2000-01-01T00:00:00Z"/>
              </w:rPr>
            </w:pPr>
            <w:ins w:author="Open-Xml-PowerTools" w:id="7314" w:date="2000-01-01T00:00:00Z">
              <w:r>
                <w:rPr>
                  <w:szCs w:val="22"/>
                </w:rPr>
                <w:t>Name</w:t>
              </w:r>
            </w:ins>
          </w:p>
        </w:tc>
        <w:tc>
          <w:tcPr>
            <w:tcW w:w="4290" w:type="dxa"/>
            <w:gridSpan w:val="5"/>
          </w:tcPr>
          <w:p>
            <w:pPr>
              <w:pStyle w:val="yTableNAm"/>
              <w:rPr>
                <w:ins w:author="Open-Xml-PowerTools" w:id="7316" w:date="2000-01-01T00:00:00Z"/>
              </w:rPr>
            </w:pPr>
          </w:p>
        </w:tc>
      </w:tr>
      <w:tr>
        <w:trPr>
          <w:cantSplit/>
          <w:trHeight w:val="150"/>
          <w:ins w:author="Open-Xml-PowerTools" w:id="7317" w:date="2000-01-01T00:00:00Z"/>
        </w:trPr>
        <w:tc>
          <w:tcPr>
            <w:tcW w:w="1311" w:type="dxa"/>
            <w:vMerge/>
          </w:tcPr>
          <w:p>
            <w:pPr>
              <w:pStyle w:val="zyTableNAm"/>
              <w:rPr>
                <w:ins w:author="Open-Xml-PowerTools" w:id="7318" w:date="2000-01-01T00:00:00Z"/>
                <w:b/>
                <w:szCs w:val="22"/>
              </w:rPr>
            </w:pPr>
          </w:p>
        </w:tc>
        <w:tc>
          <w:tcPr>
            <w:tcW w:w="1524" w:type="dxa"/>
            <w:gridSpan w:val="2"/>
            <w:vMerge/>
          </w:tcPr>
          <w:p>
            <w:pPr>
              <w:pStyle w:val="yTableNAm"/>
              <w:rPr>
                <w:ins w:author="Open-Xml-PowerTools" w:id="7319" w:date="2000-01-01T00:00:00Z"/>
              </w:rPr>
            </w:pPr>
          </w:p>
        </w:tc>
        <w:tc>
          <w:tcPr>
            <w:tcW w:w="4290" w:type="dxa"/>
            <w:gridSpan w:val="5"/>
          </w:tcPr>
          <w:p>
            <w:pPr>
              <w:pStyle w:val="yTableNAm"/>
              <w:rPr>
                <w:ins w:author="Open-Xml-PowerTools" w:id="7320" w:date="2000-01-01T00:00:00Z"/>
              </w:rPr>
            </w:pPr>
          </w:p>
        </w:tc>
      </w:tr>
      <w:tr>
        <w:trPr>
          <w:cantSplit/>
          <w:trHeight w:val="150"/>
          <w:ins w:author="Open-Xml-PowerTools" w:id="7321" w:date="2000-01-01T00:00:00Z"/>
        </w:trPr>
        <w:tc>
          <w:tcPr>
            <w:tcW w:w="1311" w:type="dxa"/>
            <w:vMerge/>
          </w:tcPr>
          <w:p>
            <w:pPr>
              <w:pStyle w:val="yTableNAm"/>
              <w:rPr>
                <w:ins w:author="Open-Xml-PowerTools" w:id="7322" w:date="2000-01-01T00:00:00Z"/>
              </w:rPr>
            </w:pPr>
          </w:p>
        </w:tc>
        <w:tc>
          <w:tcPr>
            <w:tcW w:w="1524" w:type="dxa"/>
            <w:gridSpan w:val="2"/>
            <w:vMerge w:val="restart"/>
          </w:tcPr>
          <w:p>
            <w:pPr>
              <w:pStyle w:val="yTableNAm"/>
              <w:rPr>
                <w:ins w:author="Open-Xml-PowerTools" w:id="7324" w:date="2000-01-01T00:00:00Z"/>
              </w:rPr>
            </w:pPr>
            <w:ins w:author="Open-Xml-PowerTools" w:id="7323" w:date="2000-01-01T00:00:00Z">
              <w:r>
                <w:rPr>
                  <w:szCs w:val="22"/>
                </w:rPr>
                <w:t>Address</w:t>
              </w:r>
            </w:ins>
          </w:p>
        </w:tc>
        <w:tc>
          <w:tcPr>
            <w:tcW w:w="4290" w:type="dxa"/>
            <w:gridSpan w:val="5"/>
          </w:tcPr>
          <w:p>
            <w:pPr>
              <w:pStyle w:val="yTableNAm"/>
              <w:rPr>
                <w:ins w:author="Open-Xml-PowerTools" w:id="7325" w:date="2000-01-01T00:00:00Z"/>
              </w:rPr>
            </w:pPr>
          </w:p>
        </w:tc>
      </w:tr>
      <w:tr>
        <w:trPr>
          <w:cantSplit/>
          <w:trHeight w:val="150"/>
          <w:ins w:author="Open-Xml-PowerTools" w:id="7326" w:date="2000-01-01T00:00:00Z"/>
        </w:trPr>
        <w:tc>
          <w:tcPr>
            <w:tcW w:w="1311" w:type="dxa"/>
            <w:vMerge/>
          </w:tcPr>
          <w:p>
            <w:pPr>
              <w:pStyle w:val="zyTableNAm"/>
              <w:rPr>
                <w:ins w:author="Open-Xml-PowerTools" w:id="7327" w:date="2000-01-01T00:00:00Z"/>
                <w:b/>
                <w:szCs w:val="22"/>
              </w:rPr>
            </w:pPr>
          </w:p>
        </w:tc>
        <w:tc>
          <w:tcPr>
            <w:tcW w:w="1524" w:type="dxa"/>
            <w:gridSpan w:val="2"/>
            <w:vMerge/>
          </w:tcPr>
          <w:p>
            <w:pPr>
              <w:pStyle w:val="yTableNAm"/>
              <w:rPr>
                <w:ins w:author="Open-Xml-PowerTools" w:id="7328" w:date="2000-01-01T00:00:00Z"/>
              </w:rPr>
            </w:pPr>
          </w:p>
        </w:tc>
        <w:tc>
          <w:tcPr>
            <w:tcW w:w="4290" w:type="dxa"/>
            <w:gridSpan w:val="5"/>
          </w:tcPr>
          <w:p>
            <w:pPr>
              <w:pStyle w:val="yTableNAm"/>
              <w:rPr>
                <w:ins w:author="Open-Xml-PowerTools" w:id="7329" w:date="2000-01-01T00:00:00Z"/>
              </w:rPr>
            </w:pPr>
          </w:p>
        </w:tc>
      </w:tr>
      <w:tr>
        <w:trPr>
          <w:cantSplit/>
          <w:trHeight w:val="150"/>
          <w:ins w:author="Open-Xml-PowerTools" w:id="7330" w:date="2000-01-01T00:00:00Z"/>
        </w:trPr>
        <w:tc>
          <w:tcPr>
            <w:tcW w:w="1311" w:type="dxa"/>
            <w:vMerge w:val="restart"/>
          </w:tcPr>
          <w:p>
            <w:pPr>
              <w:pStyle w:val="yTableNAm"/>
              <w:rPr>
                <w:ins w:author="Open-Xml-PowerTools" w:id="7332" w:date="2000-01-01T00:00:00Z"/>
              </w:rPr>
            </w:pPr>
            <w:ins w:author="Open-Xml-PowerTools" w:id="7331" w:date="2000-01-01T00:00:00Z">
              <w:r>
                <w:rPr>
                  <w:b/>
                  <w:szCs w:val="22"/>
                </w:rPr>
                <w:t>Details of alleged offence</w:t>
              </w:r>
            </w:ins>
          </w:p>
        </w:tc>
        <w:tc>
          <w:tcPr>
            <w:tcW w:w="1524" w:type="dxa"/>
            <w:gridSpan w:val="2"/>
          </w:tcPr>
          <w:p>
            <w:pPr>
              <w:pStyle w:val="yTableNAm"/>
              <w:rPr>
                <w:ins w:author="Open-Xml-PowerTools" w:id="7334" w:date="2000-01-01T00:00:00Z"/>
              </w:rPr>
            </w:pPr>
            <w:ins w:author="Open-Xml-PowerTools" w:id="7333" w:date="2000-01-01T00:00:00Z">
              <w:r>
                <w:rPr>
                  <w:szCs w:val="22"/>
                </w:rPr>
                <w:t>Date or period</w:t>
              </w:r>
            </w:ins>
          </w:p>
        </w:tc>
        <w:tc>
          <w:tcPr>
            <w:tcW w:w="4290" w:type="dxa"/>
            <w:gridSpan w:val="5"/>
          </w:tcPr>
          <w:p>
            <w:pPr>
              <w:pStyle w:val="yTableNAm"/>
              <w:rPr>
                <w:ins w:author="Open-Xml-PowerTools" w:id="7335" w:date="2000-01-01T00:00:00Z"/>
              </w:rPr>
            </w:pPr>
          </w:p>
        </w:tc>
      </w:tr>
      <w:tr>
        <w:trPr>
          <w:cantSplit/>
          <w:trHeight w:val="150"/>
          <w:ins w:author="Open-Xml-PowerTools" w:id="7336" w:date="2000-01-01T00:00:00Z"/>
        </w:trPr>
        <w:tc>
          <w:tcPr>
            <w:tcW w:w="1311" w:type="dxa"/>
            <w:vMerge/>
          </w:tcPr>
          <w:p>
            <w:pPr>
              <w:pStyle w:val="yTableNAm"/>
              <w:rPr>
                <w:ins w:author="Open-Xml-PowerTools" w:id="7337" w:date="2000-01-01T00:00:00Z"/>
              </w:rPr>
            </w:pPr>
          </w:p>
        </w:tc>
        <w:tc>
          <w:tcPr>
            <w:tcW w:w="1524" w:type="dxa"/>
            <w:gridSpan w:val="2"/>
          </w:tcPr>
          <w:p>
            <w:pPr>
              <w:pStyle w:val="yTableNAm"/>
              <w:rPr>
                <w:ins w:author="Open-Xml-PowerTools" w:id="7339" w:date="2000-01-01T00:00:00Z"/>
              </w:rPr>
            </w:pPr>
            <w:ins w:author="Open-Xml-PowerTools" w:id="7338" w:date="2000-01-01T00:00:00Z">
              <w:r>
                <w:rPr>
                  <w:szCs w:val="22"/>
                </w:rPr>
                <w:t>Place</w:t>
              </w:r>
            </w:ins>
          </w:p>
        </w:tc>
        <w:tc>
          <w:tcPr>
            <w:tcW w:w="4290" w:type="dxa"/>
            <w:gridSpan w:val="5"/>
          </w:tcPr>
          <w:p>
            <w:pPr>
              <w:pStyle w:val="yTableNAm"/>
              <w:rPr>
                <w:ins w:author="Open-Xml-PowerTools" w:id="7340" w:date="2000-01-01T00:00:00Z"/>
              </w:rPr>
            </w:pPr>
          </w:p>
        </w:tc>
      </w:tr>
      <w:tr>
        <w:trPr>
          <w:cantSplit/>
          <w:trHeight w:val="150"/>
          <w:ins w:author="Open-Xml-PowerTools" w:id="7341" w:date="2000-01-01T00:00:00Z"/>
        </w:trPr>
        <w:tc>
          <w:tcPr>
            <w:tcW w:w="1311" w:type="dxa"/>
            <w:vMerge/>
          </w:tcPr>
          <w:p>
            <w:pPr>
              <w:pStyle w:val="yTableNAm"/>
              <w:rPr>
                <w:ins w:author="Open-Xml-PowerTools" w:id="7342" w:date="2000-01-01T00:00:00Z"/>
              </w:rPr>
            </w:pPr>
          </w:p>
        </w:tc>
        <w:tc>
          <w:tcPr>
            <w:tcW w:w="1524" w:type="dxa"/>
            <w:gridSpan w:val="2"/>
          </w:tcPr>
          <w:p>
            <w:pPr>
              <w:pStyle w:val="yTableNAm"/>
              <w:rPr>
                <w:ins w:author="Open-Xml-PowerTools" w:id="7344" w:date="2000-01-01T00:00:00Z"/>
              </w:rPr>
            </w:pPr>
            <w:ins w:author="Open-Xml-PowerTools" w:id="7343" w:date="2000-01-01T00:00:00Z">
              <w:r>
                <w:rPr>
                  <w:szCs w:val="22"/>
                </w:rPr>
                <w:t>Written law contravened</w:t>
              </w:r>
            </w:ins>
          </w:p>
        </w:tc>
        <w:tc>
          <w:tcPr>
            <w:tcW w:w="4290" w:type="dxa"/>
            <w:gridSpan w:val="5"/>
          </w:tcPr>
          <w:p>
            <w:pPr>
              <w:pStyle w:val="yTableNAm"/>
              <w:tabs>
                <w:tab w:val="clear" w:pos="567"/>
                <w:tab w:val="left" w:pos="1845"/>
              </w:tabs>
              <w:rPr>
                <w:ins w:author="Open-Xml-PowerTools" w:id="7345" w:date="2000-01-01T00:00:00Z"/>
              </w:rPr>
            </w:pPr>
          </w:p>
        </w:tc>
      </w:tr>
      <w:tr>
        <w:trPr>
          <w:cantSplit/>
          <w:trHeight w:val="310"/>
          <w:ins w:author="Open-Xml-PowerTools" w:id="7346" w:date="2000-01-01T00:00:00Z"/>
        </w:trPr>
        <w:tc>
          <w:tcPr>
            <w:tcW w:w="1311" w:type="dxa"/>
            <w:vMerge/>
          </w:tcPr>
          <w:p>
            <w:pPr>
              <w:pStyle w:val="yTableNAm"/>
              <w:rPr>
                <w:ins w:author="Open-Xml-PowerTools" w:id="7347" w:date="2000-01-01T00:00:00Z"/>
              </w:rPr>
            </w:pPr>
          </w:p>
        </w:tc>
        <w:tc>
          <w:tcPr>
            <w:tcW w:w="1524" w:type="dxa"/>
            <w:gridSpan w:val="2"/>
            <w:vMerge w:val="restart"/>
          </w:tcPr>
          <w:p>
            <w:pPr>
              <w:pStyle w:val="yTableNAm"/>
              <w:rPr>
                <w:ins w:author="Open-Xml-PowerTools" w:id="7349" w:date="2000-01-01T00:00:00Z"/>
              </w:rPr>
            </w:pPr>
            <w:ins w:author="Open-Xml-PowerTools" w:id="7348" w:date="2000-01-01T00:00:00Z">
              <w:r>
                <w:rPr>
                  <w:szCs w:val="22"/>
                </w:rPr>
                <w:t>Details of offence</w:t>
              </w:r>
            </w:ins>
          </w:p>
        </w:tc>
        <w:tc>
          <w:tcPr>
            <w:tcW w:w="4290" w:type="dxa"/>
            <w:gridSpan w:val="5"/>
          </w:tcPr>
          <w:p>
            <w:pPr>
              <w:pStyle w:val="yTableNAm"/>
              <w:rPr>
                <w:ins w:author="Open-Xml-PowerTools" w:id="7350" w:date="2000-01-01T00:00:00Z"/>
              </w:rPr>
            </w:pPr>
          </w:p>
        </w:tc>
      </w:tr>
      <w:tr>
        <w:trPr>
          <w:cantSplit/>
          <w:trHeight w:val="310"/>
          <w:ins w:author="Open-Xml-PowerTools" w:id="7351" w:date="2000-01-01T00:00:00Z"/>
        </w:trPr>
        <w:tc>
          <w:tcPr>
            <w:tcW w:w="1311" w:type="dxa"/>
            <w:vMerge/>
          </w:tcPr>
          <w:p>
            <w:pPr>
              <w:pStyle w:val="zyTableNAm"/>
              <w:rPr>
                <w:ins w:author="Open-Xml-PowerTools" w:id="7352" w:date="2000-01-01T00:00:00Z"/>
                <w:b/>
                <w:szCs w:val="22"/>
              </w:rPr>
            </w:pPr>
          </w:p>
        </w:tc>
        <w:tc>
          <w:tcPr>
            <w:tcW w:w="1524" w:type="dxa"/>
            <w:gridSpan w:val="2"/>
            <w:vMerge/>
          </w:tcPr>
          <w:p>
            <w:pPr>
              <w:pStyle w:val="yTableNAm"/>
              <w:rPr>
                <w:ins w:author="Open-Xml-PowerTools" w:id="7353" w:date="2000-01-01T00:00:00Z"/>
              </w:rPr>
            </w:pPr>
          </w:p>
        </w:tc>
        <w:tc>
          <w:tcPr>
            <w:tcW w:w="4290" w:type="dxa"/>
            <w:gridSpan w:val="5"/>
          </w:tcPr>
          <w:p>
            <w:pPr>
              <w:pStyle w:val="yTableNAm"/>
              <w:rPr>
                <w:ins w:author="Open-Xml-PowerTools" w:id="7354" w:date="2000-01-01T00:00:00Z"/>
              </w:rPr>
            </w:pPr>
          </w:p>
        </w:tc>
      </w:tr>
      <w:tr>
        <w:trPr>
          <w:cantSplit/>
          <w:ins w:author="Open-Xml-PowerTools" w:id="7355" w:date="2000-01-01T00:00:00Z"/>
        </w:trPr>
        <w:tc>
          <w:tcPr>
            <w:tcW w:w="1311" w:type="dxa"/>
          </w:tcPr>
          <w:p>
            <w:pPr>
              <w:pStyle w:val="yTableNAm"/>
              <w:rPr>
                <w:ins w:author="Open-Xml-PowerTools" w:id="7357" w:date="2000-01-01T00:00:00Z"/>
              </w:rPr>
            </w:pPr>
            <w:ins w:author="Open-Xml-PowerTools" w:id="7356" w:date="2000-01-01T00:00:00Z">
              <w:r>
                <w:rPr>
                  <w:b/>
                  <w:szCs w:val="22"/>
                </w:rPr>
                <w:t>Date</w:t>
              </w:r>
            </w:ins>
          </w:p>
        </w:tc>
        <w:tc>
          <w:tcPr>
            <w:tcW w:w="1524" w:type="dxa"/>
            <w:gridSpan w:val="2"/>
          </w:tcPr>
          <w:p>
            <w:pPr>
              <w:pStyle w:val="yTableNAm"/>
              <w:rPr>
                <w:ins w:author="Open-Xml-PowerTools" w:id="7359" w:date="2000-01-01T00:00:00Z"/>
              </w:rPr>
            </w:pPr>
            <w:ins w:author="Open-Xml-PowerTools" w:id="7358" w:date="2000-01-01T00:00:00Z">
              <w:r>
                <w:rPr>
                  <w:szCs w:val="22"/>
                </w:rPr>
                <w:t>Date of notice</w:t>
              </w:r>
            </w:ins>
          </w:p>
        </w:tc>
        <w:tc>
          <w:tcPr>
            <w:tcW w:w="4290" w:type="dxa"/>
            <w:gridSpan w:val="5"/>
          </w:tcPr>
          <w:p>
            <w:pPr>
              <w:pStyle w:val="yTableNAm"/>
              <w:rPr>
                <w:ins w:author="Open-Xml-PowerTools" w:id="7360" w:date="2000-01-01T00:00:00Z"/>
              </w:rPr>
            </w:pPr>
          </w:p>
        </w:tc>
      </w:tr>
      <w:tr>
        <w:trPr>
          <w:cantSplit/>
          <w:ins w:author="Open-Xml-PowerTools" w:id="7361" w:date="2000-01-01T00:00:00Z"/>
        </w:trPr>
        <w:tc>
          <w:tcPr>
            <w:tcW w:w="1311" w:type="dxa"/>
            <w:vMerge w:val="restart"/>
          </w:tcPr>
          <w:p>
            <w:pPr>
              <w:pStyle w:val="yTableNAm"/>
              <w:rPr>
                <w:ins w:author="Open-Xml-PowerTools" w:id="7363" w:date="2000-01-01T00:00:00Z"/>
              </w:rPr>
            </w:pPr>
            <w:ins w:author="Open-Xml-PowerTools" w:id="7362" w:date="2000-01-01T00:00:00Z">
              <w:r>
                <w:rPr>
                  <w:b/>
                  <w:szCs w:val="22"/>
                </w:rPr>
                <w:t>Issuing officer</w:t>
              </w:r>
            </w:ins>
          </w:p>
        </w:tc>
        <w:tc>
          <w:tcPr>
            <w:tcW w:w="1524" w:type="dxa"/>
            <w:gridSpan w:val="2"/>
          </w:tcPr>
          <w:p>
            <w:pPr>
              <w:pStyle w:val="yTableNAm"/>
              <w:rPr>
                <w:ins w:author="Open-Xml-PowerTools" w:id="7365" w:date="2000-01-01T00:00:00Z"/>
              </w:rPr>
            </w:pPr>
            <w:ins w:author="Open-Xml-PowerTools" w:id="7364" w:date="2000-01-01T00:00:00Z">
              <w:r>
                <w:rPr>
                  <w:szCs w:val="22"/>
                </w:rPr>
                <w:t>Name</w:t>
              </w:r>
            </w:ins>
          </w:p>
        </w:tc>
        <w:tc>
          <w:tcPr>
            <w:tcW w:w="4290" w:type="dxa"/>
            <w:gridSpan w:val="5"/>
          </w:tcPr>
          <w:p>
            <w:pPr>
              <w:pStyle w:val="yTableNAm"/>
              <w:rPr>
                <w:ins w:author="Open-Xml-PowerTools" w:id="7366" w:date="2000-01-01T00:00:00Z"/>
              </w:rPr>
            </w:pPr>
          </w:p>
        </w:tc>
      </w:tr>
      <w:tr>
        <w:trPr>
          <w:cantSplit/>
          <w:ins w:author="Open-Xml-PowerTools" w:id="7367" w:date="2000-01-01T00:00:00Z"/>
        </w:trPr>
        <w:tc>
          <w:tcPr>
            <w:tcW w:w="1311" w:type="dxa"/>
            <w:vMerge/>
          </w:tcPr>
          <w:p>
            <w:pPr>
              <w:pStyle w:val="yTableNAm"/>
              <w:rPr>
                <w:ins w:author="Open-Xml-PowerTools" w:id="7368" w:date="2000-01-01T00:00:00Z"/>
              </w:rPr>
            </w:pPr>
          </w:p>
        </w:tc>
        <w:tc>
          <w:tcPr>
            <w:tcW w:w="1524" w:type="dxa"/>
            <w:gridSpan w:val="2"/>
          </w:tcPr>
          <w:p>
            <w:pPr>
              <w:pStyle w:val="yTableNAm"/>
              <w:rPr>
                <w:ins w:author="Open-Xml-PowerTools" w:id="7370" w:date="2000-01-01T00:00:00Z"/>
              </w:rPr>
            </w:pPr>
            <w:ins w:author="Open-Xml-PowerTools" w:id="7369" w:date="2000-01-01T00:00:00Z">
              <w:r>
                <w:rPr>
                  <w:szCs w:val="22"/>
                </w:rPr>
                <w:t>Office</w:t>
              </w:r>
            </w:ins>
          </w:p>
        </w:tc>
        <w:tc>
          <w:tcPr>
            <w:tcW w:w="4290" w:type="dxa"/>
            <w:gridSpan w:val="5"/>
          </w:tcPr>
          <w:p>
            <w:pPr>
              <w:pStyle w:val="yTableNAm"/>
              <w:rPr>
                <w:ins w:author="Open-Xml-PowerTools" w:id="7371" w:date="2000-01-01T00:00:00Z"/>
              </w:rPr>
            </w:pPr>
          </w:p>
        </w:tc>
      </w:tr>
      <w:tr>
        <w:trPr>
          <w:cantSplit/>
          <w:ins w:author="Open-Xml-PowerTools" w:id="7372" w:date="2000-01-01T00:00:00Z"/>
        </w:trPr>
        <w:tc>
          <w:tcPr>
            <w:tcW w:w="1311" w:type="dxa"/>
            <w:vMerge/>
          </w:tcPr>
          <w:p>
            <w:pPr>
              <w:pStyle w:val="yTableNAm"/>
              <w:rPr>
                <w:ins w:author="Open-Xml-PowerTools" w:id="7373" w:date="2000-01-01T00:00:00Z"/>
              </w:rPr>
            </w:pPr>
          </w:p>
        </w:tc>
        <w:tc>
          <w:tcPr>
            <w:tcW w:w="1524" w:type="dxa"/>
            <w:gridSpan w:val="2"/>
          </w:tcPr>
          <w:p>
            <w:pPr>
              <w:pStyle w:val="yTableNAm"/>
              <w:rPr>
                <w:ins w:author="Open-Xml-PowerTools" w:id="7375" w:date="2000-01-01T00:00:00Z"/>
              </w:rPr>
            </w:pPr>
            <w:ins w:author="Open-Xml-PowerTools" w:id="7374" w:date="2000-01-01T00:00:00Z">
              <w:r>
                <w:rPr>
                  <w:szCs w:val="22"/>
                </w:rPr>
                <w:t>Signature</w:t>
              </w:r>
            </w:ins>
          </w:p>
        </w:tc>
        <w:tc>
          <w:tcPr>
            <w:tcW w:w="4290" w:type="dxa"/>
            <w:gridSpan w:val="5"/>
          </w:tcPr>
          <w:p>
            <w:pPr>
              <w:pStyle w:val="yTableNAm"/>
              <w:rPr>
                <w:ins w:author="Open-Xml-PowerTools" w:id="7376" w:date="2000-01-01T00:00:00Z"/>
              </w:rPr>
            </w:pPr>
          </w:p>
        </w:tc>
      </w:tr>
      <w:tr>
        <w:trPr>
          <w:trHeight w:val="604"/>
          <w:ins w:author="Open-Xml-PowerTools" w:id="7377" w:date="2000-01-01T00:00:00Z"/>
        </w:trPr>
        <w:tc>
          <w:tcPr>
            <w:tcW w:w="1311" w:type="dxa"/>
          </w:tcPr>
          <w:p>
            <w:pPr>
              <w:pStyle w:val="yTableNAm"/>
              <w:rPr>
                <w:ins w:author="Open-Xml-PowerTools" w:id="7379" w:date="2000-01-01T00:00:00Z"/>
              </w:rPr>
            </w:pPr>
            <w:ins w:author="Open-Xml-PowerTools" w:id="7378" w:date="2000-01-01T00:00:00Z">
              <w:r>
                <w:rPr>
                  <w:b/>
                  <w:szCs w:val="22"/>
                </w:rPr>
                <w:t>Modified penalty</w:t>
              </w:r>
            </w:ins>
          </w:p>
        </w:tc>
        <w:tc>
          <w:tcPr>
            <w:tcW w:w="5814" w:type="dxa"/>
            <w:gridSpan w:val="7"/>
          </w:tcPr>
          <w:p>
            <w:pPr>
              <w:pStyle w:val="yTableNAm"/>
              <w:rPr>
                <w:ins w:author="Open-Xml-PowerTools" w:id="7381" w:date="2000-01-01T00:00:00Z"/>
              </w:rPr>
            </w:pPr>
            <w:ins w:author="Open-Xml-PowerTools" w:id="7380" w:date="2000-01-01T00:00:00Z">
              <w:r>
                <w:rPr>
                  <w:szCs w:val="22"/>
                </w:rPr>
                <w:t>$_____</w:t>
              </w:r>
            </w:ins>
          </w:p>
        </w:tc>
      </w:tr>
      <w:tr>
        <w:trPr>
          <w:trHeight w:val="560"/>
          <w:ins w:author="Open-Xml-PowerTools" w:id="7382" w:date="2000-01-01T00:00:00Z"/>
        </w:trPr>
        <w:tc>
          <w:tcPr>
            <w:tcW w:w="1311" w:type="dxa"/>
            <w:vMerge w:val="restart"/>
          </w:tcPr>
          <w:p>
            <w:pPr>
              <w:pStyle w:val="yTableNAm"/>
              <w:rPr>
                <w:ins w:author="Open-Xml-PowerTools" w:id="7384" w:date="2000-01-01T00:00:00Z"/>
              </w:rPr>
            </w:pPr>
            <w:ins w:author="Open-Xml-PowerTools" w:id="7383" w:date="2000-01-01T00:00:00Z">
              <w:r>
                <w:rPr>
                  <w:b/>
                  <w:szCs w:val="22"/>
                </w:rPr>
                <w:t>Penalty</w:t>
              </w:r>
            </w:ins>
          </w:p>
        </w:tc>
        <w:tc>
          <w:tcPr>
            <w:tcW w:w="1524" w:type="dxa"/>
            <w:gridSpan w:val="2"/>
          </w:tcPr>
          <w:p>
            <w:pPr>
              <w:pStyle w:val="yTableNAm"/>
              <w:rPr>
                <w:ins w:author="Open-Xml-PowerTools" w:id="7386" w:date="2000-01-01T00:00:00Z"/>
              </w:rPr>
            </w:pPr>
            <w:ins w:author="Open-Xml-PowerTools" w:id="7385" w:date="2000-01-01T00:00:00Z">
              <w:r>
                <w:rPr>
                  <w:szCs w:val="22"/>
                </w:rPr>
                <w:t>Individual</w:t>
              </w:r>
            </w:ins>
          </w:p>
        </w:tc>
        <w:tc>
          <w:tcPr>
            <w:tcW w:w="1134" w:type="dxa"/>
          </w:tcPr>
          <w:p>
            <w:pPr>
              <w:pStyle w:val="yTableNAm"/>
              <w:rPr>
                <w:ins w:author="Open-Xml-PowerTools" w:id="7388" w:date="2000-01-01T00:00:00Z"/>
              </w:rPr>
            </w:pPr>
            <w:ins w:author="Open-Xml-PowerTools" w:id="7387" w:date="2000-01-01T00:00:00Z">
              <w:r>
                <w:rPr>
                  <w:szCs w:val="22"/>
                </w:rPr>
                <w:t>$_____</w:t>
              </w:r>
            </w:ins>
          </w:p>
        </w:tc>
        <w:tc>
          <w:tcPr>
            <w:tcW w:w="3156" w:type="dxa"/>
            <w:gridSpan w:val="4"/>
            <w:vMerge w:val="restart"/>
          </w:tcPr>
          <w:p>
            <w:pPr>
              <w:pStyle w:val="yTableNAm"/>
              <w:rPr>
                <w:ins w:author="Open-Xml-PowerTools" w:id="7390" w:date="2000-01-01T00:00:00Z"/>
              </w:rPr>
            </w:pPr>
            <w:ins w:author="Open-Xml-PowerTools" w:id="7389" w:date="2000-01-01T00:00:00Z">
              <w:r>
                <w:rPr>
                  <w:szCs w:val="22"/>
                </w:rPr>
                <w:t>You do not have to pay this amount.  This is the maximum fine that can be imposed if you are prosecuted in a court and convicted of this offence.</w:t>
              </w:r>
            </w:ins>
          </w:p>
        </w:tc>
      </w:tr>
      <w:tr>
        <w:trPr>
          <w:trHeight w:val="560"/>
          <w:ins w:author="Open-Xml-PowerTools" w:id="7391" w:date="2000-01-01T00:00:00Z"/>
        </w:trPr>
        <w:tc>
          <w:tcPr>
            <w:tcW w:w="1311" w:type="dxa"/>
            <w:vMerge/>
          </w:tcPr>
          <w:p>
            <w:pPr>
              <w:pStyle w:val="yTableNAm"/>
              <w:rPr>
                <w:ins w:author="Open-Xml-PowerTools" w:id="7392" w:date="2000-01-01T00:00:00Z"/>
              </w:rPr>
            </w:pPr>
          </w:p>
        </w:tc>
        <w:tc>
          <w:tcPr>
            <w:tcW w:w="1524" w:type="dxa"/>
            <w:gridSpan w:val="2"/>
          </w:tcPr>
          <w:p>
            <w:pPr>
              <w:pStyle w:val="yTableNAm"/>
              <w:rPr>
                <w:ins w:author="Open-Xml-PowerTools" w:id="7394" w:date="2000-01-01T00:00:00Z"/>
              </w:rPr>
            </w:pPr>
            <w:ins w:author="Open-Xml-PowerTools" w:id="7393" w:date="2000-01-01T00:00:00Z">
              <w:r>
                <w:rPr>
                  <w:szCs w:val="22"/>
                </w:rPr>
                <w:t>Body corporate</w:t>
              </w:r>
            </w:ins>
          </w:p>
        </w:tc>
        <w:tc>
          <w:tcPr>
            <w:tcW w:w="1134" w:type="dxa"/>
          </w:tcPr>
          <w:p>
            <w:pPr>
              <w:pStyle w:val="yTableNAm"/>
              <w:rPr>
                <w:ins w:author="Open-Xml-PowerTools" w:id="7396" w:date="2000-01-01T00:00:00Z"/>
              </w:rPr>
            </w:pPr>
            <w:ins w:author="Open-Xml-PowerTools" w:id="7395" w:date="2000-01-01T00:00:00Z">
              <w:r>
                <w:rPr>
                  <w:szCs w:val="22"/>
                </w:rPr>
                <w:t>$_____</w:t>
              </w:r>
            </w:ins>
          </w:p>
        </w:tc>
        <w:tc>
          <w:tcPr>
            <w:tcW w:w="3156" w:type="dxa"/>
            <w:gridSpan w:val="4"/>
            <w:vMerge/>
          </w:tcPr>
          <w:p>
            <w:pPr>
              <w:pStyle w:val="yTableNAm"/>
              <w:rPr>
                <w:ins w:author="Open-Xml-PowerTools" w:id="7397" w:date="2000-01-01T00:00:00Z"/>
              </w:rPr>
            </w:pPr>
          </w:p>
        </w:tc>
      </w:tr>
      <w:tr>
        <w:trPr>
          <w:trHeight w:val="401"/>
          <w:ins w:author="Open-Xml-PowerTools" w:id="7398" w:date="2000-01-01T00:00:00Z"/>
        </w:trPr>
        <w:tc>
          <w:tcPr>
            <w:tcW w:w="1311" w:type="dxa"/>
          </w:tcPr>
          <w:p>
            <w:pPr>
              <w:pStyle w:val="yTableNAm"/>
              <w:rPr>
                <w:ins w:author="Open-Xml-PowerTools" w:id="7400" w:date="2000-01-01T00:00:00Z"/>
              </w:rPr>
            </w:pPr>
            <w:ins w:author="Open-Xml-PowerTools" w:id="7399" w:date="2000-01-01T00:00:00Z">
              <w:r>
                <w:rPr>
                  <w:b/>
                  <w:szCs w:val="22"/>
                </w:rPr>
                <w:lastRenderedPageBreak/>
                <w:t>TAKE NOTICE</w:t>
              </w:r>
            </w:ins>
          </w:p>
        </w:tc>
        <w:tc>
          <w:tcPr>
            <w:tcW w:w="5814" w:type="dxa"/>
            <w:gridSpan w:val="7"/>
          </w:tcPr>
          <w:p>
            <w:pPr>
              <w:pStyle w:val="yTableNAm"/>
              <w:rPr>
                <w:ins w:author="Open-Xml-PowerTools" w:id="7402" w:date="2000-01-01T00:00:00Z"/>
              </w:rPr>
            </w:pPr>
            <w:ins w:author="Open-Xml-PowerTools" w:id="7401" w:date="2000-01-01T00:00:00Z">
              <w:r>
                <w:rPr>
                  <w:szCs w:val="22"/>
                </w:rPr>
                <w:t>It is alleged that you have committed the above offence.</w:t>
              </w:r>
            </w:ins>
          </w:p>
          <w:p>
            <w:pPr>
              <w:pStyle w:val="yTableNAm"/>
              <w:spacing w:before="100"/>
              <w:rPr>
                <w:ins w:author="Open-Xml-PowerTools" w:id="7405" w:date="2000-01-01T00:00:00Z"/>
              </w:rPr>
            </w:pPr>
            <w:ins w:author="Open-Xml-PowerTools" w:id="7403" w:date="2000-01-01T00:00:00Z">
              <w:r>
                <w:rPr>
                  <w:b/>
                </w:rPr>
                <w:t>If you do not want to be prosecuted in court for the offence</w:t>
              </w:r>
            </w:ins>
            <w:ins w:author="Open-Xml-PowerTools" w:id="7404" w:date="2000-01-01T00:00:00Z">
              <w:r>
                <w:t>, pay the modified penalty to the Approved Officer within 28 days after the date of this notice.</w:t>
              </w:r>
            </w:ins>
          </w:p>
          <w:p>
            <w:pPr>
              <w:pStyle w:val="yTableNAm"/>
              <w:spacing w:before="100"/>
              <w:rPr>
                <w:ins w:author="Open-Xml-PowerTools" w:id="7411" w:date="2000-01-01T00:00:00Z"/>
              </w:rPr>
            </w:pPr>
            <w:ins w:author="Open-Xml-PowerTools" w:id="7406" w:date="2000-01-01T00:00:00Z">
              <w:r>
                <w:rPr>
                  <w:b/>
                </w:rPr>
                <w:t>If you do not pay</w:t>
              </w:r>
            </w:ins>
            <w:ins w:author="Open-Xml-PowerTools" w:id="7407" w:date="2000-01-01T00:00:00Z">
              <w:r>
                <w:t xml:space="preserve"> the modified penalty within 28 days, you may be prosecuted or enforcement action may be taken under the </w:t>
              </w:r>
            </w:ins>
            <w:ins w:author="Open-Xml-PowerTools" w:id="7408" w:date="2000-01-01T00:00:00Z">
              <w:r>
                <w:rPr>
                  <w:i/>
                </w:rPr>
                <w:t>Fines, Penalties and Infringement Notices Enforcement Act 1994</w:t>
              </w:r>
            </w:ins>
            <w:ins w:author="Open-Xml-PowerTools" w:id="7409" w:date="2000-01-01T00:00:00Z">
              <w:r>
                <w:t xml:space="preserve">.  </w:t>
              </w:r>
            </w:ins>
            <w:ins w:author="Open-Xml-PowerTools" w:id="7410" w:date="2000-01-01T00:00:00Z">
              <w:r>
                <w:rPr>
                  <w:szCs w:val="22"/>
                </w:rPr>
                <w:t>Under that Act, some or all of the following action may be taken — your driver’s licence may be suspended, your vehicle licence may be suspended or cancelled, you may be disqualified from holding or obtaining a driver’s licence or vehicle licence, your vehicle may be immobilised or have its number plates removed, your details may be published on a website, your earnings or bank accounts may be garnished, and your property may be seized and sold.</w:t>
              </w:r>
            </w:ins>
          </w:p>
          <w:p>
            <w:pPr>
              <w:pStyle w:val="yTableNAm"/>
              <w:spacing w:before="100"/>
              <w:rPr>
                <w:ins w:author="Open-Xml-PowerTools" w:id="7414" w:date="2000-01-01T00:00:00Z"/>
              </w:rPr>
            </w:pPr>
            <w:ins w:author="Open-Xml-PowerTools" w:id="7412" w:date="2000-01-01T00:00:00Z">
              <w:r>
                <w:rPr>
                  <w:b/>
                </w:rPr>
                <w:t>If you need more time</w:t>
              </w:r>
            </w:ins>
            <w:ins w:author="Open-Xml-PowerTools" w:id="7413" w:date="2000-01-01T00:00:00Z">
              <w:r>
                <w:t xml:space="preserve"> to pay the modified penalty, you should contact the Approved Officer at the address below.</w:t>
              </w:r>
            </w:ins>
          </w:p>
          <w:p>
            <w:pPr>
              <w:pStyle w:val="yTableNAm"/>
              <w:spacing w:before="100"/>
              <w:rPr>
                <w:ins w:author="Open-Xml-PowerTools" w:id="7416" w:date="2000-01-01T00:00:00Z"/>
              </w:rPr>
            </w:pPr>
            <w:ins w:author="Open-Xml-PowerTools" w:id="7415" w:date="2000-01-01T00:00:00Z">
              <w:r>
                <w:t>Paying the modified penalty will not be regarded as an admission for the purposes of any civil or criminal court case.</w:t>
              </w:r>
            </w:ins>
          </w:p>
          <w:p>
            <w:pPr>
              <w:pStyle w:val="yTableNAm"/>
              <w:spacing w:before="100"/>
              <w:rPr>
                <w:ins w:author="Open-Xml-PowerTools" w:id="7421" w:date="2000-01-01T00:00:00Z"/>
              </w:rPr>
            </w:pPr>
            <w:ins w:author="Open-Xml-PowerTools" w:id="7417" w:date="2000-01-01T00:00:00Z">
              <w:r>
                <w:rPr>
                  <w:b/>
                </w:rPr>
                <w:t>If you want this matter to be dealt with by prosecution in court</w:t>
              </w:r>
            </w:ins>
            <w:ins w:author="Open-Xml-PowerTools" w:id="7418" w:date="2000-01-01T00:00:00Z">
              <w:r>
                <w:t>,</w:t>
              </w:r>
            </w:ins>
            <w:ins w:author="Open-Xml-PowerTools" w:id="7419" w:date="2000-01-01T00:00:00Z">
              <w:r>
                <w:rPr>
                  <w:b/>
                </w:rPr>
                <w:t xml:space="preserve"> </w:t>
              </w:r>
            </w:ins>
            <w:ins w:author="Open-Xml-PowerTools" w:id="7420" w:date="2000-01-01T00:00:00Z">
              <w:r>
                <w:t xml:space="preserve">sign and date here: </w:t>
              </w:r>
            </w:ins>
          </w:p>
          <w:p>
            <w:pPr>
              <w:pStyle w:val="yTableNAm"/>
              <w:spacing w:before="40"/>
              <w:rPr>
                <w:ins w:author="Open-Xml-PowerTools" w:id="7424" w:date="2000-01-01T00:00:00Z"/>
              </w:rPr>
            </w:pPr>
            <w:ins w:author="Open-Xml-PowerTools" w:id="7422" w:date="2000-01-01T00:00:00Z">
              <w:r>
                <w:t xml:space="preserve">__________________________________               /    /20   </w:t>
              </w:r>
            </w:ins>
            <w:ins w:author="Open-Xml-PowerTools" w:id="7423" w:date="2000-01-01T00:00:00Z">
              <w:r>
                <w:br/>
                <w:t>and post this notice to the Approved Officer at the address below within 28 days after the date of this notice.</w:t>
              </w:r>
            </w:ins>
          </w:p>
          <w:p>
            <w:pPr>
              <w:pStyle w:val="yTableNAm"/>
              <w:rPr>
                <w:ins w:author="Open-Xml-PowerTools" w:id="7426" w:date="2000-01-01T00:00:00Z"/>
              </w:rPr>
            </w:pPr>
            <w:ins w:author="Open-Xml-PowerTools" w:id="7425" w:date="2000-01-01T00:00:00Z">
              <w:r>
                <w:t>If you consider that you have good reason to have this notice withdrawn, you can write to the Approved Officer at the address below requesting that this notice be withdrawn and setting out why you consider that this notice should be withdrawn. Your letter must be received not later than 28 days after the date of this notice.</w:t>
              </w:r>
            </w:ins>
          </w:p>
        </w:tc>
      </w:tr>
      <w:tr>
        <w:trPr>
          <w:trHeight w:val="401"/>
          <w:ins w:author="Open-Xml-PowerTools" w:id="7427" w:date="2000-01-01T00:00:00Z"/>
        </w:trPr>
        <w:tc>
          <w:tcPr>
            <w:tcW w:w="1311" w:type="dxa"/>
            <w:vMerge w:val="restart"/>
          </w:tcPr>
          <w:p>
            <w:pPr>
              <w:pStyle w:val="yTableNAm"/>
              <w:spacing w:before="100"/>
              <w:rPr>
                <w:ins w:author="Open-Xml-PowerTools" w:id="7429" w:date="2000-01-01T00:00:00Z"/>
              </w:rPr>
            </w:pPr>
            <w:ins w:author="Open-Xml-PowerTools" w:id="7428" w:date="2000-01-01T00:00:00Z">
              <w:r>
                <w:rPr>
                  <w:b/>
                  <w:szCs w:val="22"/>
                </w:rPr>
                <w:t>How to pay</w:t>
              </w:r>
            </w:ins>
          </w:p>
        </w:tc>
        <w:tc>
          <w:tcPr>
            <w:tcW w:w="1241" w:type="dxa"/>
          </w:tcPr>
          <w:p>
            <w:pPr>
              <w:pStyle w:val="yTableNAm"/>
              <w:spacing w:before="100"/>
              <w:rPr>
                <w:ins w:author="Open-Xml-PowerTools" w:id="7431" w:date="2000-01-01T00:00:00Z"/>
              </w:rPr>
            </w:pPr>
            <w:ins w:author="Open-Xml-PowerTools" w:id="7430" w:date="2000-01-01T00:00:00Z">
              <w:r>
                <w:rPr>
                  <w:szCs w:val="22"/>
                </w:rPr>
                <w:t>By post</w:t>
              </w:r>
            </w:ins>
          </w:p>
        </w:tc>
        <w:tc>
          <w:tcPr>
            <w:tcW w:w="4573" w:type="dxa"/>
            <w:gridSpan w:val="6"/>
          </w:tcPr>
          <w:p>
            <w:pPr>
              <w:pStyle w:val="yTableNAm"/>
              <w:spacing w:before="100"/>
              <w:rPr>
                <w:ins w:author="Open-Xml-PowerTools" w:id="7433" w:date="2000-01-01T00:00:00Z"/>
              </w:rPr>
            </w:pPr>
            <w:ins w:author="Open-Xml-PowerTools" w:id="7432" w:date="2000-01-01T00:00:00Z">
              <w:r>
                <w:rPr>
                  <w:szCs w:val="22"/>
                </w:rPr>
                <w:t>Tick the relevant box below and post this notice to:</w:t>
              </w:r>
            </w:ins>
          </w:p>
          <w:p>
            <w:pPr>
              <w:pStyle w:val="yTableNAm"/>
              <w:spacing w:before="100"/>
              <w:rPr>
                <w:ins w:author="Open-Xml-PowerTools" w:id="7436" w:date="2000-01-01T00:00:00Z"/>
              </w:rPr>
            </w:pPr>
            <w:ins w:author="Open-Xml-PowerTools" w:id="7434" w:date="2000-01-01T00:00:00Z">
              <w:r>
                <w:t xml:space="preserve">Approved Officer — </w:t>
              </w:r>
            </w:ins>
            <w:ins w:author="Open-Xml-PowerTools" w:id="7435" w:date="2000-01-01T00:00:00Z">
              <w:r>
                <w:rPr>
                  <w:i/>
                </w:rPr>
                <w:t>Building Act 2011</w:t>
              </w:r>
            </w:ins>
          </w:p>
          <w:p>
            <w:pPr>
              <w:pStyle w:val="yTableNAm"/>
              <w:spacing w:before="100"/>
              <w:rPr>
                <w:ins w:author="Open-Xml-PowerTools" w:id="7440" w:date="2000-01-01T00:00:00Z"/>
                <w:rFonts w:eastAsia="MS Mincho"/>
              </w:rPr>
            </w:pPr>
            <w:ins w:author="Open-Xml-PowerTools" w:id="7437" w:date="2000-01-01T00:00:00Z">
              <w:r>
                <w:rPr>
                  <w:rFonts w:eastAsia="MS Mincho"/>
                </w:rPr>
                <w:t>[</w:t>
              </w:r>
            </w:ins>
            <w:ins w:author="Open-Xml-PowerTools" w:id="7438" w:date="2000-01-01T00:00:00Z">
              <w:r>
                <w:rPr>
                  <w:rFonts w:eastAsia="MS Mincho"/>
                  <w:i/>
                </w:rPr>
                <w:t>Address</w:t>
              </w:r>
            </w:ins>
            <w:ins w:author="Open-Xml-PowerTools" w:id="7439" w:date="2000-01-01T00:00:00Z">
              <w:r>
                <w:rPr>
                  <w:rFonts w:eastAsia="MS Mincho"/>
                </w:rPr>
                <w:t>]</w:t>
              </w:r>
            </w:ins>
          </w:p>
          <w:p>
            <w:pPr>
              <w:pStyle w:val="yTableNAm"/>
              <w:spacing w:before="100"/>
              <w:ind w:left="590" w:hanging="590"/>
              <w:rPr>
                <w:ins w:author="Open-Xml-PowerTools" w:id="7446" w:date="2000-01-01T00:00:00Z"/>
              </w:rPr>
            </w:pPr>
            <w:ins w:author="Open-Xml-PowerTools" w:id="7441" w:date="2000-01-01T00:00:00Z">
              <w:r>
                <w:rPr>
                  <w:rFonts w:eastAsia="MS Mincho"/>
                </w:rPr>
                <w:sym w:font="ZapfDingbats" w:char="F072"/>
              </w:r>
            </w:ins>
            <w:ins w:author="Open-Xml-PowerTools" w:id="7442" w:date="2000-01-01T00:00:00Z">
              <w:r>
                <w:tab/>
                <w:t xml:space="preserve">I want to pay the modified penalty. A cheque or money order (payable to </w:t>
              </w:r>
            </w:ins>
            <w:ins w:author="Open-Xml-PowerTools" w:id="7443" w:date="2000-01-01T00:00:00Z">
              <w:r>
                <w:lastRenderedPageBreak/>
                <w:t xml:space="preserve">‘Approved Officer’ — </w:t>
              </w:r>
            </w:ins>
            <w:ins w:author="Open-Xml-PowerTools" w:id="7444" w:date="2000-01-01T00:00:00Z">
              <w:r>
                <w:rPr>
                  <w:i/>
                </w:rPr>
                <w:t>Building Act 2011</w:t>
              </w:r>
            </w:ins>
            <w:ins w:author="Open-Xml-PowerTools" w:id="7445" w:date="2000-01-01T00:00:00Z">
              <w:r>
                <w:t>) for the modified penalty is enclosed.</w:t>
              </w:r>
            </w:ins>
          </w:p>
          <w:p>
            <w:pPr>
              <w:pStyle w:val="yTableNAm"/>
              <w:ind w:left="589" w:hanging="589"/>
              <w:rPr>
                <w:ins w:author="Open-Xml-PowerTools" w:id="7449" w:date="2000-01-01T00:00:00Z"/>
              </w:rPr>
            </w:pPr>
            <w:ins w:author="Open-Xml-PowerTools" w:id="7447" w:date="2000-01-01T00:00:00Z">
              <w:r>
                <w:rPr>
                  <w:rFonts w:eastAsia="MS Mincho"/>
                </w:rPr>
                <w:sym w:font="ZapfDingbats" w:char="F072"/>
              </w:r>
            </w:ins>
            <w:ins w:author="Open-Xml-PowerTools" w:id="7448" w:date="2000-01-01T00:00:00Z">
              <w:r>
                <w:tab/>
                <w:t>I want to pay the modified penalty by credit card.  Please debit my credit card account.</w:t>
              </w:r>
            </w:ins>
          </w:p>
          <w:p>
            <w:pPr>
              <w:pStyle w:val="yTableNAm"/>
              <w:rPr>
                <w:ins w:author="Open-Xml-PowerTools" w:id="7451" w:date="2000-01-01T00:00:00Z"/>
                <w:szCs w:val="22"/>
              </w:rPr>
            </w:pPr>
            <w:ins w:author="Open-Xml-PowerTools" w:id="7450" w:date="2000-01-01T00:00:00Z">
              <w:r>
                <w:rPr>
                  <w:szCs w:val="22"/>
                </w:rPr>
                <w:t>Card type _____________________________</w:t>
              </w:r>
            </w:ins>
          </w:p>
          <w:p>
            <w:pPr>
              <w:pStyle w:val="yTableNAm"/>
              <w:rPr>
                <w:ins w:author="Open-Xml-PowerTools" w:id="7453" w:date="2000-01-01T00:00:00Z"/>
                <w:szCs w:val="22"/>
              </w:rPr>
            </w:pPr>
            <w:ins w:author="Open-Xml-PowerTools" w:id="7452" w:date="2000-01-01T00:00:00Z">
              <w:r>
                <w:rPr>
                  <w:szCs w:val="22"/>
                </w:rPr>
                <w:t>Cardholder name _______________________</w:t>
              </w:r>
            </w:ins>
          </w:p>
          <w:p>
            <w:pPr>
              <w:pStyle w:val="yTableNAm"/>
              <w:rPr>
                <w:ins w:author="Open-Xml-PowerTools" w:id="7455" w:date="2000-01-01T00:00:00Z"/>
                <w:szCs w:val="22"/>
              </w:rPr>
            </w:pPr>
            <w:ins w:author="Open-Xml-PowerTools" w:id="7454" w:date="2000-01-01T00:00:00Z">
              <w:r>
                <w:rPr>
                  <w:szCs w:val="22"/>
                </w:rPr>
                <w:t>Card number</w:t>
              </w:r>
            </w:ins>
          </w:p>
          <w:p>
            <w:pPr>
              <w:pStyle w:val="yTableNAm"/>
              <w:rPr>
                <w:ins w:author="Open-Xml-PowerTools" w:id="7457" w:date="2000-01-01T00:00:00Z"/>
                <w:szCs w:val="22"/>
              </w:rPr>
            </w:pPr>
            <w:ins w:author="Open-Xml-PowerTools" w:id="7456" w:date="2000-01-01T00:00:00Z">
              <w:r>
                <w:rPr>
                  <w:szCs w:val="22"/>
                </w:rPr>
                <w:t>[ ] [ ] [ ] [ ] [ ] [ ] [ ] [ ] [ ] [ ] [ ] [ ] [ ] [ ] [ ] [ ]</w:t>
              </w:r>
            </w:ins>
          </w:p>
          <w:p>
            <w:pPr>
              <w:pStyle w:val="yTableNAm"/>
              <w:rPr>
                <w:ins w:author="Open-Xml-PowerTools" w:id="7459" w:date="2000-01-01T00:00:00Z"/>
                <w:szCs w:val="22"/>
              </w:rPr>
            </w:pPr>
            <w:ins w:author="Open-Xml-PowerTools" w:id="7458" w:date="2000-01-01T00:00:00Z">
              <w:r>
                <w:rPr>
                  <w:szCs w:val="22"/>
                </w:rPr>
                <w:t>Expiry date of card _____/_____</w:t>
              </w:r>
            </w:ins>
          </w:p>
          <w:p>
            <w:pPr>
              <w:pStyle w:val="yTableNAm"/>
              <w:rPr>
                <w:ins w:author="Open-Xml-PowerTools" w:id="7461" w:date="2000-01-01T00:00:00Z"/>
                <w:szCs w:val="22"/>
              </w:rPr>
            </w:pPr>
            <w:ins w:author="Open-Xml-PowerTools" w:id="7460" w:date="2000-01-01T00:00:00Z">
              <w:r>
                <w:rPr>
                  <w:szCs w:val="22"/>
                </w:rPr>
                <w:t>Amount $__________</w:t>
              </w:r>
            </w:ins>
          </w:p>
          <w:p>
            <w:pPr>
              <w:pStyle w:val="yTableNAm"/>
              <w:rPr>
                <w:ins w:author="Open-Xml-PowerTools" w:id="7463" w:date="2000-01-01T00:00:00Z"/>
                <w:szCs w:val="22"/>
              </w:rPr>
            </w:pPr>
            <w:ins w:author="Open-Xml-PowerTools" w:id="7462" w:date="2000-01-01T00:00:00Z">
              <w:r>
                <w:rPr>
                  <w:szCs w:val="22"/>
                </w:rPr>
                <w:t>Signature ____________________</w:t>
              </w:r>
            </w:ins>
          </w:p>
          <w:p>
            <w:pPr>
              <w:pStyle w:val="yTableNAm"/>
              <w:rPr>
                <w:ins w:author="Open-Xml-PowerTools" w:id="7465" w:date="2000-01-01T00:00:00Z"/>
              </w:rPr>
            </w:pPr>
            <w:ins w:author="Open-Xml-PowerTools" w:id="7464" w:date="2000-01-01T00:00:00Z">
              <w:r>
                <w:rPr>
                  <w:b/>
                </w:rPr>
                <w:t>Complete all details</w:t>
              </w:r>
            </w:ins>
          </w:p>
        </w:tc>
      </w:tr>
      <w:tr>
        <w:trPr>
          <w:trHeight w:val="401"/>
          <w:ins w:author="Open-Xml-PowerTools" w:id="7466" w:date="2000-01-01T00:00:00Z"/>
        </w:trPr>
        <w:tc>
          <w:tcPr>
            <w:tcW w:w="1311" w:type="dxa"/>
            <w:vMerge/>
          </w:tcPr>
          <w:p>
            <w:pPr>
              <w:pStyle w:val="yTableNAm"/>
              <w:rPr>
                <w:ins w:author="Open-Xml-PowerTools" w:id="7467" w:date="2000-01-01T00:00:00Z"/>
              </w:rPr>
            </w:pPr>
          </w:p>
        </w:tc>
        <w:tc>
          <w:tcPr>
            <w:tcW w:w="1241" w:type="dxa"/>
          </w:tcPr>
          <w:p>
            <w:pPr>
              <w:pStyle w:val="yTableNAm"/>
              <w:rPr>
                <w:ins w:author="Open-Xml-PowerTools" w:id="7469" w:date="2000-01-01T00:00:00Z"/>
              </w:rPr>
            </w:pPr>
            <w:ins w:author="Open-Xml-PowerTools" w:id="7468" w:date="2000-01-01T00:00:00Z">
              <w:r>
                <w:rPr>
                  <w:szCs w:val="22"/>
                </w:rPr>
                <w:t>In person</w:t>
              </w:r>
            </w:ins>
          </w:p>
        </w:tc>
        <w:tc>
          <w:tcPr>
            <w:tcW w:w="4573" w:type="dxa"/>
            <w:gridSpan w:val="6"/>
          </w:tcPr>
          <w:p>
            <w:pPr>
              <w:pStyle w:val="yTableNAm"/>
              <w:rPr>
                <w:ins w:author="Open-Xml-PowerTools" w:id="7471" w:date="2000-01-01T00:00:00Z"/>
              </w:rPr>
            </w:pPr>
            <w:ins w:author="Open-Xml-PowerTools" w:id="7470" w:date="2000-01-01T00:00:00Z">
              <w:r>
                <w:rPr>
                  <w:szCs w:val="22"/>
                </w:rPr>
                <w:t>Pay the cashier at:</w:t>
              </w:r>
            </w:ins>
          </w:p>
          <w:p>
            <w:pPr>
              <w:pStyle w:val="yTableNAm"/>
              <w:rPr>
                <w:ins w:author="Open-Xml-PowerTools" w:id="7475" w:date="2000-01-01T00:00:00Z"/>
                <w:rFonts w:eastAsia="MS Mincho"/>
              </w:rPr>
            </w:pPr>
            <w:ins w:author="Open-Xml-PowerTools" w:id="7472" w:date="2000-01-01T00:00:00Z">
              <w:r>
                <w:rPr>
                  <w:rFonts w:eastAsia="MS Mincho"/>
                </w:rPr>
                <w:t>[</w:t>
              </w:r>
            </w:ins>
            <w:ins w:author="Open-Xml-PowerTools" w:id="7473" w:date="2000-01-01T00:00:00Z">
              <w:r>
                <w:rPr>
                  <w:rFonts w:eastAsia="MS Mincho"/>
                  <w:i/>
                </w:rPr>
                <w:t>Address</w:t>
              </w:r>
            </w:ins>
            <w:ins w:author="Open-Xml-PowerTools" w:id="7474" w:date="2000-01-01T00:00:00Z">
              <w:r>
                <w:rPr>
                  <w:rFonts w:eastAsia="MS Mincho"/>
                </w:rPr>
                <w:t>]</w:t>
              </w:r>
            </w:ins>
          </w:p>
          <w:p>
            <w:pPr>
              <w:pStyle w:val="yTableNAm"/>
              <w:rPr>
                <w:ins w:author="Open-Xml-PowerTools" w:id="7476" w:date="2000-01-01T00:00:00Z"/>
              </w:rPr>
            </w:pPr>
          </w:p>
        </w:tc>
      </w:tr>
      <w:tr>
        <w:trPr>
          <w:trHeight w:val="310"/>
          <w:ins w:author="Open-Xml-PowerTools" w:id="7477" w:date="2000-01-01T00:00:00Z"/>
        </w:trPr>
        <w:tc>
          <w:tcPr>
            <w:tcW w:w="1311" w:type="dxa"/>
          </w:tcPr>
          <w:p>
            <w:pPr>
              <w:pStyle w:val="yTableNAm"/>
              <w:rPr>
                <w:ins w:author="Open-Xml-PowerTools" w:id="7479" w:date="2000-01-01T00:00:00Z"/>
              </w:rPr>
            </w:pPr>
            <w:ins w:author="Open-Xml-PowerTools" w:id="7478" w:date="2000-01-01T00:00:00Z">
              <w:r>
                <w:rPr>
                  <w:b/>
                  <w:szCs w:val="22"/>
                </w:rPr>
                <w:t>Method of service</w:t>
              </w:r>
            </w:ins>
          </w:p>
        </w:tc>
        <w:tc>
          <w:tcPr>
            <w:tcW w:w="3084" w:type="dxa"/>
            <w:gridSpan w:val="4"/>
          </w:tcPr>
          <w:p>
            <w:pPr>
              <w:pStyle w:val="yTableNAm"/>
              <w:rPr>
                <w:ins w:author="Open-Xml-PowerTools" w:id="7480" w:date="2000-01-01T00:00:00Z"/>
              </w:rPr>
            </w:pPr>
          </w:p>
        </w:tc>
        <w:tc>
          <w:tcPr>
            <w:tcW w:w="992" w:type="dxa"/>
            <w:gridSpan w:val="2"/>
            <w:shd w:val="clear" w:color="auto" w:fill="auto"/>
          </w:tcPr>
          <w:p>
            <w:pPr>
              <w:pStyle w:val="yTableNAm"/>
              <w:rPr>
                <w:ins w:author="Open-Xml-PowerTools" w:id="7482" w:date="2000-01-01T00:00:00Z"/>
              </w:rPr>
            </w:pPr>
            <w:ins w:author="Open-Xml-PowerTools" w:id="7481" w:date="2000-01-01T00:00:00Z">
              <w:r>
                <w:rPr>
                  <w:b/>
                  <w:szCs w:val="22"/>
                </w:rPr>
                <w:t>Date of service</w:t>
              </w:r>
            </w:ins>
          </w:p>
        </w:tc>
        <w:tc>
          <w:tcPr>
            <w:tcW w:w="1738" w:type="dxa"/>
            <w:shd w:val="clear" w:color="auto" w:fill="auto"/>
          </w:tcPr>
          <w:p>
            <w:pPr>
              <w:pStyle w:val="yTableNAm"/>
              <w:rPr>
                <w:ins w:author="Open-Xml-PowerTools" w:id="7483" w:date="2000-01-01T00:00:00Z"/>
              </w:rPr>
            </w:pPr>
          </w:p>
        </w:tc>
      </w:tr>
    </w:tbl>
    <w:p>
      <w:pPr>
        <w:pStyle w:val="yFootnotesection"/>
        <w:rPr>
          <w:ins w:author="Open-Xml-PowerTools" w:id="7485" w:date="2000-01-01T00:00:00Z"/>
        </w:rPr>
      </w:pPr>
      <w:ins w:author="Open-Xml-PowerTools" w:id="7484" w:date="2000-01-01T00:00:00Z">
        <w:r>
          <w:tab/>
          <w:t>[Form 1 inserted: Gazette 18 Dec 2012 p. 6577-80; amended: Gazette 20 Aug 2013 p. 3822; 26 Apr 2019 p. 1211; SL 2020/163 r. 6.]</w:t>
        </w:r>
      </w:ins>
    </w:p>
    <w:p>
      <w:pPr>
        <w:pStyle w:val="yMiscellaneousHeading"/>
        <w:pageBreakBefore/>
        <w:spacing w:after="80"/>
        <w:jc w:val="left"/>
        <w:rPr>
          <w:ins w:author="Open-Xml-PowerTools" w:id="7488" w:date="2000-01-01T00:00:00Z"/>
          <w:b/>
        </w:rPr>
      </w:pPr>
      <w:ins w:author="Open-Xml-PowerTools" w:id="7486" w:date="2000-01-01T00:00:00Z">
        <w:r>
          <w:rPr>
            <w:rStyle w:val="CharSClsNo"/>
            <w:b/>
          </w:rPr>
          <w:lastRenderedPageBreak/>
          <w:t>Form 2</w:t>
        </w:r>
      </w:ins>
      <w:ins w:author="Open-Xml-PowerTools" w:id="7487" w:date="2000-01-01T00:00:00Z">
        <w:r>
          <w:rPr>
            <w:b/>
          </w:rPr>
          <w:t> — Withdrawal of infringement notice</w:t>
        </w:r>
      </w:ins>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9"/>
        <w:gridCol w:w="1580"/>
        <w:gridCol w:w="992"/>
        <w:gridCol w:w="851"/>
        <w:gridCol w:w="283"/>
        <w:gridCol w:w="1880"/>
      </w:tblGrid>
      <w:tr>
        <w:trPr>
          <w:cantSplit/>
          <w:trHeight w:val="282"/>
          <w:ins w:author="Open-Xml-PowerTools" w:id="7489" w:date="2000-01-01T00:00:00Z"/>
        </w:trPr>
        <w:tc>
          <w:tcPr>
            <w:tcW w:w="4962" w:type="dxa"/>
            <w:gridSpan w:val="4"/>
          </w:tcPr>
          <w:p>
            <w:pPr>
              <w:pStyle w:val="yTableNAm"/>
              <w:jc w:val="center"/>
              <w:rPr>
                <w:ins w:author="Open-Xml-PowerTools" w:id="7492" w:date="2000-01-01T00:00:00Z"/>
              </w:rPr>
            </w:pPr>
            <w:ins w:author="Open-Xml-PowerTools" w:id="7490" w:date="2000-01-01T00:00:00Z">
              <w:r>
                <w:rPr>
                  <w:b/>
                  <w:szCs w:val="22"/>
                </w:rPr>
                <w:br w:type="page"/>
              </w:r>
            </w:ins>
            <w:ins w:author="Open-Xml-PowerTools" w:id="7491" w:date="2000-01-01T00:00:00Z">
              <w:r>
                <w:rPr>
                  <w:i/>
                  <w:szCs w:val="22"/>
                </w:rPr>
                <w:t>Building Act 2011</w:t>
              </w:r>
            </w:ins>
          </w:p>
          <w:p>
            <w:pPr>
              <w:pStyle w:val="yTableNAm"/>
              <w:jc w:val="center"/>
              <w:rPr>
                <w:ins w:author="Open-Xml-PowerTools" w:id="7494" w:date="2000-01-01T00:00:00Z"/>
              </w:rPr>
            </w:pPr>
            <w:ins w:author="Open-Xml-PowerTools" w:id="7493" w:date="2000-01-01T00:00:00Z">
              <w:r>
                <w:rPr>
                  <w:i/>
                </w:rPr>
                <w:t>Building Regulations 2012</w:t>
              </w:r>
            </w:ins>
          </w:p>
          <w:p>
            <w:pPr>
              <w:pStyle w:val="yTableNAm"/>
              <w:jc w:val="center"/>
              <w:rPr>
                <w:ins w:author="Open-Xml-PowerTools" w:id="7496" w:date="2000-01-01T00:00:00Z"/>
                <w:b/>
                <w:sz w:val="28"/>
                <w:szCs w:val="28"/>
              </w:rPr>
            </w:pPr>
            <w:ins w:author="Open-Xml-PowerTools" w:id="7495" w:date="2000-01-01T00:00:00Z">
              <w:r>
                <w:rPr>
                  <w:b/>
                  <w:sz w:val="28"/>
                  <w:szCs w:val="28"/>
                </w:rPr>
                <w:t>WITHDRAWAL OF INFRINGEMENT NOTICE</w:t>
              </w:r>
            </w:ins>
          </w:p>
        </w:tc>
        <w:tc>
          <w:tcPr>
            <w:tcW w:w="2163" w:type="dxa"/>
            <w:gridSpan w:val="2"/>
            <w:tcBorders>
              <w:bottom w:val="single" w:sz="4" w:space="0" w:color="auto"/>
            </w:tcBorders>
          </w:tcPr>
          <w:p>
            <w:pPr>
              <w:pStyle w:val="yTableNAm"/>
              <w:rPr>
                <w:ins w:author="Open-Xml-PowerTools" w:id="7498" w:date="2000-01-01T00:00:00Z"/>
              </w:rPr>
            </w:pPr>
            <w:ins w:author="Open-Xml-PowerTools" w:id="7497" w:date="2000-01-01T00:00:00Z">
              <w:r>
                <w:rPr>
                  <w:szCs w:val="22"/>
                </w:rPr>
                <w:t>Withdrawal no.</w:t>
              </w:r>
            </w:ins>
          </w:p>
        </w:tc>
      </w:tr>
      <w:tr>
        <w:trPr>
          <w:cantSplit/>
          <w:trHeight w:val="150"/>
          <w:ins w:author="Open-Xml-PowerTools" w:id="7499" w:date="2000-01-01T00:00:00Z"/>
        </w:trPr>
        <w:tc>
          <w:tcPr>
            <w:tcW w:w="1539" w:type="dxa"/>
            <w:vMerge w:val="restart"/>
          </w:tcPr>
          <w:p>
            <w:pPr>
              <w:pStyle w:val="yTableNAm"/>
              <w:rPr>
                <w:ins w:author="Open-Xml-PowerTools" w:id="7501" w:date="2000-01-01T00:00:00Z"/>
              </w:rPr>
            </w:pPr>
            <w:ins w:author="Open-Xml-PowerTools" w:id="7500" w:date="2000-01-01T00:00:00Z">
              <w:r>
                <w:rPr>
                  <w:b/>
                  <w:szCs w:val="22"/>
                </w:rPr>
                <w:t>Alleged offender</w:t>
              </w:r>
            </w:ins>
          </w:p>
        </w:tc>
        <w:tc>
          <w:tcPr>
            <w:tcW w:w="1580" w:type="dxa"/>
            <w:vMerge w:val="restart"/>
          </w:tcPr>
          <w:p>
            <w:pPr>
              <w:pStyle w:val="yTableNAm"/>
              <w:rPr>
                <w:ins w:author="Open-Xml-PowerTools" w:id="7503" w:date="2000-01-01T00:00:00Z"/>
              </w:rPr>
            </w:pPr>
            <w:ins w:author="Open-Xml-PowerTools" w:id="7502" w:date="2000-01-01T00:00:00Z">
              <w:r>
                <w:rPr>
                  <w:szCs w:val="22"/>
                </w:rPr>
                <w:t>Name</w:t>
              </w:r>
            </w:ins>
          </w:p>
        </w:tc>
        <w:tc>
          <w:tcPr>
            <w:tcW w:w="4006" w:type="dxa"/>
            <w:gridSpan w:val="4"/>
          </w:tcPr>
          <w:p>
            <w:pPr>
              <w:pStyle w:val="yTableNAm"/>
              <w:rPr>
                <w:ins w:author="Open-Xml-PowerTools" w:id="7504" w:date="2000-01-01T00:00:00Z"/>
              </w:rPr>
            </w:pPr>
          </w:p>
        </w:tc>
      </w:tr>
      <w:tr>
        <w:trPr>
          <w:cantSplit/>
          <w:trHeight w:val="150"/>
          <w:ins w:author="Open-Xml-PowerTools" w:id="7505" w:date="2000-01-01T00:00:00Z"/>
        </w:trPr>
        <w:tc>
          <w:tcPr>
            <w:tcW w:w="1539" w:type="dxa"/>
            <w:vMerge/>
          </w:tcPr>
          <w:p>
            <w:pPr>
              <w:pStyle w:val="zyTableNAm"/>
              <w:rPr>
                <w:ins w:author="Open-Xml-PowerTools" w:id="7506" w:date="2000-01-01T00:00:00Z"/>
                <w:b/>
                <w:szCs w:val="22"/>
              </w:rPr>
            </w:pPr>
          </w:p>
        </w:tc>
        <w:tc>
          <w:tcPr>
            <w:tcW w:w="1580" w:type="dxa"/>
            <w:vMerge/>
          </w:tcPr>
          <w:p>
            <w:pPr>
              <w:pStyle w:val="yTableNAm"/>
              <w:rPr>
                <w:ins w:author="Open-Xml-PowerTools" w:id="7507" w:date="2000-01-01T00:00:00Z"/>
              </w:rPr>
            </w:pPr>
          </w:p>
        </w:tc>
        <w:tc>
          <w:tcPr>
            <w:tcW w:w="4006" w:type="dxa"/>
            <w:gridSpan w:val="4"/>
          </w:tcPr>
          <w:p>
            <w:pPr>
              <w:pStyle w:val="yTableNAm"/>
              <w:rPr>
                <w:ins w:author="Open-Xml-PowerTools" w:id="7508" w:date="2000-01-01T00:00:00Z"/>
              </w:rPr>
            </w:pPr>
          </w:p>
        </w:tc>
      </w:tr>
      <w:tr>
        <w:trPr>
          <w:cantSplit/>
          <w:trHeight w:val="150"/>
          <w:ins w:author="Open-Xml-PowerTools" w:id="7509" w:date="2000-01-01T00:00:00Z"/>
        </w:trPr>
        <w:tc>
          <w:tcPr>
            <w:tcW w:w="1539" w:type="dxa"/>
            <w:vMerge/>
          </w:tcPr>
          <w:p>
            <w:pPr>
              <w:pStyle w:val="yTableNAm"/>
              <w:rPr>
                <w:ins w:author="Open-Xml-PowerTools" w:id="7510" w:date="2000-01-01T00:00:00Z"/>
              </w:rPr>
            </w:pPr>
          </w:p>
        </w:tc>
        <w:tc>
          <w:tcPr>
            <w:tcW w:w="1580" w:type="dxa"/>
            <w:vMerge w:val="restart"/>
          </w:tcPr>
          <w:p>
            <w:pPr>
              <w:pStyle w:val="yTableNAm"/>
              <w:rPr>
                <w:ins w:author="Open-Xml-PowerTools" w:id="7512" w:date="2000-01-01T00:00:00Z"/>
              </w:rPr>
            </w:pPr>
            <w:ins w:author="Open-Xml-PowerTools" w:id="7511" w:date="2000-01-01T00:00:00Z">
              <w:r>
                <w:rPr>
                  <w:szCs w:val="22"/>
                </w:rPr>
                <w:t>Address</w:t>
              </w:r>
            </w:ins>
          </w:p>
        </w:tc>
        <w:tc>
          <w:tcPr>
            <w:tcW w:w="4006" w:type="dxa"/>
            <w:gridSpan w:val="4"/>
          </w:tcPr>
          <w:p>
            <w:pPr>
              <w:pStyle w:val="yTableNAm"/>
              <w:rPr>
                <w:ins w:author="Open-Xml-PowerTools" w:id="7513" w:date="2000-01-01T00:00:00Z"/>
              </w:rPr>
            </w:pPr>
          </w:p>
        </w:tc>
      </w:tr>
      <w:tr>
        <w:trPr>
          <w:cantSplit/>
          <w:trHeight w:val="150"/>
          <w:ins w:author="Open-Xml-PowerTools" w:id="7514" w:date="2000-01-01T00:00:00Z"/>
        </w:trPr>
        <w:tc>
          <w:tcPr>
            <w:tcW w:w="1539" w:type="dxa"/>
            <w:vMerge/>
          </w:tcPr>
          <w:p>
            <w:pPr>
              <w:pStyle w:val="zyTableNAm"/>
              <w:rPr>
                <w:ins w:author="Open-Xml-PowerTools" w:id="7515" w:date="2000-01-01T00:00:00Z"/>
                <w:b/>
                <w:szCs w:val="22"/>
              </w:rPr>
            </w:pPr>
          </w:p>
        </w:tc>
        <w:tc>
          <w:tcPr>
            <w:tcW w:w="1580" w:type="dxa"/>
            <w:vMerge/>
          </w:tcPr>
          <w:p>
            <w:pPr>
              <w:pStyle w:val="yTableNAm"/>
              <w:rPr>
                <w:ins w:author="Open-Xml-PowerTools" w:id="7516" w:date="2000-01-01T00:00:00Z"/>
              </w:rPr>
            </w:pPr>
          </w:p>
        </w:tc>
        <w:tc>
          <w:tcPr>
            <w:tcW w:w="4006" w:type="dxa"/>
            <w:gridSpan w:val="4"/>
          </w:tcPr>
          <w:p>
            <w:pPr>
              <w:pStyle w:val="yTableNAm"/>
              <w:rPr>
                <w:ins w:author="Open-Xml-PowerTools" w:id="7517" w:date="2000-01-01T00:00:00Z"/>
              </w:rPr>
            </w:pPr>
          </w:p>
        </w:tc>
      </w:tr>
      <w:tr>
        <w:trPr>
          <w:cantSplit/>
          <w:trHeight w:val="150"/>
          <w:ins w:author="Open-Xml-PowerTools" w:id="7518" w:date="2000-01-01T00:00:00Z"/>
        </w:trPr>
        <w:tc>
          <w:tcPr>
            <w:tcW w:w="1539" w:type="dxa"/>
            <w:vMerge w:val="restart"/>
          </w:tcPr>
          <w:p>
            <w:pPr>
              <w:pStyle w:val="yTableNAm"/>
              <w:rPr>
                <w:ins w:author="Open-Xml-PowerTools" w:id="7520" w:date="2000-01-01T00:00:00Z"/>
              </w:rPr>
            </w:pPr>
            <w:ins w:author="Open-Xml-PowerTools" w:id="7519" w:date="2000-01-01T00:00:00Z">
              <w:r>
                <w:rPr>
                  <w:b/>
                  <w:szCs w:val="22"/>
                </w:rPr>
                <w:t>Details of infringement notice</w:t>
              </w:r>
            </w:ins>
          </w:p>
        </w:tc>
        <w:tc>
          <w:tcPr>
            <w:tcW w:w="1580" w:type="dxa"/>
          </w:tcPr>
          <w:p>
            <w:pPr>
              <w:pStyle w:val="yTableNAm"/>
              <w:rPr>
                <w:ins w:author="Open-Xml-PowerTools" w:id="7522" w:date="2000-01-01T00:00:00Z"/>
              </w:rPr>
            </w:pPr>
            <w:ins w:author="Open-Xml-PowerTools" w:id="7521" w:date="2000-01-01T00:00:00Z">
              <w:r>
                <w:rPr>
                  <w:szCs w:val="22"/>
                </w:rPr>
                <w:t>Infringement notice no.</w:t>
              </w:r>
            </w:ins>
          </w:p>
        </w:tc>
        <w:tc>
          <w:tcPr>
            <w:tcW w:w="4006" w:type="dxa"/>
            <w:gridSpan w:val="4"/>
          </w:tcPr>
          <w:p>
            <w:pPr>
              <w:pStyle w:val="yTableNAm"/>
              <w:rPr>
                <w:ins w:author="Open-Xml-PowerTools" w:id="7523" w:date="2000-01-01T00:00:00Z"/>
              </w:rPr>
            </w:pPr>
          </w:p>
        </w:tc>
      </w:tr>
      <w:tr>
        <w:trPr>
          <w:cantSplit/>
          <w:trHeight w:val="150"/>
          <w:ins w:author="Open-Xml-PowerTools" w:id="7524" w:date="2000-01-01T00:00:00Z"/>
        </w:trPr>
        <w:tc>
          <w:tcPr>
            <w:tcW w:w="1539" w:type="dxa"/>
            <w:vMerge/>
          </w:tcPr>
          <w:p>
            <w:pPr>
              <w:pStyle w:val="yTableNAm"/>
              <w:rPr>
                <w:ins w:author="Open-Xml-PowerTools" w:id="7525" w:date="2000-01-01T00:00:00Z"/>
              </w:rPr>
            </w:pPr>
          </w:p>
        </w:tc>
        <w:tc>
          <w:tcPr>
            <w:tcW w:w="1580" w:type="dxa"/>
          </w:tcPr>
          <w:p>
            <w:pPr>
              <w:pStyle w:val="yTableNAm"/>
              <w:rPr>
                <w:ins w:author="Open-Xml-PowerTools" w:id="7527" w:date="2000-01-01T00:00:00Z"/>
              </w:rPr>
            </w:pPr>
            <w:ins w:author="Open-Xml-PowerTools" w:id="7526" w:date="2000-01-01T00:00:00Z">
              <w:r>
                <w:rPr>
                  <w:szCs w:val="22"/>
                </w:rPr>
                <w:t>Date of issue</w:t>
              </w:r>
            </w:ins>
          </w:p>
        </w:tc>
        <w:tc>
          <w:tcPr>
            <w:tcW w:w="4006" w:type="dxa"/>
            <w:gridSpan w:val="4"/>
          </w:tcPr>
          <w:p>
            <w:pPr>
              <w:pStyle w:val="yTableNAm"/>
              <w:rPr>
                <w:ins w:author="Open-Xml-PowerTools" w:id="7528" w:date="2000-01-01T00:00:00Z"/>
              </w:rPr>
            </w:pPr>
          </w:p>
        </w:tc>
      </w:tr>
      <w:tr>
        <w:trPr>
          <w:cantSplit/>
          <w:trHeight w:val="150"/>
          <w:ins w:author="Open-Xml-PowerTools" w:id="7529" w:date="2000-01-01T00:00:00Z"/>
        </w:trPr>
        <w:tc>
          <w:tcPr>
            <w:tcW w:w="1539" w:type="dxa"/>
            <w:vMerge w:val="restart"/>
          </w:tcPr>
          <w:p>
            <w:pPr>
              <w:pStyle w:val="yTableNAm"/>
              <w:rPr>
                <w:ins w:author="Open-Xml-PowerTools" w:id="7531" w:date="2000-01-01T00:00:00Z"/>
              </w:rPr>
            </w:pPr>
            <w:ins w:author="Open-Xml-PowerTools" w:id="7530" w:date="2000-01-01T00:00:00Z">
              <w:r>
                <w:rPr>
                  <w:b/>
                  <w:szCs w:val="22"/>
                </w:rPr>
                <w:t>Details of alleged offence</w:t>
              </w:r>
            </w:ins>
          </w:p>
        </w:tc>
        <w:tc>
          <w:tcPr>
            <w:tcW w:w="1580" w:type="dxa"/>
          </w:tcPr>
          <w:p>
            <w:pPr>
              <w:pStyle w:val="yTableNAm"/>
              <w:rPr>
                <w:ins w:author="Open-Xml-PowerTools" w:id="7533" w:date="2000-01-01T00:00:00Z"/>
              </w:rPr>
            </w:pPr>
            <w:ins w:author="Open-Xml-PowerTools" w:id="7532" w:date="2000-01-01T00:00:00Z">
              <w:r>
                <w:rPr>
                  <w:szCs w:val="22"/>
                </w:rPr>
                <w:t>Date or period</w:t>
              </w:r>
            </w:ins>
          </w:p>
        </w:tc>
        <w:tc>
          <w:tcPr>
            <w:tcW w:w="4006" w:type="dxa"/>
            <w:gridSpan w:val="4"/>
          </w:tcPr>
          <w:p>
            <w:pPr>
              <w:pStyle w:val="yTableNAm"/>
              <w:rPr>
                <w:ins w:author="Open-Xml-PowerTools" w:id="7534" w:date="2000-01-01T00:00:00Z"/>
              </w:rPr>
            </w:pPr>
          </w:p>
        </w:tc>
      </w:tr>
      <w:tr>
        <w:trPr>
          <w:cantSplit/>
          <w:trHeight w:val="150"/>
          <w:ins w:author="Open-Xml-PowerTools" w:id="7535" w:date="2000-01-01T00:00:00Z"/>
        </w:trPr>
        <w:tc>
          <w:tcPr>
            <w:tcW w:w="1539" w:type="dxa"/>
            <w:vMerge/>
          </w:tcPr>
          <w:p>
            <w:pPr>
              <w:pStyle w:val="yTableNAm"/>
              <w:rPr>
                <w:ins w:author="Open-Xml-PowerTools" w:id="7536" w:date="2000-01-01T00:00:00Z"/>
              </w:rPr>
            </w:pPr>
          </w:p>
        </w:tc>
        <w:tc>
          <w:tcPr>
            <w:tcW w:w="1580" w:type="dxa"/>
          </w:tcPr>
          <w:p>
            <w:pPr>
              <w:pStyle w:val="yTableNAm"/>
              <w:rPr>
                <w:ins w:author="Open-Xml-PowerTools" w:id="7538" w:date="2000-01-01T00:00:00Z"/>
              </w:rPr>
            </w:pPr>
            <w:ins w:author="Open-Xml-PowerTools" w:id="7537" w:date="2000-01-01T00:00:00Z">
              <w:r>
                <w:rPr>
                  <w:szCs w:val="22"/>
                </w:rPr>
                <w:t>Place</w:t>
              </w:r>
            </w:ins>
          </w:p>
        </w:tc>
        <w:tc>
          <w:tcPr>
            <w:tcW w:w="4006" w:type="dxa"/>
            <w:gridSpan w:val="4"/>
          </w:tcPr>
          <w:p>
            <w:pPr>
              <w:pStyle w:val="yTableNAm"/>
              <w:rPr>
                <w:ins w:author="Open-Xml-PowerTools" w:id="7539" w:date="2000-01-01T00:00:00Z"/>
              </w:rPr>
            </w:pPr>
          </w:p>
        </w:tc>
      </w:tr>
      <w:tr>
        <w:trPr>
          <w:cantSplit/>
          <w:trHeight w:val="150"/>
          <w:ins w:author="Open-Xml-PowerTools" w:id="7540" w:date="2000-01-01T00:00:00Z"/>
        </w:trPr>
        <w:tc>
          <w:tcPr>
            <w:tcW w:w="1539" w:type="dxa"/>
            <w:vMerge/>
          </w:tcPr>
          <w:p>
            <w:pPr>
              <w:pStyle w:val="yTableNAm"/>
              <w:rPr>
                <w:ins w:author="Open-Xml-PowerTools" w:id="7541" w:date="2000-01-01T00:00:00Z"/>
              </w:rPr>
            </w:pPr>
          </w:p>
        </w:tc>
        <w:tc>
          <w:tcPr>
            <w:tcW w:w="1580" w:type="dxa"/>
          </w:tcPr>
          <w:p>
            <w:pPr>
              <w:pStyle w:val="yTableNAm"/>
              <w:rPr>
                <w:ins w:author="Open-Xml-PowerTools" w:id="7543" w:date="2000-01-01T00:00:00Z"/>
              </w:rPr>
            </w:pPr>
            <w:ins w:author="Open-Xml-PowerTools" w:id="7542" w:date="2000-01-01T00:00:00Z">
              <w:r>
                <w:rPr>
                  <w:szCs w:val="22"/>
                </w:rPr>
                <w:t>Written law contravened</w:t>
              </w:r>
            </w:ins>
          </w:p>
        </w:tc>
        <w:tc>
          <w:tcPr>
            <w:tcW w:w="4006" w:type="dxa"/>
            <w:gridSpan w:val="4"/>
          </w:tcPr>
          <w:p>
            <w:pPr>
              <w:pStyle w:val="yTableNAm"/>
              <w:tabs>
                <w:tab w:val="clear" w:pos="567"/>
                <w:tab w:val="left" w:pos="1845"/>
              </w:tabs>
              <w:rPr>
                <w:ins w:author="Open-Xml-PowerTools" w:id="7544" w:date="2000-01-01T00:00:00Z"/>
              </w:rPr>
            </w:pPr>
          </w:p>
        </w:tc>
      </w:tr>
      <w:tr>
        <w:trPr>
          <w:cantSplit/>
          <w:trHeight w:val="310"/>
          <w:ins w:author="Open-Xml-PowerTools" w:id="7545" w:date="2000-01-01T00:00:00Z"/>
        </w:trPr>
        <w:tc>
          <w:tcPr>
            <w:tcW w:w="1539" w:type="dxa"/>
            <w:vMerge/>
          </w:tcPr>
          <w:p>
            <w:pPr>
              <w:pStyle w:val="yTableNAm"/>
              <w:rPr>
                <w:ins w:author="Open-Xml-PowerTools" w:id="7546" w:date="2000-01-01T00:00:00Z"/>
              </w:rPr>
            </w:pPr>
          </w:p>
        </w:tc>
        <w:tc>
          <w:tcPr>
            <w:tcW w:w="1580" w:type="dxa"/>
            <w:vMerge w:val="restart"/>
          </w:tcPr>
          <w:p>
            <w:pPr>
              <w:pStyle w:val="yTableNAm"/>
              <w:rPr>
                <w:ins w:author="Open-Xml-PowerTools" w:id="7548" w:date="2000-01-01T00:00:00Z"/>
              </w:rPr>
            </w:pPr>
            <w:ins w:author="Open-Xml-PowerTools" w:id="7547" w:date="2000-01-01T00:00:00Z">
              <w:r>
                <w:rPr>
                  <w:szCs w:val="22"/>
                </w:rPr>
                <w:t>Details of offence</w:t>
              </w:r>
            </w:ins>
          </w:p>
        </w:tc>
        <w:tc>
          <w:tcPr>
            <w:tcW w:w="4006" w:type="dxa"/>
            <w:gridSpan w:val="4"/>
          </w:tcPr>
          <w:p>
            <w:pPr>
              <w:pStyle w:val="yTableNAm"/>
              <w:rPr>
                <w:ins w:author="Open-Xml-PowerTools" w:id="7549" w:date="2000-01-01T00:00:00Z"/>
              </w:rPr>
            </w:pPr>
          </w:p>
        </w:tc>
      </w:tr>
      <w:tr>
        <w:trPr>
          <w:cantSplit/>
          <w:trHeight w:val="310"/>
          <w:ins w:author="Open-Xml-PowerTools" w:id="7550" w:date="2000-01-01T00:00:00Z"/>
        </w:trPr>
        <w:tc>
          <w:tcPr>
            <w:tcW w:w="1539" w:type="dxa"/>
            <w:vMerge/>
          </w:tcPr>
          <w:p>
            <w:pPr>
              <w:pStyle w:val="zyTableNAm"/>
              <w:rPr>
                <w:ins w:author="Open-Xml-PowerTools" w:id="7551" w:date="2000-01-01T00:00:00Z"/>
                <w:b/>
                <w:szCs w:val="22"/>
              </w:rPr>
            </w:pPr>
          </w:p>
        </w:tc>
        <w:tc>
          <w:tcPr>
            <w:tcW w:w="1580" w:type="dxa"/>
            <w:vMerge/>
          </w:tcPr>
          <w:p>
            <w:pPr>
              <w:pStyle w:val="yTableNAm"/>
              <w:rPr>
                <w:ins w:author="Open-Xml-PowerTools" w:id="7552" w:date="2000-01-01T00:00:00Z"/>
              </w:rPr>
            </w:pPr>
          </w:p>
        </w:tc>
        <w:tc>
          <w:tcPr>
            <w:tcW w:w="4006" w:type="dxa"/>
            <w:gridSpan w:val="4"/>
          </w:tcPr>
          <w:p>
            <w:pPr>
              <w:pStyle w:val="yTableNAm"/>
              <w:rPr>
                <w:ins w:author="Open-Xml-PowerTools" w:id="7553" w:date="2000-01-01T00:00:00Z"/>
              </w:rPr>
            </w:pPr>
          </w:p>
        </w:tc>
      </w:tr>
      <w:tr>
        <w:trPr>
          <w:cantSplit/>
          <w:ins w:author="Open-Xml-PowerTools" w:id="7554" w:date="2000-01-01T00:00:00Z"/>
        </w:trPr>
        <w:tc>
          <w:tcPr>
            <w:tcW w:w="1539" w:type="dxa"/>
            <w:vMerge w:val="restart"/>
          </w:tcPr>
          <w:p>
            <w:pPr>
              <w:pStyle w:val="yTableNAm"/>
              <w:rPr>
                <w:ins w:author="Open-Xml-PowerTools" w:id="7556" w:date="2000-01-01T00:00:00Z"/>
              </w:rPr>
            </w:pPr>
            <w:ins w:author="Open-Xml-PowerTools" w:id="7555" w:date="2000-01-01T00:00:00Z">
              <w:r>
                <w:rPr>
                  <w:b/>
                  <w:szCs w:val="22"/>
                </w:rPr>
                <w:t>Approved Officer withdrawing notice</w:t>
              </w:r>
            </w:ins>
          </w:p>
        </w:tc>
        <w:tc>
          <w:tcPr>
            <w:tcW w:w="1580" w:type="dxa"/>
          </w:tcPr>
          <w:p>
            <w:pPr>
              <w:pStyle w:val="yTableNAm"/>
              <w:rPr>
                <w:ins w:author="Open-Xml-PowerTools" w:id="7558" w:date="2000-01-01T00:00:00Z"/>
              </w:rPr>
            </w:pPr>
            <w:ins w:author="Open-Xml-PowerTools" w:id="7557" w:date="2000-01-01T00:00:00Z">
              <w:r>
                <w:rPr>
                  <w:szCs w:val="22"/>
                </w:rPr>
                <w:t>Name</w:t>
              </w:r>
            </w:ins>
          </w:p>
        </w:tc>
        <w:tc>
          <w:tcPr>
            <w:tcW w:w="4006" w:type="dxa"/>
            <w:gridSpan w:val="4"/>
          </w:tcPr>
          <w:p>
            <w:pPr>
              <w:pStyle w:val="yTableNAm"/>
              <w:rPr>
                <w:ins w:author="Open-Xml-PowerTools" w:id="7559" w:date="2000-01-01T00:00:00Z"/>
              </w:rPr>
            </w:pPr>
          </w:p>
        </w:tc>
      </w:tr>
      <w:tr>
        <w:trPr>
          <w:cantSplit/>
          <w:trHeight w:val="370"/>
          <w:ins w:author="Open-Xml-PowerTools" w:id="7560" w:date="2000-01-01T00:00:00Z"/>
        </w:trPr>
        <w:tc>
          <w:tcPr>
            <w:tcW w:w="1539" w:type="dxa"/>
            <w:vMerge/>
          </w:tcPr>
          <w:p>
            <w:pPr>
              <w:pStyle w:val="yTableNAm"/>
              <w:rPr>
                <w:ins w:author="Open-Xml-PowerTools" w:id="7561" w:date="2000-01-01T00:00:00Z"/>
              </w:rPr>
            </w:pPr>
          </w:p>
        </w:tc>
        <w:tc>
          <w:tcPr>
            <w:tcW w:w="1580" w:type="dxa"/>
          </w:tcPr>
          <w:p>
            <w:pPr>
              <w:pStyle w:val="yTableNAm"/>
              <w:rPr>
                <w:ins w:author="Open-Xml-PowerTools" w:id="7563" w:date="2000-01-01T00:00:00Z"/>
              </w:rPr>
            </w:pPr>
            <w:ins w:author="Open-Xml-PowerTools" w:id="7562" w:date="2000-01-01T00:00:00Z">
              <w:r>
                <w:rPr>
                  <w:szCs w:val="22"/>
                </w:rPr>
                <w:t>Office</w:t>
              </w:r>
            </w:ins>
          </w:p>
        </w:tc>
        <w:tc>
          <w:tcPr>
            <w:tcW w:w="4006" w:type="dxa"/>
            <w:gridSpan w:val="4"/>
          </w:tcPr>
          <w:p>
            <w:pPr>
              <w:pStyle w:val="yTableNAm"/>
              <w:rPr>
                <w:ins w:author="Open-Xml-PowerTools" w:id="7564" w:date="2000-01-01T00:00:00Z"/>
              </w:rPr>
            </w:pPr>
          </w:p>
        </w:tc>
      </w:tr>
      <w:tr>
        <w:trPr>
          <w:cantSplit/>
          <w:trHeight w:val="370"/>
          <w:ins w:author="Open-Xml-PowerTools" w:id="7565" w:date="2000-01-01T00:00:00Z"/>
        </w:trPr>
        <w:tc>
          <w:tcPr>
            <w:tcW w:w="1539" w:type="dxa"/>
            <w:vMerge/>
          </w:tcPr>
          <w:p>
            <w:pPr>
              <w:pStyle w:val="yTableNAm"/>
              <w:rPr>
                <w:ins w:author="Open-Xml-PowerTools" w:id="7566" w:date="2000-01-01T00:00:00Z"/>
              </w:rPr>
            </w:pPr>
          </w:p>
        </w:tc>
        <w:tc>
          <w:tcPr>
            <w:tcW w:w="1580" w:type="dxa"/>
          </w:tcPr>
          <w:p>
            <w:pPr>
              <w:pStyle w:val="yTableNAm"/>
              <w:rPr>
                <w:ins w:author="Open-Xml-PowerTools" w:id="7568" w:date="2000-01-01T00:00:00Z"/>
              </w:rPr>
            </w:pPr>
            <w:ins w:author="Open-Xml-PowerTools" w:id="7567" w:date="2000-01-01T00:00:00Z">
              <w:r>
                <w:rPr>
                  <w:szCs w:val="22"/>
                </w:rPr>
                <w:t>Signature</w:t>
              </w:r>
            </w:ins>
          </w:p>
        </w:tc>
        <w:tc>
          <w:tcPr>
            <w:tcW w:w="4006" w:type="dxa"/>
            <w:gridSpan w:val="4"/>
          </w:tcPr>
          <w:p>
            <w:pPr>
              <w:pStyle w:val="yTableNAm"/>
              <w:rPr>
                <w:ins w:author="Open-Xml-PowerTools" w:id="7569" w:date="2000-01-01T00:00:00Z"/>
              </w:rPr>
            </w:pPr>
          </w:p>
        </w:tc>
      </w:tr>
      <w:tr>
        <w:trPr>
          <w:cantSplit/>
          <w:ins w:author="Open-Xml-PowerTools" w:id="7570" w:date="2000-01-01T00:00:00Z"/>
        </w:trPr>
        <w:tc>
          <w:tcPr>
            <w:tcW w:w="1539" w:type="dxa"/>
          </w:tcPr>
          <w:p>
            <w:pPr>
              <w:pStyle w:val="yTableNAm"/>
              <w:rPr>
                <w:ins w:author="Open-Xml-PowerTools" w:id="7572" w:date="2000-01-01T00:00:00Z"/>
              </w:rPr>
            </w:pPr>
            <w:ins w:author="Open-Xml-PowerTools" w:id="7571" w:date="2000-01-01T00:00:00Z">
              <w:r>
                <w:rPr>
                  <w:b/>
                  <w:szCs w:val="22"/>
                </w:rPr>
                <w:t>Date</w:t>
              </w:r>
            </w:ins>
          </w:p>
        </w:tc>
        <w:tc>
          <w:tcPr>
            <w:tcW w:w="1580" w:type="dxa"/>
          </w:tcPr>
          <w:p>
            <w:pPr>
              <w:pStyle w:val="yTableNAm"/>
              <w:rPr>
                <w:ins w:author="Open-Xml-PowerTools" w:id="7574" w:date="2000-01-01T00:00:00Z"/>
              </w:rPr>
            </w:pPr>
            <w:ins w:author="Open-Xml-PowerTools" w:id="7573" w:date="2000-01-01T00:00:00Z">
              <w:r>
                <w:rPr>
                  <w:szCs w:val="22"/>
                </w:rPr>
                <w:t>Date of withdrawal</w:t>
              </w:r>
            </w:ins>
          </w:p>
        </w:tc>
        <w:tc>
          <w:tcPr>
            <w:tcW w:w="4006" w:type="dxa"/>
            <w:gridSpan w:val="4"/>
          </w:tcPr>
          <w:p>
            <w:pPr>
              <w:pStyle w:val="yTableNAm"/>
              <w:rPr>
                <w:ins w:author="Open-Xml-PowerTools" w:id="7575" w:date="2000-01-01T00:00:00Z"/>
              </w:rPr>
            </w:pPr>
          </w:p>
        </w:tc>
      </w:tr>
      <w:tr>
        <w:trPr>
          <w:cantSplit/>
          <w:trHeight w:val="1097"/>
          <w:ins w:author="Open-Xml-PowerTools" w:id="7576" w:date="2000-01-01T00:00:00Z"/>
        </w:trPr>
        <w:tc>
          <w:tcPr>
            <w:tcW w:w="1539" w:type="dxa"/>
          </w:tcPr>
          <w:p>
            <w:pPr>
              <w:pStyle w:val="yTableNAm"/>
              <w:rPr>
                <w:ins w:author="Open-Xml-PowerTools" w:id="7578" w:date="2000-01-01T00:00:00Z"/>
              </w:rPr>
            </w:pPr>
            <w:ins w:author="Open-Xml-PowerTools" w:id="7577" w:date="2000-01-01T00:00:00Z">
              <w:r>
                <w:rPr>
                  <w:b/>
                  <w:szCs w:val="22"/>
                </w:rPr>
                <w:lastRenderedPageBreak/>
                <w:t>Withdrawal of infringement notice</w:t>
              </w:r>
            </w:ins>
          </w:p>
          <w:p>
            <w:pPr>
              <w:pStyle w:val="yTableNAm"/>
              <w:rPr>
                <w:ins w:author="Open-Xml-PowerTools" w:id="7580" w:date="2000-01-01T00:00:00Z"/>
                <w:i/>
              </w:rPr>
            </w:pPr>
            <w:ins w:author="Open-Xml-PowerTools" w:id="7579" w:date="2000-01-01T00:00:00Z">
              <w:r>
                <w:rPr>
                  <w:i/>
                </w:rPr>
                <w:t>[*Delete whichever is not applicable]</w:t>
              </w:r>
            </w:ins>
          </w:p>
        </w:tc>
        <w:tc>
          <w:tcPr>
            <w:tcW w:w="5586" w:type="dxa"/>
            <w:gridSpan w:val="5"/>
          </w:tcPr>
          <w:p>
            <w:pPr>
              <w:pStyle w:val="yTableNAm"/>
              <w:rPr>
                <w:ins w:author="Open-Xml-PowerTools" w:id="7582" w:date="2000-01-01T00:00:00Z"/>
              </w:rPr>
            </w:pPr>
            <w:ins w:author="Open-Xml-PowerTools" w:id="7581" w:date="2000-01-01T00:00:00Z">
              <w:r>
                <w:rPr>
                  <w:szCs w:val="22"/>
                </w:rPr>
                <w:t>The above infringement notice issued against you for the above alleged offence has been withdrawn.</w:t>
              </w:r>
            </w:ins>
          </w:p>
          <w:p>
            <w:pPr>
              <w:pStyle w:val="yTableNAm"/>
              <w:rPr>
                <w:ins w:author="Open-Xml-PowerTools" w:id="7584" w:date="2000-01-01T00:00:00Z"/>
              </w:rPr>
            </w:pPr>
            <w:ins w:author="Open-Xml-PowerTools" w:id="7583" w:date="2000-01-01T00:00:00Z">
              <w:r>
                <w:t>If you have already paid the modified penalty for the alleged offence, you are entitled to a refund.</w:t>
              </w:r>
            </w:ins>
          </w:p>
          <w:p>
            <w:pPr>
              <w:pStyle w:val="yTableNAm"/>
              <w:ind w:left="918" w:hanging="918"/>
              <w:rPr>
                <w:ins w:author="Open-Xml-PowerTools" w:id="7587" w:date="2000-01-01T00:00:00Z"/>
              </w:rPr>
            </w:pPr>
            <w:ins w:author="Open-Xml-PowerTools" w:id="7585" w:date="2000-01-01T00:00:00Z">
              <w:r>
                <w:rPr>
                  <w:i/>
                </w:rPr>
                <w:tab/>
                <w:t>*</w:t>
              </w:r>
            </w:ins>
            <w:ins w:author="Open-Xml-PowerTools" w:id="7586" w:date="2000-01-01T00:00:00Z">
              <w:r>
                <w:tab/>
                <w:t>Your refund is enclosed</w:t>
              </w:r>
            </w:ins>
          </w:p>
          <w:p>
            <w:pPr>
              <w:pStyle w:val="yTableNAm"/>
              <w:rPr>
                <w:ins w:author="Open-Xml-PowerTools" w:id="7589" w:date="2000-01-01T00:00:00Z"/>
                <w:i/>
              </w:rPr>
            </w:pPr>
            <w:ins w:author="Open-Xml-PowerTools" w:id="7588" w:date="2000-01-01T00:00:00Z">
              <w:r>
                <w:rPr>
                  <w:i/>
                </w:rPr>
                <w:t>or</w:t>
              </w:r>
            </w:ins>
          </w:p>
          <w:p>
            <w:pPr>
              <w:pStyle w:val="yTableNAm"/>
              <w:ind w:left="918" w:hanging="918"/>
              <w:rPr>
                <w:ins w:author="Open-Xml-PowerTools" w:id="7593" w:date="2000-01-01T00:00:00Z"/>
              </w:rPr>
            </w:pPr>
            <w:ins w:author="Open-Xml-PowerTools" w:id="7590" w:date="2000-01-01T00:00:00Z">
              <w:r>
                <w:tab/>
              </w:r>
            </w:ins>
            <w:ins w:author="Open-Xml-PowerTools" w:id="7591" w:date="2000-01-01T00:00:00Z">
              <w:r>
                <w:rPr>
                  <w:i/>
                </w:rPr>
                <w:t>*</w:t>
              </w:r>
            </w:ins>
            <w:ins w:author="Open-Xml-PowerTools" w:id="7592" w:date="2000-01-01T00:00:00Z">
              <w:r>
                <w:tab/>
                <w:t>If you have paid the modified penalty but a refund is not enclosed, you may claim your refund by signing and dating this notice and posting it to:</w:t>
              </w:r>
            </w:ins>
          </w:p>
          <w:p>
            <w:pPr>
              <w:pStyle w:val="yTableNAm"/>
              <w:ind w:left="918" w:hanging="918"/>
              <w:rPr>
                <w:ins w:author="Open-Xml-PowerTools" w:id="7597" w:date="2000-01-01T00:00:00Z"/>
              </w:rPr>
            </w:pPr>
            <w:ins w:author="Open-Xml-PowerTools" w:id="7594" w:date="2000-01-01T00:00:00Z">
              <w:r>
                <w:tab/>
              </w:r>
            </w:ins>
            <w:ins w:author="Open-Xml-PowerTools" w:id="7595" w:date="2000-01-01T00:00:00Z">
              <w:r>
                <w:tab/>
                <w:t xml:space="preserve">Approved Officer — </w:t>
              </w:r>
            </w:ins>
            <w:ins w:author="Open-Xml-PowerTools" w:id="7596" w:date="2000-01-01T00:00:00Z">
              <w:r>
                <w:rPr>
                  <w:i/>
                </w:rPr>
                <w:t>Building Act 2011</w:t>
              </w:r>
            </w:ins>
          </w:p>
          <w:p>
            <w:pPr>
              <w:pStyle w:val="yTableNAm"/>
              <w:ind w:left="918" w:hanging="918"/>
              <w:rPr>
                <w:ins w:author="Open-Xml-PowerTools" w:id="7602" w:date="2000-01-01T00:00:00Z"/>
                <w:rFonts w:eastAsia="MS Mincho"/>
              </w:rPr>
            </w:pPr>
            <w:ins w:author="Open-Xml-PowerTools" w:id="7598" w:date="2000-01-01T00:00:00Z">
              <w:r>
                <w:rPr>
                  <w:rFonts w:eastAsia="MS Mincho"/>
                </w:rPr>
                <w:tab/>
              </w:r>
            </w:ins>
            <w:ins w:author="Open-Xml-PowerTools" w:id="7599" w:date="2000-01-01T00:00:00Z">
              <w:r>
                <w:rPr>
                  <w:rFonts w:eastAsia="MS Mincho"/>
                </w:rPr>
                <w:tab/>
                <w:t>[</w:t>
              </w:r>
            </w:ins>
            <w:ins w:author="Open-Xml-PowerTools" w:id="7600" w:date="2000-01-01T00:00:00Z">
              <w:r>
                <w:rPr>
                  <w:rFonts w:eastAsia="MS Mincho"/>
                  <w:i/>
                </w:rPr>
                <w:t>Address</w:t>
              </w:r>
            </w:ins>
            <w:ins w:author="Open-Xml-PowerTools" w:id="7601" w:date="2000-01-01T00:00:00Z">
              <w:r>
                <w:rPr>
                  <w:rFonts w:eastAsia="MS Mincho"/>
                </w:rPr>
                <w:t>]</w:t>
              </w:r>
            </w:ins>
          </w:p>
          <w:p>
            <w:pPr>
              <w:pStyle w:val="yTableNAm"/>
              <w:rPr>
                <w:ins w:author="Open-Xml-PowerTools" w:id="7603" w:date="2000-01-01T00:00:00Z"/>
              </w:rPr>
            </w:pPr>
          </w:p>
        </w:tc>
      </w:tr>
      <w:tr>
        <w:trPr>
          <w:cantSplit/>
          <w:trHeight w:val="604"/>
          <w:ins w:author="Open-Xml-PowerTools" w:id="7604" w:date="2000-01-01T00:00:00Z"/>
        </w:trPr>
        <w:tc>
          <w:tcPr>
            <w:tcW w:w="1539" w:type="dxa"/>
          </w:tcPr>
          <w:p>
            <w:pPr>
              <w:pStyle w:val="yTableNAm"/>
              <w:rPr>
                <w:ins w:author="Open-Xml-PowerTools" w:id="7606" w:date="2000-01-01T00:00:00Z"/>
              </w:rPr>
            </w:pPr>
            <w:ins w:author="Open-Xml-PowerTools" w:id="7605" w:date="2000-01-01T00:00:00Z">
              <w:r>
                <w:rPr>
                  <w:b/>
                  <w:szCs w:val="22"/>
                </w:rPr>
                <w:t>Your signature</w:t>
              </w:r>
            </w:ins>
          </w:p>
        </w:tc>
        <w:tc>
          <w:tcPr>
            <w:tcW w:w="2572" w:type="dxa"/>
            <w:gridSpan w:val="2"/>
          </w:tcPr>
          <w:p>
            <w:pPr>
              <w:pStyle w:val="yTableNAm"/>
              <w:rPr>
                <w:ins w:author="Open-Xml-PowerTools" w:id="7607" w:date="2000-01-01T00:00:00Z"/>
              </w:rPr>
            </w:pPr>
          </w:p>
        </w:tc>
        <w:tc>
          <w:tcPr>
            <w:tcW w:w="1134" w:type="dxa"/>
            <w:gridSpan w:val="2"/>
          </w:tcPr>
          <w:p>
            <w:pPr>
              <w:pStyle w:val="yTableNAm"/>
              <w:rPr>
                <w:ins w:author="Open-Xml-PowerTools" w:id="7609" w:date="2000-01-01T00:00:00Z"/>
              </w:rPr>
            </w:pPr>
            <w:ins w:author="Open-Xml-PowerTools" w:id="7608" w:date="2000-01-01T00:00:00Z">
              <w:r>
                <w:rPr>
                  <w:b/>
                  <w:szCs w:val="22"/>
                </w:rPr>
                <w:t>Date</w:t>
              </w:r>
            </w:ins>
          </w:p>
        </w:tc>
        <w:tc>
          <w:tcPr>
            <w:tcW w:w="1880" w:type="dxa"/>
          </w:tcPr>
          <w:p>
            <w:pPr>
              <w:pStyle w:val="yTableNAm"/>
              <w:rPr>
                <w:ins w:author="Open-Xml-PowerTools" w:id="7610" w:date="2000-01-01T00:00:00Z"/>
              </w:rPr>
            </w:pPr>
          </w:p>
        </w:tc>
      </w:tr>
    </w:tbl>
    <w:p>
      <w:pPr>
        <w:pStyle w:val="yFootnotesection"/>
        <w:rPr>
          <w:ins w:author="Open-Xml-PowerTools" w:id="7612" w:date="2000-01-01T00:00:00Z"/>
        </w:rPr>
      </w:pPr>
      <w:ins w:author="Open-Xml-PowerTools" w:id="7611" w:date="2000-01-01T00:00:00Z">
        <w:r>
          <w:tab/>
          <w:t>[Form 2 inserted: Gazette 18 Dec 2012 p. 6580-1; amended: Gazette 26 Apr 2019 p. 1211.]</w:t>
        </w:r>
      </w:ins>
    </w:p>
    <w:p>
      <w:pPr>
        <w:pStyle w:val="CentredBaseLine"/>
        <w:jc w:val="center"/>
        <w:rPr>
          <w:ins w:author="Open-Xml-PowerTools" w:id="7614" w:date="2000-01-01T00:00:00Z"/>
        </w:rPr>
      </w:pPr>
      <w:ins w:author="Open-Xml-PowerTools" w:id="7613" w:date="2000-01-01T00:00:00Z">
        <w:r>
          <w:rPr>
            <w:noProof/>
          </w:rPr>
          <w:drawing>
            <wp:inline distT="0" distB="0" distL="0" distR="0">
              <wp:extent cx="933450" cy="171450"/>
              <wp:effectExtent l="0" t="0" r="0" b="0"/>
              <wp:docPr id="7" name="Picture 7" descr="d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line"/>
                      <pic:cNvPicPr>
                        <a:picLocks noChangeAspect="1" noChangeArrowheads="1"/>
                      </pic:cNvPicPr>
                    </pic:nvPicPr>
                    <pic:blipFill>
                      <a:blip r:embed="R11">
                        <a:extLst>
                          <a:ext uri="{28A0092B-C50C-407E-A947-70E740481C1C}">
                            <a14:useLocalDpi xmlns:a14="http://schemas.microsoft.com/office/drawing/2010/main" val="0"/>
                          </a:ext>
                        </a:extLst>
                      </a:blip>
                      <a:srcRect/>
                      <a:stretch>
                        <a:fillRect/>
                      </a:stretch>
                    </pic:blipFill>
                    <pic:spPr bwMode="auto">
                      <a:xfrm>
                        <a:off x="0" y="0"/>
                        <a:ext cx="933450" cy="171450"/>
                      </a:xfrm>
                      <a:prstGeom prst="rect">
                        <a:avLst/>
                      </a:prstGeom>
                      <a:noFill/>
                      <a:ln>
                        <a:noFill/>
                      </a:ln>
                    </pic:spPr>
                  </pic:pic>
                </a:graphicData>
              </a:graphic>
            </wp:inline>
          </w:drawing>
        </w:r>
      </w:ins>
    </w:p>
    <w:p>
      <w:pPr>
        <w:pStyle w:val="Subsection"/>
        <w:outlineLvl w:val="0"/>
        <w:rPr>
          <w:ins w:author="Open-Xml-PowerTools" w:id="7615" w:date="2000-01-01T00:00:00Z"/>
        </w:rPr>
        <w:sectPr>
          <w:headerReference w:type="even" r:id="rIdHeader21"/>
          <w:headerReference w:type="default" r:id="rIdHeader20"/>
          <w:endnotePr>
            <w:numFmt w:val="decimal"/>
          </w:endnotePr>
          <w:pgSz w:w="11907" w:h="16840" w:code="9"/>
          <w:pgMar w:top="2381" w:right="2410" w:bottom="3544" w:left="2410" w:header="720" w:footer="3380" w:gutter="0"/>
          <w:cols w:space="720"/>
          <w:docGrid w:linePitch="326"/>
        </w:sectPr>
      </w:pPr>
    </w:p>
    <w:p>
      <w:pPr>
        <w:pStyle w:val="nHeading2"/>
        <w:rPr>
          <w:ins w:author="Open-Xml-PowerTools" w:id="7623" w:date="2000-01-01T00:00:00Z"/>
        </w:rPr>
      </w:pPr>
      <w:ins w:author="Open-Xml-PowerTools" w:id="7616" w:date="2000-01-01T00:00:00Z">
        <w:bookmarkStart w:id="190" w:name="_Toc97636392"/>
      </w:ins>
      <w:ins w:author="Open-Xml-PowerTools" w:id="7617" w:date="2000-01-01T00:00:00Z">
        <w:bookmarkStart w:id="191" w:name="_Toc97637080"/>
      </w:ins>
      <w:ins w:author="Open-Xml-PowerTools" w:id="7618" w:date="2000-01-01T00:00:00Z">
        <w:bookmarkStart w:id="192" w:name="_Toc97638645"/>
      </w:ins>
      <w:ins w:author="Open-Xml-PowerTools" w:id="7619" w:date="2000-01-01T00:00:00Z">
        <w:r>
          <w:lastRenderedPageBreak/>
          <w:t>Notes</w:t>
        </w:r>
      </w:ins>
      <w:ins w:author="Open-Xml-PowerTools" w:id="7620" w:date="2000-01-01T00:00:00Z">
        <w:bookmarkEnd w:id="190"/>
      </w:ins>
      <w:ins w:author="Open-Xml-PowerTools" w:id="7621" w:date="2000-01-01T00:00:00Z">
        <w:bookmarkEnd w:id="191"/>
      </w:ins>
      <w:ins w:author="Open-Xml-PowerTools" w:id="7622" w:date="2000-01-01T00:00:00Z">
        <w:bookmarkEnd w:id="192"/>
      </w:ins>
    </w:p>
    <w:p>
      <w:pPr>
        <w:pStyle w:val="nStatement"/>
        <w:rPr>
          <w:ins w:author="Open-Xml-PowerTools" w:id="7627" w:date="2000-01-01T00:00:00Z"/>
        </w:rPr>
      </w:pPr>
      <w:ins w:author="Open-Xml-PowerTools" w:id="7624" w:date="2000-01-01T00:00:00Z">
        <w:r>
          <w:t xml:space="preserve">This is a compilation of the </w:t>
        </w:r>
      </w:ins>
      <w:ins w:author="Open-Xml-PowerTools" w:id="7625" w:date="2000-01-01T00:00:00Z">
        <w:r>
          <w:rPr>
            <w:i/>
            <w:noProof/>
          </w:rPr>
          <w:t>Building Regulations 2012</w:t>
        </w:r>
      </w:ins>
      <w:ins w:author="Open-Xml-PowerTools" w:id="7626" w:date="2000-01-01T00:00:00Z">
        <w:r>
          <w:t xml:space="preserve"> and includes amendments made by other written laws. For provisions that have come into operation, and for information about any reprints, see the compilation table. For provisions that have not yet come into operation see the uncommenced provisions table.</w:t>
        </w:r>
      </w:ins>
    </w:p>
    <w:p>
      <w:pPr>
        <w:pStyle w:val="nHeading3"/>
        <w:rPr>
          <w:ins w:author="Open-Xml-PowerTools" w:id="7631" w:date="2000-01-01T00:00:00Z"/>
        </w:rPr>
      </w:pPr>
      <w:ins w:author="Open-Xml-PowerTools" w:id="7628" w:date="2000-01-01T00:00:00Z">
        <w:bookmarkStart w:id="193" w:name="_Toc97638646"/>
      </w:ins>
      <w:ins w:author="Open-Xml-PowerTools" w:id="7629" w:date="2000-01-01T00:00:00Z">
        <w:r>
          <w:t>Compilation table</w:t>
        </w:r>
      </w:ins>
      <w:ins w:author="Open-Xml-PowerTools" w:id="7630" w:date="2000-01-01T00:00:00Z">
        <w:bookmarkEnd w:id="193"/>
      </w:ins>
    </w:p>
    <w:tbl>
      <w:tblPr>
        <w:tblW w:w="7087" w:type="dxa"/>
        <w:tblInd w:w="28" w:type="dxa"/>
        <w:tblBorders>
          <w:top w:val="single" w:sz="8" w:space="0" w:color="auto"/>
          <w:bottom w:val="single" w:sz="4" w:space="0" w:color="auto"/>
          <w:insideH w:val="single" w:sz="8" w:space="0" w:color="auto"/>
        </w:tblBorders>
        <w:tblLayout w:type="fixed"/>
        <w:tblCellMar>
          <w:left w:w="56" w:type="dxa"/>
          <w:right w:w="56" w:type="dxa"/>
        </w:tblCellMar>
        <w:tblLook w:val="0000" w:firstRow="0" w:lastRow="0" w:firstColumn="0" w:lastColumn="0" w:noHBand="0" w:noVBand="0"/>
      </w:tblPr>
      <w:tblGrid>
        <w:gridCol w:w="3118"/>
        <w:gridCol w:w="1276"/>
        <w:gridCol w:w="2693"/>
      </w:tblGrid>
      <w:tr>
        <w:trPr>
          <w:tblHeader/>
          <w:ins w:author="Open-Xml-PowerTools" w:id="7632" w:date="2000-01-01T00:00:00Z"/>
        </w:trPr>
        <w:tc>
          <w:tcPr>
            <w:tcW w:w="3118" w:type="dxa"/>
          </w:tcPr>
          <w:p>
            <w:pPr>
              <w:pStyle w:val="nTable"/>
              <w:spacing w:after="40"/>
              <w:rPr>
                <w:ins w:author="Open-Xml-PowerTools" w:id="7634" w:date="2000-01-01T00:00:00Z"/>
                <w:b/>
              </w:rPr>
            </w:pPr>
            <w:ins w:author="Open-Xml-PowerTools" w:id="7633" w:date="2000-01-01T00:00:00Z">
              <w:r>
                <w:rPr>
                  <w:b/>
                </w:rPr>
                <w:t>Citation</w:t>
              </w:r>
            </w:ins>
          </w:p>
        </w:tc>
        <w:tc>
          <w:tcPr>
            <w:tcW w:w="1276" w:type="dxa"/>
          </w:tcPr>
          <w:p>
            <w:pPr>
              <w:pStyle w:val="nTable"/>
              <w:spacing w:after="40"/>
              <w:rPr>
                <w:ins w:author="Open-Xml-PowerTools" w:id="7636" w:date="2000-01-01T00:00:00Z"/>
                <w:b/>
              </w:rPr>
            </w:pPr>
            <w:ins w:author="Open-Xml-PowerTools" w:id="7635" w:date="2000-01-01T00:00:00Z">
              <w:r>
                <w:rPr>
                  <w:b/>
                </w:rPr>
                <w:t>Published</w:t>
              </w:r>
            </w:ins>
          </w:p>
        </w:tc>
        <w:tc>
          <w:tcPr>
            <w:tcW w:w="2693" w:type="dxa"/>
          </w:tcPr>
          <w:p>
            <w:pPr>
              <w:pStyle w:val="nTable"/>
              <w:spacing w:after="40"/>
              <w:rPr>
                <w:ins w:author="Open-Xml-PowerTools" w:id="7638" w:date="2000-01-01T00:00:00Z"/>
                <w:b/>
              </w:rPr>
            </w:pPr>
            <w:ins w:author="Open-Xml-PowerTools" w:id="7637" w:date="2000-01-01T00:00:00Z">
              <w:r>
                <w:rPr>
                  <w:b/>
                </w:rPr>
                <w:t>Commencement</w:t>
              </w:r>
            </w:ins>
          </w:p>
        </w:tc>
      </w:tr>
      <w:tr>
        <w:trPr>
          <w:ins w:author="Open-Xml-PowerTools" w:id="7639" w:date="2000-01-01T00:00:00Z"/>
        </w:trPr>
        <w:tblPrEx>
          <w:tblBorders>
            <w:top w:val="single" w:sz="4" w:space="0" w:color="auto"/>
            <w:insideH w:val="single" w:sz="4" w:space="0" w:color="auto"/>
          </w:tblBorders>
        </w:tblPrEx>
        <w:tc>
          <w:tcPr>
            <w:tcW w:w="3118" w:type="dxa"/>
            <w:tcBorders>
              <w:top w:val="single" w:sz="8" w:space="0" w:color="auto"/>
              <w:bottom w:val="nil"/>
            </w:tcBorders>
          </w:tcPr>
          <w:p>
            <w:pPr>
              <w:pStyle w:val="nTable"/>
              <w:spacing w:after="40"/>
              <w:rPr>
                <w:ins w:author="Open-Xml-PowerTools" w:id="7641" w:date="2000-01-01T00:00:00Z"/>
                <w:i/>
                <w:noProof/>
                <w:snapToGrid w:val="0"/>
              </w:rPr>
            </w:pPr>
            <w:ins w:author="Open-Xml-PowerTools" w:id="7640" w:date="2000-01-01T00:00:00Z">
              <w:r>
                <w:rPr>
                  <w:i/>
                  <w:noProof/>
                  <w:snapToGrid w:val="0"/>
                </w:rPr>
                <w:t>Building Regulations 2012</w:t>
              </w:r>
            </w:ins>
          </w:p>
        </w:tc>
        <w:tc>
          <w:tcPr>
            <w:tcW w:w="1276" w:type="dxa"/>
            <w:tcBorders>
              <w:top w:val="single" w:sz="8" w:space="0" w:color="auto"/>
              <w:bottom w:val="nil"/>
            </w:tcBorders>
          </w:tcPr>
          <w:p>
            <w:pPr>
              <w:pStyle w:val="nTable"/>
              <w:spacing w:after="40"/>
              <w:rPr>
                <w:ins w:author="Open-Xml-PowerTools" w:id="7643" w:date="2000-01-01T00:00:00Z"/>
              </w:rPr>
            </w:pPr>
            <w:ins w:author="Open-Xml-PowerTools" w:id="7642" w:date="2000-01-01T00:00:00Z">
              <w:r>
                <w:t>13 Mar 2012 p. 1055-137</w:t>
              </w:r>
            </w:ins>
          </w:p>
        </w:tc>
        <w:tc>
          <w:tcPr>
            <w:tcW w:w="2693" w:type="dxa"/>
            <w:tcBorders>
              <w:top w:val="single" w:sz="8" w:space="0" w:color="auto"/>
              <w:bottom w:val="nil"/>
            </w:tcBorders>
          </w:tcPr>
          <w:p>
            <w:pPr>
              <w:pStyle w:val="nTable"/>
              <w:spacing w:after="40"/>
              <w:rPr>
                <w:ins w:author="Open-Xml-PowerTools" w:id="7648" w:date="2000-01-01T00:00:00Z"/>
              </w:rPr>
            </w:pPr>
            <w:ins w:author="Open-Xml-PowerTools" w:id="7644" w:date="2000-01-01T00:00:00Z">
              <w:r>
                <w:t>r. 1 and 2: 13 Mar 2012 (see r. 2(a));</w:t>
              </w:r>
            </w:ins>
            <w:ins w:author="Open-Xml-PowerTools" w:id="7645" w:date="2000-01-01T00:00:00Z">
              <w:r>
                <w:br/>
                <w:t xml:space="preserve">Regulations other than r. 1 and 2: 2 Apr 2012 (see r. 2(b) and </w:t>
              </w:r>
            </w:ins>
            <w:ins w:author="Open-Xml-PowerTools" w:id="7646" w:date="2000-01-01T00:00:00Z">
              <w:r>
                <w:rPr>
                  <w:i/>
                </w:rPr>
                <w:t>Gazette</w:t>
              </w:r>
            </w:ins>
            <w:ins w:author="Open-Xml-PowerTools" w:id="7647" w:date="2000-01-01T00:00:00Z">
              <w:r>
                <w:t xml:space="preserve"> 13 Mar 2012 p. 1033)</w:t>
              </w:r>
            </w:ins>
          </w:p>
        </w:tc>
      </w:tr>
      <w:tr>
        <w:trPr>
          <w:ins w:author="Open-Xml-PowerTools" w:id="7649"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651" w:date="2000-01-01T00:00:00Z"/>
                <w:i/>
                <w:noProof/>
                <w:snapToGrid w:val="0"/>
              </w:rPr>
            </w:pPr>
            <w:ins w:author="Open-Xml-PowerTools" w:id="7650" w:date="2000-01-01T00:00:00Z">
              <w:r>
                <w:rPr>
                  <w:i/>
                  <w:noProof/>
                  <w:snapToGrid w:val="0"/>
                </w:rPr>
                <w:t>Building Amendment Regulations 2012</w:t>
              </w:r>
            </w:ins>
          </w:p>
        </w:tc>
        <w:tc>
          <w:tcPr>
            <w:tcW w:w="1276" w:type="dxa"/>
            <w:tcBorders>
              <w:top w:val="nil"/>
              <w:bottom w:val="nil"/>
            </w:tcBorders>
          </w:tcPr>
          <w:p>
            <w:pPr>
              <w:pStyle w:val="nTable"/>
              <w:spacing w:after="40"/>
              <w:rPr>
                <w:ins w:author="Open-Xml-PowerTools" w:id="7654" w:date="2000-01-01T00:00:00Z"/>
              </w:rPr>
            </w:pPr>
            <w:ins w:author="Open-Xml-PowerTools" w:id="7652" w:date="2000-01-01T00:00:00Z">
              <w:r>
                <w:t>15 Jun 2012 p. 2513</w:t>
              </w:r>
            </w:ins>
            <w:ins w:author="Open-Xml-PowerTools" w:id="7653" w:date="2000-01-01T00:00:00Z">
              <w:r>
                <w:noBreakHyphen/>
                <w:t>15</w:t>
              </w:r>
            </w:ins>
          </w:p>
        </w:tc>
        <w:tc>
          <w:tcPr>
            <w:tcW w:w="2693" w:type="dxa"/>
            <w:tcBorders>
              <w:top w:val="nil"/>
              <w:bottom w:val="nil"/>
            </w:tcBorders>
          </w:tcPr>
          <w:p>
            <w:pPr>
              <w:pStyle w:val="nTable"/>
              <w:spacing w:after="40"/>
              <w:rPr>
                <w:ins w:author="Open-Xml-PowerTools" w:id="7657" w:date="2000-01-01T00:00:00Z"/>
              </w:rPr>
            </w:pPr>
            <w:ins w:author="Open-Xml-PowerTools" w:id="7655" w:date="2000-01-01T00:00:00Z">
              <w:r>
                <w:rPr>
                  <w:snapToGrid w:val="0"/>
                </w:rPr>
                <w:t>r. 1 and 2: 15 Jun 2012 (see r. 2(a));</w:t>
              </w:r>
            </w:ins>
            <w:ins w:author="Open-Xml-PowerTools" w:id="7656" w:date="2000-01-01T00:00:00Z">
              <w:r>
                <w:rPr>
                  <w:snapToGrid w:val="0"/>
                </w:rPr>
                <w:br/>
                <w:t>Regulations other than r. 1 and 2: 16 Jun 2012 (see r. 2(b))</w:t>
              </w:r>
            </w:ins>
          </w:p>
        </w:tc>
      </w:tr>
      <w:tr>
        <w:trPr>
          <w:ins w:author="Open-Xml-PowerTools" w:id="7658"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660" w:date="2000-01-01T00:00:00Z"/>
                <w:i/>
                <w:noProof/>
                <w:snapToGrid w:val="0"/>
              </w:rPr>
            </w:pPr>
            <w:ins w:author="Open-Xml-PowerTools" w:id="7659" w:date="2000-01-01T00:00:00Z">
              <w:r>
                <w:rPr>
                  <w:i/>
                  <w:noProof/>
                  <w:snapToGrid w:val="0"/>
                </w:rPr>
                <w:t>Building Amendment Regulations (No. 3) 2012</w:t>
              </w:r>
            </w:ins>
          </w:p>
        </w:tc>
        <w:tc>
          <w:tcPr>
            <w:tcW w:w="1276" w:type="dxa"/>
            <w:tcBorders>
              <w:top w:val="nil"/>
              <w:bottom w:val="nil"/>
            </w:tcBorders>
          </w:tcPr>
          <w:p>
            <w:pPr>
              <w:pStyle w:val="nTable"/>
              <w:spacing w:after="40"/>
              <w:rPr>
                <w:ins w:author="Open-Xml-PowerTools" w:id="7663" w:date="2000-01-01T00:00:00Z"/>
              </w:rPr>
            </w:pPr>
            <w:ins w:author="Open-Xml-PowerTools" w:id="7661" w:date="2000-01-01T00:00:00Z">
              <w:r>
                <w:t>30 Nov 2012 p. 5782</w:t>
              </w:r>
            </w:ins>
            <w:ins w:author="Open-Xml-PowerTools" w:id="7662" w:date="2000-01-01T00:00:00Z">
              <w:r>
                <w:noBreakHyphen/>
                <w:t>3</w:t>
              </w:r>
            </w:ins>
          </w:p>
        </w:tc>
        <w:tc>
          <w:tcPr>
            <w:tcW w:w="2693" w:type="dxa"/>
            <w:tcBorders>
              <w:top w:val="nil"/>
              <w:bottom w:val="nil"/>
            </w:tcBorders>
          </w:tcPr>
          <w:p>
            <w:pPr>
              <w:pStyle w:val="nTable"/>
              <w:spacing w:after="40"/>
              <w:rPr>
                <w:ins w:author="Open-Xml-PowerTools" w:id="7666" w:date="2000-01-01T00:00:00Z"/>
                <w:snapToGrid w:val="0"/>
              </w:rPr>
            </w:pPr>
            <w:ins w:author="Open-Xml-PowerTools" w:id="7664" w:date="2000-01-01T00:00:00Z">
              <w:r>
                <w:rPr>
                  <w:snapToGrid w:val="0"/>
                </w:rPr>
                <w:t>r. 1 and 2: 30 Nov 2012 (see r. 2(a));</w:t>
              </w:r>
            </w:ins>
            <w:ins w:author="Open-Xml-PowerTools" w:id="7665" w:date="2000-01-01T00:00:00Z">
              <w:r>
                <w:rPr>
                  <w:snapToGrid w:val="0"/>
                </w:rPr>
                <w:br/>
                <w:t>Regulations other than r. 1 and 2: 1 Dec 2012 (see r. 2(b))</w:t>
              </w:r>
            </w:ins>
          </w:p>
        </w:tc>
      </w:tr>
      <w:tr>
        <w:trPr>
          <w:ins w:author="Open-Xml-PowerTools" w:id="7667"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669" w:date="2000-01-01T00:00:00Z"/>
                <w:i/>
                <w:noProof/>
                <w:snapToGrid w:val="0"/>
              </w:rPr>
            </w:pPr>
            <w:ins w:author="Open-Xml-PowerTools" w:id="7668" w:date="2000-01-01T00:00:00Z">
              <w:r>
                <w:rPr>
                  <w:i/>
                  <w:noProof/>
                  <w:snapToGrid w:val="0"/>
                </w:rPr>
                <w:t>Building Amendment Regulations (No. 2) 2012</w:t>
              </w:r>
            </w:ins>
          </w:p>
        </w:tc>
        <w:tc>
          <w:tcPr>
            <w:tcW w:w="1276" w:type="dxa"/>
            <w:tcBorders>
              <w:top w:val="nil"/>
              <w:bottom w:val="nil"/>
            </w:tcBorders>
            <w:shd w:val="clear" w:color="auto" w:fill="auto"/>
          </w:tcPr>
          <w:p>
            <w:pPr>
              <w:pStyle w:val="nTable"/>
              <w:spacing w:after="40"/>
              <w:rPr>
                <w:ins w:author="Open-Xml-PowerTools" w:id="7671" w:date="2000-01-01T00:00:00Z"/>
              </w:rPr>
            </w:pPr>
            <w:ins w:author="Open-Xml-PowerTools" w:id="7670" w:date="2000-01-01T00:00:00Z">
              <w:r>
                <w:t>18 Dec 2012 p. 6555-81</w:t>
              </w:r>
            </w:ins>
          </w:p>
        </w:tc>
        <w:tc>
          <w:tcPr>
            <w:tcW w:w="2693" w:type="dxa"/>
            <w:tcBorders>
              <w:top w:val="nil"/>
              <w:bottom w:val="nil"/>
            </w:tcBorders>
            <w:shd w:val="clear" w:color="auto" w:fill="auto"/>
          </w:tcPr>
          <w:p>
            <w:pPr>
              <w:pStyle w:val="nTable"/>
              <w:spacing w:after="40"/>
              <w:rPr>
                <w:ins w:author="Open-Xml-PowerTools" w:id="7676" w:date="2000-01-01T00:00:00Z"/>
                <w:snapToGrid w:val="0"/>
              </w:rPr>
            </w:pPr>
            <w:ins w:author="Open-Xml-PowerTools" w:id="7672" w:date="2000-01-01T00:00:00Z">
              <w:r>
                <w:rPr>
                  <w:snapToGrid w:val="0"/>
                </w:rPr>
                <w:t>r. 1 and 2: 18 Dec 2012 (see r. 2(a));</w:t>
              </w:r>
            </w:ins>
            <w:ins w:author="Open-Xml-PowerTools" w:id="7673" w:date="2000-01-01T00:00:00Z">
              <w:r>
                <w:rPr>
                  <w:snapToGrid w:val="0"/>
                </w:rPr>
                <w:br/>
                <w:t xml:space="preserve">Regulations other than r. 1 and 2: 19 Dec 2012 (see r. 2(b) and </w:t>
              </w:r>
            </w:ins>
            <w:ins w:author="Open-Xml-PowerTools" w:id="7674" w:date="2000-01-01T00:00:00Z">
              <w:r>
                <w:rPr>
                  <w:i/>
                  <w:snapToGrid w:val="0"/>
                </w:rPr>
                <w:t>Gazette</w:t>
              </w:r>
            </w:ins>
            <w:ins w:author="Open-Xml-PowerTools" w:id="7675" w:date="2000-01-01T00:00:00Z">
              <w:r>
                <w:rPr>
                  <w:snapToGrid w:val="0"/>
                </w:rPr>
                <w:t xml:space="preserve"> 18 Dec 2012 p. 6585)</w:t>
              </w:r>
            </w:ins>
          </w:p>
        </w:tc>
      </w:tr>
      <w:tr>
        <w:trPr>
          <w:ins w:author="Open-Xml-PowerTools" w:id="7677" w:date="2000-01-01T00:00:00Z"/>
        </w:trPr>
        <w:tblPrEx>
          <w:tblBorders>
            <w:top w:val="single" w:sz="4" w:space="0" w:color="auto"/>
            <w:insideH w:val="single" w:sz="4" w:space="0" w:color="auto"/>
          </w:tblBorders>
        </w:tblPrEx>
        <w:tc>
          <w:tcPr>
            <w:tcW w:w="7087" w:type="dxa"/>
            <w:gridSpan w:val="3"/>
            <w:tcBorders>
              <w:top w:val="nil"/>
              <w:bottom w:val="nil"/>
            </w:tcBorders>
            <w:shd w:val="clear" w:color="auto" w:fill="auto"/>
          </w:tcPr>
          <w:p>
            <w:pPr>
              <w:pStyle w:val="nTable"/>
              <w:spacing w:after="40"/>
              <w:rPr>
                <w:ins w:author="Open-Xml-PowerTools" w:id="7682" w:date="2000-01-01T00:00:00Z"/>
                <w:snapToGrid w:val="0"/>
              </w:rPr>
            </w:pPr>
            <w:ins w:author="Open-Xml-PowerTools" w:id="7678" w:date="2000-01-01T00:00:00Z">
              <w:r>
                <w:rPr>
                  <w:b/>
                  <w:snapToGrid w:val="0"/>
                </w:rPr>
                <w:t xml:space="preserve">Reprint 1: The </w:t>
              </w:r>
            </w:ins>
            <w:ins w:author="Open-Xml-PowerTools" w:id="7679" w:date="2000-01-01T00:00:00Z">
              <w:r>
                <w:rPr>
                  <w:b/>
                  <w:i/>
                  <w:noProof/>
                  <w:snapToGrid w:val="0"/>
                </w:rPr>
                <w:t>Building Regulations 2012</w:t>
              </w:r>
            </w:ins>
            <w:ins w:author="Open-Xml-PowerTools" w:id="7680" w:date="2000-01-01T00:00:00Z">
              <w:r>
                <w:rPr>
                  <w:b/>
                  <w:snapToGrid w:val="0"/>
                </w:rPr>
                <w:t xml:space="preserve"> as at 24 May 2013</w:t>
              </w:r>
            </w:ins>
            <w:ins w:author="Open-Xml-PowerTools" w:id="7681" w:date="2000-01-01T00:00:00Z">
              <w:r>
                <w:rPr>
                  <w:snapToGrid w:val="0"/>
                </w:rPr>
                <w:t xml:space="preserve"> (includes amendments listed above)</w:t>
              </w:r>
            </w:ins>
          </w:p>
        </w:tc>
      </w:tr>
      <w:tr>
        <w:trPr>
          <w:ins w:author="Open-Xml-PowerTools" w:id="7683"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685" w:date="2000-01-01T00:00:00Z"/>
                <w:i/>
                <w:noProof/>
                <w:snapToGrid w:val="0"/>
              </w:rPr>
            </w:pPr>
            <w:ins w:author="Open-Xml-PowerTools" w:id="7684" w:date="2000-01-01T00:00:00Z">
              <w:r>
                <w:rPr>
                  <w:i/>
                  <w:noProof/>
                  <w:snapToGrid w:val="0"/>
                </w:rPr>
                <w:t>Building Amendment Regulations (No. 2) 2013</w:t>
              </w:r>
            </w:ins>
          </w:p>
        </w:tc>
        <w:tc>
          <w:tcPr>
            <w:tcW w:w="1276" w:type="dxa"/>
            <w:tcBorders>
              <w:top w:val="nil"/>
              <w:bottom w:val="nil"/>
            </w:tcBorders>
            <w:shd w:val="clear" w:color="auto" w:fill="auto"/>
          </w:tcPr>
          <w:p>
            <w:pPr>
              <w:pStyle w:val="nTable"/>
              <w:spacing w:after="40"/>
              <w:rPr>
                <w:ins w:author="Open-Xml-PowerTools" w:id="7687" w:date="2000-01-01T00:00:00Z"/>
              </w:rPr>
            </w:pPr>
            <w:ins w:author="Open-Xml-PowerTools" w:id="7686" w:date="2000-01-01T00:00:00Z">
              <w:r>
                <w:t>21 Jun 2013 p. 2445-6</w:t>
              </w:r>
            </w:ins>
          </w:p>
        </w:tc>
        <w:tc>
          <w:tcPr>
            <w:tcW w:w="2693" w:type="dxa"/>
            <w:tcBorders>
              <w:top w:val="nil"/>
              <w:bottom w:val="nil"/>
            </w:tcBorders>
            <w:shd w:val="clear" w:color="auto" w:fill="auto"/>
          </w:tcPr>
          <w:p>
            <w:pPr>
              <w:pStyle w:val="nTable"/>
              <w:spacing w:after="40"/>
              <w:rPr>
                <w:ins w:author="Open-Xml-PowerTools" w:id="7690" w:date="2000-01-01T00:00:00Z"/>
                <w:snapToGrid w:val="0"/>
              </w:rPr>
            </w:pPr>
            <w:ins w:author="Open-Xml-PowerTools" w:id="7688" w:date="2000-01-01T00:00:00Z">
              <w:r>
                <w:rPr>
                  <w:snapToGrid w:val="0"/>
                </w:rPr>
                <w:t>r. 1 and 2: 21 Jun 2013 (see r. 2(a));</w:t>
              </w:r>
            </w:ins>
            <w:ins w:author="Open-Xml-PowerTools" w:id="7689" w:date="2000-01-01T00:00:00Z">
              <w:r>
                <w:rPr>
                  <w:snapToGrid w:val="0"/>
                </w:rPr>
                <w:br/>
                <w:t>Regulations other than r. 1 and 2: 22 Jun 2013 (see r. 2(b))</w:t>
              </w:r>
            </w:ins>
          </w:p>
        </w:tc>
      </w:tr>
      <w:tr>
        <w:trPr>
          <w:ins w:author="Open-Xml-PowerTools" w:id="7691"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693" w:date="2000-01-01T00:00:00Z"/>
                <w:i/>
                <w:noProof/>
                <w:snapToGrid w:val="0"/>
              </w:rPr>
            </w:pPr>
            <w:ins w:author="Open-Xml-PowerTools" w:id="7692" w:date="2000-01-01T00:00:00Z">
              <w:r>
                <w:rPr>
                  <w:i/>
                  <w:noProof/>
                  <w:snapToGrid w:val="0"/>
                </w:rPr>
                <w:t>Building Amendment Regulations 2013</w:t>
              </w:r>
            </w:ins>
          </w:p>
        </w:tc>
        <w:tc>
          <w:tcPr>
            <w:tcW w:w="1276" w:type="dxa"/>
            <w:tcBorders>
              <w:top w:val="nil"/>
              <w:bottom w:val="nil"/>
            </w:tcBorders>
            <w:shd w:val="clear" w:color="auto" w:fill="auto"/>
          </w:tcPr>
          <w:p>
            <w:pPr>
              <w:pStyle w:val="nTable"/>
              <w:spacing w:after="40"/>
              <w:rPr>
                <w:ins w:author="Open-Xml-PowerTools" w:id="7695" w:date="2000-01-01T00:00:00Z"/>
              </w:rPr>
            </w:pPr>
            <w:ins w:author="Open-Xml-PowerTools" w:id="7694" w:date="2000-01-01T00:00:00Z">
              <w:r>
                <w:t>20 Aug 2013 p. 3822</w:t>
              </w:r>
            </w:ins>
          </w:p>
        </w:tc>
        <w:tc>
          <w:tcPr>
            <w:tcW w:w="2693" w:type="dxa"/>
            <w:tcBorders>
              <w:top w:val="nil"/>
              <w:bottom w:val="nil"/>
            </w:tcBorders>
            <w:shd w:val="clear" w:color="auto" w:fill="auto"/>
          </w:tcPr>
          <w:p>
            <w:pPr>
              <w:pStyle w:val="nTable"/>
              <w:spacing w:after="40"/>
              <w:rPr>
                <w:ins w:author="Open-Xml-PowerTools" w:id="7700" w:date="2000-01-01T00:00:00Z"/>
                <w:snapToGrid w:val="0"/>
              </w:rPr>
            </w:pPr>
            <w:ins w:author="Open-Xml-PowerTools" w:id="7696" w:date="2000-01-01T00:00:00Z">
              <w:r>
                <w:rPr>
                  <w:snapToGrid w:val="0"/>
                </w:rPr>
                <w:t>r. 1 and 2: 20 Aug 2013 (see r. 2(a));</w:t>
              </w:r>
            </w:ins>
            <w:ins w:author="Open-Xml-PowerTools" w:id="7697" w:date="2000-01-01T00:00:00Z">
              <w:r>
                <w:rPr>
                  <w:snapToGrid w:val="0"/>
                </w:rPr>
                <w:br/>
                <w:t xml:space="preserve">Regulations other than r. 1 and 2: 21 Aug 2013 (see r. 2(b) and </w:t>
              </w:r>
            </w:ins>
            <w:ins w:author="Open-Xml-PowerTools" w:id="7698" w:date="2000-01-01T00:00:00Z">
              <w:r>
                <w:rPr>
                  <w:i/>
                  <w:snapToGrid w:val="0"/>
                </w:rPr>
                <w:t>Gazette</w:t>
              </w:r>
            </w:ins>
            <w:ins w:author="Open-Xml-PowerTools" w:id="7699" w:date="2000-01-01T00:00:00Z">
              <w:r>
                <w:rPr>
                  <w:snapToGrid w:val="0"/>
                </w:rPr>
                <w:t xml:space="preserve"> 20 Aug 2013 p. 3815)</w:t>
              </w:r>
            </w:ins>
          </w:p>
        </w:tc>
      </w:tr>
      <w:tr>
        <w:trPr>
          <w:ins w:author="Open-Xml-PowerTools" w:id="7701"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703" w:date="2000-01-01T00:00:00Z"/>
                <w:i/>
                <w:noProof/>
                <w:snapToGrid w:val="0"/>
              </w:rPr>
            </w:pPr>
            <w:ins w:author="Open-Xml-PowerTools" w:id="7702" w:date="2000-01-01T00:00:00Z">
              <w:r>
                <w:rPr>
                  <w:i/>
                  <w:noProof/>
                  <w:snapToGrid w:val="0"/>
                </w:rPr>
                <w:t>Building Amendment Regulations 2014</w:t>
              </w:r>
            </w:ins>
          </w:p>
        </w:tc>
        <w:tc>
          <w:tcPr>
            <w:tcW w:w="1276" w:type="dxa"/>
            <w:tcBorders>
              <w:top w:val="nil"/>
              <w:bottom w:val="nil"/>
            </w:tcBorders>
            <w:shd w:val="clear" w:color="auto" w:fill="auto"/>
          </w:tcPr>
          <w:p>
            <w:pPr>
              <w:pStyle w:val="nTable"/>
              <w:keepNext/>
              <w:spacing w:after="40"/>
              <w:rPr>
                <w:ins w:author="Open-Xml-PowerTools" w:id="7706" w:date="2000-01-01T00:00:00Z"/>
              </w:rPr>
            </w:pPr>
            <w:ins w:author="Open-Xml-PowerTools" w:id="7704" w:date="2000-01-01T00:00:00Z">
              <w:r>
                <w:t>24 Apr 2014 p. 1135</w:t>
              </w:r>
            </w:ins>
            <w:ins w:author="Open-Xml-PowerTools" w:id="7705" w:date="2000-01-01T00:00:00Z">
              <w:r>
                <w:noBreakHyphen/>
                <w:t>41</w:t>
              </w:r>
            </w:ins>
          </w:p>
        </w:tc>
        <w:tc>
          <w:tcPr>
            <w:tcW w:w="2693" w:type="dxa"/>
            <w:tcBorders>
              <w:top w:val="nil"/>
              <w:bottom w:val="nil"/>
            </w:tcBorders>
            <w:shd w:val="clear" w:color="auto" w:fill="auto"/>
          </w:tcPr>
          <w:p>
            <w:pPr>
              <w:pStyle w:val="nTable"/>
              <w:keepNext/>
              <w:spacing w:after="40"/>
              <w:rPr>
                <w:ins w:author="Open-Xml-PowerTools" w:id="7709" w:date="2000-01-01T00:00:00Z"/>
                <w:snapToGrid w:val="0"/>
              </w:rPr>
            </w:pPr>
            <w:ins w:author="Open-Xml-PowerTools" w:id="7707" w:date="2000-01-01T00:00:00Z">
              <w:r>
                <w:rPr>
                  <w:snapToGrid w:val="0"/>
                </w:rPr>
                <w:t>r. 1 and 2: 24 Apr 2014 (see r. 2(a));</w:t>
              </w:r>
            </w:ins>
            <w:ins w:author="Open-Xml-PowerTools" w:id="7708" w:date="2000-01-01T00:00:00Z">
              <w:r>
                <w:rPr>
                  <w:snapToGrid w:val="0"/>
                </w:rPr>
                <w:br/>
                <w:t>Regulations other than r. 1 and 2: 25 Apr 2014 (see r. 2(b))</w:t>
              </w:r>
            </w:ins>
          </w:p>
        </w:tc>
      </w:tr>
      <w:tr>
        <w:tblPrEx>
          <w:tblBorders>
            <w:top w:val="single" w:sz="4" w:space="0" w:color="auto"/>
            <w:insideH w:val="single" w:sz="4" w:space="0" w:color="auto"/>
          </w:tblBorders>
        </w:tblPrEx>
        <w:trPr>
          <w:cantSplit/>
          <w:ins w:author="Open-Xml-PowerTools" w:id="7710" w:date="2000-01-01T00:00:00Z"/>
        </w:trPr>
        <w:tc>
          <w:tcPr>
            <w:tcW w:w="3118" w:type="dxa"/>
            <w:tcBorders>
              <w:top w:val="nil"/>
              <w:bottom w:val="nil"/>
            </w:tcBorders>
            <w:shd w:val="clear" w:color="auto" w:fill="auto"/>
          </w:tcPr>
          <w:p>
            <w:pPr>
              <w:pStyle w:val="nTable"/>
              <w:spacing w:after="40"/>
              <w:rPr>
                <w:ins w:author="Open-Xml-PowerTools" w:id="7712" w:date="2000-01-01T00:00:00Z"/>
                <w:i/>
                <w:noProof/>
                <w:snapToGrid w:val="0"/>
              </w:rPr>
            </w:pPr>
            <w:ins w:author="Open-Xml-PowerTools" w:id="7711" w:date="2000-01-01T00:00:00Z">
              <w:r>
                <w:rPr>
                  <w:i/>
                </w:rPr>
                <w:lastRenderedPageBreak/>
                <w:t>Building Amendment Regulations (No. 2) 2014</w:t>
              </w:r>
            </w:ins>
          </w:p>
        </w:tc>
        <w:tc>
          <w:tcPr>
            <w:tcW w:w="1276" w:type="dxa"/>
            <w:tcBorders>
              <w:top w:val="nil"/>
              <w:bottom w:val="nil"/>
            </w:tcBorders>
            <w:shd w:val="clear" w:color="auto" w:fill="auto"/>
          </w:tcPr>
          <w:p>
            <w:pPr>
              <w:pStyle w:val="nTable"/>
              <w:keepNext/>
              <w:spacing w:after="40"/>
              <w:rPr>
                <w:ins w:author="Open-Xml-PowerTools" w:id="7716" w:date="2000-01-01T00:00:00Z"/>
              </w:rPr>
            </w:pPr>
            <w:ins w:author="Open-Xml-PowerTools" w:id="7713" w:date="2000-01-01T00:00:00Z">
              <w:r>
                <w:rPr>
                  <w:spacing w:val="-4"/>
                </w:rPr>
                <w:t>17 Jun 2014 p. 1</w:t>
              </w:r>
            </w:ins>
            <w:ins w:author="Open-Xml-PowerTools" w:id="7714" w:date="2000-01-01T00:00:00Z">
              <w:r>
                <w:t>957</w:t>
              </w:r>
            </w:ins>
            <w:ins w:author="Open-Xml-PowerTools" w:id="7715" w:date="2000-01-01T00:00:00Z">
              <w:r>
                <w:noBreakHyphen/>
                <w:t>8</w:t>
              </w:r>
            </w:ins>
          </w:p>
        </w:tc>
        <w:tc>
          <w:tcPr>
            <w:tcW w:w="2693" w:type="dxa"/>
            <w:tcBorders>
              <w:top w:val="nil"/>
              <w:bottom w:val="nil"/>
            </w:tcBorders>
            <w:shd w:val="clear" w:color="auto" w:fill="auto"/>
          </w:tcPr>
          <w:p>
            <w:pPr>
              <w:pStyle w:val="nTable"/>
              <w:keepNext/>
              <w:spacing w:after="40"/>
              <w:rPr>
                <w:ins w:author="Open-Xml-PowerTools" w:id="7719" w:date="2000-01-01T00:00:00Z"/>
                <w:snapToGrid w:val="0"/>
              </w:rPr>
            </w:pPr>
            <w:ins w:author="Open-Xml-PowerTools" w:id="7717" w:date="2000-01-01T00:00:00Z">
              <w:r>
                <w:rPr>
                  <w:bCs/>
                  <w:snapToGrid w:val="0"/>
                </w:rPr>
                <w:t>r. 1 and 2: 17 Jun 2014 (see r. 2(a));</w:t>
              </w:r>
            </w:ins>
            <w:ins w:author="Open-Xml-PowerTools" w:id="7718" w:date="2000-01-01T00:00:00Z">
              <w:r>
                <w:rPr>
                  <w:bCs/>
                  <w:snapToGrid w:val="0"/>
                </w:rPr>
                <w:br/>
                <w:t>Regulations other than r. 1 and 2: 1 Jul 2014 (see r. 2(b))</w:t>
              </w:r>
            </w:ins>
          </w:p>
        </w:tc>
      </w:tr>
      <w:tr>
        <w:trPr>
          <w:ins w:author="Open-Xml-PowerTools" w:id="7720"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722" w:date="2000-01-01T00:00:00Z"/>
                <w:i/>
              </w:rPr>
            </w:pPr>
            <w:ins w:author="Open-Xml-PowerTools" w:id="7721" w:date="2000-01-01T00:00:00Z">
              <w:r>
                <w:rPr>
                  <w:i/>
                </w:rPr>
                <w:t>Building Amendment Regulations (No. 3) 2014</w:t>
              </w:r>
            </w:ins>
          </w:p>
        </w:tc>
        <w:tc>
          <w:tcPr>
            <w:tcW w:w="1276" w:type="dxa"/>
            <w:tcBorders>
              <w:top w:val="nil"/>
              <w:bottom w:val="nil"/>
            </w:tcBorders>
            <w:shd w:val="clear" w:color="auto" w:fill="auto"/>
          </w:tcPr>
          <w:p>
            <w:pPr>
              <w:pStyle w:val="nTable"/>
              <w:spacing w:after="40"/>
              <w:rPr>
                <w:ins w:author="Open-Xml-PowerTools" w:id="7724" w:date="2000-01-01T00:00:00Z"/>
                <w:spacing w:val="-4"/>
              </w:rPr>
            </w:pPr>
            <w:ins w:author="Open-Xml-PowerTools" w:id="7723" w:date="2000-01-01T00:00:00Z">
              <w:r>
                <w:rPr>
                  <w:spacing w:val="-4"/>
                </w:rPr>
                <w:t>27 Jun 2014 p. 2308-9</w:t>
              </w:r>
            </w:ins>
          </w:p>
        </w:tc>
        <w:tc>
          <w:tcPr>
            <w:tcW w:w="2693" w:type="dxa"/>
            <w:tcBorders>
              <w:top w:val="nil"/>
              <w:bottom w:val="nil"/>
            </w:tcBorders>
            <w:shd w:val="clear" w:color="auto" w:fill="auto"/>
          </w:tcPr>
          <w:p>
            <w:pPr>
              <w:pStyle w:val="nTable"/>
              <w:spacing w:after="40"/>
              <w:rPr>
                <w:ins w:author="Open-Xml-PowerTools" w:id="7727" w:date="2000-01-01T00:00:00Z"/>
                <w:bCs/>
                <w:snapToGrid w:val="0"/>
              </w:rPr>
            </w:pPr>
            <w:ins w:author="Open-Xml-PowerTools" w:id="7725" w:date="2000-01-01T00:00:00Z">
              <w:r>
                <w:rPr>
                  <w:bCs/>
                  <w:snapToGrid w:val="0"/>
                </w:rPr>
                <w:t>r. 1 and 2: 27 Jun 2014 (see r. 2(a));</w:t>
              </w:r>
            </w:ins>
            <w:ins w:author="Open-Xml-PowerTools" w:id="7726" w:date="2000-01-01T00:00:00Z">
              <w:r>
                <w:rPr>
                  <w:bCs/>
                  <w:snapToGrid w:val="0"/>
                </w:rPr>
                <w:br/>
                <w:t>Regulations other than r. 1 and 2: 1 Jul 2014 (see r. 2(b)(i))</w:t>
              </w:r>
            </w:ins>
          </w:p>
        </w:tc>
      </w:tr>
      <w:tr>
        <w:trPr>
          <w:ins w:author="Open-Xml-PowerTools" w:id="7728" w:date="2000-01-01T00:00:00Z"/>
        </w:trPr>
        <w:tblPrEx>
          <w:tblBorders>
            <w:top w:val="single" w:sz="4" w:space="0" w:color="auto"/>
            <w:insideH w:val="single" w:sz="4" w:space="0" w:color="auto"/>
          </w:tblBorders>
        </w:tblPrEx>
        <w:tc>
          <w:tcPr>
            <w:tcW w:w="7087" w:type="dxa"/>
            <w:gridSpan w:val="3"/>
            <w:tcBorders>
              <w:top w:val="nil"/>
              <w:bottom w:val="nil"/>
            </w:tcBorders>
            <w:shd w:val="clear" w:color="auto" w:fill="auto"/>
          </w:tcPr>
          <w:p>
            <w:pPr>
              <w:pStyle w:val="nTable"/>
              <w:spacing w:after="40"/>
              <w:rPr>
                <w:ins w:author="Open-Xml-PowerTools" w:id="7733" w:date="2000-01-01T00:00:00Z"/>
                <w:bCs/>
                <w:snapToGrid w:val="0"/>
              </w:rPr>
            </w:pPr>
            <w:ins w:author="Open-Xml-PowerTools" w:id="7729" w:date="2000-01-01T00:00:00Z">
              <w:r>
                <w:rPr>
                  <w:b/>
                  <w:snapToGrid w:val="0"/>
                </w:rPr>
                <w:t xml:space="preserve">Reprint 2: The </w:t>
              </w:r>
            </w:ins>
            <w:ins w:author="Open-Xml-PowerTools" w:id="7730" w:date="2000-01-01T00:00:00Z">
              <w:r>
                <w:rPr>
                  <w:b/>
                  <w:i/>
                  <w:noProof/>
                  <w:snapToGrid w:val="0"/>
                </w:rPr>
                <w:t>Building Regulations 2012</w:t>
              </w:r>
            </w:ins>
            <w:ins w:author="Open-Xml-PowerTools" w:id="7731" w:date="2000-01-01T00:00:00Z">
              <w:r>
                <w:rPr>
                  <w:b/>
                  <w:snapToGrid w:val="0"/>
                </w:rPr>
                <w:t xml:space="preserve"> as at 21 Nov 2014</w:t>
              </w:r>
            </w:ins>
            <w:ins w:author="Open-Xml-PowerTools" w:id="7732" w:date="2000-01-01T00:00:00Z">
              <w:r>
                <w:rPr>
                  <w:snapToGrid w:val="0"/>
                </w:rPr>
                <w:t xml:space="preserve"> (includes amendments listed above)</w:t>
              </w:r>
            </w:ins>
          </w:p>
        </w:tc>
      </w:tr>
      <w:tr>
        <w:trPr>
          <w:ins w:author="Open-Xml-PowerTools" w:id="7734"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736" w:date="2000-01-01T00:00:00Z"/>
                <w:b/>
                <w:snapToGrid w:val="0"/>
              </w:rPr>
            </w:pPr>
            <w:ins w:author="Open-Xml-PowerTools" w:id="7735" w:date="2000-01-01T00:00:00Z">
              <w:r>
                <w:rPr>
                  <w:i/>
                </w:rPr>
                <w:t>Building Amendment Regulations (No. 4) 2015</w:t>
              </w:r>
            </w:ins>
          </w:p>
        </w:tc>
        <w:tc>
          <w:tcPr>
            <w:tcW w:w="1276" w:type="dxa"/>
            <w:tcBorders>
              <w:top w:val="nil"/>
              <w:bottom w:val="nil"/>
            </w:tcBorders>
            <w:shd w:val="clear" w:color="auto" w:fill="auto"/>
          </w:tcPr>
          <w:p>
            <w:pPr>
              <w:pStyle w:val="nTable"/>
              <w:spacing w:after="40"/>
              <w:rPr>
                <w:ins w:author="Open-Xml-PowerTools" w:id="7738" w:date="2000-01-01T00:00:00Z"/>
                <w:b/>
                <w:snapToGrid w:val="0"/>
              </w:rPr>
            </w:pPr>
            <w:ins w:author="Open-Xml-PowerTools" w:id="7737" w:date="2000-01-01T00:00:00Z">
              <w:r>
                <w:rPr>
                  <w:spacing w:val="-4"/>
                </w:rPr>
                <w:t>23 Jun 2015 p. 2161-4</w:t>
              </w:r>
            </w:ins>
          </w:p>
        </w:tc>
        <w:tc>
          <w:tcPr>
            <w:tcW w:w="2693" w:type="dxa"/>
            <w:tcBorders>
              <w:top w:val="nil"/>
              <w:bottom w:val="nil"/>
            </w:tcBorders>
            <w:shd w:val="clear" w:color="auto" w:fill="auto"/>
          </w:tcPr>
          <w:p>
            <w:pPr>
              <w:pStyle w:val="nTable"/>
              <w:spacing w:after="40"/>
              <w:rPr>
                <w:ins w:author="Open-Xml-PowerTools" w:id="7743" w:date="2000-01-01T00:00:00Z"/>
                <w:b/>
                <w:snapToGrid w:val="0"/>
              </w:rPr>
            </w:pPr>
            <w:ins w:author="Open-Xml-PowerTools" w:id="7739" w:date="2000-01-01T00:00:00Z">
              <w:r>
                <w:rPr>
                  <w:bCs/>
                  <w:snapToGrid w:val="0"/>
                </w:rPr>
                <w:t xml:space="preserve">r. 1 and 2: </w:t>
              </w:r>
            </w:ins>
            <w:ins w:author="Open-Xml-PowerTools" w:id="7740" w:date="2000-01-01T00:00:00Z">
              <w:r>
                <w:rPr>
                  <w:spacing w:val="-4"/>
                </w:rPr>
                <w:t>23 Jun 2015</w:t>
              </w:r>
            </w:ins>
            <w:ins w:author="Open-Xml-PowerTools" w:id="7741" w:date="2000-01-01T00:00:00Z">
              <w:r>
                <w:rPr>
                  <w:bCs/>
                  <w:snapToGrid w:val="0"/>
                </w:rPr>
                <w:t xml:space="preserve"> (see r. 2(a));</w:t>
              </w:r>
            </w:ins>
            <w:ins w:author="Open-Xml-PowerTools" w:id="7742" w:date="2000-01-01T00:00:00Z">
              <w:r>
                <w:rPr>
                  <w:bCs/>
                  <w:snapToGrid w:val="0"/>
                </w:rPr>
                <w:br/>
                <w:t>Regulations other than r. 1 and 2: 1 Jul 2015 (see r. 2(b))</w:t>
              </w:r>
            </w:ins>
          </w:p>
        </w:tc>
      </w:tr>
      <w:tr>
        <w:trPr>
          <w:ins w:author="Open-Xml-PowerTools" w:id="7744"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746" w:date="2000-01-01T00:00:00Z"/>
                <w:i/>
              </w:rPr>
            </w:pPr>
            <w:ins w:author="Open-Xml-PowerTools" w:id="7745" w:date="2000-01-01T00:00:00Z">
              <w:r>
                <w:rPr>
                  <w:i/>
                </w:rPr>
                <w:t>Building Amendment Regulations (No. 2) 2015</w:t>
              </w:r>
            </w:ins>
          </w:p>
        </w:tc>
        <w:tc>
          <w:tcPr>
            <w:tcW w:w="1276" w:type="dxa"/>
            <w:tcBorders>
              <w:top w:val="nil"/>
              <w:bottom w:val="nil"/>
            </w:tcBorders>
            <w:shd w:val="clear" w:color="auto" w:fill="auto"/>
          </w:tcPr>
          <w:p>
            <w:pPr>
              <w:pStyle w:val="nTable"/>
              <w:spacing w:after="40"/>
              <w:rPr>
                <w:ins w:author="Open-Xml-PowerTools" w:id="7749" w:date="2000-01-01T00:00:00Z"/>
                <w:spacing w:val="-4"/>
              </w:rPr>
            </w:pPr>
            <w:ins w:author="Open-Xml-PowerTools" w:id="7747" w:date="2000-01-01T00:00:00Z">
              <w:r>
                <w:rPr>
                  <w:spacing w:val="-4"/>
                </w:rPr>
                <w:t>30 Jun 2015 p. 2328</w:t>
              </w:r>
            </w:ins>
            <w:ins w:author="Open-Xml-PowerTools" w:id="7748" w:date="2000-01-01T00:00:00Z">
              <w:r>
                <w:rPr>
                  <w:spacing w:val="-4"/>
                </w:rPr>
                <w:noBreakHyphen/>
                <w:t>9</w:t>
              </w:r>
            </w:ins>
          </w:p>
        </w:tc>
        <w:tc>
          <w:tcPr>
            <w:tcW w:w="2693" w:type="dxa"/>
            <w:tcBorders>
              <w:top w:val="nil"/>
              <w:bottom w:val="nil"/>
            </w:tcBorders>
            <w:shd w:val="clear" w:color="auto" w:fill="auto"/>
          </w:tcPr>
          <w:p>
            <w:pPr>
              <w:pStyle w:val="nTable"/>
              <w:spacing w:after="40"/>
              <w:rPr>
                <w:ins w:author="Open-Xml-PowerTools" w:id="7754" w:date="2000-01-01T00:00:00Z"/>
                <w:bCs/>
                <w:snapToGrid w:val="0"/>
              </w:rPr>
            </w:pPr>
            <w:ins w:author="Open-Xml-PowerTools" w:id="7750" w:date="2000-01-01T00:00:00Z">
              <w:r>
                <w:rPr>
                  <w:bCs/>
                  <w:snapToGrid w:val="0"/>
                </w:rPr>
                <w:t xml:space="preserve">r. 1 and 2: </w:t>
              </w:r>
            </w:ins>
            <w:ins w:author="Open-Xml-PowerTools" w:id="7751" w:date="2000-01-01T00:00:00Z">
              <w:r>
                <w:rPr>
                  <w:spacing w:val="-4"/>
                </w:rPr>
                <w:t>30 Jun 2015</w:t>
              </w:r>
            </w:ins>
            <w:ins w:author="Open-Xml-PowerTools" w:id="7752" w:date="2000-01-01T00:00:00Z">
              <w:r>
                <w:rPr>
                  <w:bCs/>
                  <w:snapToGrid w:val="0"/>
                </w:rPr>
                <w:t xml:space="preserve"> (see r. 2(a));</w:t>
              </w:r>
            </w:ins>
            <w:ins w:author="Open-Xml-PowerTools" w:id="7753" w:date="2000-01-01T00:00:00Z">
              <w:r>
                <w:rPr>
                  <w:bCs/>
                  <w:snapToGrid w:val="0"/>
                </w:rPr>
                <w:br/>
                <w:t>Regulations other than r. 1 and 2: 1 Jul 2015 (see r. 2(b))</w:t>
              </w:r>
            </w:ins>
          </w:p>
        </w:tc>
      </w:tr>
      <w:tr>
        <w:trPr>
          <w:ins w:author="Open-Xml-PowerTools" w:id="7755"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757" w:date="2000-01-01T00:00:00Z"/>
                <w:i/>
              </w:rPr>
            </w:pPr>
            <w:ins w:author="Open-Xml-PowerTools" w:id="7756" w:date="2000-01-01T00:00:00Z">
              <w:r>
                <w:rPr>
                  <w:i/>
                </w:rPr>
                <w:t>Building Amendment Regulations 2015</w:t>
              </w:r>
            </w:ins>
          </w:p>
        </w:tc>
        <w:tc>
          <w:tcPr>
            <w:tcW w:w="1276" w:type="dxa"/>
            <w:tcBorders>
              <w:top w:val="nil"/>
              <w:bottom w:val="nil"/>
            </w:tcBorders>
            <w:shd w:val="clear" w:color="auto" w:fill="auto"/>
          </w:tcPr>
          <w:p>
            <w:pPr>
              <w:pStyle w:val="nTable"/>
              <w:spacing w:after="40"/>
              <w:rPr>
                <w:ins w:author="Open-Xml-PowerTools" w:id="7760" w:date="2000-01-01T00:00:00Z"/>
                <w:spacing w:val="-4"/>
              </w:rPr>
            </w:pPr>
            <w:ins w:author="Open-Xml-PowerTools" w:id="7758" w:date="2000-01-01T00:00:00Z">
              <w:r>
                <w:rPr>
                  <w:spacing w:val="-4"/>
                </w:rPr>
                <w:t>15 Sep 2015 p. 3783</w:t>
              </w:r>
            </w:ins>
            <w:ins w:author="Open-Xml-PowerTools" w:id="7759" w:date="2000-01-01T00:00:00Z">
              <w:r>
                <w:rPr>
                  <w:spacing w:val="-4"/>
                </w:rPr>
                <w:noBreakHyphen/>
                <w:t>4</w:t>
              </w:r>
            </w:ins>
          </w:p>
        </w:tc>
        <w:tc>
          <w:tcPr>
            <w:tcW w:w="2693" w:type="dxa"/>
            <w:tcBorders>
              <w:top w:val="nil"/>
              <w:bottom w:val="nil"/>
            </w:tcBorders>
            <w:shd w:val="clear" w:color="auto" w:fill="auto"/>
          </w:tcPr>
          <w:p>
            <w:pPr>
              <w:pStyle w:val="nTable"/>
              <w:spacing w:after="40"/>
              <w:rPr>
                <w:ins w:author="Open-Xml-PowerTools" w:id="7767" w:date="2000-01-01T00:00:00Z"/>
                <w:bCs/>
                <w:snapToGrid w:val="0"/>
              </w:rPr>
            </w:pPr>
            <w:ins w:author="Open-Xml-PowerTools" w:id="7761" w:date="2000-01-01T00:00:00Z">
              <w:r>
                <w:rPr>
                  <w:bCs/>
                  <w:snapToGrid w:val="0"/>
                </w:rPr>
                <w:t>r. 1 and 2: 15</w:t>
              </w:r>
            </w:ins>
            <w:ins w:author="Open-Xml-PowerTools" w:id="7762" w:date="2000-01-01T00:00:00Z">
              <w:r>
                <w:rPr>
                  <w:spacing w:val="-4"/>
                </w:rPr>
                <w:t> Sep 2015</w:t>
              </w:r>
            </w:ins>
            <w:ins w:author="Open-Xml-PowerTools" w:id="7763" w:date="2000-01-01T00:00:00Z">
              <w:r>
                <w:rPr>
                  <w:bCs/>
                  <w:snapToGrid w:val="0"/>
                </w:rPr>
                <w:t xml:space="preserve"> (see r. 2(a));</w:t>
              </w:r>
            </w:ins>
            <w:ins w:author="Open-Xml-PowerTools" w:id="7764" w:date="2000-01-01T00:00:00Z">
              <w:r>
                <w:rPr>
                  <w:bCs/>
                  <w:snapToGrid w:val="0"/>
                </w:rPr>
                <w:br/>
                <w:t xml:space="preserve">Regulations other than r. 1 and 2: </w:t>
              </w:r>
            </w:ins>
            <w:ins w:author="Open-Xml-PowerTools" w:id="7765" w:date="2000-01-01T00:00:00Z">
              <w:r>
                <w:rPr>
                  <w:spacing w:val="-4"/>
                </w:rPr>
                <w:t>1 Oct 2015</w:t>
              </w:r>
            </w:ins>
            <w:ins w:author="Open-Xml-PowerTools" w:id="7766" w:date="2000-01-01T00:00:00Z">
              <w:r>
                <w:rPr>
                  <w:bCs/>
                  <w:snapToGrid w:val="0"/>
                </w:rPr>
                <w:t xml:space="preserve"> (see r. 2(b))</w:t>
              </w:r>
            </w:ins>
          </w:p>
        </w:tc>
      </w:tr>
      <w:tr>
        <w:trPr>
          <w:ins w:author="Open-Xml-PowerTools" w:id="7768"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770" w:date="2000-01-01T00:00:00Z"/>
                <w:i/>
              </w:rPr>
            </w:pPr>
            <w:ins w:author="Open-Xml-PowerTools" w:id="7769" w:date="2000-01-01T00:00:00Z">
              <w:r>
                <w:rPr>
                  <w:i/>
                </w:rPr>
                <w:t>Building Amendment Regulations (No. 3) 2015</w:t>
              </w:r>
            </w:ins>
          </w:p>
        </w:tc>
        <w:tc>
          <w:tcPr>
            <w:tcW w:w="1276" w:type="dxa"/>
            <w:tcBorders>
              <w:top w:val="nil"/>
              <w:bottom w:val="nil"/>
            </w:tcBorders>
            <w:shd w:val="clear" w:color="auto" w:fill="auto"/>
          </w:tcPr>
          <w:p>
            <w:pPr>
              <w:pStyle w:val="nTable"/>
              <w:spacing w:after="40"/>
              <w:rPr>
                <w:ins w:author="Open-Xml-PowerTools" w:id="7773" w:date="2000-01-01T00:00:00Z"/>
                <w:spacing w:val="-4"/>
              </w:rPr>
            </w:pPr>
            <w:ins w:author="Open-Xml-PowerTools" w:id="7771" w:date="2000-01-01T00:00:00Z">
              <w:r>
                <w:rPr>
                  <w:spacing w:val="-4"/>
                </w:rPr>
                <w:t>7 Dec 2015 p. 4897</w:t>
              </w:r>
            </w:ins>
            <w:ins w:author="Open-Xml-PowerTools" w:id="7772" w:date="2000-01-01T00:00:00Z">
              <w:r>
                <w:rPr>
                  <w:spacing w:val="-4"/>
                </w:rPr>
                <w:noBreakHyphen/>
                <w:t>901</w:t>
              </w:r>
            </w:ins>
          </w:p>
        </w:tc>
        <w:tc>
          <w:tcPr>
            <w:tcW w:w="2693" w:type="dxa"/>
            <w:tcBorders>
              <w:top w:val="nil"/>
              <w:bottom w:val="nil"/>
            </w:tcBorders>
            <w:shd w:val="clear" w:color="auto" w:fill="auto"/>
          </w:tcPr>
          <w:p>
            <w:pPr>
              <w:pStyle w:val="nTable"/>
              <w:spacing w:after="40"/>
              <w:rPr>
                <w:ins w:author="Open-Xml-PowerTools" w:id="7778" w:date="2000-01-01T00:00:00Z"/>
                <w:bCs/>
                <w:snapToGrid w:val="0"/>
              </w:rPr>
            </w:pPr>
            <w:ins w:author="Open-Xml-PowerTools" w:id="7774" w:date="2000-01-01T00:00:00Z">
              <w:r>
                <w:rPr>
                  <w:bCs/>
                  <w:snapToGrid w:val="0"/>
                </w:rPr>
                <w:t>r. 1 and 2: 7 Dec 2015 (see r. 2(a));</w:t>
              </w:r>
            </w:ins>
            <w:ins w:author="Open-Xml-PowerTools" w:id="7775" w:date="2000-01-01T00:00:00Z">
              <w:r>
                <w:rPr>
                  <w:bCs/>
                  <w:snapToGrid w:val="0"/>
                </w:rPr>
                <w:br/>
                <w:t xml:space="preserve">Regulations other than r. 1 and 2: 8 Dec 2015 (see r. 2(b) and </w:t>
              </w:r>
            </w:ins>
            <w:ins w:author="Open-Xml-PowerTools" w:id="7776" w:date="2000-01-01T00:00:00Z">
              <w:r>
                <w:rPr>
                  <w:bCs/>
                  <w:i/>
                  <w:snapToGrid w:val="0"/>
                </w:rPr>
                <w:t>Gazette</w:t>
              </w:r>
            </w:ins>
            <w:ins w:author="Open-Xml-PowerTools" w:id="7777" w:date="2000-01-01T00:00:00Z">
              <w:r>
                <w:rPr>
                  <w:bCs/>
                  <w:snapToGrid w:val="0"/>
                </w:rPr>
                <w:t xml:space="preserve"> 7 Dec 2015 p. 4881)</w:t>
              </w:r>
            </w:ins>
          </w:p>
        </w:tc>
      </w:tr>
      <w:tr>
        <w:trPr>
          <w:ins w:author="Open-Xml-PowerTools" w:id="7779"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781" w:date="2000-01-01T00:00:00Z"/>
                <w:i/>
              </w:rPr>
            </w:pPr>
            <w:ins w:author="Open-Xml-PowerTools" w:id="7780" w:date="2000-01-01T00:00:00Z">
              <w:r>
                <w:rPr>
                  <w:i/>
                </w:rPr>
                <w:t>Building Amendment Regulations 2016</w:t>
              </w:r>
            </w:ins>
          </w:p>
        </w:tc>
        <w:tc>
          <w:tcPr>
            <w:tcW w:w="1276" w:type="dxa"/>
            <w:tcBorders>
              <w:top w:val="nil"/>
              <w:bottom w:val="nil"/>
            </w:tcBorders>
            <w:shd w:val="clear" w:color="auto" w:fill="auto"/>
          </w:tcPr>
          <w:p>
            <w:pPr>
              <w:pStyle w:val="nTable"/>
              <w:spacing w:after="40"/>
              <w:rPr>
                <w:ins w:author="Open-Xml-PowerTools" w:id="7784" w:date="2000-01-01T00:00:00Z"/>
                <w:spacing w:val="-4"/>
              </w:rPr>
            </w:pPr>
            <w:ins w:author="Open-Xml-PowerTools" w:id="7782" w:date="2000-01-01T00:00:00Z">
              <w:r>
                <w:rPr>
                  <w:spacing w:val="-4"/>
                </w:rPr>
                <w:t>5 Apr 2016 p. 1015</w:t>
              </w:r>
            </w:ins>
            <w:ins w:author="Open-Xml-PowerTools" w:id="7783" w:date="2000-01-01T00:00:00Z">
              <w:r>
                <w:rPr>
                  <w:spacing w:val="-4"/>
                </w:rPr>
                <w:noBreakHyphen/>
                <w:t>21</w:t>
              </w:r>
            </w:ins>
          </w:p>
        </w:tc>
        <w:tc>
          <w:tcPr>
            <w:tcW w:w="2693" w:type="dxa"/>
            <w:tcBorders>
              <w:top w:val="nil"/>
              <w:bottom w:val="nil"/>
            </w:tcBorders>
            <w:shd w:val="clear" w:color="auto" w:fill="auto"/>
          </w:tcPr>
          <w:p>
            <w:pPr>
              <w:pStyle w:val="nTable"/>
              <w:spacing w:after="40"/>
              <w:rPr>
                <w:ins w:author="Open-Xml-PowerTools" w:id="7791" w:date="2000-01-01T00:00:00Z"/>
                <w:bCs/>
                <w:snapToGrid w:val="0"/>
              </w:rPr>
            </w:pPr>
            <w:ins w:author="Open-Xml-PowerTools" w:id="7785" w:date="2000-01-01T00:00:00Z">
              <w:r>
                <w:rPr>
                  <w:bCs/>
                  <w:snapToGrid w:val="0"/>
                </w:rPr>
                <w:t>r. 1 and 2: 5</w:t>
              </w:r>
            </w:ins>
            <w:ins w:author="Open-Xml-PowerTools" w:id="7786" w:date="2000-01-01T00:00:00Z">
              <w:r>
                <w:rPr>
                  <w:spacing w:val="-4"/>
                </w:rPr>
                <w:t> Apr 2016</w:t>
              </w:r>
            </w:ins>
            <w:ins w:author="Open-Xml-PowerTools" w:id="7787" w:date="2000-01-01T00:00:00Z">
              <w:r>
                <w:rPr>
                  <w:bCs/>
                  <w:snapToGrid w:val="0"/>
                </w:rPr>
                <w:t xml:space="preserve"> (see r. 2(a));</w:t>
              </w:r>
            </w:ins>
            <w:ins w:author="Open-Xml-PowerTools" w:id="7788" w:date="2000-01-01T00:00:00Z">
              <w:r>
                <w:rPr>
                  <w:bCs/>
                  <w:snapToGrid w:val="0"/>
                </w:rPr>
                <w:br/>
                <w:t>Regulations other than r. 1 and 2: 8</w:t>
              </w:r>
            </w:ins>
            <w:ins w:author="Open-Xml-PowerTools" w:id="7789" w:date="2000-01-01T00:00:00Z">
              <w:r>
                <w:rPr>
                  <w:spacing w:val="-4"/>
                </w:rPr>
                <w:t> Apr 2016</w:t>
              </w:r>
            </w:ins>
            <w:ins w:author="Open-Xml-PowerTools" w:id="7790" w:date="2000-01-01T00:00:00Z">
              <w:r>
                <w:rPr>
                  <w:bCs/>
                  <w:snapToGrid w:val="0"/>
                </w:rPr>
                <w:t xml:space="preserve"> (see r. 2(b))</w:t>
              </w:r>
            </w:ins>
          </w:p>
        </w:tc>
      </w:tr>
      <w:tr>
        <w:trPr>
          <w:ins w:author="Open-Xml-PowerTools" w:id="7792"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794" w:date="2000-01-01T00:00:00Z"/>
                <w:i/>
              </w:rPr>
            </w:pPr>
            <w:ins w:author="Open-Xml-PowerTools" w:id="7793" w:date="2000-01-01T00:00:00Z">
              <w:r>
                <w:rPr>
                  <w:i/>
                  <w:noProof/>
                </w:rPr>
                <w:t>Building Amendment Regulations (No. 2) 2016</w:t>
              </w:r>
            </w:ins>
          </w:p>
        </w:tc>
        <w:tc>
          <w:tcPr>
            <w:tcW w:w="1276" w:type="dxa"/>
            <w:tcBorders>
              <w:top w:val="nil"/>
              <w:bottom w:val="nil"/>
            </w:tcBorders>
            <w:shd w:val="clear" w:color="auto" w:fill="auto"/>
          </w:tcPr>
          <w:p>
            <w:pPr>
              <w:pStyle w:val="nTable"/>
              <w:spacing w:after="40"/>
              <w:rPr>
                <w:ins w:author="Open-Xml-PowerTools" w:id="7797" w:date="2000-01-01T00:00:00Z"/>
                <w:spacing w:val="-4"/>
              </w:rPr>
            </w:pPr>
            <w:ins w:author="Open-Xml-PowerTools" w:id="7795" w:date="2000-01-01T00:00:00Z">
              <w:r>
                <w:t>15 Apr 2016 p. 1165</w:t>
              </w:r>
            </w:ins>
            <w:ins w:author="Open-Xml-PowerTools" w:id="7796" w:date="2000-01-01T00:00:00Z">
              <w:r>
                <w:noBreakHyphen/>
                <w:t>72</w:t>
              </w:r>
            </w:ins>
          </w:p>
        </w:tc>
        <w:tc>
          <w:tcPr>
            <w:tcW w:w="2693" w:type="dxa"/>
            <w:tcBorders>
              <w:top w:val="nil"/>
              <w:bottom w:val="nil"/>
            </w:tcBorders>
            <w:shd w:val="clear" w:color="auto" w:fill="auto"/>
          </w:tcPr>
          <w:p>
            <w:pPr>
              <w:pStyle w:val="nTable"/>
              <w:spacing w:after="40"/>
              <w:rPr>
                <w:ins w:author="Open-Xml-PowerTools" w:id="7803" w:date="2000-01-01T00:00:00Z"/>
                <w:bCs/>
                <w:snapToGrid w:val="0"/>
              </w:rPr>
            </w:pPr>
            <w:ins w:author="Open-Xml-PowerTools" w:id="7798" w:date="2000-01-01T00:00:00Z">
              <w:r>
                <w:rPr>
                  <w:bCs/>
                  <w:snapToGrid w:val="0"/>
                </w:rPr>
                <w:t>r. 1 and 2: 15</w:t>
              </w:r>
            </w:ins>
            <w:ins w:author="Open-Xml-PowerTools" w:id="7799" w:date="2000-01-01T00:00:00Z">
              <w:r>
                <w:rPr>
                  <w:spacing w:val="-4"/>
                </w:rPr>
                <w:t> Apr 2016</w:t>
              </w:r>
            </w:ins>
            <w:ins w:author="Open-Xml-PowerTools" w:id="7800" w:date="2000-01-01T00:00:00Z">
              <w:r>
                <w:rPr>
                  <w:bCs/>
                  <w:snapToGrid w:val="0"/>
                </w:rPr>
                <w:t xml:space="preserve"> (see r. 2(a));</w:t>
              </w:r>
            </w:ins>
            <w:ins w:author="Open-Xml-PowerTools" w:id="7801" w:date="2000-01-01T00:00:00Z">
              <w:r>
                <w:rPr>
                  <w:bCs/>
                  <w:snapToGrid w:val="0"/>
                </w:rPr>
                <w:br/>
              </w:r>
            </w:ins>
            <w:ins w:author="Open-Xml-PowerTools" w:id="7802" w:date="2000-01-01T00:00:00Z">
              <w:r>
                <w:t>Regulations other than r. 1 and 2: 1 May 2016 (see r. 2(b))</w:t>
              </w:r>
            </w:ins>
          </w:p>
        </w:tc>
      </w:tr>
      <w:tr>
        <w:trPr>
          <w:ins w:author="Open-Xml-PowerTools" w:id="7804"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807" w:date="2000-01-01T00:00:00Z"/>
              </w:rPr>
            </w:pPr>
            <w:ins w:author="Open-Xml-PowerTools" w:id="7805" w:date="2000-01-01T00:00:00Z">
              <w:r>
                <w:rPr>
                  <w:i/>
                </w:rPr>
                <w:t>Commerce Regulations Amendment (Fees and Charges) Regulations 2016</w:t>
              </w:r>
            </w:ins>
            <w:ins w:author="Open-Xml-PowerTools" w:id="7806" w:date="2000-01-01T00:00:00Z">
              <w:r>
                <w:t xml:space="preserve"> Pt. 5</w:t>
              </w:r>
            </w:ins>
          </w:p>
        </w:tc>
        <w:tc>
          <w:tcPr>
            <w:tcW w:w="1276" w:type="dxa"/>
            <w:tcBorders>
              <w:top w:val="nil"/>
              <w:bottom w:val="nil"/>
            </w:tcBorders>
            <w:shd w:val="clear" w:color="auto" w:fill="auto"/>
          </w:tcPr>
          <w:p>
            <w:pPr>
              <w:pStyle w:val="nTable"/>
              <w:spacing w:after="40"/>
              <w:rPr>
                <w:ins w:author="Open-Xml-PowerTools" w:id="7809" w:date="2000-01-01T00:00:00Z"/>
              </w:rPr>
            </w:pPr>
            <w:ins w:author="Open-Xml-PowerTools" w:id="7808" w:date="2000-01-01T00:00:00Z">
              <w:r>
                <w:t>3 Jun 2016 p. 1745-73</w:t>
              </w:r>
            </w:ins>
          </w:p>
        </w:tc>
        <w:tc>
          <w:tcPr>
            <w:tcW w:w="2693" w:type="dxa"/>
            <w:tcBorders>
              <w:top w:val="nil"/>
              <w:bottom w:val="nil"/>
            </w:tcBorders>
            <w:shd w:val="clear" w:color="auto" w:fill="auto"/>
          </w:tcPr>
          <w:p>
            <w:pPr>
              <w:pStyle w:val="nTable"/>
              <w:spacing w:after="40"/>
              <w:rPr>
                <w:ins w:author="Open-Xml-PowerTools" w:id="7811" w:date="2000-01-01T00:00:00Z"/>
              </w:rPr>
            </w:pPr>
            <w:ins w:author="Open-Xml-PowerTools" w:id="7810" w:date="2000-01-01T00:00:00Z">
              <w:r>
                <w:t>1 Jul 2016 (see r. 2(b))</w:t>
              </w:r>
            </w:ins>
          </w:p>
        </w:tc>
      </w:tr>
      <w:tr>
        <w:trPr>
          <w:ins w:author="Open-Xml-PowerTools" w:id="7812" w:date="2000-01-01T00:00:00Z"/>
        </w:trPr>
        <w:tblPrEx>
          <w:tblBorders>
            <w:top w:val="single" w:sz="4" w:space="0" w:color="auto"/>
            <w:insideH w:val="single" w:sz="4" w:space="0" w:color="auto"/>
          </w:tblBorders>
        </w:tblPrEx>
        <w:tc>
          <w:tcPr>
            <w:tcW w:w="7087" w:type="dxa"/>
            <w:gridSpan w:val="3"/>
            <w:tcBorders>
              <w:top w:val="nil"/>
              <w:bottom w:val="nil"/>
            </w:tcBorders>
            <w:shd w:val="clear" w:color="auto" w:fill="auto"/>
          </w:tcPr>
          <w:p>
            <w:pPr>
              <w:pStyle w:val="nTable"/>
              <w:spacing w:after="40"/>
              <w:rPr>
                <w:ins w:author="Open-Xml-PowerTools" w:id="7817" w:date="2000-01-01T00:00:00Z"/>
                <w:bCs/>
                <w:snapToGrid w:val="0"/>
              </w:rPr>
            </w:pPr>
            <w:ins w:author="Open-Xml-PowerTools" w:id="7813" w:date="2000-01-01T00:00:00Z">
              <w:r>
                <w:rPr>
                  <w:b/>
                  <w:bCs/>
                  <w:snapToGrid w:val="0"/>
                </w:rPr>
                <w:t xml:space="preserve">Reprint 3: The </w:t>
              </w:r>
            </w:ins>
            <w:ins w:author="Open-Xml-PowerTools" w:id="7814" w:date="2000-01-01T00:00:00Z">
              <w:r>
                <w:rPr>
                  <w:b/>
                  <w:bCs/>
                  <w:i/>
                  <w:noProof/>
                  <w:snapToGrid w:val="0"/>
                </w:rPr>
                <w:t>Building Regulations 2012</w:t>
              </w:r>
            </w:ins>
            <w:ins w:author="Open-Xml-PowerTools" w:id="7815" w:date="2000-01-01T00:00:00Z">
              <w:r>
                <w:rPr>
                  <w:b/>
                  <w:bCs/>
                  <w:snapToGrid w:val="0"/>
                </w:rPr>
                <w:t xml:space="preserve"> as at 12 Aug 2016</w:t>
              </w:r>
            </w:ins>
            <w:ins w:author="Open-Xml-PowerTools" w:id="7816" w:date="2000-01-01T00:00:00Z">
              <w:r>
                <w:rPr>
                  <w:bCs/>
                  <w:snapToGrid w:val="0"/>
                </w:rPr>
                <w:t xml:space="preserve"> (includes amendments listed above)</w:t>
              </w:r>
            </w:ins>
          </w:p>
        </w:tc>
      </w:tr>
      <w:tr>
        <w:trPr>
          <w:cantSplit/>
          <w:ins w:author="Open-Xml-PowerTools" w:id="7818" w:date="2000-01-01T00:00:00Z"/>
        </w:trPr>
        <w:tc>
          <w:tcPr>
            <w:tcW w:w="3118" w:type="dxa"/>
            <w:tcBorders>
              <w:top w:val="nil"/>
              <w:bottom w:val="nil"/>
            </w:tcBorders>
          </w:tcPr>
          <w:p>
            <w:pPr>
              <w:pStyle w:val="nTable"/>
              <w:spacing w:after="40"/>
              <w:rPr>
                <w:ins w:author="Open-Xml-PowerTools" w:id="7821" w:date="2000-01-01T00:00:00Z"/>
              </w:rPr>
            </w:pPr>
            <w:ins w:author="Open-Xml-PowerTools" w:id="7819" w:date="2000-01-01T00:00:00Z">
              <w:r>
                <w:rPr>
                  <w:i/>
                </w:rPr>
                <w:lastRenderedPageBreak/>
                <w:t xml:space="preserve">Commerce Regulations Amendment (Public Health) Regulations 2016 </w:t>
              </w:r>
            </w:ins>
            <w:ins w:author="Open-Xml-PowerTools" w:id="7820" w:date="2000-01-01T00:00:00Z">
              <w:r>
                <w:t xml:space="preserve">Pt.  2 </w:t>
              </w:r>
            </w:ins>
          </w:p>
        </w:tc>
        <w:tc>
          <w:tcPr>
            <w:tcW w:w="1276" w:type="dxa"/>
            <w:tcBorders>
              <w:top w:val="nil"/>
              <w:bottom w:val="nil"/>
            </w:tcBorders>
          </w:tcPr>
          <w:p>
            <w:pPr>
              <w:pStyle w:val="nTable"/>
              <w:spacing w:after="40"/>
              <w:rPr>
                <w:ins w:author="Open-Xml-PowerTools" w:id="7823" w:date="2000-01-01T00:00:00Z"/>
              </w:rPr>
            </w:pPr>
            <w:ins w:author="Open-Xml-PowerTools" w:id="7822" w:date="2000-01-01T00:00:00Z">
              <w:r>
                <w:t>10 Jan 2017 p. 181-4</w:t>
              </w:r>
            </w:ins>
          </w:p>
        </w:tc>
        <w:tc>
          <w:tcPr>
            <w:tcW w:w="2693" w:type="dxa"/>
            <w:tcBorders>
              <w:top w:val="nil"/>
              <w:bottom w:val="nil"/>
            </w:tcBorders>
          </w:tcPr>
          <w:p>
            <w:pPr>
              <w:pStyle w:val="nTable"/>
              <w:spacing w:after="40"/>
              <w:rPr>
                <w:ins w:author="Open-Xml-PowerTools" w:id="7827" w:date="2000-01-01T00:00:00Z"/>
              </w:rPr>
            </w:pPr>
            <w:ins w:author="Open-Xml-PowerTools" w:id="7824" w:date="2000-01-01T00:00:00Z">
              <w:r>
                <w:t xml:space="preserve">24 Jan 2017 (see r. 2(b) and </w:t>
              </w:r>
            </w:ins>
            <w:ins w:author="Open-Xml-PowerTools" w:id="7825" w:date="2000-01-01T00:00:00Z">
              <w:r>
                <w:rPr>
                  <w:i/>
                </w:rPr>
                <w:t>Gazette</w:t>
              </w:r>
            </w:ins>
            <w:ins w:author="Open-Xml-PowerTools" w:id="7826" w:date="2000-01-01T00:00:00Z">
              <w:r>
                <w:t xml:space="preserve"> 10 Jan 2017 p. 165)</w:t>
              </w:r>
            </w:ins>
          </w:p>
        </w:tc>
      </w:tr>
      <w:tr>
        <w:trPr>
          <w:ins w:author="Open-Xml-PowerTools" w:id="7828" w:date="2000-01-01T00:00:00Z"/>
        </w:trPr>
        <w:tc>
          <w:tcPr>
            <w:tcW w:w="3118" w:type="dxa"/>
            <w:tcBorders>
              <w:top w:val="nil"/>
              <w:bottom w:val="nil"/>
            </w:tcBorders>
          </w:tcPr>
          <w:p>
            <w:pPr>
              <w:pStyle w:val="nTable"/>
              <w:spacing w:after="40"/>
              <w:rPr>
                <w:ins w:author="Open-Xml-PowerTools" w:id="7830" w:date="2000-01-01T00:00:00Z"/>
                <w:i/>
              </w:rPr>
            </w:pPr>
            <w:ins w:author="Open-Xml-PowerTools" w:id="7829" w:date="2000-01-01T00:00:00Z">
              <w:r>
                <w:rPr>
                  <w:i/>
                </w:rPr>
                <w:t>Building Amendment Regulations 2017</w:t>
              </w:r>
            </w:ins>
          </w:p>
        </w:tc>
        <w:tc>
          <w:tcPr>
            <w:tcW w:w="1276" w:type="dxa"/>
            <w:tcBorders>
              <w:top w:val="nil"/>
              <w:bottom w:val="nil"/>
            </w:tcBorders>
          </w:tcPr>
          <w:p>
            <w:pPr>
              <w:pStyle w:val="nTable"/>
              <w:spacing w:after="40"/>
              <w:rPr>
                <w:ins w:author="Open-Xml-PowerTools" w:id="7832" w:date="2000-01-01T00:00:00Z"/>
              </w:rPr>
            </w:pPr>
            <w:ins w:author="Open-Xml-PowerTools" w:id="7831" w:date="2000-01-01T00:00:00Z">
              <w:r>
                <w:t>7 Feb 2017 p. 1160-2</w:t>
              </w:r>
            </w:ins>
          </w:p>
        </w:tc>
        <w:tc>
          <w:tcPr>
            <w:tcW w:w="2693" w:type="dxa"/>
            <w:tcBorders>
              <w:top w:val="nil"/>
              <w:bottom w:val="nil"/>
            </w:tcBorders>
          </w:tcPr>
          <w:p>
            <w:pPr>
              <w:pStyle w:val="nTable"/>
              <w:spacing w:after="40"/>
              <w:rPr>
                <w:ins w:author="Open-Xml-PowerTools" w:id="7836" w:date="2000-01-01T00:00:00Z"/>
              </w:rPr>
            </w:pPr>
            <w:ins w:author="Open-Xml-PowerTools" w:id="7833" w:date="2000-01-01T00:00:00Z">
              <w:r>
                <w:rPr>
                  <w:bCs/>
                  <w:snapToGrid w:val="0"/>
                </w:rPr>
                <w:t>r. 1 and 2: 7 Feb 2017 (see r. 2(a));</w:t>
              </w:r>
            </w:ins>
            <w:ins w:author="Open-Xml-PowerTools" w:id="7834" w:date="2000-01-01T00:00:00Z">
              <w:r>
                <w:rPr>
                  <w:bCs/>
                  <w:snapToGrid w:val="0"/>
                </w:rPr>
                <w:br/>
              </w:r>
            </w:ins>
            <w:ins w:author="Open-Xml-PowerTools" w:id="7835" w:date="2000-01-01T00:00:00Z">
              <w:r>
                <w:t>Regulations other than r. 1 and 2: 8 Feb 2017 (see r. 2(b))</w:t>
              </w:r>
            </w:ins>
          </w:p>
        </w:tc>
      </w:tr>
      <w:tr>
        <w:trPr>
          <w:ins w:author="Open-Xml-PowerTools" w:id="7837"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840" w:date="2000-01-01T00:00:00Z"/>
                <w:noProof/>
                <w:snapToGrid w:val="0"/>
              </w:rPr>
            </w:pPr>
            <w:ins w:author="Open-Xml-PowerTools" w:id="7838" w:date="2000-01-01T00:00:00Z">
              <w:r>
                <w:rPr>
                  <w:i/>
                </w:rPr>
                <w:t xml:space="preserve">Commerce Regulations Amendment (Fees and Charges) Regulations 2017 </w:t>
              </w:r>
            </w:ins>
            <w:ins w:author="Open-Xml-PowerTools" w:id="7839" w:date="2000-01-01T00:00:00Z">
              <w:r>
                <w:t>Pt. 4</w:t>
              </w:r>
            </w:ins>
          </w:p>
        </w:tc>
        <w:tc>
          <w:tcPr>
            <w:tcW w:w="1276" w:type="dxa"/>
            <w:tcBorders>
              <w:top w:val="nil"/>
              <w:bottom w:val="nil"/>
            </w:tcBorders>
          </w:tcPr>
          <w:p>
            <w:pPr>
              <w:pStyle w:val="nTable"/>
              <w:spacing w:after="40"/>
              <w:rPr>
                <w:ins w:author="Open-Xml-PowerTools" w:id="7843" w:date="2000-01-01T00:00:00Z"/>
              </w:rPr>
            </w:pPr>
            <w:ins w:author="Open-Xml-PowerTools" w:id="7841" w:date="2000-01-01T00:00:00Z">
              <w:r>
                <w:t>23 Jun 2017 p. 3213</w:t>
              </w:r>
            </w:ins>
            <w:ins w:author="Open-Xml-PowerTools" w:id="7842" w:date="2000-01-01T00:00:00Z">
              <w:r>
                <w:noBreakHyphen/>
                <w:t>52</w:t>
              </w:r>
            </w:ins>
          </w:p>
        </w:tc>
        <w:tc>
          <w:tcPr>
            <w:tcW w:w="2693" w:type="dxa"/>
            <w:tcBorders>
              <w:top w:val="nil"/>
              <w:bottom w:val="nil"/>
            </w:tcBorders>
          </w:tcPr>
          <w:p>
            <w:pPr>
              <w:pStyle w:val="nTable"/>
              <w:spacing w:after="40"/>
              <w:rPr>
                <w:ins w:author="Open-Xml-PowerTools" w:id="7845" w:date="2000-01-01T00:00:00Z"/>
              </w:rPr>
            </w:pPr>
            <w:ins w:author="Open-Xml-PowerTools" w:id="7844" w:date="2000-01-01T00:00:00Z">
              <w:r>
                <w:t>1 Jul 2017 (see r. 2(b))</w:t>
              </w:r>
            </w:ins>
          </w:p>
        </w:tc>
      </w:tr>
      <w:tr>
        <w:trPr>
          <w:ins w:author="Open-Xml-PowerTools" w:id="7846"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849" w:date="2000-01-01T00:00:00Z"/>
              </w:rPr>
            </w:pPr>
            <w:ins w:author="Open-Xml-PowerTools" w:id="7847" w:date="2000-01-01T00:00:00Z">
              <w:r>
                <w:rPr>
                  <w:i/>
                </w:rPr>
                <w:t>Building Regulations Amendment Regulations 2017</w:t>
              </w:r>
            </w:ins>
            <w:ins w:author="Open-Xml-PowerTools" w:id="7848" w:date="2000-01-01T00:00:00Z">
              <w:r>
                <w:t xml:space="preserve"> Pt. 2</w:t>
              </w:r>
            </w:ins>
          </w:p>
        </w:tc>
        <w:tc>
          <w:tcPr>
            <w:tcW w:w="1276" w:type="dxa"/>
            <w:tcBorders>
              <w:top w:val="nil"/>
              <w:bottom w:val="nil"/>
            </w:tcBorders>
          </w:tcPr>
          <w:p>
            <w:pPr>
              <w:pStyle w:val="nTable"/>
              <w:spacing w:after="40"/>
              <w:rPr>
                <w:ins w:author="Open-Xml-PowerTools" w:id="7852" w:date="2000-01-01T00:00:00Z"/>
              </w:rPr>
            </w:pPr>
            <w:ins w:author="Open-Xml-PowerTools" w:id="7850" w:date="2000-01-01T00:00:00Z">
              <w:r>
                <w:t>8 Aug 2017 p. 4343</w:t>
              </w:r>
            </w:ins>
            <w:ins w:author="Open-Xml-PowerTools" w:id="7851" w:date="2000-01-01T00:00:00Z">
              <w:r>
                <w:noBreakHyphen/>
                <w:t>5</w:t>
              </w:r>
            </w:ins>
          </w:p>
        </w:tc>
        <w:tc>
          <w:tcPr>
            <w:tcW w:w="2693" w:type="dxa"/>
            <w:tcBorders>
              <w:top w:val="nil"/>
              <w:bottom w:val="nil"/>
            </w:tcBorders>
          </w:tcPr>
          <w:p>
            <w:pPr>
              <w:pStyle w:val="nTable"/>
              <w:spacing w:after="40"/>
              <w:rPr>
                <w:ins w:author="Open-Xml-PowerTools" w:id="7854" w:date="2000-01-01T00:00:00Z"/>
              </w:rPr>
            </w:pPr>
            <w:ins w:author="Open-Xml-PowerTools" w:id="7853" w:date="2000-01-01T00:00:00Z">
              <w:r>
                <w:t>9 Aug 2017 (see r. 2(b))</w:t>
              </w:r>
            </w:ins>
          </w:p>
        </w:tc>
      </w:tr>
      <w:tr>
        <w:trPr>
          <w:ins w:author="Open-Xml-PowerTools" w:id="7855"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857" w:date="2000-01-01T00:00:00Z"/>
                <w:i/>
                <w:vertAlign w:val="superscript"/>
              </w:rPr>
            </w:pPr>
            <w:ins w:author="Open-Xml-PowerTools" w:id="7856" w:date="2000-01-01T00:00:00Z">
              <w:r>
                <w:rPr>
                  <w:i/>
                </w:rPr>
                <w:t xml:space="preserve">Building Amendment Regulations (No. 3) 2017 </w:t>
              </w:r>
            </w:ins>
          </w:p>
        </w:tc>
        <w:tc>
          <w:tcPr>
            <w:tcW w:w="1276" w:type="dxa"/>
            <w:tcBorders>
              <w:top w:val="nil"/>
              <w:bottom w:val="nil"/>
            </w:tcBorders>
          </w:tcPr>
          <w:p>
            <w:pPr>
              <w:pStyle w:val="nTable"/>
              <w:spacing w:after="40"/>
              <w:rPr>
                <w:ins w:author="Open-Xml-PowerTools" w:id="7860" w:date="2000-01-01T00:00:00Z"/>
              </w:rPr>
            </w:pPr>
            <w:ins w:author="Open-Xml-PowerTools" w:id="7858" w:date="2000-01-01T00:00:00Z">
              <w:r>
                <w:t>22 Dec 2017 p. 5971</w:t>
              </w:r>
            </w:ins>
            <w:ins w:author="Open-Xml-PowerTools" w:id="7859" w:date="2000-01-01T00:00:00Z">
              <w:r>
                <w:noBreakHyphen/>
                <w:t>5</w:t>
              </w:r>
            </w:ins>
          </w:p>
        </w:tc>
        <w:tc>
          <w:tcPr>
            <w:tcW w:w="2693" w:type="dxa"/>
            <w:tcBorders>
              <w:top w:val="nil"/>
              <w:bottom w:val="nil"/>
            </w:tcBorders>
          </w:tcPr>
          <w:p>
            <w:pPr>
              <w:pStyle w:val="nTable"/>
              <w:spacing w:after="40"/>
              <w:rPr>
                <w:ins w:author="Open-Xml-PowerTools" w:id="7873" w:date="2000-01-01T00:00:00Z"/>
              </w:rPr>
            </w:pPr>
            <w:ins w:author="Open-Xml-PowerTools" w:id="7861" w:date="2000-01-01T00:00:00Z">
              <w:r>
                <w:rPr>
                  <w:bCs/>
                  <w:snapToGrid w:val="0"/>
                  <w:spacing w:val="-2"/>
                </w:rPr>
                <w:t xml:space="preserve">r. 1 </w:t>
              </w:r>
            </w:ins>
            <w:ins w:author="Open-Xml-PowerTools" w:id="7862" w:date="2000-01-01T00:00:00Z">
              <w:r>
                <w:t>and</w:t>
              </w:r>
            </w:ins>
            <w:ins w:author="Open-Xml-PowerTools" w:id="7863" w:date="2000-01-01T00:00:00Z">
              <w:r>
                <w:rPr>
                  <w:bCs/>
                  <w:snapToGrid w:val="0"/>
                  <w:spacing w:val="-2"/>
                </w:rPr>
                <w:t xml:space="preserve"> 2: 22 Dec 2017 (see r. 2(a));</w:t>
              </w:r>
            </w:ins>
            <w:ins w:author="Open-Xml-PowerTools" w:id="7864" w:date="2000-01-01T00:00:00Z">
              <w:r>
                <w:rPr>
                  <w:bCs/>
                  <w:snapToGrid w:val="0"/>
                  <w:spacing w:val="-2"/>
                </w:rPr>
                <w:br/>
                <w:t>Regulations other than r. 1, 2,</w:t>
              </w:r>
            </w:ins>
            <w:ins w:author="Open-Xml-PowerTools" w:id="7865" w:date="2000-01-01T00:00:00Z">
              <w:r>
                <w:t> 5</w:t>
              </w:r>
            </w:ins>
            <w:ins w:author="Open-Xml-PowerTools" w:id="7866" w:date="2000-01-01T00:00:00Z">
              <w:r>
                <w:noBreakHyphen/>
                <w:t>8, 9(2), (3) and (5) and 11</w:t>
              </w:r>
            </w:ins>
            <w:ins w:author="Open-Xml-PowerTools" w:id="7867" w:date="2000-01-01T00:00:00Z">
              <w:r>
                <w:rPr>
                  <w:bCs/>
                  <w:snapToGrid w:val="0"/>
                  <w:spacing w:val="-2"/>
                </w:rPr>
                <w:t>: 23 Dec 2017 (see r. 2(c));</w:t>
              </w:r>
            </w:ins>
            <w:ins w:author="Open-Xml-PowerTools" w:id="7868" w:date="2000-01-01T00:00:00Z">
              <w:r>
                <w:rPr>
                  <w:bCs/>
                  <w:snapToGrid w:val="0"/>
                  <w:spacing w:val="-2"/>
                </w:rPr>
                <w:br/>
              </w:r>
            </w:ins>
            <w:ins w:author="Open-Xml-PowerTools" w:id="7869" w:date="2000-01-01T00:00:00Z">
              <w:r>
                <w:t>r. 5</w:t>
              </w:r>
            </w:ins>
            <w:ins w:author="Open-Xml-PowerTools" w:id="7870" w:date="2000-01-01T00:00:00Z">
              <w:r>
                <w:noBreakHyphen/>
                <w:t>8, 9(2), (3) and (5) and 11</w:t>
              </w:r>
            </w:ins>
            <w:ins w:author="Open-Xml-PowerTools" w:id="7871" w:date="2000-01-01T00:00:00Z">
              <w:r>
                <w:rPr>
                  <w:bCs/>
                  <w:snapToGrid w:val="0"/>
                  <w:spacing w:val="-2"/>
                </w:rPr>
                <w:t xml:space="preserve">: </w:t>
              </w:r>
            </w:ins>
            <w:ins w:author="Open-Xml-PowerTools" w:id="7872" w:date="2000-01-01T00:00:00Z">
              <w:r>
                <w:t>23 Jan 2018 (see r. 2(b))</w:t>
              </w:r>
            </w:ins>
          </w:p>
        </w:tc>
      </w:tr>
      <w:tr>
        <w:trPr>
          <w:ins w:author="Open-Xml-PowerTools" w:id="7874"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876" w:date="2000-01-01T00:00:00Z"/>
                <w:i/>
              </w:rPr>
            </w:pPr>
            <w:ins w:author="Open-Xml-PowerTools" w:id="7875" w:date="2000-01-01T00:00:00Z">
              <w:r>
                <w:rPr>
                  <w:i/>
                </w:rPr>
                <w:t>Building Amendment Regulations 2018</w:t>
              </w:r>
            </w:ins>
          </w:p>
        </w:tc>
        <w:tc>
          <w:tcPr>
            <w:tcW w:w="1276" w:type="dxa"/>
            <w:tcBorders>
              <w:top w:val="nil"/>
              <w:bottom w:val="nil"/>
            </w:tcBorders>
          </w:tcPr>
          <w:p>
            <w:pPr>
              <w:pStyle w:val="nTable"/>
              <w:spacing w:after="40"/>
              <w:rPr>
                <w:ins w:author="Open-Xml-PowerTools" w:id="7879" w:date="2000-01-01T00:00:00Z"/>
              </w:rPr>
            </w:pPr>
            <w:ins w:author="Open-Xml-PowerTools" w:id="7877" w:date="2000-01-01T00:00:00Z">
              <w:r>
                <w:t>9 Mar 2018 p. 799</w:t>
              </w:r>
            </w:ins>
            <w:ins w:author="Open-Xml-PowerTools" w:id="7878" w:date="2000-01-01T00:00:00Z">
              <w:r>
                <w:noBreakHyphen/>
                <w:t>800</w:t>
              </w:r>
            </w:ins>
          </w:p>
        </w:tc>
        <w:tc>
          <w:tcPr>
            <w:tcW w:w="2693" w:type="dxa"/>
            <w:tcBorders>
              <w:top w:val="nil"/>
              <w:bottom w:val="nil"/>
            </w:tcBorders>
          </w:tcPr>
          <w:p>
            <w:pPr>
              <w:pStyle w:val="nTable"/>
              <w:spacing w:after="40"/>
              <w:rPr>
                <w:ins w:author="Open-Xml-PowerTools" w:id="7885" w:date="2000-01-01T00:00:00Z"/>
                <w:bCs/>
                <w:snapToGrid w:val="0"/>
                <w:spacing w:val="-2"/>
              </w:rPr>
            </w:pPr>
            <w:ins w:author="Open-Xml-PowerTools" w:id="7880" w:date="2000-01-01T00:00:00Z">
              <w:r>
                <w:rPr>
                  <w:bCs/>
                  <w:snapToGrid w:val="0"/>
                  <w:spacing w:val="-2"/>
                </w:rPr>
                <w:t xml:space="preserve">r. 1 </w:t>
              </w:r>
            </w:ins>
            <w:ins w:author="Open-Xml-PowerTools" w:id="7881" w:date="2000-01-01T00:00:00Z">
              <w:r>
                <w:t>and</w:t>
              </w:r>
            </w:ins>
            <w:ins w:author="Open-Xml-PowerTools" w:id="7882" w:date="2000-01-01T00:00:00Z">
              <w:r>
                <w:rPr>
                  <w:bCs/>
                  <w:snapToGrid w:val="0"/>
                  <w:spacing w:val="-2"/>
                </w:rPr>
                <w:t xml:space="preserve"> 2: 9 Mar 2018 (see r. 2(a));</w:t>
              </w:r>
            </w:ins>
            <w:ins w:author="Open-Xml-PowerTools" w:id="7883" w:date="2000-01-01T00:00:00Z">
              <w:r>
                <w:rPr>
                  <w:bCs/>
                  <w:snapToGrid w:val="0"/>
                  <w:spacing w:val="-2"/>
                </w:rPr>
                <w:br/>
                <w:t>Regulations other than r. 1 and 2: 10</w:t>
              </w:r>
            </w:ins>
            <w:ins w:author="Open-Xml-PowerTools" w:id="7884" w:date="2000-01-01T00:00:00Z">
              <w:r>
                <w:t> Mar 2018 (see r. 2(b))</w:t>
              </w:r>
            </w:ins>
          </w:p>
        </w:tc>
      </w:tr>
      <w:tr>
        <w:trPr>
          <w:ins w:author="Open-Xml-PowerTools" w:id="7886"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888" w:date="2000-01-01T00:00:00Z"/>
                <w:i/>
              </w:rPr>
            </w:pPr>
            <w:ins w:author="Open-Xml-PowerTools" w:id="7887" w:date="2000-01-01T00:00:00Z">
              <w:r>
                <w:rPr>
                  <w:i/>
                </w:rPr>
                <w:t>Building Amendment Regulations (No. 2) 2018</w:t>
              </w:r>
            </w:ins>
          </w:p>
        </w:tc>
        <w:tc>
          <w:tcPr>
            <w:tcW w:w="1276" w:type="dxa"/>
            <w:tcBorders>
              <w:top w:val="nil"/>
              <w:bottom w:val="nil"/>
            </w:tcBorders>
          </w:tcPr>
          <w:p>
            <w:pPr>
              <w:pStyle w:val="nTable"/>
              <w:spacing w:after="40"/>
              <w:rPr>
                <w:ins w:author="Open-Xml-PowerTools" w:id="7891" w:date="2000-01-01T00:00:00Z"/>
              </w:rPr>
            </w:pPr>
            <w:ins w:author="Open-Xml-PowerTools" w:id="7889" w:date="2000-01-01T00:00:00Z">
              <w:r>
                <w:t>5 Oct 2018 p. 4013</w:t>
              </w:r>
            </w:ins>
            <w:ins w:author="Open-Xml-PowerTools" w:id="7890" w:date="2000-01-01T00:00:00Z">
              <w:r>
                <w:noBreakHyphen/>
                <w:t>16</w:t>
              </w:r>
            </w:ins>
          </w:p>
        </w:tc>
        <w:tc>
          <w:tcPr>
            <w:tcW w:w="2693" w:type="dxa"/>
            <w:tcBorders>
              <w:top w:val="nil"/>
              <w:bottom w:val="nil"/>
            </w:tcBorders>
          </w:tcPr>
          <w:p>
            <w:pPr>
              <w:pStyle w:val="nTable"/>
              <w:spacing w:after="40"/>
              <w:rPr>
                <w:ins w:author="Open-Xml-PowerTools" w:id="7894" w:date="2000-01-01T00:00:00Z"/>
                <w:bCs/>
                <w:snapToGrid w:val="0"/>
                <w:spacing w:val="-2"/>
              </w:rPr>
            </w:pPr>
            <w:ins w:author="Open-Xml-PowerTools" w:id="7892" w:date="2000-01-01T00:00:00Z">
              <w:r>
                <w:rPr>
                  <w:bCs/>
                  <w:snapToGrid w:val="0"/>
                  <w:spacing w:val="-2"/>
                </w:rPr>
                <w:t>r. 1 and 2: 5 Oct 2018 (see r. 2(a));</w:t>
              </w:r>
            </w:ins>
            <w:ins w:author="Open-Xml-PowerTools" w:id="7893" w:date="2000-01-01T00:00:00Z">
              <w:r>
                <w:rPr>
                  <w:bCs/>
                  <w:snapToGrid w:val="0"/>
                  <w:spacing w:val="-2"/>
                </w:rPr>
                <w:br/>
                <w:t>Regulations other than r. 1 and 2: 6 Oct 2018 (see r. 2(b))</w:t>
              </w:r>
            </w:ins>
          </w:p>
        </w:tc>
      </w:tr>
      <w:tr>
        <w:trPr>
          <w:ins w:author="Open-Xml-PowerTools" w:id="7895"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897" w:date="2000-01-01T00:00:00Z"/>
                <w:i/>
              </w:rPr>
            </w:pPr>
            <w:ins w:author="Open-Xml-PowerTools" w:id="7896" w:date="2000-01-01T00:00:00Z">
              <w:r>
                <w:rPr>
                  <w:i/>
                </w:rPr>
                <w:t>Building Amendment Regulations 2019</w:t>
              </w:r>
            </w:ins>
          </w:p>
        </w:tc>
        <w:tc>
          <w:tcPr>
            <w:tcW w:w="1276" w:type="dxa"/>
            <w:tcBorders>
              <w:top w:val="nil"/>
              <w:bottom w:val="nil"/>
            </w:tcBorders>
          </w:tcPr>
          <w:p>
            <w:pPr>
              <w:pStyle w:val="nTable"/>
              <w:spacing w:after="40"/>
              <w:rPr>
                <w:ins w:author="Open-Xml-PowerTools" w:id="7900" w:date="2000-01-01T00:00:00Z"/>
              </w:rPr>
            </w:pPr>
            <w:ins w:author="Open-Xml-PowerTools" w:id="7898" w:date="2000-01-01T00:00:00Z">
              <w:r>
                <w:t>26 Mar 2019 p. 943</w:t>
              </w:r>
            </w:ins>
            <w:ins w:author="Open-Xml-PowerTools" w:id="7899" w:date="2000-01-01T00:00:00Z">
              <w:r>
                <w:noBreakHyphen/>
                <w:t>6</w:t>
              </w:r>
            </w:ins>
          </w:p>
        </w:tc>
        <w:tc>
          <w:tcPr>
            <w:tcW w:w="2693" w:type="dxa"/>
            <w:tcBorders>
              <w:top w:val="nil"/>
              <w:bottom w:val="nil"/>
            </w:tcBorders>
          </w:tcPr>
          <w:p>
            <w:pPr>
              <w:pStyle w:val="nTable"/>
              <w:spacing w:after="40"/>
              <w:rPr>
                <w:ins w:author="Open-Xml-PowerTools" w:id="7904" w:date="2000-01-01T00:00:00Z"/>
                <w:bCs/>
                <w:snapToGrid w:val="0"/>
                <w:spacing w:val="-2"/>
              </w:rPr>
            </w:pPr>
            <w:ins w:author="Open-Xml-PowerTools" w:id="7901" w:date="2000-01-01T00:00:00Z">
              <w:r>
                <w:rPr>
                  <w:bCs/>
                  <w:snapToGrid w:val="0"/>
                  <w:spacing w:val="-2"/>
                </w:rPr>
                <w:t>r. 1 and 2: 26 Mar 2019 (see r. 2(a));</w:t>
              </w:r>
            </w:ins>
            <w:ins w:author="Open-Xml-PowerTools" w:id="7902" w:date="2000-01-01T00:00:00Z">
              <w:r>
                <w:rPr>
                  <w:bCs/>
                  <w:snapToGrid w:val="0"/>
                  <w:spacing w:val="-2"/>
                </w:rPr>
                <w:br/>
                <w:t xml:space="preserve">Regulations other than r. 1 and 2: </w:t>
              </w:r>
            </w:ins>
            <w:ins w:author="Open-Xml-PowerTools" w:id="7903" w:date="2000-01-01T00:00:00Z">
              <w:r>
                <w:t>1 May 2019 (see r. 2(b))</w:t>
              </w:r>
            </w:ins>
          </w:p>
        </w:tc>
      </w:tr>
      <w:tr>
        <w:trPr>
          <w:ins w:author="Open-Xml-PowerTools" w:id="7905"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908" w:date="2000-01-01T00:00:00Z"/>
              </w:rPr>
            </w:pPr>
            <w:ins w:author="Open-Xml-PowerTools" w:id="7906" w:date="2000-01-01T00:00:00Z">
              <w:r>
                <w:rPr>
                  <w:i/>
                </w:rPr>
                <w:t xml:space="preserve">Commerce Regulations Amendment (Infringement Notices) Regulations 2019 </w:t>
              </w:r>
            </w:ins>
            <w:ins w:author="Open-Xml-PowerTools" w:id="7907" w:date="2000-01-01T00:00:00Z">
              <w:r>
                <w:t>Pt. 2</w:t>
              </w:r>
            </w:ins>
          </w:p>
        </w:tc>
        <w:tc>
          <w:tcPr>
            <w:tcW w:w="1276" w:type="dxa"/>
            <w:tcBorders>
              <w:top w:val="nil"/>
              <w:bottom w:val="nil"/>
            </w:tcBorders>
          </w:tcPr>
          <w:p>
            <w:pPr>
              <w:pStyle w:val="nTable"/>
              <w:spacing w:after="40"/>
              <w:rPr>
                <w:ins w:author="Open-Xml-PowerTools" w:id="7910" w:date="2000-01-01T00:00:00Z"/>
              </w:rPr>
            </w:pPr>
            <w:ins w:author="Open-Xml-PowerTools" w:id="7909" w:date="2000-01-01T00:00:00Z">
              <w:r>
                <w:t>26 Apr 2019 p. 1209-22</w:t>
              </w:r>
            </w:ins>
          </w:p>
        </w:tc>
        <w:tc>
          <w:tcPr>
            <w:tcW w:w="2693" w:type="dxa"/>
            <w:tcBorders>
              <w:top w:val="nil"/>
              <w:bottom w:val="nil"/>
            </w:tcBorders>
          </w:tcPr>
          <w:p>
            <w:pPr>
              <w:pStyle w:val="nTable"/>
              <w:spacing w:after="40"/>
              <w:rPr>
                <w:ins w:author="Open-Xml-PowerTools" w:id="7912" w:date="2000-01-01T00:00:00Z"/>
                <w:bCs/>
                <w:snapToGrid w:val="0"/>
                <w:spacing w:val="-2"/>
              </w:rPr>
            </w:pPr>
            <w:ins w:author="Open-Xml-PowerTools" w:id="7911" w:date="2000-01-01T00:00:00Z">
              <w:r>
                <w:rPr>
                  <w:bCs/>
                  <w:snapToGrid w:val="0"/>
                  <w:spacing w:val="-2"/>
                </w:rPr>
                <w:t>27 Apr 2019 (see r. 2(b))</w:t>
              </w:r>
            </w:ins>
          </w:p>
        </w:tc>
      </w:tr>
      <w:tr>
        <w:trPr>
          <w:ins w:author="Open-Xml-PowerTools" w:id="7913"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916" w:date="2000-01-01T00:00:00Z"/>
                <w:i/>
              </w:rPr>
            </w:pPr>
            <w:ins w:author="Open-Xml-PowerTools" w:id="7914" w:date="2000-01-01T00:00:00Z">
              <w:r>
                <w:rPr>
                  <w:i/>
                </w:rPr>
                <w:t xml:space="preserve">Commerce Regulations Amendment (Fees and Charges) Regulations 2019 </w:t>
              </w:r>
            </w:ins>
            <w:ins w:author="Open-Xml-PowerTools" w:id="7915" w:date="2000-01-01T00:00:00Z">
              <w:r>
                <w:t>Pt. 4</w:t>
              </w:r>
            </w:ins>
          </w:p>
        </w:tc>
        <w:tc>
          <w:tcPr>
            <w:tcW w:w="1276" w:type="dxa"/>
            <w:tcBorders>
              <w:top w:val="nil"/>
              <w:bottom w:val="nil"/>
            </w:tcBorders>
          </w:tcPr>
          <w:p>
            <w:pPr>
              <w:pStyle w:val="nTable"/>
              <w:spacing w:after="40"/>
              <w:rPr>
                <w:ins w:author="Open-Xml-PowerTools" w:id="7919" w:date="2000-01-01T00:00:00Z"/>
              </w:rPr>
            </w:pPr>
            <w:ins w:author="Open-Xml-PowerTools" w:id="7917" w:date="2000-01-01T00:00:00Z">
              <w:r>
                <w:t>18 Jun 2019 p. 2077</w:t>
              </w:r>
            </w:ins>
            <w:ins w:author="Open-Xml-PowerTools" w:id="7918" w:date="2000-01-01T00:00:00Z">
              <w:r>
                <w:noBreakHyphen/>
                <w:t>115</w:t>
              </w:r>
            </w:ins>
          </w:p>
        </w:tc>
        <w:tc>
          <w:tcPr>
            <w:tcW w:w="2693" w:type="dxa"/>
            <w:tcBorders>
              <w:top w:val="nil"/>
              <w:bottom w:val="nil"/>
            </w:tcBorders>
          </w:tcPr>
          <w:p>
            <w:pPr>
              <w:pStyle w:val="nTable"/>
              <w:spacing w:after="40"/>
              <w:rPr>
                <w:ins w:author="Open-Xml-PowerTools" w:id="7921" w:date="2000-01-01T00:00:00Z"/>
                <w:bCs/>
                <w:snapToGrid w:val="0"/>
                <w:spacing w:val="-2"/>
              </w:rPr>
            </w:pPr>
            <w:ins w:author="Open-Xml-PowerTools" w:id="7920" w:date="2000-01-01T00:00:00Z">
              <w:r>
                <w:t>1 Jul 2019 (see r. 2(b))</w:t>
              </w:r>
            </w:ins>
          </w:p>
        </w:tc>
      </w:tr>
      <w:tr>
        <w:trPr>
          <w:ins w:author="Open-Xml-PowerTools" w:id="7922"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924" w:date="2000-01-01T00:00:00Z"/>
                <w:i/>
              </w:rPr>
            </w:pPr>
            <w:ins w:author="Open-Xml-PowerTools" w:id="7923" w:date="2000-01-01T00:00:00Z">
              <w:r>
                <w:rPr>
                  <w:i/>
                </w:rPr>
                <w:t>Building Amendment Regulations (No. 2) 2019</w:t>
              </w:r>
            </w:ins>
          </w:p>
        </w:tc>
        <w:tc>
          <w:tcPr>
            <w:tcW w:w="1276" w:type="dxa"/>
            <w:tcBorders>
              <w:top w:val="nil"/>
              <w:bottom w:val="nil"/>
            </w:tcBorders>
          </w:tcPr>
          <w:p>
            <w:pPr>
              <w:pStyle w:val="nTable"/>
              <w:keepNext/>
              <w:spacing w:after="40"/>
              <w:rPr>
                <w:ins w:author="Open-Xml-PowerTools" w:id="7926" w:date="2000-01-01T00:00:00Z"/>
              </w:rPr>
            </w:pPr>
            <w:ins w:author="Open-Xml-PowerTools" w:id="7925" w:date="2000-01-01T00:00:00Z">
              <w:r>
                <w:t>2 Aug 2019 p. 2990-1</w:t>
              </w:r>
            </w:ins>
          </w:p>
        </w:tc>
        <w:tc>
          <w:tcPr>
            <w:tcW w:w="2693" w:type="dxa"/>
            <w:tcBorders>
              <w:top w:val="nil"/>
              <w:bottom w:val="nil"/>
            </w:tcBorders>
          </w:tcPr>
          <w:p>
            <w:pPr>
              <w:pStyle w:val="nTable"/>
              <w:keepNext/>
              <w:spacing w:after="40"/>
              <w:rPr>
                <w:ins w:author="Open-Xml-PowerTools" w:id="7930" w:date="2000-01-01T00:00:00Z"/>
              </w:rPr>
            </w:pPr>
            <w:ins w:author="Open-Xml-PowerTools" w:id="7927" w:date="2000-01-01T00:00:00Z">
              <w:r>
                <w:rPr>
                  <w:bCs/>
                  <w:snapToGrid w:val="0"/>
                  <w:spacing w:val="-2"/>
                </w:rPr>
                <w:t>r. 1 and 2: 2 Aug 2019 (see r. 2(a));</w:t>
              </w:r>
            </w:ins>
            <w:ins w:author="Open-Xml-PowerTools" w:id="7928" w:date="2000-01-01T00:00:00Z">
              <w:r>
                <w:rPr>
                  <w:bCs/>
                  <w:snapToGrid w:val="0"/>
                  <w:spacing w:val="-2"/>
                </w:rPr>
                <w:br/>
                <w:t>Regulations other than r. 1 and 2: 3</w:t>
              </w:r>
            </w:ins>
            <w:ins w:author="Open-Xml-PowerTools" w:id="7929" w:date="2000-01-01T00:00:00Z">
              <w:r>
                <w:t> Aug 2019 (see r. 2(b))</w:t>
              </w:r>
            </w:ins>
          </w:p>
        </w:tc>
      </w:tr>
      <w:tr>
        <w:tblPrEx>
          <w:tblBorders>
            <w:top w:val="single" w:sz="4" w:space="0" w:color="auto"/>
            <w:insideH w:val="single" w:sz="4" w:space="0" w:color="auto"/>
          </w:tblBorders>
        </w:tblPrEx>
        <w:trPr>
          <w:cantSplit/>
          <w:ins w:author="Open-Xml-PowerTools" w:id="7931" w:date="2000-01-01T00:00:00Z"/>
        </w:trPr>
        <w:tc>
          <w:tcPr>
            <w:tcW w:w="7087" w:type="dxa"/>
            <w:gridSpan w:val="3"/>
            <w:tcBorders>
              <w:top w:val="nil"/>
              <w:bottom w:val="nil"/>
            </w:tcBorders>
            <w:shd w:val="clear" w:color="auto" w:fill="auto"/>
          </w:tcPr>
          <w:p>
            <w:pPr>
              <w:pStyle w:val="nTable"/>
              <w:spacing w:after="40"/>
              <w:rPr>
                <w:ins w:author="Open-Xml-PowerTools" w:id="7936" w:date="2000-01-01T00:00:00Z"/>
                <w:bCs/>
                <w:snapToGrid w:val="0"/>
                <w:spacing w:val="-2"/>
              </w:rPr>
            </w:pPr>
            <w:ins w:author="Open-Xml-PowerTools" w:id="7932" w:date="2000-01-01T00:00:00Z">
              <w:r>
                <w:rPr>
                  <w:b/>
                  <w:bCs/>
                  <w:snapToGrid w:val="0"/>
                  <w:spacing w:val="-2"/>
                </w:rPr>
                <w:lastRenderedPageBreak/>
                <w:t xml:space="preserve">Reprint 4: The </w:t>
              </w:r>
            </w:ins>
            <w:ins w:author="Open-Xml-PowerTools" w:id="7933" w:date="2000-01-01T00:00:00Z">
              <w:r>
                <w:rPr>
                  <w:b/>
                  <w:bCs/>
                  <w:i/>
                  <w:noProof/>
                  <w:snapToGrid w:val="0"/>
                  <w:spacing w:val="-2"/>
                </w:rPr>
                <w:t>Building Regulations 2012</w:t>
              </w:r>
            </w:ins>
            <w:ins w:author="Open-Xml-PowerTools" w:id="7934" w:date="2000-01-01T00:00:00Z">
              <w:r>
                <w:rPr>
                  <w:b/>
                  <w:bCs/>
                  <w:snapToGrid w:val="0"/>
                  <w:spacing w:val="-2"/>
                </w:rPr>
                <w:t xml:space="preserve"> as at 1 Nov 2019</w:t>
              </w:r>
            </w:ins>
            <w:ins w:author="Open-Xml-PowerTools" w:id="7935" w:date="2000-01-01T00:00:00Z">
              <w:r>
                <w:rPr>
                  <w:bCs/>
                  <w:snapToGrid w:val="0"/>
                  <w:spacing w:val="-2"/>
                </w:rPr>
                <w:t xml:space="preserve"> (includes amendments listed above)</w:t>
              </w:r>
            </w:ins>
          </w:p>
        </w:tc>
      </w:tr>
      <w:tr>
        <w:trPr>
          <w:cantSplit/>
          <w:ins w:author="Open-Xml-PowerTools" w:id="7937" w:date="2000-01-01T00:00:00Z"/>
        </w:trPr>
        <w:tc>
          <w:tcPr>
            <w:tcW w:w="3118" w:type="dxa"/>
            <w:tcBorders>
              <w:top w:val="nil"/>
              <w:bottom w:val="nil"/>
              <w:right w:val="nil"/>
            </w:tcBorders>
          </w:tcPr>
          <w:p>
            <w:pPr>
              <w:pStyle w:val="nTable"/>
              <w:spacing w:after="40"/>
              <w:rPr>
                <w:ins w:author="Open-Xml-PowerTools" w:id="7940" w:date="2000-01-01T00:00:00Z"/>
                <w:i/>
              </w:rPr>
            </w:pPr>
            <w:ins w:author="Open-Xml-PowerTools" w:id="7938" w:date="2000-01-01T00:00:00Z">
              <w:r>
                <w:rPr>
                  <w:i/>
                </w:rPr>
                <w:t>Commerce Regulations Amendment (Strata Titles) Regulations 2019</w:t>
              </w:r>
            </w:ins>
            <w:ins w:author="Open-Xml-PowerTools" w:id="7939" w:date="2000-01-01T00:00:00Z">
              <w:r>
                <w:t xml:space="preserve"> Pt. 2</w:t>
              </w:r>
            </w:ins>
          </w:p>
        </w:tc>
        <w:tc>
          <w:tcPr>
            <w:tcW w:w="1276" w:type="dxa"/>
            <w:tcBorders>
              <w:top w:val="nil"/>
              <w:left w:val="nil"/>
              <w:bottom w:val="nil"/>
              <w:right w:val="nil"/>
            </w:tcBorders>
          </w:tcPr>
          <w:p>
            <w:pPr>
              <w:pStyle w:val="nTable"/>
              <w:keepLines/>
              <w:spacing w:after="40"/>
              <w:rPr>
                <w:ins w:author="Open-Xml-PowerTools" w:id="7942" w:date="2000-01-01T00:00:00Z"/>
              </w:rPr>
            </w:pPr>
            <w:ins w:author="Open-Xml-PowerTools" w:id="7941" w:date="2000-01-01T00:00:00Z">
              <w:r>
                <w:t>31 Dec 2019 p. 4637-46</w:t>
              </w:r>
            </w:ins>
          </w:p>
        </w:tc>
        <w:tc>
          <w:tcPr>
            <w:tcW w:w="2693" w:type="dxa"/>
            <w:tcBorders>
              <w:top w:val="nil"/>
              <w:left w:val="nil"/>
              <w:bottom w:val="nil"/>
            </w:tcBorders>
          </w:tcPr>
          <w:p>
            <w:pPr>
              <w:pStyle w:val="nTable"/>
              <w:keepLines/>
              <w:spacing w:after="40"/>
              <w:rPr>
                <w:ins w:author="Open-Xml-PowerTools" w:id="7944" w:date="2000-01-01T00:00:00Z"/>
                <w:bCs/>
                <w:snapToGrid w:val="0"/>
                <w:spacing w:val="-2"/>
              </w:rPr>
            </w:pPr>
            <w:ins w:author="Open-Xml-PowerTools" w:id="7943" w:date="2000-01-01T00:00:00Z">
              <w:r>
                <w:t>1 May 2020 (see r. 2(b) and SL 2020/39 cl. 2)</w:t>
              </w:r>
            </w:ins>
          </w:p>
        </w:tc>
      </w:tr>
      <w:tr>
        <w:trPr>
          <w:cantSplit/>
          <w:ins w:author="Open-Xml-PowerTools" w:id="7945" w:date="2000-01-01T00:00:00Z"/>
        </w:trPr>
        <w:tc>
          <w:tcPr>
            <w:tcW w:w="3118" w:type="dxa"/>
            <w:tcBorders>
              <w:top w:val="nil"/>
              <w:bottom w:val="nil"/>
              <w:right w:val="nil"/>
            </w:tcBorders>
          </w:tcPr>
          <w:p>
            <w:pPr>
              <w:pStyle w:val="nTable"/>
              <w:spacing w:after="40"/>
              <w:rPr>
                <w:ins w:author="Open-Xml-PowerTools" w:id="7947" w:date="2000-01-01T00:00:00Z"/>
                <w:i/>
              </w:rPr>
            </w:pPr>
            <w:ins w:author="Open-Xml-PowerTools" w:id="7946" w:date="2000-01-01T00:00:00Z">
              <w:r>
                <w:rPr>
                  <w:i/>
                </w:rPr>
                <w:t>Building Amendment Regulations 2020</w:t>
              </w:r>
            </w:ins>
          </w:p>
        </w:tc>
        <w:tc>
          <w:tcPr>
            <w:tcW w:w="1276" w:type="dxa"/>
            <w:tcBorders>
              <w:top w:val="nil"/>
              <w:left w:val="nil"/>
              <w:bottom w:val="nil"/>
              <w:right w:val="nil"/>
            </w:tcBorders>
          </w:tcPr>
          <w:p>
            <w:pPr>
              <w:pStyle w:val="nTable"/>
              <w:keepLines/>
              <w:spacing w:after="40"/>
              <w:rPr>
                <w:ins w:author="Open-Xml-PowerTools" w:id="7950" w:date="2000-01-01T00:00:00Z"/>
              </w:rPr>
            </w:pPr>
            <w:ins w:author="Open-Xml-PowerTools" w:id="7948" w:date="2000-01-01T00:00:00Z">
              <w:r>
                <w:t>SL 2020/11</w:t>
              </w:r>
            </w:ins>
            <w:ins w:author="Open-Xml-PowerTools" w:id="7949" w:date="2000-01-01T00:00:00Z">
              <w:r>
                <w:br/>
                <w:t>3 Mar 2020</w:t>
              </w:r>
            </w:ins>
          </w:p>
        </w:tc>
        <w:tc>
          <w:tcPr>
            <w:tcW w:w="2693" w:type="dxa"/>
            <w:tcBorders>
              <w:top w:val="nil"/>
              <w:left w:val="nil"/>
              <w:bottom w:val="nil"/>
            </w:tcBorders>
          </w:tcPr>
          <w:p>
            <w:pPr>
              <w:pStyle w:val="nTable"/>
              <w:keepLines/>
              <w:spacing w:after="40"/>
              <w:rPr>
                <w:ins w:author="Open-Xml-PowerTools" w:id="7953" w:date="2000-01-01T00:00:00Z"/>
                <w:bCs/>
                <w:snapToGrid w:val="0"/>
                <w:spacing w:val="-2"/>
              </w:rPr>
            </w:pPr>
            <w:ins w:author="Open-Xml-PowerTools" w:id="7951" w:date="2000-01-01T00:00:00Z">
              <w:r>
                <w:rPr>
                  <w:bCs/>
                  <w:snapToGrid w:val="0"/>
                  <w:spacing w:val="-2"/>
                </w:rPr>
                <w:t>r. 1 and 2: 3 Mar 2020 (see r. 2(a));</w:t>
              </w:r>
            </w:ins>
            <w:ins w:author="Open-Xml-PowerTools" w:id="7952" w:date="2000-01-01T00:00:00Z">
              <w:r>
                <w:rPr>
                  <w:bCs/>
                  <w:snapToGrid w:val="0"/>
                  <w:spacing w:val="-2"/>
                </w:rPr>
                <w:br/>
                <w:t>Regulations other than r. 1 and 2: 4 Mar 2020 (see r. 2(b) and SL 2020/12 r. 7)</w:t>
              </w:r>
            </w:ins>
          </w:p>
        </w:tc>
      </w:tr>
      <w:tr>
        <w:trPr>
          <w:cantSplit/>
          <w:ins w:author="Open-Xml-PowerTools" w:id="7954" w:date="2000-01-01T00:00:00Z"/>
        </w:trPr>
        <w:tc>
          <w:tcPr>
            <w:tcW w:w="3118" w:type="dxa"/>
            <w:tcBorders>
              <w:top w:val="nil"/>
              <w:bottom w:val="nil"/>
              <w:right w:val="nil"/>
            </w:tcBorders>
          </w:tcPr>
          <w:p>
            <w:pPr>
              <w:pStyle w:val="nTable"/>
              <w:spacing w:after="40"/>
              <w:rPr>
                <w:ins w:author="Open-Xml-PowerTools" w:id="7956" w:date="2000-01-01T00:00:00Z"/>
                <w:i/>
              </w:rPr>
            </w:pPr>
            <w:ins w:author="Open-Xml-PowerTools" w:id="7955" w:date="2000-01-01T00:00:00Z">
              <w:r>
                <w:rPr>
                  <w:i/>
                </w:rPr>
                <w:t>Building Amendment Regulations (No. 2) 2020</w:t>
              </w:r>
            </w:ins>
          </w:p>
        </w:tc>
        <w:tc>
          <w:tcPr>
            <w:tcW w:w="1276" w:type="dxa"/>
            <w:tcBorders>
              <w:top w:val="nil"/>
              <w:left w:val="nil"/>
              <w:bottom w:val="nil"/>
              <w:right w:val="nil"/>
            </w:tcBorders>
          </w:tcPr>
          <w:p>
            <w:pPr>
              <w:pStyle w:val="nTable"/>
              <w:keepLines/>
              <w:spacing w:after="40"/>
              <w:rPr>
                <w:ins w:author="Open-Xml-PowerTools" w:id="7959" w:date="2000-01-01T00:00:00Z"/>
              </w:rPr>
            </w:pPr>
            <w:ins w:author="Open-Xml-PowerTools" w:id="7957" w:date="2000-01-01T00:00:00Z">
              <w:r>
                <w:t>SL 2020/28</w:t>
              </w:r>
            </w:ins>
            <w:ins w:author="Open-Xml-PowerTools" w:id="7958" w:date="2000-01-01T00:00:00Z">
              <w:r>
                <w:br/>
                <w:t>31 Mar 2020</w:t>
              </w:r>
            </w:ins>
          </w:p>
        </w:tc>
        <w:tc>
          <w:tcPr>
            <w:tcW w:w="2693" w:type="dxa"/>
            <w:tcBorders>
              <w:top w:val="nil"/>
              <w:left w:val="nil"/>
              <w:bottom w:val="nil"/>
            </w:tcBorders>
          </w:tcPr>
          <w:p>
            <w:pPr>
              <w:pStyle w:val="nTable"/>
              <w:keepLines/>
              <w:spacing w:after="40"/>
              <w:rPr>
                <w:ins w:author="Open-Xml-PowerTools" w:id="7962" w:date="2000-01-01T00:00:00Z"/>
                <w:bCs/>
                <w:snapToGrid w:val="0"/>
                <w:spacing w:val="-2"/>
              </w:rPr>
            </w:pPr>
            <w:ins w:author="Open-Xml-PowerTools" w:id="7960" w:date="2000-01-01T00:00:00Z">
              <w:r>
                <w:rPr>
                  <w:bCs/>
                  <w:snapToGrid w:val="0"/>
                  <w:spacing w:val="-2"/>
                </w:rPr>
                <w:t>r. 1 and 2: 31 Mar 2020 (see r. 2(a));</w:t>
              </w:r>
            </w:ins>
            <w:ins w:author="Open-Xml-PowerTools" w:id="7961" w:date="2000-01-01T00:00:00Z">
              <w:r>
                <w:rPr>
                  <w:bCs/>
                  <w:snapToGrid w:val="0"/>
                  <w:spacing w:val="-2"/>
                </w:rPr>
                <w:br/>
                <w:t>Regulations other than r. 1 and 2: 1 Apr 2020 (see r. 2(b))</w:t>
              </w:r>
            </w:ins>
          </w:p>
        </w:tc>
      </w:tr>
      <w:tr>
        <w:trPr>
          <w:cantSplit/>
          <w:ins w:author="Open-Xml-PowerTools" w:id="7963" w:date="2000-01-01T00:00:00Z"/>
        </w:trPr>
        <w:tc>
          <w:tcPr>
            <w:tcW w:w="3118" w:type="dxa"/>
            <w:tcBorders>
              <w:top w:val="nil"/>
              <w:bottom w:val="nil"/>
              <w:right w:val="nil"/>
            </w:tcBorders>
          </w:tcPr>
          <w:p>
            <w:pPr>
              <w:pStyle w:val="nTable"/>
              <w:spacing w:after="40"/>
              <w:rPr>
                <w:ins w:author="Open-Xml-PowerTools" w:id="7965" w:date="2000-01-01T00:00:00Z"/>
                <w:i/>
              </w:rPr>
            </w:pPr>
            <w:ins w:author="Open-Xml-PowerTools" w:id="7964" w:date="2000-01-01T00:00:00Z">
              <w:r>
                <w:rPr>
                  <w:i/>
                </w:rPr>
                <w:t>Building Amendment Regulations (No. 3) 2020</w:t>
              </w:r>
            </w:ins>
          </w:p>
        </w:tc>
        <w:tc>
          <w:tcPr>
            <w:tcW w:w="1276" w:type="dxa"/>
            <w:tcBorders>
              <w:top w:val="nil"/>
              <w:left w:val="nil"/>
              <w:bottom w:val="nil"/>
              <w:right w:val="nil"/>
            </w:tcBorders>
          </w:tcPr>
          <w:p>
            <w:pPr>
              <w:pStyle w:val="nTable"/>
              <w:keepLines/>
              <w:spacing w:after="40"/>
              <w:rPr>
                <w:ins w:author="Open-Xml-PowerTools" w:id="7968" w:date="2000-01-01T00:00:00Z"/>
              </w:rPr>
            </w:pPr>
            <w:ins w:author="Open-Xml-PowerTools" w:id="7966" w:date="2000-01-01T00:00:00Z">
              <w:r>
                <w:t>SL 2020/46</w:t>
              </w:r>
            </w:ins>
            <w:ins w:author="Open-Xml-PowerTools" w:id="7967" w:date="2000-01-01T00:00:00Z">
              <w:r>
                <w:br/>
                <w:t>24 Apr 2020</w:t>
              </w:r>
            </w:ins>
          </w:p>
        </w:tc>
        <w:tc>
          <w:tcPr>
            <w:tcW w:w="2693" w:type="dxa"/>
            <w:tcBorders>
              <w:top w:val="nil"/>
              <w:left w:val="nil"/>
              <w:bottom w:val="nil"/>
            </w:tcBorders>
          </w:tcPr>
          <w:p>
            <w:pPr>
              <w:pStyle w:val="nTable"/>
              <w:keepLines/>
              <w:spacing w:after="40"/>
              <w:rPr>
                <w:ins w:author="Open-Xml-PowerTools" w:id="7975" w:date="2000-01-01T00:00:00Z"/>
                <w:bCs/>
                <w:snapToGrid w:val="0"/>
                <w:spacing w:val="-2"/>
              </w:rPr>
            </w:pPr>
            <w:ins w:author="Open-Xml-PowerTools" w:id="7969" w:date="2000-01-01T00:00:00Z">
              <w:r>
                <w:rPr>
                  <w:bCs/>
                  <w:snapToGrid w:val="0"/>
                  <w:spacing w:val="-2"/>
                </w:rPr>
                <w:t xml:space="preserve">r. 1 and 2: </w:t>
              </w:r>
            </w:ins>
            <w:ins w:author="Open-Xml-PowerTools" w:id="7970" w:date="2000-01-01T00:00:00Z">
              <w:r>
                <w:t>24 Apr 2020</w:t>
              </w:r>
            </w:ins>
            <w:ins w:author="Open-Xml-PowerTools" w:id="7971" w:date="2000-01-01T00:00:00Z">
              <w:r>
                <w:rPr>
                  <w:bCs/>
                  <w:snapToGrid w:val="0"/>
                  <w:spacing w:val="-2"/>
                </w:rPr>
                <w:t xml:space="preserve"> (see r. 2(a));</w:t>
              </w:r>
            </w:ins>
            <w:ins w:author="Open-Xml-PowerTools" w:id="7972" w:date="2000-01-01T00:00:00Z">
              <w:r>
                <w:rPr>
                  <w:bCs/>
                  <w:snapToGrid w:val="0"/>
                  <w:spacing w:val="-2"/>
                </w:rPr>
                <w:br/>
                <w:t xml:space="preserve">Regulations other than r. 1 and 2: </w:t>
              </w:r>
            </w:ins>
            <w:ins w:author="Open-Xml-PowerTools" w:id="7973" w:date="2000-01-01T00:00:00Z">
              <w:r>
                <w:t>25 Apr 2020</w:t>
              </w:r>
            </w:ins>
            <w:ins w:author="Open-Xml-PowerTools" w:id="7974" w:date="2000-01-01T00:00:00Z">
              <w:r>
                <w:rPr>
                  <w:bCs/>
                  <w:snapToGrid w:val="0"/>
                  <w:spacing w:val="-2"/>
                </w:rPr>
                <w:t xml:space="preserve"> (see r. 2(b))</w:t>
              </w:r>
            </w:ins>
          </w:p>
        </w:tc>
      </w:tr>
      <w:tr>
        <w:trPr>
          <w:cantSplit/>
          <w:ins w:author="Open-Xml-PowerTools" w:id="7976" w:date="2000-01-01T00:00:00Z"/>
        </w:trPr>
        <w:tc>
          <w:tcPr>
            <w:tcW w:w="3118" w:type="dxa"/>
            <w:tcBorders>
              <w:top w:val="nil"/>
              <w:bottom w:val="nil"/>
              <w:right w:val="nil"/>
            </w:tcBorders>
          </w:tcPr>
          <w:p>
            <w:pPr>
              <w:pStyle w:val="nTable"/>
              <w:spacing w:after="40"/>
              <w:rPr>
                <w:ins w:author="Open-Xml-PowerTools" w:id="7979" w:date="2000-01-01T00:00:00Z"/>
                <w:i/>
              </w:rPr>
            </w:pPr>
            <w:ins w:author="Open-Xml-PowerTools" w:id="7977" w:date="2000-01-01T00:00:00Z">
              <w:r>
                <w:rPr>
                  <w:i/>
                </w:rPr>
                <w:t>Commerce Regulations Amendment (Infringement Notices) Regulations 2020</w:t>
              </w:r>
            </w:ins>
            <w:ins w:author="Open-Xml-PowerTools" w:id="7978" w:date="2000-01-01T00:00:00Z">
              <w:r>
                <w:t xml:space="preserve"> Pt. 3</w:t>
              </w:r>
            </w:ins>
          </w:p>
        </w:tc>
        <w:tc>
          <w:tcPr>
            <w:tcW w:w="1276" w:type="dxa"/>
            <w:tcBorders>
              <w:top w:val="nil"/>
              <w:left w:val="nil"/>
              <w:bottom w:val="nil"/>
              <w:right w:val="nil"/>
            </w:tcBorders>
          </w:tcPr>
          <w:p>
            <w:pPr>
              <w:pStyle w:val="nTable"/>
              <w:keepLines/>
              <w:spacing w:after="40"/>
              <w:rPr>
                <w:ins w:author="Open-Xml-PowerTools" w:id="7981" w:date="2000-01-01T00:00:00Z"/>
              </w:rPr>
            </w:pPr>
            <w:ins w:author="Open-Xml-PowerTools" w:id="7980" w:date="2000-01-01T00:00:00Z">
              <w:r>
                <w:t>SL 2020/163 25 Sep 2020</w:t>
              </w:r>
            </w:ins>
          </w:p>
        </w:tc>
        <w:tc>
          <w:tcPr>
            <w:tcW w:w="2693" w:type="dxa"/>
            <w:tcBorders>
              <w:top w:val="nil"/>
              <w:left w:val="nil"/>
              <w:bottom w:val="nil"/>
            </w:tcBorders>
          </w:tcPr>
          <w:p>
            <w:pPr>
              <w:pStyle w:val="nTable"/>
              <w:keepLines/>
              <w:spacing w:after="40"/>
              <w:rPr>
                <w:ins w:author="Open-Xml-PowerTools" w:id="7983" w:date="2000-01-01T00:00:00Z"/>
                <w:bCs/>
                <w:snapToGrid w:val="0"/>
                <w:spacing w:val="-2"/>
              </w:rPr>
            </w:pPr>
            <w:ins w:author="Open-Xml-PowerTools" w:id="7982" w:date="2000-01-01T00:00:00Z">
              <w:r>
                <w:t>29 Sep 2020 (see r. 2(b) and SL 2020/159 cl. 2(a))</w:t>
              </w:r>
            </w:ins>
          </w:p>
        </w:tc>
      </w:tr>
      <w:tr>
        <w:trPr>
          <w:cantSplit/>
          <w:ins w:author="Open-Xml-PowerTools" w:id="7984" w:date="2000-01-01T00:00:00Z"/>
        </w:trPr>
        <w:tc>
          <w:tcPr>
            <w:tcW w:w="3118" w:type="dxa"/>
            <w:tcBorders>
              <w:top w:val="nil"/>
              <w:bottom w:val="nil"/>
              <w:right w:val="nil"/>
            </w:tcBorders>
          </w:tcPr>
          <w:p>
            <w:pPr>
              <w:pStyle w:val="nTable"/>
              <w:spacing w:after="40"/>
              <w:rPr>
                <w:ins w:author="Open-Xml-PowerTools" w:id="7986" w:date="2000-01-01T00:00:00Z"/>
                <w:i/>
              </w:rPr>
            </w:pPr>
            <w:ins w:author="Open-Xml-PowerTools" w:id="7985" w:date="2000-01-01T00:00:00Z">
              <w:r>
                <w:rPr>
                  <w:i/>
                </w:rPr>
                <w:t>Building Amendment Regulations (No. 5) 2020</w:t>
              </w:r>
            </w:ins>
          </w:p>
        </w:tc>
        <w:tc>
          <w:tcPr>
            <w:tcW w:w="1276" w:type="dxa"/>
            <w:tcBorders>
              <w:top w:val="nil"/>
              <w:left w:val="nil"/>
              <w:bottom w:val="nil"/>
              <w:right w:val="nil"/>
            </w:tcBorders>
          </w:tcPr>
          <w:p>
            <w:pPr>
              <w:pStyle w:val="nTable"/>
              <w:keepLines/>
              <w:spacing w:after="40"/>
              <w:rPr>
                <w:ins w:author="Open-Xml-PowerTools" w:id="7988" w:date="2000-01-01T00:00:00Z"/>
              </w:rPr>
            </w:pPr>
            <w:ins w:author="Open-Xml-PowerTools" w:id="7987" w:date="2000-01-01T00:00:00Z">
              <w:r>
                <w:t>SL 2020/192 9 Oct 2020</w:t>
              </w:r>
            </w:ins>
          </w:p>
        </w:tc>
        <w:tc>
          <w:tcPr>
            <w:tcW w:w="2693" w:type="dxa"/>
            <w:tcBorders>
              <w:top w:val="nil"/>
              <w:left w:val="nil"/>
              <w:bottom w:val="nil"/>
            </w:tcBorders>
          </w:tcPr>
          <w:p>
            <w:pPr>
              <w:pStyle w:val="nTable"/>
              <w:keepLines/>
              <w:spacing w:after="40"/>
              <w:rPr>
                <w:ins w:author="Open-Xml-PowerTools" w:id="7991" w:date="2000-01-01T00:00:00Z"/>
              </w:rPr>
            </w:pPr>
            <w:ins w:author="Open-Xml-PowerTools" w:id="7989" w:date="2000-01-01T00:00:00Z">
              <w:r>
                <w:t>r. 1 and 2: 9 Oct 2020 (see r. 2(a));</w:t>
              </w:r>
            </w:ins>
            <w:ins w:author="Open-Xml-PowerTools" w:id="7990" w:date="2000-01-01T00:00:00Z">
              <w:r>
                <w:br/>
                <w:t>Regulations other than r. 1 and 2: 10 Oct 2020 (see r. 2(b))</w:t>
              </w:r>
            </w:ins>
          </w:p>
        </w:tc>
      </w:tr>
      <w:tr>
        <w:trPr>
          <w:cantSplit/>
          <w:ins w:author="Open-Xml-PowerTools" w:id="7992" w:date="2000-01-01T00:00:00Z"/>
        </w:trPr>
        <w:tc>
          <w:tcPr>
            <w:tcW w:w="3118" w:type="dxa"/>
            <w:tcBorders>
              <w:top w:val="nil"/>
              <w:bottom w:val="nil"/>
              <w:right w:val="nil"/>
            </w:tcBorders>
          </w:tcPr>
          <w:p>
            <w:pPr>
              <w:pStyle w:val="nTable"/>
              <w:spacing w:after="40"/>
              <w:rPr>
                <w:ins w:author="Open-Xml-PowerTools" w:id="7994" w:date="2000-01-01T00:00:00Z"/>
                <w:i/>
              </w:rPr>
            </w:pPr>
            <w:ins w:author="Open-Xml-PowerTools" w:id="7993" w:date="2000-01-01T00:00:00Z">
              <w:r>
                <w:rPr>
                  <w:i/>
                </w:rPr>
                <w:t>Building Amendment Regulations 2021</w:t>
              </w:r>
            </w:ins>
          </w:p>
        </w:tc>
        <w:tc>
          <w:tcPr>
            <w:tcW w:w="1276" w:type="dxa"/>
            <w:tcBorders>
              <w:top w:val="nil"/>
              <w:left w:val="nil"/>
              <w:bottom w:val="nil"/>
              <w:right w:val="nil"/>
            </w:tcBorders>
          </w:tcPr>
          <w:p>
            <w:pPr>
              <w:pStyle w:val="nTable"/>
              <w:keepLines/>
              <w:spacing w:after="40"/>
              <w:rPr>
                <w:ins w:author="Open-Xml-PowerTools" w:id="7996" w:date="2000-01-01T00:00:00Z"/>
              </w:rPr>
            </w:pPr>
            <w:ins w:author="Open-Xml-PowerTools" w:id="7995" w:date="2000-01-01T00:00:00Z">
              <w:r>
                <w:t>SL 2021/42 13 Apr 2021</w:t>
              </w:r>
            </w:ins>
          </w:p>
        </w:tc>
        <w:tc>
          <w:tcPr>
            <w:tcW w:w="2693" w:type="dxa"/>
            <w:tcBorders>
              <w:top w:val="nil"/>
              <w:left w:val="nil"/>
              <w:bottom w:val="nil"/>
            </w:tcBorders>
          </w:tcPr>
          <w:p>
            <w:pPr>
              <w:pStyle w:val="nTable"/>
              <w:keepLines/>
              <w:spacing w:after="40"/>
              <w:rPr>
                <w:ins w:author="Open-Xml-PowerTools" w:id="7999" w:date="2000-01-01T00:00:00Z"/>
              </w:rPr>
            </w:pPr>
            <w:ins w:author="Open-Xml-PowerTools" w:id="7997" w:date="2000-01-01T00:00:00Z">
              <w:r>
                <w:t>r. 1 and 2: 13 Apr 2021 (see r. 2(a));</w:t>
              </w:r>
            </w:ins>
            <w:ins w:author="Open-Xml-PowerTools" w:id="7998" w:date="2000-01-01T00:00:00Z">
              <w:r>
                <w:br/>
                <w:t>Regulations other than r. 1 and 2: 1 May 2021 (see r. 2(b))</w:t>
              </w:r>
            </w:ins>
          </w:p>
        </w:tc>
      </w:tr>
      <w:tr>
        <w:trPr>
          <w:cantSplit/>
          <w:ins w:author="Open-Xml-PowerTools" w:id="8000" w:date="2000-01-01T00:00:00Z"/>
        </w:trPr>
        <w:tc>
          <w:tcPr>
            <w:tcW w:w="3118" w:type="dxa"/>
            <w:tcBorders>
              <w:top w:val="nil"/>
              <w:bottom w:val="nil"/>
              <w:right w:val="nil"/>
            </w:tcBorders>
          </w:tcPr>
          <w:p>
            <w:pPr>
              <w:pStyle w:val="nTable"/>
              <w:spacing w:after="40"/>
              <w:rPr>
                <w:ins w:author="Open-Xml-PowerTools" w:id="8003" w:date="2000-01-01T00:00:00Z"/>
                <w:i/>
              </w:rPr>
            </w:pPr>
            <w:ins w:author="Open-Xml-PowerTools" w:id="8001" w:date="2000-01-01T00:00:00Z">
              <w:r>
                <w:rPr>
                  <w:i/>
                </w:rPr>
                <w:t>Commerce Regulations Amendment (Fees and Charges) Regulations 2021</w:t>
              </w:r>
            </w:ins>
            <w:ins w:author="Open-Xml-PowerTools" w:id="8002" w:date="2000-01-01T00:00:00Z">
              <w:r>
                <w:t xml:space="preserve"> Pt. 5</w:t>
              </w:r>
            </w:ins>
          </w:p>
        </w:tc>
        <w:tc>
          <w:tcPr>
            <w:tcW w:w="1276" w:type="dxa"/>
            <w:tcBorders>
              <w:top w:val="nil"/>
              <w:left w:val="nil"/>
              <w:bottom w:val="nil"/>
              <w:right w:val="nil"/>
            </w:tcBorders>
          </w:tcPr>
          <w:p>
            <w:pPr>
              <w:pStyle w:val="nTable"/>
              <w:keepLines/>
              <w:spacing w:after="40"/>
              <w:rPr>
                <w:ins w:author="Open-Xml-PowerTools" w:id="8005" w:date="2000-01-01T00:00:00Z"/>
              </w:rPr>
            </w:pPr>
            <w:ins w:author="Open-Xml-PowerTools" w:id="8004" w:date="2000-01-01T00:00:00Z">
              <w:r>
                <w:t>SL 2021/86 21 Jun 2021</w:t>
              </w:r>
            </w:ins>
          </w:p>
        </w:tc>
        <w:tc>
          <w:tcPr>
            <w:tcW w:w="2693" w:type="dxa"/>
            <w:tcBorders>
              <w:top w:val="nil"/>
              <w:left w:val="nil"/>
              <w:bottom w:val="nil"/>
            </w:tcBorders>
          </w:tcPr>
          <w:p>
            <w:pPr>
              <w:pStyle w:val="nTable"/>
              <w:keepLines/>
              <w:spacing w:after="40"/>
              <w:rPr>
                <w:ins w:author="Open-Xml-PowerTools" w:id="8007" w:date="2000-01-01T00:00:00Z"/>
              </w:rPr>
            </w:pPr>
            <w:ins w:author="Open-Xml-PowerTools" w:id="8006" w:date="2000-01-01T00:00:00Z">
              <w:r>
                <w:t>1 Jul 2021 (see r. 2(b))</w:t>
              </w:r>
            </w:ins>
          </w:p>
        </w:tc>
      </w:tr>
      <w:tr>
        <w:trPr>
          <w:cantSplit/>
          <w:ins w:author="Open-Xml-PowerTools" w:id="8008" w:date="2000-01-01T00:00:00Z"/>
        </w:trPr>
        <w:tc>
          <w:tcPr>
            <w:tcW w:w="3118" w:type="dxa"/>
            <w:tcBorders>
              <w:top w:val="nil"/>
              <w:bottom w:val="single" w:sz="8" w:space="0" w:color="auto"/>
              <w:right w:val="nil"/>
            </w:tcBorders>
          </w:tcPr>
          <w:p>
            <w:pPr>
              <w:pStyle w:val="nTable"/>
              <w:spacing w:after="40"/>
              <w:rPr>
                <w:ins w:author="Open-Xml-PowerTools" w:id="8011" w:date="2000-01-01T00:00:00Z"/>
                <w:i/>
              </w:rPr>
            </w:pPr>
            <w:ins w:author="Open-Xml-PowerTools" w:id="8009" w:date="2000-01-01T00:00:00Z">
              <w:r>
                <w:rPr>
                  <w:i/>
                </w:rPr>
                <w:t>Commerce Regulations Amendment (Swan Valley Planning Scheme) Regulations 2021</w:t>
              </w:r>
            </w:ins>
            <w:ins w:author="Open-Xml-PowerTools" w:id="8010" w:date="2000-01-01T00:00:00Z">
              <w:r>
                <w:t xml:space="preserve"> Pt. 2</w:t>
              </w:r>
            </w:ins>
          </w:p>
        </w:tc>
        <w:tc>
          <w:tcPr>
            <w:tcW w:w="1276" w:type="dxa"/>
            <w:tcBorders>
              <w:top w:val="nil"/>
              <w:left w:val="nil"/>
              <w:bottom w:val="single" w:sz="8" w:space="0" w:color="auto"/>
              <w:right w:val="nil"/>
            </w:tcBorders>
          </w:tcPr>
          <w:p>
            <w:pPr>
              <w:pStyle w:val="nTable"/>
              <w:keepLines/>
              <w:spacing w:after="40"/>
              <w:rPr>
                <w:ins w:author="Open-Xml-PowerTools" w:id="8013" w:date="2000-01-01T00:00:00Z"/>
              </w:rPr>
            </w:pPr>
            <w:ins w:author="Open-Xml-PowerTools" w:id="8012" w:date="2000-01-01T00:00:00Z">
              <w:r>
                <w:t>SL 2021/130 16 Jul 2021</w:t>
              </w:r>
            </w:ins>
          </w:p>
        </w:tc>
        <w:tc>
          <w:tcPr>
            <w:tcW w:w="2693" w:type="dxa"/>
            <w:tcBorders>
              <w:top w:val="nil"/>
              <w:left w:val="nil"/>
              <w:bottom w:val="single" w:sz="8" w:space="0" w:color="auto"/>
            </w:tcBorders>
          </w:tcPr>
          <w:p>
            <w:pPr>
              <w:pStyle w:val="nTable"/>
              <w:keepLines/>
              <w:spacing w:after="40"/>
              <w:rPr>
                <w:ins w:author="Open-Xml-PowerTools" w:id="8015" w:date="2000-01-01T00:00:00Z"/>
              </w:rPr>
            </w:pPr>
            <w:ins w:author="Open-Xml-PowerTools" w:id="8014" w:date="2000-01-01T00:00:00Z">
              <w:r>
                <w:t>1 Aug 2021 (see r. 2(b) and SL 2021/124 cl. 2)</w:t>
              </w:r>
            </w:ins>
          </w:p>
        </w:tc>
      </w:tr>
    </w:tbl>
    <w:p>
      <w:pPr>
        <w:pStyle w:val="nHeading3"/>
        <w:rPr>
          <w:ins w:author="Open-Xml-PowerTools" w:id="8019" w:date="2000-01-01T00:00:00Z"/>
        </w:rPr>
      </w:pPr>
      <w:ins w:author="Open-Xml-PowerTools" w:id="8016" w:date="2000-01-01T00:00:00Z">
        <w:bookmarkStart w:id="194" w:name="_Toc97638647"/>
      </w:ins>
      <w:ins w:author="Open-Xml-PowerTools" w:id="8017" w:date="2000-01-01T00:00:00Z">
        <w:r>
          <w:lastRenderedPageBreak/>
          <w:t>Uncommenced provisions table</w:t>
        </w:r>
      </w:ins>
      <w:ins w:author="Open-Xml-PowerTools" w:id="8018" w:date="2000-01-01T00:00:00Z">
        <w:bookmarkEnd w:id="194"/>
      </w:ins>
    </w:p>
    <w:p>
      <w:pPr>
        <w:pStyle w:val="nStatement"/>
        <w:keepNext/>
        <w:spacing w:after="240"/>
        <w:rPr>
          <w:ins w:author="Open-Xml-PowerTools" w:id="8023" w:date="2000-01-01T00:00:00Z"/>
        </w:rPr>
      </w:pPr>
      <w:ins w:author="Open-Xml-PowerTools" w:id="8020" w:date="2000-01-01T00:00:00Z">
        <w:r>
          <w:t xml:space="preserve">To view the text of the uncommenced provisions see </w:t>
        </w:r>
      </w:ins>
      <w:ins w:author="Open-Xml-PowerTools" w:id="8021" w:date="2000-01-01T00:00:00Z">
        <w:r>
          <w:rPr>
            <w:i/>
          </w:rPr>
          <w:t>Subsidiary legislation as made</w:t>
        </w:r>
      </w:ins>
      <w:ins w:author="Open-Xml-PowerTools" w:id="8022" w:date="2000-01-01T00:00:00Z">
        <w:r>
          <w:t xml:space="preserve"> on the WA Legislation website.</w:t>
        </w:r>
      </w:ins>
    </w:p>
    <w:tbl>
      <w:tblPr>
        <w:tblW w:w="7087" w:type="dxa"/>
        <w:tblInd w:w="28" w:type="dxa"/>
        <w:tblBorders>
          <w:top w:val="single" w:sz="8" w:space="0" w:color="auto"/>
          <w:bottom w:val="single" w:sz="4" w:space="0" w:color="auto"/>
          <w:insideH w:val="single" w:sz="8" w:space="0" w:color="auto"/>
        </w:tblBorders>
        <w:tblLayout w:type="fixed"/>
        <w:tblCellMar>
          <w:left w:w="56" w:type="dxa"/>
          <w:right w:w="56" w:type="dxa"/>
        </w:tblCellMar>
        <w:tblLook w:val="0000" w:firstRow="0" w:lastRow="0" w:firstColumn="0" w:lastColumn="0" w:noHBand="0" w:noVBand="0"/>
      </w:tblPr>
      <w:tblGrid>
        <w:gridCol w:w="3118"/>
        <w:gridCol w:w="1276"/>
        <w:gridCol w:w="2693"/>
      </w:tblGrid>
      <w:tr>
        <w:trPr>
          <w:tblHeader/>
          <w:ins w:author="Open-Xml-PowerTools" w:id="8024" w:date="2000-01-01T00:00:00Z"/>
        </w:trPr>
        <w:tc>
          <w:tcPr>
            <w:tcW w:w="3118" w:type="dxa"/>
          </w:tcPr>
          <w:p>
            <w:pPr>
              <w:pStyle w:val="nTable"/>
              <w:spacing w:after="40"/>
              <w:rPr>
                <w:ins w:author="Open-Xml-PowerTools" w:id="8026" w:date="2000-01-01T00:00:00Z"/>
                <w:b/>
              </w:rPr>
            </w:pPr>
            <w:ins w:author="Open-Xml-PowerTools" w:id="8025" w:date="2000-01-01T00:00:00Z">
              <w:r>
                <w:rPr>
                  <w:b/>
                </w:rPr>
                <w:t>Citation</w:t>
              </w:r>
            </w:ins>
          </w:p>
        </w:tc>
        <w:tc>
          <w:tcPr>
            <w:tcW w:w="1276" w:type="dxa"/>
          </w:tcPr>
          <w:p>
            <w:pPr>
              <w:pStyle w:val="nTable"/>
              <w:spacing w:after="40"/>
              <w:rPr>
                <w:ins w:author="Open-Xml-PowerTools" w:id="8028" w:date="2000-01-01T00:00:00Z"/>
                <w:b/>
              </w:rPr>
            </w:pPr>
            <w:ins w:author="Open-Xml-PowerTools" w:id="8027" w:date="2000-01-01T00:00:00Z">
              <w:r>
                <w:rPr>
                  <w:b/>
                </w:rPr>
                <w:t>Published</w:t>
              </w:r>
            </w:ins>
          </w:p>
        </w:tc>
        <w:tc>
          <w:tcPr>
            <w:tcW w:w="2693" w:type="dxa"/>
          </w:tcPr>
          <w:p>
            <w:pPr>
              <w:pStyle w:val="nTable"/>
              <w:spacing w:after="40"/>
              <w:rPr>
                <w:ins w:author="Open-Xml-PowerTools" w:id="8030" w:date="2000-01-01T00:00:00Z"/>
                <w:b/>
              </w:rPr>
            </w:pPr>
            <w:ins w:author="Open-Xml-PowerTools" w:id="8029" w:date="2000-01-01T00:00:00Z">
              <w:r>
                <w:rPr>
                  <w:b/>
                </w:rPr>
                <w:t>Commencement</w:t>
              </w:r>
            </w:ins>
          </w:p>
        </w:tc>
      </w:tr>
      <w:tr>
        <w:trPr>
          <w:ins w:author="Open-Xml-PowerTools" w:id="8031" w:date="2000-01-01T00:00:00Z"/>
        </w:trPr>
        <w:tc>
          <w:tcPr>
            <w:tcW w:w="3118" w:type="dxa"/>
          </w:tcPr>
          <w:p>
            <w:pPr>
              <w:pStyle w:val="nTable"/>
              <w:spacing w:after="40"/>
              <w:rPr>
                <w:ins w:author="Open-Xml-PowerTools" w:id="8034" w:date="2000-01-01T00:00:00Z"/>
              </w:rPr>
            </w:pPr>
            <w:ins w:author="Open-Xml-PowerTools" w:id="8032" w:date="2000-01-01T00:00:00Z">
              <w:r>
                <w:rPr>
                  <w:i/>
                </w:rPr>
                <w:t xml:space="preserve">Commerce Regulations Amendment (Work Health and Safety) Regulations 2022 </w:t>
              </w:r>
            </w:ins>
            <w:ins w:author="Open-Xml-PowerTools" w:id="8033" w:date="2000-01-01T00:00:00Z">
              <w:r>
                <w:t>Pt. 2</w:t>
              </w:r>
            </w:ins>
          </w:p>
        </w:tc>
        <w:tc>
          <w:tcPr>
            <w:tcW w:w="1276" w:type="dxa"/>
          </w:tcPr>
          <w:p>
            <w:pPr>
              <w:pStyle w:val="nTable"/>
              <w:spacing w:after="40"/>
              <w:rPr>
                <w:ins w:author="Open-Xml-PowerTools" w:id="8037" w:date="2000-01-01T00:00:00Z"/>
              </w:rPr>
            </w:pPr>
            <w:ins w:author="Open-Xml-PowerTools" w:id="8035" w:date="2000-01-01T00:00:00Z">
              <w:r>
                <w:t>SL 2022/26</w:t>
              </w:r>
            </w:ins>
            <w:ins w:author="Open-Xml-PowerTools" w:id="8036" w:date="2000-01-01T00:00:00Z">
              <w:r>
                <w:br/>
                <w:t>11 Mar 2022</w:t>
              </w:r>
            </w:ins>
          </w:p>
        </w:tc>
        <w:tc>
          <w:tcPr>
            <w:tcW w:w="2693" w:type="dxa"/>
          </w:tcPr>
          <w:p>
            <w:pPr>
              <w:pStyle w:val="nTable"/>
              <w:spacing w:after="40"/>
              <w:rPr>
                <w:ins w:author="Open-Xml-PowerTools" w:id="8039" w:date="2000-01-01T00:00:00Z"/>
              </w:rPr>
            </w:pPr>
            <w:ins w:author="Open-Xml-PowerTools" w:id="8038" w:date="2000-01-01T00:00:00Z">
              <w:r>
                <w:rPr>
                  <w:snapToGrid w:val="0"/>
                </w:rPr>
                <w:t>31 Mar 2022 (see r. 2(b) and SL 2022/18 cl. 2)</w:t>
              </w:r>
            </w:ins>
          </w:p>
        </w:tc>
      </w:tr>
    </w:tbl>
    <w:p>
      <w:pPr>
        <w:pStyle w:val="nHeading3"/>
        <w:rPr>
          <w:ins w:author="Open-Xml-PowerTools" w:id="8043" w:date="2000-01-01T00:00:00Z"/>
        </w:rPr>
      </w:pPr>
      <w:ins w:author="Open-Xml-PowerTools" w:id="8040" w:date="2000-01-01T00:00:00Z">
        <w:bookmarkStart w:id="195" w:name="_Toc97638648"/>
      </w:ins>
      <w:ins w:author="Open-Xml-PowerTools" w:id="8041" w:date="2000-01-01T00:00:00Z">
        <w:r>
          <w:t>Other notes</w:t>
        </w:r>
      </w:ins>
      <w:ins w:author="Open-Xml-PowerTools" w:id="8042" w:date="2000-01-01T00:00:00Z">
        <w:bookmarkEnd w:id="195"/>
      </w:ins>
    </w:p>
    <w:p>
      <w:pPr>
        <w:pStyle w:val="nNote"/>
        <w:keepNext/>
        <w:keepLines/>
        <w:rPr>
          <w:ins w:author="Open-Xml-PowerTools" w:id="8048" w:date="2000-01-01T00:00:00Z"/>
          <w:snapToGrid w:val="0"/>
        </w:rPr>
      </w:pPr>
      <w:ins w:author="Open-Xml-PowerTools" w:id="8044" w:date="2000-01-01T00:00:00Z">
        <w:r>
          <w:rPr>
            <w:snapToGrid w:val="0"/>
            <w:vertAlign w:val="superscript"/>
          </w:rPr>
          <w:t>1</w:t>
        </w:r>
      </w:ins>
      <w:ins w:author="Open-Xml-PowerTools" w:id="8045" w:date="2000-01-01T00:00:00Z">
        <w:r>
          <w:rPr>
            <w:snapToGrid w:val="0"/>
          </w:rPr>
          <w:tab/>
          <w:t xml:space="preserve">The </w:t>
        </w:r>
      </w:ins>
      <w:ins w:author="Open-Xml-PowerTools" w:id="8046" w:date="2000-01-01T00:00:00Z">
        <w:r>
          <w:rPr>
            <w:i/>
            <w:snapToGrid w:val="0"/>
          </w:rPr>
          <w:t>Building Act 2011</w:t>
        </w:r>
      </w:ins>
      <w:ins w:author="Open-Xml-PowerTools" w:id="8047" w:date="2000-01-01T00:00:00Z">
        <w:r>
          <w:rPr>
            <w:snapToGrid w:val="0"/>
          </w:rPr>
          <w:t xml:space="preserve"> s. 153 came into operation on 2 April 2012.</w:t>
        </w:r>
      </w:ins>
    </w:p>
    <w:p>
      <w:pPr>
        <w:pStyle w:val="nNote"/>
        <w:rPr>
          <w:ins w:author="Open-Xml-PowerTools" w:id="8054" w:date="2000-01-01T00:00:00Z"/>
        </w:rPr>
      </w:pPr>
      <w:ins w:author="Open-Xml-PowerTools" w:id="8049" w:date="2000-01-01T00:00:00Z">
        <w:r>
          <w:rPr>
            <w:snapToGrid w:val="0"/>
            <w:vertAlign w:val="superscript"/>
          </w:rPr>
          <w:t>2</w:t>
        </w:r>
      </w:ins>
      <w:ins w:author="Open-Xml-PowerTools" w:id="8050" w:date="2000-01-01T00:00:00Z">
        <w:r>
          <w:rPr>
            <w:snapToGrid w:val="0"/>
          </w:rPr>
          <w:tab/>
          <w:t xml:space="preserve">Part 9 (r. 63-68) expired </w:t>
        </w:r>
      </w:ins>
      <w:ins w:author="Open-Xml-PowerTools" w:id="8051" w:date="2000-01-01T00:00:00Z">
        <w:r>
          <w:t xml:space="preserve">on the day that is one year after 2 April 2012. Part 9 was omitted under the </w:t>
        </w:r>
      </w:ins>
      <w:ins w:author="Open-Xml-PowerTools" w:id="8052" w:date="2000-01-01T00:00:00Z">
        <w:r>
          <w:rPr>
            <w:i/>
          </w:rPr>
          <w:t>Reprints Act 1984</w:t>
        </w:r>
      </w:ins>
      <w:ins w:author="Open-Xml-PowerTools" w:id="8053" w:date="2000-01-01T00:00:00Z">
        <w:r>
          <w:t xml:space="preserve"> s. 7(4)(e).</w:t>
        </w:r>
      </w:ins>
    </w:p>
    <w:p>
      <w:pPr>
        <w:rPr>
          <w:ins w:author="Open-Xml-PowerTools" w:id="8055" w:date="2000-01-01T00:00:00Z"/>
        </w:rPr>
      </w:pPr>
    </w:p>
    <w:p>
      <w:pPr>
        <w:rPr>
          <w:ins w:author="Open-Xml-PowerTools" w:id="8056" w:date="2000-01-01T00:00:00Z"/>
        </w:rPr>
        <w:sectPr>
          <w:headerReference w:type="even" r:id="rIdHeader23"/>
          <w:headerReference w:type="default" r:id="rIdHeader22"/>
          <w:pgSz w:w="11907" w:h="16840" w:code="9"/>
          <w:pgMar w:top="2376" w:right="2404" w:bottom="3544" w:left="2404" w:header="720" w:footer="3380" w:gutter="0"/>
          <w:cols w:space="720"/>
          <w:noEndnote/>
          <w:docGrid w:linePitch="326"/>
        </w:sectPr>
      </w:pPr>
    </w:p>
    <w:p>
      <w:pPr>
        <w:pStyle w:val="nHeading2"/>
        <w:rPr>
          <w:ins w:author="Open-Xml-PowerTools" w:id="8064" w:date="2000-01-01T00:00:00Z"/>
          <w:sz w:val="28"/>
        </w:rPr>
      </w:pPr>
      <w:ins w:author="Open-Xml-PowerTools" w:id="8057" w:date="2000-01-01T00:00:00Z">
        <w:bookmarkStart w:id="197" w:name="_Toc97636395"/>
      </w:ins>
      <w:ins w:author="Open-Xml-PowerTools" w:id="8058" w:date="2000-01-01T00:00:00Z">
        <w:bookmarkStart w:id="198" w:name="_Toc97637084"/>
      </w:ins>
      <w:ins w:author="Open-Xml-PowerTools" w:id="8059" w:date="2000-01-01T00:00:00Z">
        <w:bookmarkStart w:id="199" w:name="_Toc97638649"/>
      </w:ins>
      <w:ins w:author="Open-Xml-PowerTools" w:id="8060" w:date="2000-01-01T00:00:00Z">
        <w:r>
          <w:rPr>
            <w:sz w:val="28"/>
          </w:rPr>
          <w:lastRenderedPageBreak/>
          <w:t>Defined terms</w:t>
        </w:r>
      </w:ins>
      <w:ins w:author="Open-Xml-PowerTools" w:id="8061" w:date="2000-01-01T00:00:00Z">
        <w:bookmarkEnd w:id="197"/>
      </w:ins>
      <w:ins w:author="Open-Xml-PowerTools" w:id="8062" w:date="2000-01-01T00:00:00Z">
        <w:bookmarkEnd w:id="198"/>
      </w:ins>
      <w:ins w:author="Open-Xml-PowerTools" w:id="8063" w:date="2000-01-01T00:00:00Z">
        <w:bookmarkEnd w:id="199"/>
      </w:ins>
    </w:p>
    <w:p>
      <w:pPr>
        <w:ind w:left="850" w:right="850"/>
        <w:jc w:val="center"/>
        <w:rPr>
          <w:ins w:author="Open-Xml-PowerTools" w:id="8065" w:date="2000-01-01T00:00:00Z"/>
          <w:i/>
          <w:sz w:val="18"/>
        </w:rPr>
      </w:pPr>
    </w:p>
    <w:p>
      <w:pPr>
        <w:ind w:left="850" w:right="850"/>
        <w:jc w:val="center"/>
        <w:rPr>
          <w:ins w:author="Open-Xml-PowerTools" w:id="8067" w:date="2000-01-01T00:00:00Z"/>
          <w:i/>
          <w:sz w:val="18"/>
        </w:rPr>
      </w:pPr>
      <w:ins w:author="Open-Xml-PowerTools" w:id="8066" w:date="2000-01-01T00:00:00Z">
        <w:r>
          <w:rPr>
            <w:i/>
            <w:sz w:val="18"/>
          </w:rPr>
          <w:t>[This is a list of terms defined and the provisions where they are defined.  The list is not part of the law.]</w:t>
        </w:r>
      </w:ins>
    </w:p>
    <w:p>
      <w:pPr>
        <w:pBdr>
          <w:bottom w:val="single" w:sz="4" w:space="1" w:color="auto"/>
        </w:pBdr>
        <w:tabs>
          <w:tab w:val="right" w:pos="7070"/>
        </w:tabs>
        <w:ind w:left="578"/>
        <w:rPr>
          <w:ins w:author="Open-Xml-PowerTools" w:id="8070" w:date="2000-01-01T00:00:00Z"/>
          <w:b/>
          <w:sz w:val="20"/>
        </w:rPr>
      </w:pPr>
      <w:ins w:author="Open-Xml-PowerTools" w:id="8068" w:date="2000-01-01T00:00:00Z">
        <w:r>
          <w:rPr>
            <w:b/>
            <w:sz w:val="20"/>
          </w:rPr>
          <w:t>Defined term</w:t>
        </w:r>
      </w:ins>
      <w:ins w:author="Open-Xml-PowerTools" w:id="8069" w:date="2000-01-01T00:00:00Z">
        <w:r>
          <w:rPr>
            <w:b/>
            <w:sz w:val="20"/>
          </w:rPr>
          <w:tab/>
          <w:t>Provision(s)</w:t>
        </w:r>
      </w:ins>
    </w:p>
    <w:p>
      <w:pPr>
        <w:pStyle w:val="DefinedTerms"/>
        <w:rPr>
          <w:ins w:author="Open-Xml-PowerTools" w:id="8073" w:date="2000-01-01T00:00:00Z"/>
        </w:rPr>
      </w:pPr>
      <w:ins w:author="Open-Xml-PowerTools" w:id="8071" w:date="2000-01-01T00:00:00Z">
        <w:r>
          <w:t>10 year life battery</w:t>
        </w:r>
      </w:ins>
      <w:ins w:author="Open-Xml-PowerTools" w:id="8072" w:date="2000-01-01T00:00:00Z">
        <w:r>
          <w:tab/>
          <w:t>55(1)</w:t>
        </w:r>
      </w:ins>
    </w:p>
    <w:p>
      <w:pPr>
        <w:pStyle w:val="DefinedTerms"/>
        <w:rPr>
          <w:ins w:author="Open-Xml-PowerTools" w:id="8076" w:date="2000-01-01T00:00:00Z"/>
        </w:rPr>
      </w:pPr>
      <w:ins w:author="Open-Xml-PowerTools" w:id="8074" w:date="2000-01-01T00:00:00Z">
        <w:r>
          <w:t>access through a building</w:t>
        </w:r>
      </w:ins>
      <w:ins w:author="Open-Xml-PowerTools" w:id="8075" w:date="2000-01-01T00:00:00Z">
        <w:r>
          <w:tab/>
          <w:t>48</w:t>
        </w:r>
      </w:ins>
    </w:p>
    <w:p>
      <w:pPr>
        <w:pStyle w:val="DefinedTerms"/>
        <w:rPr>
          <w:ins w:author="Open-Xml-PowerTools" w:id="8079" w:date="2000-01-01T00:00:00Z"/>
        </w:rPr>
      </w:pPr>
      <w:ins w:author="Open-Xml-PowerTools" w:id="8077" w:date="2000-01-01T00:00:00Z">
        <w:r>
          <w:t>accredited person</w:t>
        </w:r>
      </w:ins>
      <w:ins w:author="Open-Xml-PowerTools" w:id="8078" w:date="2000-01-01T00:00:00Z">
        <w:r>
          <w:tab/>
          <w:t>31</w:t>
        </w:r>
      </w:ins>
    </w:p>
    <w:p>
      <w:pPr>
        <w:pStyle w:val="DefinedTerms"/>
        <w:rPr>
          <w:ins w:author="Open-Xml-PowerTools" w:id="8082" w:date="2000-01-01T00:00:00Z"/>
        </w:rPr>
      </w:pPr>
      <w:ins w:author="Open-Xml-PowerTools" w:id="8080" w:date="2000-01-01T00:00:00Z">
        <w:r>
          <w:t>applicable technical aspects</w:t>
        </w:r>
      </w:ins>
      <w:ins w:author="Open-Xml-PowerTools" w:id="8081" w:date="2000-01-01T00:00:00Z">
        <w:r>
          <w:tab/>
          <w:t>47(1A)</w:t>
        </w:r>
      </w:ins>
    </w:p>
    <w:p>
      <w:pPr>
        <w:pStyle w:val="DefinedTerms"/>
        <w:rPr>
          <w:ins w:author="Open-Xml-PowerTools" w:id="8085" w:date="2000-01-01T00:00:00Z"/>
        </w:rPr>
      </w:pPr>
      <w:ins w:author="Open-Xml-PowerTools" w:id="8083" w:date="2000-01-01T00:00:00Z">
        <w:r>
          <w:t>application</w:t>
        </w:r>
      </w:ins>
      <w:ins w:author="Open-Xml-PowerTools" w:id="8084" w:date="2000-01-01T00:00:00Z">
        <w:r>
          <w:tab/>
          <w:t>31, 40(1)</w:t>
        </w:r>
      </w:ins>
    </w:p>
    <w:p>
      <w:pPr>
        <w:pStyle w:val="DefinedTerms"/>
        <w:rPr>
          <w:ins w:author="Open-Xml-PowerTools" w:id="8088" w:date="2000-01-01T00:00:00Z"/>
        </w:rPr>
      </w:pPr>
      <w:ins w:author="Open-Xml-PowerTools" w:id="8086" w:date="2000-01-01T00:00:00Z">
        <w:r>
          <w:t>approved alternative building solution</w:t>
        </w:r>
      </w:ins>
      <w:ins w:author="Open-Xml-PowerTools" w:id="8087" w:date="2000-01-01T00:00:00Z">
        <w:r>
          <w:tab/>
          <w:t>55(1)</w:t>
        </w:r>
      </w:ins>
    </w:p>
    <w:p>
      <w:pPr>
        <w:pStyle w:val="DefinedTerms"/>
        <w:rPr>
          <w:ins w:author="Open-Xml-PowerTools" w:id="8091" w:date="2000-01-01T00:00:00Z"/>
        </w:rPr>
      </w:pPr>
      <w:ins w:author="Open-Xml-PowerTools" w:id="8089" w:date="2000-01-01T00:00:00Z">
        <w:r>
          <w:t>approved alternative requirement</w:t>
        </w:r>
      </w:ins>
      <w:ins w:author="Open-Xml-PowerTools" w:id="8090" w:date="2000-01-01T00:00:00Z">
        <w:r>
          <w:tab/>
          <w:t>48</w:t>
        </w:r>
      </w:ins>
    </w:p>
    <w:p>
      <w:pPr>
        <w:pStyle w:val="DefinedTerms"/>
        <w:rPr>
          <w:ins w:author="Open-Xml-PowerTools" w:id="8094" w:date="2000-01-01T00:00:00Z"/>
        </w:rPr>
      </w:pPr>
      <w:ins w:author="Open-Xml-PowerTools" w:id="8092" w:date="2000-01-01T00:00:00Z">
        <w:r>
          <w:t>approved barrier solution</w:t>
        </w:r>
      </w:ins>
      <w:ins w:author="Open-Xml-PowerTools" w:id="8093" w:date="2000-01-01T00:00:00Z">
        <w:r>
          <w:tab/>
          <w:t>3</w:t>
        </w:r>
      </w:ins>
    </w:p>
    <w:p>
      <w:pPr>
        <w:pStyle w:val="DefinedTerms"/>
        <w:rPr>
          <w:ins w:author="Open-Xml-PowerTools" w:id="8097" w:date="2000-01-01T00:00:00Z"/>
        </w:rPr>
      </w:pPr>
      <w:ins w:author="Open-Xml-PowerTools" w:id="8095" w:date="2000-01-01T00:00:00Z">
        <w:r>
          <w:t>approved door</w:t>
        </w:r>
      </w:ins>
      <w:ins w:author="Open-Xml-PowerTools" w:id="8096" w:date="2000-01-01T00:00:00Z">
        <w:r>
          <w:tab/>
          <w:t>48</w:t>
        </w:r>
      </w:ins>
    </w:p>
    <w:p>
      <w:pPr>
        <w:pStyle w:val="DefinedTerms"/>
        <w:rPr>
          <w:ins w:author="Open-Xml-PowerTools" w:id="8100" w:date="2000-01-01T00:00:00Z"/>
        </w:rPr>
      </w:pPr>
      <w:ins w:author="Open-Xml-PowerTools" w:id="8098" w:date="2000-01-01T00:00:00Z">
        <w:r>
          <w:t>architectural feature</w:t>
        </w:r>
      </w:ins>
      <w:ins w:author="Open-Xml-PowerTools" w:id="8099" w:date="2000-01-01T00:00:00Z">
        <w:r>
          <w:tab/>
          <w:t>44A</w:t>
        </w:r>
      </w:ins>
    </w:p>
    <w:p>
      <w:pPr>
        <w:pStyle w:val="DefinedTerms"/>
        <w:rPr>
          <w:ins w:author="Open-Xml-PowerTools" w:id="8103" w:date="2000-01-01T00:00:00Z"/>
        </w:rPr>
      </w:pPr>
      <w:ins w:author="Open-Xml-PowerTools" w:id="8101" w:date="2000-01-01T00:00:00Z">
        <w:r>
          <w:t>AS</w:t>
        </w:r>
      </w:ins>
      <w:ins w:author="Open-Xml-PowerTools" w:id="8102" w:date="2000-01-01T00:00:00Z">
        <w:r>
          <w:tab/>
          <w:t>3</w:t>
        </w:r>
      </w:ins>
    </w:p>
    <w:p>
      <w:pPr>
        <w:pStyle w:val="DefinedTerms"/>
        <w:rPr>
          <w:ins w:author="Open-Xml-PowerTools" w:id="8106" w:date="2000-01-01T00:00:00Z"/>
        </w:rPr>
      </w:pPr>
      <w:ins w:author="Open-Xml-PowerTools" w:id="8104" w:date="2000-01-01T00:00:00Z">
        <w:r>
          <w:t>AS 1926.1</w:t>
        </w:r>
      </w:ins>
      <w:ins w:author="Open-Xml-PowerTools" w:id="8105" w:date="2000-01-01T00:00:00Z">
        <w:r>
          <w:tab/>
          <w:t>48</w:t>
        </w:r>
      </w:ins>
    </w:p>
    <w:p>
      <w:pPr>
        <w:pStyle w:val="DefinedTerms"/>
        <w:rPr>
          <w:ins w:author="Open-Xml-PowerTools" w:id="8109" w:date="2000-01-01T00:00:00Z"/>
        </w:rPr>
      </w:pPr>
      <w:ins w:author="Open-Xml-PowerTools" w:id="8107" w:date="2000-01-01T00:00:00Z">
        <w:r>
          <w:t>AS 3959</w:t>
        </w:r>
      </w:ins>
      <w:ins w:author="Open-Xml-PowerTools" w:id="8108" w:date="2000-01-01T00:00:00Z">
        <w:r>
          <w:tab/>
          <w:t>3</w:t>
        </w:r>
      </w:ins>
    </w:p>
    <w:p>
      <w:pPr>
        <w:pStyle w:val="DefinedTerms"/>
        <w:rPr>
          <w:ins w:author="Open-Xml-PowerTools" w:id="8112" w:date="2000-01-01T00:00:00Z"/>
        </w:rPr>
      </w:pPr>
      <w:ins w:author="Open-Xml-PowerTools" w:id="8110" w:date="2000-01-01T00:00:00Z">
        <w:r>
          <w:t>assessment method</w:t>
        </w:r>
      </w:ins>
      <w:ins w:author="Open-Xml-PowerTools" w:id="8111" w:date="2000-01-01T00:00:00Z">
        <w:r>
          <w:tab/>
          <w:t>3</w:t>
        </w:r>
      </w:ins>
    </w:p>
    <w:p>
      <w:pPr>
        <w:pStyle w:val="DefinedTerms"/>
        <w:rPr>
          <w:ins w:author="Open-Xml-PowerTools" w:id="8115" w:date="2000-01-01T00:00:00Z"/>
        </w:rPr>
      </w:pPr>
      <w:ins w:author="Open-Xml-PowerTools" w:id="8113" w:date="2000-01-01T00:00:00Z">
        <w:r>
          <w:t>builder work</w:t>
        </w:r>
      </w:ins>
      <w:ins w:author="Open-Xml-PowerTools" w:id="8114" w:date="2000-01-01T00:00:00Z">
        <w:r>
          <w:tab/>
          <w:t>3</w:t>
        </w:r>
      </w:ins>
    </w:p>
    <w:p>
      <w:pPr>
        <w:pStyle w:val="DefinedTerms"/>
        <w:rPr>
          <w:ins w:author="Open-Xml-PowerTools" w:id="8118" w:date="2000-01-01T00:00:00Z"/>
        </w:rPr>
      </w:pPr>
      <w:ins w:author="Open-Xml-PowerTools" w:id="8116" w:date="2000-01-01T00:00:00Z">
        <w:r>
          <w:t>Building Code</w:t>
        </w:r>
      </w:ins>
      <w:ins w:author="Open-Xml-PowerTools" w:id="8117" w:date="2000-01-01T00:00:00Z">
        <w:r>
          <w:tab/>
          <w:t>3</w:t>
        </w:r>
      </w:ins>
    </w:p>
    <w:p>
      <w:pPr>
        <w:pStyle w:val="DefinedTerms"/>
        <w:rPr>
          <w:ins w:author="Open-Xml-PowerTools" w:id="8121" w:date="2000-01-01T00:00:00Z"/>
        </w:rPr>
      </w:pPr>
      <w:ins w:author="Open-Xml-PowerTools" w:id="8119" w:date="2000-01-01T00:00:00Z">
        <w:r>
          <w:t>Building Code pool barrier requirements</w:t>
        </w:r>
      </w:ins>
      <w:ins w:author="Open-Xml-PowerTools" w:id="8120" w:date="2000-01-01T00:00:00Z">
        <w:r>
          <w:tab/>
          <w:t>3</w:t>
        </w:r>
      </w:ins>
    </w:p>
    <w:p>
      <w:pPr>
        <w:pStyle w:val="DefinedTerms"/>
        <w:rPr>
          <w:ins w:author="Open-Xml-PowerTools" w:id="8124" w:date="2000-01-01T00:00:00Z"/>
        </w:rPr>
      </w:pPr>
      <w:ins w:author="Open-Xml-PowerTools" w:id="8122" w:date="2000-01-01T00:00:00Z">
        <w:r>
          <w:t>building product</w:t>
        </w:r>
      </w:ins>
      <w:ins w:author="Open-Xml-PowerTools" w:id="8123" w:date="2000-01-01T00:00:00Z">
        <w:r>
          <w:tab/>
          <w:t>31J(1)</w:t>
        </w:r>
      </w:ins>
    </w:p>
    <w:p>
      <w:pPr>
        <w:pStyle w:val="DefinedTerms"/>
        <w:rPr>
          <w:ins w:author="Open-Xml-PowerTools" w:id="8127" w:date="2000-01-01T00:00:00Z"/>
        </w:rPr>
      </w:pPr>
      <w:ins w:author="Open-Xml-PowerTools" w:id="8125" w:date="2000-01-01T00:00:00Z">
        <w:r>
          <w:t>building site</w:t>
        </w:r>
      </w:ins>
      <w:ins w:author="Open-Xml-PowerTools" w:id="8126" w:date="2000-01-01T00:00:00Z">
        <w:r>
          <w:tab/>
          <w:t>3</w:t>
        </w:r>
      </w:ins>
    </w:p>
    <w:p>
      <w:pPr>
        <w:pStyle w:val="DefinedTerms"/>
        <w:rPr>
          <w:ins w:author="Open-Xml-PowerTools" w:id="8130" w:date="2000-01-01T00:00:00Z"/>
        </w:rPr>
      </w:pPr>
      <w:ins w:author="Open-Xml-PowerTools" w:id="8128" w:date="2000-01-01T00:00:00Z">
        <w:r>
          <w:t>bushfire attack level (BAL)</w:t>
        </w:r>
      </w:ins>
      <w:ins w:author="Open-Xml-PowerTools" w:id="8129" w:date="2000-01-01T00:00:00Z">
        <w:r>
          <w:tab/>
          <w:t>3</w:t>
        </w:r>
      </w:ins>
    </w:p>
    <w:p>
      <w:pPr>
        <w:pStyle w:val="DefinedTerms"/>
        <w:rPr>
          <w:ins w:author="Open-Xml-PowerTools" w:id="8133" w:date="2000-01-01T00:00:00Z"/>
        </w:rPr>
      </w:pPr>
      <w:ins w:author="Open-Xml-PowerTools" w:id="8131" w:date="2000-01-01T00:00:00Z">
        <w:r>
          <w:t>bush fire performance requirement</w:t>
        </w:r>
      </w:ins>
      <w:ins w:author="Open-Xml-PowerTools" w:id="8132" w:date="2000-01-01T00:00:00Z">
        <w:r>
          <w:tab/>
          <w:t>3</w:t>
        </w:r>
      </w:ins>
    </w:p>
    <w:p>
      <w:pPr>
        <w:pStyle w:val="DefinedTerms"/>
        <w:rPr>
          <w:ins w:author="Open-Xml-PowerTools" w:id="8136" w:date="2000-01-01T00:00:00Z"/>
        </w:rPr>
      </w:pPr>
      <w:ins w:author="Open-Xml-PowerTools" w:id="8134" w:date="2000-01-01T00:00:00Z">
        <w:r>
          <w:t>bush fire prone area</w:t>
        </w:r>
      </w:ins>
      <w:ins w:author="Open-Xml-PowerTools" w:id="8135" w:date="2000-01-01T00:00:00Z">
        <w:r>
          <w:tab/>
          <w:t>3</w:t>
        </w:r>
      </w:ins>
    </w:p>
    <w:p>
      <w:pPr>
        <w:pStyle w:val="DefinedTerms"/>
        <w:rPr>
          <w:ins w:author="Open-Xml-PowerTools" w:id="8139" w:date="2000-01-01T00:00:00Z"/>
        </w:rPr>
      </w:pPr>
      <w:ins w:author="Open-Xml-PowerTools" w:id="8137" w:date="2000-01-01T00:00:00Z">
        <w:r>
          <w:t>bush fire standard</w:t>
        </w:r>
      </w:ins>
      <w:ins w:author="Open-Xml-PowerTools" w:id="8138" w:date="2000-01-01T00:00:00Z">
        <w:r>
          <w:tab/>
          <w:t>31BA(1A)</w:t>
        </w:r>
      </w:ins>
    </w:p>
    <w:p>
      <w:pPr>
        <w:pStyle w:val="DefinedTerms"/>
        <w:rPr>
          <w:ins w:author="Open-Xml-PowerTools" w:id="8142" w:date="2000-01-01T00:00:00Z"/>
        </w:rPr>
      </w:pPr>
      <w:ins w:author="Open-Xml-PowerTools" w:id="8140" w:date="2000-01-01T00:00:00Z">
        <w:r>
          <w:t>business day</w:t>
        </w:r>
      </w:ins>
      <w:ins w:author="Open-Xml-PowerTools" w:id="8141" w:date="2000-01-01T00:00:00Z">
        <w:r>
          <w:tab/>
          <w:t>3</w:t>
        </w:r>
      </w:ins>
    </w:p>
    <w:p>
      <w:pPr>
        <w:pStyle w:val="DefinedTerms"/>
        <w:rPr>
          <w:ins w:author="Open-Xml-PowerTools" w:id="8145" w:date="2000-01-01T00:00:00Z"/>
        </w:rPr>
      </w:pPr>
      <w:ins w:author="Open-Xml-PowerTools" w:id="8143" w:date="2000-01-01T00:00:00Z">
        <w:r>
          <w:t>Class</w:t>
        </w:r>
      </w:ins>
      <w:ins w:author="Open-Xml-PowerTools" w:id="8144" w:date="2000-01-01T00:00:00Z">
        <w:r>
          <w:tab/>
          <w:t>3</w:t>
        </w:r>
      </w:ins>
    </w:p>
    <w:p>
      <w:pPr>
        <w:pStyle w:val="DefinedTerms"/>
        <w:rPr>
          <w:ins w:author="Open-Xml-PowerTools" w:id="8148" w:date="2000-01-01T00:00:00Z"/>
        </w:rPr>
      </w:pPr>
      <w:ins w:author="Open-Xml-PowerTools" w:id="8146" w:date="2000-01-01T00:00:00Z">
        <w:r>
          <w:t>CodeMark certificate</w:t>
        </w:r>
      </w:ins>
      <w:ins w:author="Open-Xml-PowerTools" w:id="8147" w:date="2000-01-01T00:00:00Z">
        <w:r>
          <w:tab/>
          <w:t>31J(1)</w:t>
        </w:r>
      </w:ins>
    </w:p>
    <w:p>
      <w:pPr>
        <w:pStyle w:val="DefinedTerms"/>
        <w:rPr>
          <w:ins w:author="Open-Xml-PowerTools" w:id="8151" w:date="2000-01-01T00:00:00Z"/>
        </w:rPr>
      </w:pPr>
      <w:ins w:author="Open-Xml-PowerTools" w:id="8149" w:date="2000-01-01T00:00:00Z">
        <w:r>
          <w:t xml:space="preserve">commencement date </w:t>
        </w:r>
      </w:ins>
      <w:ins w:author="Open-Xml-PowerTools" w:id="8150" w:date="2000-01-01T00:00:00Z">
        <w:r>
          <w:tab/>
          <w:t>31HA(1)</w:t>
        </w:r>
      </w:ins>
    </w:p>
    <w:p>
      <w:pPr>
        <w:pStyle w:val="DefinedTerms"/>
        <w:rPr>
          <w:ins w:author="Open-Xml-PowerTools" w:id="8154" w:date="2000-01-01T00:00:00Z"/>
        </w:rPr>
      </w:pPr>
      <w:ins w:author="Open-Xml-PowerTools" w:id="8152" w:date="2000-01-01T00:00:00Z">
        <w:r>
          <w:t>commencement day</w:t>
        </w:r>
      </w:ins>
      <w:ins w:author="Open-Xml-PowerTools" w:id="8153" w:date="2000-01-01T00:00:00Z">
        <w:r>
          <w:tab/>
          <w:t>3, 31HB(1)</w:t>
        </w:r>
      </w:ins>
    </w:p>
    <w:p>
      <w:pPr>
        <w:pStyle w:val="DefinedTerms"/>
        <w:rPr>
          <w:ins w:author="Open-Xml-PowerTools" w:id="8157" w:date="2000-01-01T00:00:00Z"/>
        </w:rPr>
      </w:pPr>
      <w:ins w:author="Open-Xml-PowerTools" w:id="8155" w:date="2000-01-01T00:00:00Z">
        <w:r>
          <w:t>Commissioner</w:t>
        </w:r>
      </w:ins>
      <w:ins w:author="Open-Xml-PowerTools" w:id="8156" w:date="2000-01-01T00:00:00Z">
        <w:r>
          <w:tab/>
          <w:t>14A(1)</w:t>
        </w:r>
      </w:ins>
    </w:p>
    <w:p>
      <w:pPr>
        <w:pStyle w:val="DefinedTerms"/>
        <w:rPr>
          <w:ins w:author="Open-Xml-PowerTools" w:id="8160" w:date="2000-01-01T00:00:00Z"/>
        </w:rPr>
      </w:pPr>
      <w:ins w:author="Open-Xml-PowerTools" w:id="8158" w:date="2000-01-01T00:00:00Z">
        <w:r>
          <w:t>CV3</w:t>
        </w:r>
      </w:ins>
      <w:ins w:author="Open-Xml-PowerTools" w:id="8159" w:date="2000-01-01T00:00:00Z">
        <w:r>
          <w:tab/>
          <w:t>3</w:t>
        </w:r>
      </w:ins>
    </w:p>
    <w:p>
      <w:pPr>
        <w:pStyle w:val="DefinedTerms"/>
        <w:rPr>
          <w:ins w:author="Open-Xml-PowerTools" w:id="8163" w:date="2000-01-01T00:00:00Z"/>
        </w:rPr>
      </w:pPr>
      <w:ins w:author="Open-Xml-PowerTools" w:id="8161" w:date="2000-01-01T00:00:00Z">
        <w:r>
          <w:t xml:space="preserve">debris criteria </w:t>
        </w:r>
      </w:ins>
      <w:ins w:author="Open-Xml-PowerTools" w:id="8162" w:date="2000-01-01T00:00:00Z">
        <w:r>
          <w:tab/>
          <w:t>31HA(1)</w:t>
        </w:r>
      </w:ins>
    </w:p>
    <w:p>
      <w:pPr>
        <w:pStyle w:val="DefinedTerms"/>
        <w:rPr>
          <w:ins w:author="Open-Xml-PowerTools" w:id="8166" w:date="2000-01-01T00:00:00Z"/>
        </w:rPr>
      </w:pPr>
      <w:ins w:author="Open-Xml-PowerTools" w:id="8164" w:date="2000-01-01T00:00:00Z">
        <w:r>
          <w:t>decision</w:t>
        </w:r>
      </w:ins>
      <w:ins w:author="Open-Xml-PowerTools" w:id="8165" w:date="2000-01-01T00:00:00Z">
        <w:r>
          <w:tab/>
          <w:t>33(1)</w:t>
        </w:r>
      </w:ins>
    </w:p>
    <w:p>
      <w:pPr>
        <w:pStyle w:val="DefinedTerms"/>
        <w:rPr>
          <w:ins w:author="Open-Xml-PowerTools" w:id="8169" w:date="2000-01-01T00:00:00Z"/>
        </w:rPr>
      </w:pPr>
      <w:ins w:author="Open-Xml-PowerTools" w:id="8167" w:date="2000-01-01T00:00:00Z">
        <w:r>
          <w:t>declaration of intended demolition</w:t>
        </w:r>
      </w:ins>
      <w:ins w:author="Open-Xml-PowerTools" w:id="8168" w:date="2000-01-01T00:00:00Z">
        <w:r>
          <w:tab/>
          <w:t>55(1)</w:t>
        </w:r>
      </w:ins>
    </w:p>
    <w:p>
      <w:pPr>
        <w:pStyle w:val="DefinedTerms"/>
        <w:rPr>
          <w:ins w:author="Open-Xml-PowerTools" w:id="8172" w:date="2000-01-01T00:00:00Z"/>
        </w:rPr>
      </w:pPr>
      <w:ins w:author="Open-Xml-PowerTools" w:id="8170" w:date="2000-01-01T00:00:00Z">
        <w:r>
          <w:t>dwelling</w:t>
        </w:r>
      </w:ins>
      <w:ins w:author="Open-Xml-PowerTools" w:id="8171" w:date="2000-01-01T00:00:00Z">
        <w:r>
          <w:tab/>
          <w:t>55(1)</w:t>
        </w:r>
      </w:ins>
    </w:p>
    <w:p>
      <w:pPr>
        <w:pStyle w:val="DefinedTerms"/>
        <w:rPr>
          <w:ins w:author="Open-Xml-PowerTools" w:id="8175" w:date="2000-01-01T00:00:00Z"/>
        </w:rPr>
      </w:pPr>
      <w:ins w:author="Open-Xml-PowerTools" w:id="8173" w:date="2000-01-01T00:00:00Z">
        <w:r>
          <w:t>electrician</w:t>
        </w:r>
      </w:ins>
      <w:ins w:author="Open-Xml-PowerTools" w:id="8174" w:date="2000-01-01T00:00:00Z">
        <w:r>
          <w:tab/>
          <w:t>55(1)</w:t>
        </w:r>
      </w:ins>
    </w:p>
    <w:p>
      <w:pPr>
        <w:pStyle w:val="DefinedTerms"/>
        <w:rPr>
          <w:ins w:author="Open-Xml-PowerTools" w:id="8178" w:date="2000-01-01T00:00:00Z"/>
        </w:rPr>
      </w:pPr>
      <w:ins w:author="Open-Xml-PowerTools" w:id="8176" w:date="2000-01-01T00:00:00Z">
        <w:r>
          <w:t>EP</w:t>
        </w:r>
      </w:ins>
      <w:ins w:author="Open-Xml-PowerTools" w:id="8177" w:date="2000-01-01T00:00:00Z">
        <w:r>
          <w:tab/>
          <w:t>Sch. 3 cl. 1</w:t>
        </w:r>
      </w:ins>
    </w:p>
    <w:p>
      <w:pPr>
        <w:pStyle w:val="DefinedTerms"/>
        <w:rPr>
          <w:ins w:author="Open-Xml-PowerTools" w:id="8181" w:date="2000-01-01T00:00:00Z"/>
        </w:rPr>
      </w:pPr>
      <w:ins w:author="Open-Xml-PowerTools" w:id="8179" w:date="2000-01-01T00:00:00Z">
        <w:r>
          <w:t>estimated value</w:t>
        </w:r>
      </w:ins>
      <w:ins w:author="Open-Xml-PowerTools" w:id="8180" w:date="2000-01-01T00:00:00Z">
        <w:r>
          <w:tab/>
          <w:t>3</w:t>
        </w:r>
      </w:ins>
    </w:p>
    <w:p>
      <w:pPr>
        <w:pStyle w:val="DefinedTerms"/>
        <w:rPr>
          <w:ins w:author="Open-Xml-PowerTools" w:id="8184" w:date="2000-01-01T00:00:00Z"/>
        </w:rPr>
      </w:pPr>
      <w:ins w:author="Open-Xml-PowerTools" w:id="8182" w:date="2000-01-01T00:00:00Z">
        <w:r>
          <w:t>excluded building work</w:t>
        </w:r>
      </w:ins>
      <w:ins w:author="Open-Xml-PowerTools" w:id="8183" w:date="2000-01-01T00:00:00Z">
        <w:r>
          <w:tab/>
          <w:t>31BA(1A)</w:t>
        </w:r>
      </w:ins>
    </w:p>
    <w:p>
      <w:pPr>
        <w:pStyle w:val="DefinedTerms"/>
        <w:rPr>
          <w:ins w:author="Open-Xml-PowerTools" w:id="8187" w:date="2000-01-01T00:00:00Z"/>
        </w:rPr>
      </w:pPr>
      <w:ins w:author="Open-Xml-PowerTools" w:id="8185" w:date="2000-01-01T00:00:00Z">
        <w:r>
          <w:t>exempt remedial work</w:t>
        </w:r>
      </w:ins>
      <w:ins w:author="Open-Xml-PowerTools" w:id="8186" w:date="2000-01-01T00:00:00Z">
        <w:r>
          <w:tab/>
          <w:t>31HA(1)</w:t>
        </w:r>
      </w:ins>
    </w:p>
    <w:p>
      <w:pPr>
        <w:pStyle w:val="DefinedTerms"/>
        <w:rPr>
          <w:ins w:author="Open-Xml-PowerTools" w:id="8190" w:date="2000-01-01T00:00:00Z"/>
        </w:rPr>
      </w:pPr>
      <w:ins w:author="Open-Xml-PowerTools" w:id="8188" w:date="2000-01-01T00:00:00Z">
        <w:r>
          <w:t xml:space="preserve">existing building or incidental structure </w:t>
        </w:r>
      </w:ins>
      <w:ins w:author="Open-Xml-PowerTools" w:id="8189" w:date="2000-01-01T00:00:00Z">
        <w:r>
          <w:tab/>
          <w:t>31HA(1)</w:t>
        </w:r>
      </w:ins>
    </w:p>
    <w:p>
      <w:pPr>
        <w:pStyle w:val="DefinedTerms"/>
        <w:rPr>
          <w:ins w:author="Open-Xml-PowerTools" w:id="8193" w:date="2000-01-01T00:00:00Z"/>
        </w:rPr>
      </w:pPr>
      <w:ins w:author="Open-Xml-PowerTools" w:id="8191" w:date="2000-01-01T00:00:00Z">
        <w:r>
          <w:lastRenderedPageBreak/>
          <w:t>expiry day</w:t>
        </w:r>
      </w:ins>
      <w:ins w:author="Open-Xml-PowerTools" w:id="8192" w:date="2000-01-01T00:00:00Z">
        <w:r>
          <w:tab/>
          <w:t>23(1), 40(1)</w:t>
        </w:r>
      </w:ins>
    </w:p>
    <w:p>
      <w:pPr>
        <w:pStyle w:val="DefinedTerms"/>
        <w:rPr>
          <w:ins w:author="Open-Xml-PowerTools" w:id="8196" w:date="2000-01-01T00:00:00Z"/>
        </w:rPr>
      </w:pPr>
      <w:ins w:author="Open-Xml-PowerTools" w:id="8194" w:date="2000-01-01T00:00:00Z">
        <w:r>
          <w:t>external wall</w:t>
        </w:r>
      </w:ins>
      <w:ins w:author="Open-Xml-PowerTools" w:id="8195" w:date="2000-01-01T00:00:00Z">
        <w:r>
          <w:tab/>
          <w:t>31HA(1)</w:t>
        </w:r>
      </w:ins>
    </w:p>
    <w:p>
      <w:pPr>
        <w:pStyle w:val="DefinedTerms"/>
        <w:rPr>
          <w:ins w:author="Open-Xml-PowerTools" w:id="8199" w:date="2000-01-01T00:00:00Z"/>
        </w:rPr>
      </w:pPr>
      <w:ins w:author="Open-Xml-PowerTools" w:id="8197" w:date="2000-01-01T00:00:00Z">
        <w:r>
          <w:t>FES Commissioner</w:t>
        </w:r>
      </w:ins>
      <w:ins w:author="Open-Xml-PowerTools" w:id="8198" w:date="2000-01-01T00:00:00Z">
        <w:r>
          <w:tab/>
          <w:t>3</w:t>
        </w:r>
      </w:ins>
    </w:p>
    <w:p>
      <w:pPr>
        <w:pStyle w:val="DefinedTerms"/>
        <w:rPr>
          <w:ins w:author="Open-Xml-PowerTools" w:id="8202" w:date="2000-01-01T00:00:00Z"/>
        </w:rPr>
      </w:pPr>
      <w:ins w:author="Open-Xml-PowerTools" w:id="8200" w:date="2000-01-01T00:00:00Z">
        <w:r>
          <w:t>fire resistance performance requirement</w:t>
        </w:r>
      </w:ins>
      <w:ins w:author="Open-Xml-PowerTools" w:id="8201" w:date="2000-01-01T00:00:00Z">
        <w:r>
          <w:tab/>
          <w:t>3</w:t>
        </w:r>
      </w:ins>
    </w:p>
    <w:p>
      <w:pPr>
        <w:pStyle w:val="DefinedTerms"/>
        <w:rPr>
          <w:ins w:author="Open-Xml-PowerTools" w:id="8205" w:date="2000-01-01T00:00:00Z"/>
        </w:rPr>
      </w:pPr>
      <w:ins w:author="Open-Xml-PowerTools" w:id="8203" w:date="2000-01-01T00:00:00Z">
        <w:r>
          <w:t>former provisions</w:t>
        </w:r>
      </w:ins>
      <w:ins w:author="Open-Xml-PowerTools" w:id="8204" w:date="2000-01-01T00:00:00Z">
        <w:r>
          <w:tab/>
          <w:t>3</w:t>
        </w:r>
      </w:ins>
    </w:p>
    <w:p>
      <w:pPr>
        <w:pStyle w:val="DefinedTerms"/>
        <w:rPr>
          <w:ins w:author="Open-Xml-PowerTools" w:id="8208" w:date="2000-01-01T00:00:00Z"/>
        </w:rPr>
      </w:pPr>
      <w:ins w:author="Open-Xml-PowerTools" w:id="8206" w:date="2000-01-01T00:00:00Z">
        <w:r>
          <w:t>GST</w:t>
        </w:r>
      </w:ins>
      <w:ins w:author="Open-Xml-PowerTools" w:id="8207" w:date="2000-01-01T00:00:00Z">
        <w:r>
          <w:tab/>
          <w:t>Sch. 1 cl. 1</w:t>
        </w:r>
      </w:ins>
    </w:p>
    <w:p>
      <w:pPr>
        <w:pStyle w:val="DefinedTerms"/>
        <w:rPr>
          <w:ins w:author="Open-Xml-PowerTools" w:id="8211" w:date="2000-01-01T00:00:00Z"/>
        </w:rPr>
      </w:pPr>
      <w:ins w:author="Open-Xml-PowerTools" w:id="8209" w:date="2000-01-01T00:00:00Z">
        <w:r>
          <w:t>Heritage Act</w:t>
        </w:r>
      </w:ins>
      <w:ins w:author="Open-Xml-PowerTools" w:id="8210" w:date="2000-01-01T00:00:00Z">
        <w:r>
          <w:tab/>
          <w:t>3</w:t>
        </w:r>
      </w:ins>
    </w:p>
    <w:p>
      <w:pPr>
        <w:pStyle w:val="DefinedTerms"/>
        <w:rPr>
          <w:ins w:author="Open-Xml-PowerTools" w:id="8214" w:date="2000-01-01T00:00:00Z"/>
        </w:rPr>
      </w:pPr>
      <w:ins w:author="Open-Xml-PowerTools" w:id="8212" w:date="2000-01-01T00:00:00Z">
        <w:r>
          <w:t>local planning scheme</w:t>
        </w:r>
      </w:ins>
      <w:ins w:author="Open-Xml-PowerTools" w:id="8213" w:date="2000-01-01T00:00:00Z">
        <w:r>
          <w:tab/>
          <w:t>3, 31HB(1)</w:t>
        </w:r>
      </w:ins>
    </w:p>
    <w:p>
      <w:pPr>
        <w:pStyle w:val="DefinedTerms"/>
        <w:rPr>
          <w:ins w:author="Open-Xml-PowerTools" w:id="8217" w:date="2000-01-01T00:00:00Z"/>
        </w:rPr>
      </w:pPr>
      <w:ins w:author="Open-Xml-PowerTools" w:id="8215" w:date="2000-01-01T00:00:00Z">
        <w:r>
          <w:t>managed reserve</w:t>
        </w:r>
      </w:ins>
      <w:ins w:author="Open-Xml-PowerTools" w:id="8216" w:date="2000-01-01T00:00:00Z">
        <w:r>
          <w:tab/>
          <w:t>10(1A)</w:t>
        </w:r>
      </w:ins>
    </w:p>
    <w:p>
      <w:pPr>
        <w:pStyle w:val="DefinedTerms"/>
        <w:rPr>
          <w:ins w:author="Open-Xml-PowerTools" w:id="8220" w:date="2000-01-01T00:00:00Z"/>
        </w:rPr>
      </w:pPr>
      <w:ins w:author="Open-Xml-PowerTools" w:id="8218" w:date="2000-01-01T00:00:00Z">
        <w:r>
          <w:t>management body</w:t>
        </w:r>
      </w:ins>
      <w:ins w:author="Open-Xml-PowerTools" w:id="8219" w:date="2000-01-01T00:00:00Z">
        <w:r>
          <w:tab/>
          <w:t>10(1A)</w:t>
        </w:r>
      </w:ins>
    </w:p>
    <w:p>
      <w:pPr>
        <w:pStyle w:val="DefinedTerms"/>
        <w:rPr>
          <w:ins w:author="Open-Xml-PowerTools" w:id="8223" w:date="2000-01-01T00:00:00Z"/>
        </w:rPr>
      </w:pPr>
      <w:ins w:author="Open-Xml-PowerTools" w:id="8221" w:date="2000-01-01T00:00:00Z">
        <w:r>
          <w:t>new owner</w:t>
        </w:r>
      </w:ins>
      <w:ins w:author="Open-Xml-PowerTools" w:id="8222" w:date="2000-01-01T00:00:00Z">
        <w:r>
          <w:tab/>
          <w:t>57(1)</w:t>
        </w:r>
      </w:ins>
    </w:p>
    <w:p>
      <w:pPr>
        <w:pStyle w:val="DefinedTerms"/>
        <w:rPr>
          <w:ins w:author="Open-Xml-PowerTools" w:id="8226" w:date="2000-01-01T00:00:00Z"/>
        </w:rPr>
      </w:pPr>
      <w:ins w:author="Open-Xml-PowerTools" w:id="8224" w:date="2000-01-01T00:00:00Z">
        <w:r>
          <w:t>non-combustible external wall</w:t>
        </w:r>
      </w:ins>
      <w:ins w:author="Open-Xml-PowerTools" w:id="8225" w:date="2000-01-01T00:00:00Z">
        <w:r>
          <w:tab/>
          <w:t>31HA(1)</w:t>
        </w:r>
      </w:ins>
    </w:p>
    <w:p>
      <w:pPr>
        <w:pStyle w:val="DefinedTerms"/>
        <w:rPr>
          <w:ins w:author="Open-Xml-PowerTools" w:id="8229" w:date="2000-01-01T00:00:00Z"/>
        </w:rPr>
      </w:pPr>
      <w:ins w:author="Open-Xml-PowerTools" w:id="8227" w:date="2000-01-01T00:00:00Z">
        <w:r>
          <w:t>owner</w:t>
        </w:r>
      </w:ins>
      <w:ins w:author="Open-Xml-PowerTools" w:id="8228" w:date="2000-01-01T00:00:00Z">
        <w:r>
          <w:tab/>
          <w:t>10(2A), 55(1)</w:t>
        </w:r>
      </w:ins>
    </w:p>
    <w:p>
      <w:pPr>
        <w:pStyle w:val="DefinedTerms"/>
        <w:rPr>
          <w:ins w:author="Open-Xml-PowerTools" w:id="8232" w:date="2000-01-01T00:00:00Z"/>
        </w:rPr>
      </w:pPr>
      <w:ins w:author="Open-Xml-PowerTools" w:id="8230" w:date="2000-01-01T00:00:00Z">
        <w:r>
          <w:t>performance requirement</w:t>
        </w:r>
      </w:ins>
      <w:ins w:author="Open-Xml-PowerTools" w:id="8231" w:date="2000-01-01T00:00:00Z">
        <w:r>
          <w:tab/>
          <w:t>3</w:t>
        </w:r>
      </w:ins>
    </w:p>
    <w:p>
      <w:pPr>
        <w:pStyle w:val="DefinedTerms"/>
        <w:rPr>
          <w:ins w:author="Open-Xml-PowerTools" w:id="8235" w:date="2000-01-01T00:00:00Z"/>
        </w:rPr>
      </w:pPr>
      <w:ins w:author="Open-Xml-PowerTools" w:id="8233" w:date="2000-01-01T00:00:00Z">
        <w:r>
          <w:t>performance solution</w:t>
        </w:r>
      </w:ins>
      <w:ins w:author="Open-Xml-PowerTools" w:id="8234" w:date="2000-01-01T00:00:00Z">
        <w:r>
          <w:tab/>
          <w:t>3</w:t>
        </w:r>
      </w:ins>
    </w:p>
    <w:p>
      <w:pPr>
        <w:pStyle w:val="DefinedTerms"/>
        <w:rPr>
          <w:ins w:author="Open-Xml-PowerTools" w:id="8238" w:date="2000-01-01T00:00:00Z"/>
        </w:rPr>
      </w:pPr>
      <w:ins w:author="Open-Xml-PowerTools" w:id="8236" w:date="2000-01-01T00:00:00Z">
        <w:r>
          <w:t>pergola</w:t>
        </w:r>
      </w:ins>
      <w:ins w:author="Open-Xml-PowerTools" w:id="8237" w:date="2000-01-01T00:00:00Z">
        <w:r>
          <w:tab/>
          <w:t>Sch. 4 cl. 2</w:t>
        </w:r>
      </w:ins>
    </w:p>
    <w:p>
      <w:pPr>
        <w:pStyle w:val="DefinedTerms"/>
        <w:rPr>
          <w:ins w:author="Open-Xml-PowerTools" w:id="8241" w:date="2000-01-01T00:00:00Z"/>
        </w:rPr>
      </w:pPr>
      <w:ins w:author="Open-Xml-PowerTools" w:id="8239" w:date="2000-01-01T00:00:00Z">
        <w:r>
          <w:t>permit authority</w:t>
        </w:r>
      </w:ins>
      <w:ins w:author="Open-Xml-PowerTools" w:id="8240" w:date="2000-01-01T00:00:00Z">
        <w:r>
          <w:tab/>
          <w:t>14A(1)</w:t>
        </w:r>
      </w:ins>
    </w:p>
    <w:p>
      <w:pPr>
        <w:pStyle w:val="DefinedTerms"/>
        <w:rPr>
          <w:ins w:author="Open-Xml-PowerTools" w:id="8244" w:date="2000-01-01T00:00:00Z"/>
        </w:rPr>
      </w:pPr>
      <w:ins w:author="Open-Xml-PowerTools" w:id="8242" w:date="2000-01-01T00:00:00Z">
        <w:r>
          <w:t>person responsible</w:t>
        </w:r>
      </w:ins>
      <w:ins w:author="Open-Xml-PowerTools" w:id="8243" w:date="2000-01-01T00:00:00Z">
        <w:r>
          <w:tab/>
          <w:t>54A(1)</w:t>
        </w:r>
      </w:ins>
    </w:p>
    <w:p>
      <w:pPr>
        <w:pStyle w:val="DefinedTerms"/>
        <w:rPr>
          <w:ins w:author="Open-Xml-PowerTools" w:id="8247" w:date="2000-01-01T00:00:00Z"/>
        </w:rPr>
      </w:pPr>
      <w:ins w:author="Open-Xml-PowerTools" w:id="8245" w:date="2000-01-01T00:00:00Z">
        <w:r>
          <w:t>person with a disability</w:t>
        </w:r>
      </w:ins>
      <w:ins w:author="Open-Xml-PowerTools" w:id="8246" w:date="2000-01-01T00:00:00Z">
        <w:r>
          <w:tab/>
          <w:t>51(1)</w:t>
        </w:r>
      </w:ins>
    </w:p>
    <w:p>
      <w:pPr>
        <w:pStyle w:val="DefinedTerms"/>
        <w:rPr>
          <w:ins w:author="Open-Xml-PowerTools" w:id="8250" w:date="2000-01-01T00:00:00Z"/>
        </w:rPr>
      </w:pPr>
      <w:ins w:author="Open-Xml-PowerTools" w:id="8248" w:date="2000-01-01T00:00:00Z">
        <w:r>
          <w:t>post-transfer period</w:t>
        </w:r>
      </w:ins>
      <w:ins w:author="Open-Xml-PowerTools" w:id="8249" w:date="2000-01-01T00:00:00Z">
        <w:r>
          <w:tab/>
          <w:t>57(1A)</w:t>
        </w:r>
      </w:ins>
    </w:p>
    <w:p>
      <w:pPr>
        <w:pStyle w:val="DefinedTerms"/>
        <w:rPr>
          <w:ins w:author="Open-Xml-PowerTools" w:id="8253" w:date="2000-01-01T00:00:00Z"/>
        </w:rPr>
      </w:pPr>
      <w:ins w:author="Open-Xml-PowerTools" w:id="8251" w:date="2000-01-01T00:00:00Z">
        <w:r>
          <w:t xml:space="preserve">pre-May 2016 private swimming pool </w:t>
        </w:r>
      </w:ins>
      <w:ins w:author="Open-Xml-PowerTools" w:id="8252" w:date="2000-01-01T00:00:00Z">
        <w:r>
          <w:tab/>
          <w:t>3</w:t>
        </w:r>
      </w:ins>
    </w:p>
    <w:p>
      <w:pPr>
        <w:pStyle w:val="DefinedTerms"/>
        <w:rPr>
          <w:ins w:author="Open-Xml-PowerTools" w:id="8256" w:date="2000-01-01T00:00:00Z"/>
        </w:rPr>
      </w:pPr>
      <w:ins w:author="Open-Xml-PowerTools" w:id="8254" w:date="2000-01-01T00:00:00Z">
        <w:r>
          <w:t>prior owner</w:t>
        </w:r>
      </w:ins>
      <w:ins w:author="Open-Xml-PowerTools" w:id="8255" w:date="2000-01-01T00:00:00Z">
        <w:r>
          <w:tab/>
          <w:t>57(1)</w:t>
        </w:r>
      </w:ins>
    </w:p>
    <w:p>
      <w:pPr>
        <w:pStyle w:val="DefinedTerms"/>
        <w:rPr>
          <w:ins w:author="Open-Xml-PowerTools" w:id="8259" w:date="2000-01-01T00:00:00Z"/>
        </w:rPr>
      </w:pPr>
      <w:ins w:author="Open-Xml-PowerTools" w:id="8257" w:date="2000-01-01T00:00:00Z">
        <w:r>
          <w:t>private swimming pool</w:t>
        </w:r>
      </w:ins>
      <w:ins w:author="Open-Xml-PowerTools" w:id="8258" w:date="2000-01-01T00:00:00Z">
        <w:r>
          <w:tab/>
          <w:t>3</w:t>
        </w:r>
      </w:ins>
    </w:p>
    <w:p>
      <w:pPr>
        <w:pStyle w:val="DefinedTerms"/>
        <w:rPr>
          <w:ins w:author="Open-Xml-PowerTools" w:id="8262" w:date="2000-01-01T00:00:00Z"/>
        </w:rPr>
      </w:pPr>
      <w:ins w:author="Open-Xml-PowerTools" w:id="8260" w:date="2000-01-01T00:00:00Z">
        <w:r>
          <w:t>public place</w:t>
        </w:r>
      </w:ins>
      <w:ins w:author="Open-Xml-PowerTools" w:id="8261" w:date="2000-01-01T00:00:00Z">
        <w:r>
          <w:tab/>
          <w:t>44A</w:t>
        </w:r>
      </w:ins>
    </w:p>
    <w:p>
      <w:pPr>
        <w:pStyle w:val="DefinedTerms"/>
        <w:rPr>
          <w:ins w:author="Open-Xml-PowerTools" w:id="8265" w:date="2000-01-01T00:00:00Z"/>
        </w:rPr>
      </w:pPr>
      <w:ins w:author="Open-Xml-PowerTools" w:id="8263" w:date="2000-01-01T00:00:00Z">
        <w:r>
          <w:t>relevant building</w:t>
        </w:r>
      </w:ins>
      <w:ins w:author="Open-Xml-PowerTools" w:id="8264" w:date="2000-01-01T00:00:00Z">
        <w:r>
          <w:tab/>
          <w:t>31BA(1A), 31D</w:t>
        </w:r>
      </w:ins>
    </w:p>
    <w:p>
      <w:pPr>
        <w:pStyle w:val="DefinedTerms"/>
        <w:rPr>
          <w:ins w:author="Open-Xml-PowerTools" w:id="8268" w:date="2000-01-01T00:00:00Z"/>
        </w:rPr>
      </w:pPr>
      <w:ins w:author="Open-Xml-PowerTools" w:id="8266" w:date="2000-01-01T00:00:00Z">
        <w:r>
          <w:t>relevant building standards</w:t>
        </w:r>
      </w:ins>
      <w:ins w:author="Open-Xml-PowerTools" w:id="8267" w:date="2000-01-01T00:00:00Z">
        <w:r>
          <w:tab/>
          <w:t>48A(1)</w:t>
        </w:r>
      </w:ins>
    </w:p>
    <w:p>
      <w:pPr>
        <w:pStyle w:val="DefinedTerms"/>
        <w:rPr>
          <w:ins w:author="Open-Xml-PowerTools" w:id="8271" w:date="2000-01-01T00:00:00Z"/>
        </w:rPr>
      </w:pPr>
      <w:ins w:author="Open-Xml-PowerTools" w:id="8269" w:date="2000-01-01T00:00:00Z">
        <w:r>
          <w:t>relevant components</w:t>
        </w:r>
      </w:ins>
      <w:ins w:author="Open-Xml-PowerTools" w:id="8270" w:date="2000-01-01T00:00:00Z">
        <w:r>
          <w:tab/>
          <w:t>Sch. 1 cl. 1</w:t>
        </w:r>
      </w:ins>
    </w:p>
    <w:p>
      <w:pPr>
        <w:pStyle w:val="DefinedTerms"/>
        <w:rPr>
          <w:ins w:author="Open-Xml-PowerTools" w:id="8274" w:date="2000-01-01T00:00:00Z"/>
        </w:rPr>
      </w:pPr>
      <w:ins w:author="Open-Xml-PowerTools" w:id="8272" w:date="2000-01-01T00:00:00Z">
        <w:r>
          <w:t>relevant day</w:t>
        </w:r>
      </w:ins>
      <w:ins w:author="Open-Xml-PowerTools" w:id="8273" w:date="2000-01-01T00:00:00Z">
        <w:r>
          <w:tab/>
          <w:t>60(1)</w:t>
        </w:r>
      </w:ins>
    </w:p>
    <w:p>
      <w:pPr>
        <w:pStyle w:val="DefinedTerms"/>
        <w:rPr>
          <w:ins w:author="Open-Xml-PowerTools" w:id="8277" w:date="2000-01-01T00:00:00Z"/>
        </w:rPr>
      </w:pPr>
      <w:ins w:author="Open-Xml-PowerTools" w:id="8275" w:date="2000-01-01T00:00:00Z">
        <w:r>
          <w:t>relevant edition of the Building Code</w:t>
        </w:r>
      </w:ins>
      <w:ins w:author="Open-Xml-PowerTools" w:id="8276" w:date="2000-01-01T00:00:00Z">
        <w:r>
          <w:tab/>
          <w:t>3</w:t>
        </w:r>
      </w:ins>
    </w:p>
    <w:p>
      <w:pPr>
        <w:pStyle w:val="DefinedTerms"/>
        <w:rPr>
          <w:ins w:author="Open-Xml-PowerTools" w:id="8280" w:date="2000-01-01T00:00:00Z"/>
        </w:rPr>
      </w:pPr>
      <w:ins w:author="Open-Xml-PowerTools" w:id="8278" w:date="2000-01-01T00:00:00Z">
        <w:r>
          <w:t>remedial work</w:t>
        </w:r>
      </w:ins>
      <w:ins w:author="Open-Xml-PowerTools" w:id="8279" w:date="2000-01-01T00:00:00Z">
        <w:r>
          <w:tab/>
          <w:t>31HA(1)</w:t>
        </w:r>
      </w:ins>
    </w:p>
    <w:p>
      <w:pPr>
        <w:pStyle w:val="DefinedTerms"/>
        <w:rPr>
          <w:ins w:author="Open-Xml-PowerTools" w:id="8283" w:date="2000-01-01T00:00:00Z"/>
        </w:rPr>
      </w:pPr>
      <w:ins w:author="Open-Xml-PowerTools" w:id="8281" w:date="2000-01-01T00:00:00Z">
        <w:r>
          <w:t>renovation, alteration, extension, improvement or repair</w:t>
        </w:r>
      </w:ins>
      <w:ins w:author="Open-Xml-PowerTools" w:id="8282" w:date="2000-01-01T00:00:00Z">
        <w:r>
          <w:tab/>
          <w:t>31BA(1A)</w:t>
        </w:r>
      </w:ins>
    </w:p>
    <w:p>
      <w:pPr>
        <w:pStyle w:val="DefinedTerms"/>
        <w:rPr>
          <w:ins w:author="Open-Xml-PowerTools" w:id="8286" w:date="2000-01-01T00:00:00Z"/>
        </w:rPr>
      </w:pPr>
      <w:ins w:author="Open-Xml-PowerTools" w:id="8284" w:date="2000-01-01T00:00:00Z">
        <w:r>
          <w:t>repeal day</w:t>
        </w:r>
      </w:ins>
      <w:ins w:author="Open-Xml-PowerTools" w:id="8285" w:date="2000-01-01T00:00:00Z">
        <w:r>
          <w:tab/>
          <w:t>54(1)</w:t>
        </w:r>
      </w:ins>
    </w:p>
    <w:p>
      <w:pPr>
        <w:pStyle w:val="DefinedTerms"/>
        <w:rPr>
          <w:ins w:author="Open-Xml-PowerTools" w:id="8289" w:date="2000-01-01T00:00:00Z"/>
        </w:rPr>
      </w:pPr>
      <w:ins w:author="Open-Xml-PowerTools" w:id="8287" w:date="2000-01-01T00:00:00Z">
        <w:r>
          <w:t>repealed provisions</w:t>
        </w:r>
      </w:ins>
      <w:ins w:author="Open-Xml-PowerTools" w:id="8288" w:date="2000-01-01T00:00:00Z">
        <w:r>
          <w:tab/>
          <w:t>54(1)</w:t>
        </w:r>
      </w:ins>
    </w:p>
    <w:p>
      <w:pPr>
        <w:pStyle w:val="DefinedTerms"/>
        <w:rPr>
          <w:ins w:author="Open-Xml-PowerTools" w:id="8292" w:date="2000-01-01T00:00:00Z"/>
        </w:rPr>
      </w:pPr>
      <w:ins w:author="Open-Xml-PowerTools" w:id="8290" w:date="2000-01-01T00:00:00Z">
        <w:r>
          <w:t>residential tenancy agreement</w:t>
        </w:r>
      </w:ins>
      <w:ins w:author="Open-Xml-PowerTools" w:id="8291" w:date="2000-01-01T00:00:00Z">
        <w:r>
          <w:tab/>
          <w:t>55(1)</w:t>
        </w:r>
      </w:ins>
    </w:p>
    <w:p>
      <w:pPr>
        <w:pStyle w:val="DefinedTerms"/>
        <w:rPr>
          <w:ins w:author="Open-Xml-PowerTools" w:id="8295" w:date="2000-01-01T00:00:00Z"/>
        </w:rPr>
      </w:pPr>
      <w:ins w:author="Open-Xml-PowerTools" w:id="8293" w:date="2000-01-01T00:00:00Z">
        <w:r>
          <w:t>road</w:t>
        </w:r>
      </w:ins>
      <w:ins w:author="Open-Xml-PowerTools" w:id="8294" w:date="2000-01-01T00:00:00Z">
        <w:r>
          <w:tab/>
          <w:t>10(1A), 44A</w:t>
        </w:r>
      </w:ins>
    </w:p>
    <w:p>
      <w:pPr>
        <w:pStyle w:val="DefinedTerms"/>
        <w:rPr>
          <w:ins w:author="Open-Xml-PowerTools" w:id="8298" w:date="2000-01-01T00:00:00Z"/>
        </w:rPr>
      </w:pPr>
      <w:ins w:author="Open-Xml-PowerTools" w:id="8296" w:date="2000-01-01T00:00:00Z">
        <w:r>
          <w:t>safety measures</w:t>
        </w:r>
      </w:ins>
      <w:ins w:author="Open-Xml-PowerTools" w:id="8297" w:date="2000-01-01T00:00:00Z">
        <w:r>
          <w:tab/>
          <w:t>48A(1)</w:t>
        </w:r>
      </w:ins>
    </w:p>
    <w:p>
      <w:pPr>
        <w:pStyle w:val="DefinedTerms"/>
        <w:rPr>
          <w:ins w:author="Open-Xml-PowerTools" w:id="8301" w:date="2000-01-01T00:00:00Z"/>
        </w:rPr>
      </w:pPr>
      <w:ins w:author="Open-Xml-PowerTools" w:id="8299" w:date="2000-01-01T00:00:00Z">
        <w:r>
          <w:t>section</w:t>
        </w:r>
      </w:ins>
      <w:ins w:author="Open-Xml-PowerTools" w:id="8300" w:date="2000-01-01T00:00:00Z">
        <w:r>
          <w:tab/>
          <w:t>3</w:t>
        </w:r>
      </w:ins>
    </w:p>
    <w:p>
      <w:pPr>
        <w:pStyle w:val="DefinedTerms"/>
        <w:rPr>
          <w:ins w:author="Open-Xml-PowerTools" w:id="8304" w:date="2000-01-01T00:00:00Z"/>
        </w:rPr>
      </w:pPr>
      <w:ins w:author="Open-Xml-PowerTools" w:id="8302" w:date="2000-01-01T00:00:00Z">
        <w:r>
          <w:t>sole-occupancy unit</w:t>
        </w:r>
      </w:ins>
      <w:ins w:author="Open-Xml-PowerTools" w:id="8303" w:date="2000-01-01T00:00:00Z">
        <w:r>
          <w:tab/>
          <w:t>3</w:t>
        </w:r>
      </w:ins>
    </w:p>
    <w:p>
      <w:pPr>
        <w:pStyle w:val="DefinedTerms"/>
        <w:rPr>
          <w:ins w:author="Open-Xml-PowerTools" w:id="8307" w:date="2000-01-01T00:00:00Z"/>
        </w:rPr>
      </w:pPr>
      <w:ins w:author="Open-Xml-PowerTools" w:id="8305" w:date="2000-01-01T00:00:00Z">
        <w:r>
          <w:t>specified employee</w:t>
        </w:r>
      </w:ins>
      <w:ins w:author="Open-Xml-PowerTools" w:id="8306" w:date="2000-01-01T00:00:00Z">
        <w:r>
          <w:tab/>
          <w:t>70(1A)</w:t>
        </w:r>
      </w:ins>
    </w:p>
    <w:p>
      <w:pPr>
        <w:pStyle w:val="DefinedTerms"/>
        <w:rPr>
          <w:ins w:author="Open-Xml-PowerTools" w:id="8310" w:date="2000-01-01T00:00:00Z"/>
        </w:rPr>
      </w:pPr>
      <w:ins w:author="Open-Xml-PowerTools" w:id="8308" w:date="2000-01-01T00:00:00Z">
        <w:r>
          <w:t>Statistician</w:t>
        </w:r>
      </w:ins>
      <w:ins w:author="Open-Xml-PowerTools" w:id="8309" w:date="2000-01-01T00:00:00Z">
        <w:r>
          <w:tab/>
          <w:t>14A(1)</w:t>
        </w:r>
      </w:ins>
    </w:p>
    <w:p>
      <w:pPr>
        <w:pStyle w:val="DefinedTerms"/>
        <w:rPr>
          <w:ins w:author="Open-Xml-PowerTools" w:id="8313" w:date="2000-01-01T00:00:00Z"/>
        </w:rPr>
      </w:pPr>
      <w:ins w:author="Open-Xml-PowerTools" w:id="8311" w:date="2000-01-01T00:00:00Z">
        <w:r>
          <w:t>strata leasehold estate</w:t>
        </w:r>
      </w:ins>
      <w:ins w:author="Open-Xml-PowerTools" w:id="8312" w:date="2000-01-01T00:00:00Z">
        <w:r>
          <w:tab/>
          <w:t>10(1A)</w:t>
        </w:r>
      </w:ins>
    </w:p>
    <w:p>
      <w:pPr>
        <w:pStyle w:val="DefinedTerms"/>
        <w:rPr>
          <w:ins w:author="Open-Xml-PowerTools" w:id="8316" w:date="2000-01-01T00:00:00Z"/>
        </w:rPr>
      </w:pPr>
      <w:ins w:author="Open-Xml-PowerTools" w:id="8314" w:date="2000-01-01T00:00:00Z">
        <w:r>
          <w:t>swimming pool</w:t>
        </w:r>
      </w:ins>
      <w:ins w:author="Open-Xml-PowerTools" w:id="8315" w:date="2000-01-01T00:00:00Z">
        <w:r>
          <w:tab/>
          <w:t>3</w:t>
        </w:r>
      </w:ins>
    </w:p>
    <w:p>
      <w:pPr>
        <w:pStyle w:val="DefinedTerms"/>
        <w:rPr>
          <w:ins w:author="Open-Xml-PowerTools" w:id="8319" w:date="2000-01-01T00:00:00Z"/>
        </w:rPr>
      </w:pPr>
      <w:ins w:author="Open-Xml-PowerTools" w:id="8317" w:date="2000-01-01T00:00:00Z">
        <w:r>
          <w:t>Table</w:t>
        </w:r>
      </w:ins>
      <w:ins w:author="Open-Xml-PowerTools" w:id="8318" w:date="2000-01-01T00:00:00Z">
        <w:r>
          <w:tab/>
          <w:t>41(2)</w:t>
        </w:r>
      </w:ins>
    </w:p>
    <w:p>
      <w:pPr>
        <w:pStyle w:val="DefinedTerms"/>
        <w:rPr>
          <w:ins w:author="Open-Xml-PowerTools" w:id="8322" w:date="2000-01-01T00:00:00Z"/>
        </w:rPr>
      </w:pPr>
      <w:ins w:author="Open-Xml-PowerTools" w:id="8320" w:date="2000-01-01T00:00:00Z">
        <w:r>
          <w:t>townsite</w:t>
        </w:r>
      </w:ins>
      <w:ins w:author="Open-Xml-PowerTools" w:id="8321" w:date="2000-01-01T00:00:00Z">
        <w:r>
          <w:tab/>
          <w:t>3</w:t>
        </w:r>
      </w:ins>
    </w:p>
    <w:p>
      <w:pPr>
        <w:pStyle w:val="DefinedTerms"/>
        <w:rPr>
          <w:ins w:author="Open-Xml-PowerTools" w:id="8325" w:date="2000-01-01T00:00:00Z"/>
        </w:rPr>
      </w:pPr>
      <w:ins w:author="Open-Xml-PowerTools" w:id="8323" w:date="2000-01-01T00:00:00Z">
        <w:r>
          <w:t>transfer day</w:t>
        </w:r>
      </w:ins>
      <w:ins w:author="Open-Xml-PowerTools" w:id="8324" w:date="2000-01-01T00:00:00Z">
        <w:r>
          <w:tab/>
          <w:t>55(1)</w:t>
        </w:r>
      </w:ins>
    </w:p>
    <w:p>
      <w:pPr>
        <w:pStyle w:val="DefinedTerms"/>
        <w:rPr>
          <w:ins w:author="Open-Xml-PowerTools" w:id="8328" w:date="2000-01-01T00:00:00Z"/>
        </w:rPr>
      </w:pPr>
      <w:ins w:author="Open-Xml-PowerTools" w:id="8326" w:date="2000-01-01T00:00:00Z">
        <w:r>
          <w:lastRenderedPageBreak/>
          <w:t>transitional bush fire application</w:t>
        </w:r>
      </w:ins>
      <w:ins w:author="Open-Xml-PowerTools" w:id="8327" w:date="2000-01-01T00:00:00Z">
        <w:r>
          <w:tab/>
          <w:t>31</w:t>
        </w:r>
      </w:ins>
    </w:p>
    <w:p>
      <w:pPr>
        <w:pStyle w:val="DefinedTerms"/>
        <w:rPr>
          <w:ins w:author="Open-Xml-PowerTools" w:id="8331" w:date="2000-01-01T00:00:00Z"/>
        </w:rPr>
      </w:pPr>
      <w:ins w:author="Open-Xml-PowerTools" w:id="8329" w:date="2000-01-01T00:00:00Z">
        <w:r>
          <w:t>unit</w:t>
        </w:r>
      </w:ins>
      <w:ins w:author="Open-Xml-PowerTools" w:id="8330" w:date="2000-01-01T00:00:00Z">
        <w:r>
          <w:tab/>
          <w:t>55(1)</w:t>
        </w:r>
      </w:ins>
    </w:p>
    <w:p>
      <w:pPr>
        <w:pStyle w:val="DefinedTerms"/>
        <w:rPr>
          <w:ins w:author="Open-Xml-PowerTools" w:id="8334" w:date="2000-01-01T00:00:00Z"/>
        </w:rPr>
      </w:pPr>
      <w:ins w:author="Open-Xml-PowerTools" w:id="8332" w:date="2000-01-01T00:00:00Z">
        <w:r>
          <w:t>work</w:t>
        </w:r>
      </w:ins>
      <w:ins w:author="Open-Xml-PowerTools" w:id="8333" w:date="2000-01-01T00:00:00Z">
        <w:r>
          <w:tab/>
          <w:t>54A(1)</w:t>
        </w:r>
      </w:ins>
    </w:p>
    <w:p>
      <w:pPr>
        <w:pStyle w:val="DefinedTerms"/>
        <w:rPr>
          <w:ins w:author="Open-Xml-PowerTools" w:id="8337" w:date="2000-01-01T00:00:00Z"/>
        </w:rPr>
      </w:pPr>
      <w:ins w:author="Open-Xml-PowerTools" w:id="8335" w:date="2000-01-01T00:00:00Z">
        <w:r>
          <w:t>young child</w:t>
        </w:r>
      </w:ins>
      <w:ins w:author="Open-Xml-PowerTools" w:id="8336" w:date="2000-01-01T00:00:00Z">
        <w:r>
          <w:tab/>
          <w:t>48</w:t>
        </w:r>
      </w:ins>
    </w:p>
    <w:p>
      <w:pPr>
        <w:rPr>
          <w:ins w:author="Open-Xml-PowerTools" w:id="8338" w:date="2000-01-01T00:00:00Z"/>
        </w:rPr>
      </w:pPr>
    </w:p>
    <w:p>
      <w:pPr>
        <w:rPr>
          <w:ins w:author="Open-Xml-PowerTools" w:id="8339" w:date="2000-01-01T00:00:00Z"/>
        </w:rPr>
        <w:sectPr>
          <w:headerReference w:type="even" r:id="rIdHeader25"/>
          <w:headerReference w:type="default" r:id="rIdHeader24"/>
          <w:pgSz w:w="11907" w:h="16840" w:code="9"/>
          <w:pgMar w:top="2381" w:right="2409" w:bottom="3543" w:left="2409" w:header="720" w:footer="3380" w:gutter="0"/>
          <w:cols w:space="720"/>
          <w:noEndnote/>
          <w:docGrid w:linePitch="326"/>
        </w:sectPr>
      </w:pPr>
    </w:p>
    <w:p>
      <w:pPr>
        <w:suppressAutoHyphens/>
        <w:autoSpaceDE w:val="0"/>
        <w:autoSpaceDN w:val="0"/>
        <w:adjustRightInd w:val="0"/>
        <w:spacing w:after="0" w:line="240" w:lineRule="auto"/>
        <w:jc w:val="both"/>
        <w:rPr>
          <w:del w:author="Open-Xml-PowerTools" w:id="8342" w:date="2000-01-01T00:00:00Z"/>
          <w:rFonts w:ascii="Times New Roman" w:eastAsia="Calibri" w:hAnsi="Times New Roman" w:cs="Times New Roman"/>
          <w:sz w:val="24"/>
          <w:szCs w:val="24"/>
          <w:lang w:eastAsia="ar-SA"/>
        </w:rPr>
      </w:pPr>
      <w:del w:author="Open-Xml-PowerTools" w:id="8341" w:date="2000-01-01T00:00:00Z">
        <w:r>
          <w:rPr>
            <w:rFonts w:ascii="Times New Roman" w:eastAsia="Calibri" w:hAnsi="Times New Roman" w:cs="Times New Roman"/>
            <w:sz w:val="24"/>
            <w:szCs w:val="24"/>
            <w:lang w:eastAsia="ar-SA"/>
          </w:rPr>
          <w:delText xml:space="preserve">  </w:delText>
        </w:r>
      </w:del>
    </w:p>
    <w:p>
      <w:pPr>
        <w:suppressAutoHyphens/>
        <w:autoSpaceDE w:val="0"/>
        <w:autoSpaceDN w:val="0"/>
        <w:adjustRightInd w:val="0"/>
        <w:spacing w:after="0" w:line="240" w:lineRule="auto"/>
        <w:jc w:val="both"/>
        <w:rPr>
          <w:del w:author="Open-Xml-PowerTools" w:id="8344" w:date="2000-01-01T00:00:00Z"/>
          <w:rFonts w:ascii="Times New Roman" w:eastAsia="Calibri" w:hAnsi="Times New Roman" w:cs="Times New Roman"/>
          <w:sz w:val="24"/>
          <w:szCs w:val="24"/>
          <w:lang w:eastAsia="ar-SA"/>
        </w:rPr>
      </w:pPr>
      <w:del w:author="Open-Xml-PowerTools" w:id="8343" w:date="2000-01-01T00:00:00Z">
        <w:r>
          <w:rPr>
            <w:rFonts w:ascii="Times New Roman" w:eastAsia="Calibri" w:hAnsi="Times New Roman" w:cs="Times New Roman"/>
            <w:sz w:val="24"/>
            <w:szCs w:val="24"/>
            <w:lang w:eastAsia="ar-SA"/>
          </w:rPr>
          <w:delText xml:space="preserve">  </w:delText>
        </w:r>
      </w:del>
    </w:p>
    <w:p>
      <w:pPr>
        <w:suppressAutoHyphens/>
        <w:autoSpaceDE w:val="0"/>
        <w:autoSpaceDN w:val="0"/>
        <w:adjustRightInd w:val="0"/>
        <w:spacing w:after="0" w:line="240" w:lineRule="auto"/>
        <w:jc w:val="center"/>
        <w:rPr>
          <w:del w:author="Open-Xml-PowerTools" w:id="8345"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both"/>
        <w:rPr>
          <w:del w:author="Open-Xml-PowerTools" w:id="8346"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center"/>
        <w:rPr>
          <w:del w:author="Open-Xml-PowerTools" w:id="8347"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both"/>
        <w:rPr>
          <w:del w:author="Open-Xml-PowerTools" w:id="8348" w:date="2000-01-01T00:00:00Z"/>
          <w:rFonts w:ascii="Times New Roman" w:eastAsia="Calibri" w:hAnsi="Times New Roman" w:cs="Times New Roman"/>
          <w:sz w:val="24"/>
          <w:szCs w:val="24"/>
          <w:lang w:eastAsia="ar-SA"/>
        </w:rPr>
      </w:pPr>
    </w:p>
    <w:p>
      <w:pPr>
        <w:spacing w:after="0" w:line="240" w:lineRule="auto"/>
        <w:jc w:val="center"/>
        <w:rPr>
          <w:del w:author="Open-Xml-PowerTools" w:id="8349" w:date="2000-01-01T00:00:00Z"/>
          <w:rFonts w:ascii="Times New Roman" w:eastAsia="Times New Roman" w:hAnsi="Times New Roman" w:cs="Times New Roman"/>
          <w:b/>
          <w:bCs/>
          <w:sz w:val="24"/>
          <w:szCs w:val="24"/>
          <w:lang w:eastAsia="ru-RU"/>
        </w:rPr>
      </w:pPr>
    </w:p>
    <w:p>
      <w:pPr>
        <w:spacing w:after="0" w:line="240" w:lineRule="auto"/>
        <w:jc w:val="center"/>
        <w:rPr>
          <w:del w:author="Open-Xml-PowerTools" w:id="8350" w:date="2000-01-01T00:00:00Z"/>
          <w:rFonts w:ascii="Times New Roman" w:eastAsia="Times New Roman" w:hAnsi="Times New Roman" w:cs="Times New Roman"/>
          <w:b/>
          <w:bCs/>
          <w:sz w:val="24"/>
          <w:szCs w:val="24"/>
          <w:lang w:eastAsia="ru-RU"/>
        </w:rPr>
      </w:pPr>
    </w:p>
    <w:p>
      <w:pPr>
        <w:spacing w:after="0" w:line="240" w:lineRule="auto"/>
        <w:jc w:val="center"/>
        <w:rPr>
          <w:del w:author="Open-Xml-PowerTools" w:id="8351" w:date="2000-01-01T00:00:00Z"/>
          <w:rFonts w:ascii="Times New Roman" w:eastAsia="Times New Roman" w:hAnsi="Times New Roman" w:cs="Times New Roman"/>
          <w:b/>
          <w:bCs/>
          <w:sz w:val="24"/>
          <w:szCs w:val="24"/>
          <w:lang w:eastAsia="ru-RU"/>
        </w:rPr>
      </w:pPr>
    </w:p>
    <w:p>
      <w:pPr>
        <w:pPrChange w:author="Open-Xml-PowerTools" w:id="8353" w:date="2000-01-01T00:00:00Z">
          <w:pPr>
            <w:spacing w:after="0" w:line="240" w:lineRule="auto"/>
            <w:jc w:val="center"/>
          </w:pPr>
        </w:pPrChange>
      </w:pPr>
    </w:p>
    <w:sectPr>
      <w:headerReference w:type="even" r:id="rIdHeader28"/>
      <w:headerReference w:type="first" r:id="rIdHeader27"/>
      <w:headerReference w:type="default" r:id="rIdHeader26"/>
      <w:footerReference w:type="even" r:id="rIdFooter9"/>
      <w:footerReference w:type="first" r:id="rIdFooter8"/>
      <w:footerReference w:type="default" r:id="rIdFooter7"/>
      <w:type w:val="continuous"/>
      <w:pgSz w:w="11907" w:h="16840" w:code="9"/>
      <w:pgMar w:top="2376" w:right="2404" w:bottom="3544" w:left="2404" w:header="720" w:footer="3380" w:gutter="0"/>
      <w:pgNumType w:start="1"/>
      <w:cols w:space="720"/>
      <w:noEndnote/>
      <w:titlePg/>
      <w:docGrid w:linePitch="326"/>
      <w:sectPrChange w:author="Open-Xml-PowerTools" w:id="8354" w:date="2000-01-01T00:00:00Z">
        <w:sectPr>
          <w:pgSz w:w="11906" w:h="16838"/>
          <w:pgMar w:top="284" w:right="282" w:bottom="284" w:left="426" w:header="708" w:footer="708" w:gutter="0"/>
          <w:cols w:space="708"/>
          <w:docGrid w:linePitch="360"/>
        </w:sectPr>
      </w:sectPrChange>
    </w:sectPr>
  </w:body>
</w:document>
</file>

<file path=word/P02a01ee64b78d05e4047044fe96ced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7263" w:type="dxa"/>
      <w:jc w:val="center"/>
      <w:tblLayout w:type="fixed"/>
      <w:tblCellMar>
        <w:left w:w="72" w:type="dxa"/>
        <w:right w:w="72" w:type="dxa"/>
      </w:tblCellMar>
      <w:tblLook w:val="0000" w:firstRow="0" w:lastRow="0" w:firstColumn="0" w:lastColumn="0" w:noHBand="0" w:noVBand="0"/>
    </w:tblPr>
    <w:tblGrid>
      <w:gridCol w:w="5797"/>
      <w:gridCol w:w="1466"/>
    </w:tblGrid>
    <w:tr>
      <w:trPr>
        <w:jc w:val="center"/>
      </w:trPr>
      <w:tc>
        <w:tcPr>
          <w:tcW w:w="7160" w:type="dxa"/>
          <w:gridSpan w:val="2"/>
        </w:tcPr>
        <w:p>
          <w:pPr>
            <w:pStyle w:val="Header"/>
            <w:ind w:right="17"/>
            <w:jc w:val="right"/>
          </w:pPr>
          <w:r>
            <w:fldChar w:fldCharType="begin"/>
          </w:r>
          <w:r>
            <w:instrText xml:space="preserve"> STYLEREF "Name of Act/Reg" </w:instrText>
          </w:r>
          <w:r>
            <w:fldChar w:fldCharType="separate"/>
          </w:r>
          <w:r>
            <w:t>Building Regulations 2012</w:t>
          </w:r>
          <w:r>
            <w:fldChar w:fldCharType="end"/>
          </w:r>
        </w:p>
      </w:tc>
    </w:tr>
    <w:tr>
      <w:trPr>
        <w:jc w:val="center"/>
      </w:trPr>
      <w:tc>
        <w:tcPr>
          <w:tcW w:w="5715" w:type="dxa"/>
        </w:tcPr>
        <w:p>
          <w:pPr>
            <w:pStyle w:val="Header"/>
            <w:spacing w:before="40"/>
            <w:jc w:val="right"/>
          </w:pPr>
          <w:r>
            <w:fldChar w:fldCharType="begin"/>
          </w:r>
          <w:r>
            <w:instrText xml:space="preserve"> styleref CharSchText </w:instrText>
          </w:r>
          <w:r>
            <w:fldChar w:fldCharType="separate"/>
          </w:r>
          <w:r>
            <w:t>Estimated value of building work</w:t>
          </w:r>
          <w:r>
            <w:fldChar w:fldCharType="end"/>
          </w:r>
        </w:p>
      </w:tc>
      <w:tc>
        <w:tcPr>
          <w:tcW w:w="1445" w:type="dxa"/>
        </w:tcPr>
        <w:p>
          <w:pPr>
            <w:pStyle w:val="Header"/>
            <w:spacing w:before="40"/>
            <w:ind w:right="17"/>
            <w:jc w:val="right"/>
            <w:rPr>
              <w:b/>
            </w:rPr>
          </w:pPr>
          <w:r>
            <w:rPr>
              <w:b/>
            </w:rPr>
            <w:fldChar w:fldCharType="begin"/>
          </w:r>
          <w:r>
            <w:rPr>
              <w:b/>
            </w:rPr>
            <w:instrText>STYLEREF CharSchno</w:instrText>
          </w:r>
          <w:r>
            <w:rPr>
              <w:b/>
            </w:rPr>
            <w:fldChar w:fldCharType="separate"/>
          </w:r>
          <w:r>
            <w:rPr>
              <w:b/>
            </w:rPr>
            <w:t>Schedule 1</w:t>
          </w:r>
          <w:r>
            <w:rPr>
              <w:b/>
            </w:rPr>
            <w:fldChar w:fldCharType="end"/>
          </w:r>
        </w:p>
      </w:tc>
    </w:tr>
    <w:tr>
      <w:trPr>
        <w:jc w:val="center"/>
      </w:trPr>
      <w:tc>
        <w:tcPr>
          <w:tcW w:w="5715" w:type="dxa"/>
        </w:tcPr>
        <w:p>
          <w:pPr>
            <w:pStyle w:val="Header"/>
            <w:spacing w:before="40"/>
            <w:jc w:val="right"/>
          </w:pPr>
          <w:r>
            <w:fldChar w:fldCharType="begin"/>
          </w:r>
          <w:r>
            <w:instrText xml:space="preserve"> styleref CharSDivText </w:instrText>
          </w:r>
          <w:r>
            <w:fldChar w:fldCharType="end"/>
          </w:r>
        </w:p>
      </w:tc>
      <w:tc>
        <w:tcPr>
          <w:tcW w:w="1445" w:type="dxa"/>
        </w:tcPr>
        <w:p>
          <w:pPr>
            <w:pStyle w:val="Header"/>
            <w:spacing w:before="40"/>
            <w:ind w:right="17"/>
            <w:jc w:val="right"/>
            <w:rPr>
              <w:b/>
            </w:rPr>
          </w:pPr>
          <w:r>
            <w:rPr>
              <w:b/>
            </w:rPr>
            <w:fldChar w:fldCharType="begin"/>
          </w:r>
          <w:r>
            <w:rPr>
              <w:b/>
            </w:rPr>
            <w:instrText>STYLEREF CharSDivNo</w:instrText>
          </w:r>
          <w:r>
            <w:rPr>
              <w:b/>
            </w:rPr>
            <w:fldChar w:fldCharType="end"/>
          </w:r>
        </w:p>
      </w:tc>
    </w:tr>
    <w:tr>
      <w:trPr>
        <w:jc w:val="center"/>
      </w:trPr>
      <w:tc>
        <w:tcPr>
          <w:tcW w:w="5715" w:type="dxa"/>
        </w:tcPr>
        <w:p>
          <w:pPr>
            <w:pStyle w:val="Header"/>
            <w:spacing w:before="40"/>
            <w:jc w:val="right"/>
          </w:pPr>
        </w:p>
      </w:tc>
      <w:tc>
        <w:tcPr>
          <w:tcW w:w="1445" w:type="dxa"/>
        </w:tcPr>
        <w:p>
          <w:pPr>
            <w:pStyle w:val="Header"/>
            <w:spacing w:before="40"/>
            <w:ind w:right="17"/>
            <w:jc w:val="right"/>
          </w:pPr>
        </w:p>
      </w:tc>
    </w:tr>
  </w:tbl>
  <w:p>
    <w:pPr>
      <w:pStyle w:val="Header"/>
      <w:pBdr>
        <w:top w:val="single" w:sz="4" w:space="1" w:color="auto"/>
      </w:pBdr>
    </w:pPr>
  </w:p>
</w:hdr>
</file>

<file path=word/P7b9e8df911d43a5a3c68cbe2e7487e9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P7b9e8df911d43a5a3c68cbe2e7487e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P6825f07ef48f1f97daf120480210686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6099225">
      <w:bodyDiv w:val="1"/>
      <w:marLeft w:val="0"/>
      <w:marRight w:val="0"/>
      <w:marTop w:val="0"/>
      <w:marBottom w:val="0"/>
      <w:divBdr>
        <w:top w:val="none" w:sz="0" w:space="0" w:color="auto"/>
        <w:left w:val="none" w:sz="0" w:space="0" w:color="auto"/>
        <w:bottom w:val="none" w:sz="0" w:space="0" w:color="auto"/>
        <w:right w:val="none" w:sz="0" w:space="0" w:color="auto"/>
      </w:divBdr>
    </w:div>
    <w:div w:id="1684091970">
      <w:bodyDiv w:val="1"/>
      <w:marLeft w:val="0"/>
      <w:marRight w:val="0"/>
      <w:marTop w:val="0"/>
      <w:marBottom w:val="0"/>
      <w:divBdr>
        <w:top w:val="none" w:sz="0" w:space="0" w:color="auto"/>
        <w:left w:val="none" w:sz="0" w:space="0" w:color="auto"/>
        <w:bottom w:val="none" w:sz="0" w:space="0" w:color="auto"/>
        <w:right w:val="none" w:sz="0" w:space="0" w:color="auto"/>
      </w:divBdr>
      <w:divsChild>
        <w:div w:id="896404877">
          <w:marLeft w:val="0"/>
          <w:marRight w:val="0"/>
          <w:marTop w:val="0"/>
          <w:marBottom w:val="0"/>
          <w:divBdr>
            <w:top w:val="none" w:sz="0" w:space="0" w:color="auto"/>
            <w:left w:val="none" w:sz="0" w:space="0" w:color="auto"/>
            <w:bottom w:val="none" w:sz="0" w:space="0" w:color="auto"/>
            <w:right w:val="none" w:sz="0" w:space="0" w:color="auto"/>
          </w:divBdr>
        </w:div>
        <w:div w:id="1470170305">
          <w:marLeft w:val="0"/>
          <w:marRight w:val="0"/>
          <w:marTop w:val="0"/>
          <w:marBottom w:val="0"/>
          <w:divBdr>
            <w:top w:val="none" w:sz="0" w:space="0" w:color="auto"/>
            <w:left w:val="none" w:sz="0" w:space="0" w:color="auto"/>
            <w:bottom w:val="none" w:sz="0" w:space="0" w:color="auto"/>
            <w:right w:val="none" w:sz="0" w:space="0" w:color="auto"/>
          </w:divBdr>
        </w:div>
        <w:div w:id="1652782436">
          <w:marLeft w:val="0"/>
          <w:marRight w:val="0"/>
          <w:marTop w:val="0"/>
          <w:marBottom w:val="0"/>
          <w:divBdr>
            <w:top w:val="none" w:sz="0" w:space="0" w:color="auto"/>
            <w:left w:val="none" w:sz="0" w:space="0" w:color="auto"/>
            <w:bottom w:val="none" w:sz="0" w:space="0" w:color="auto"/>
            <w:right w:val="none" w:sz="0" w:space="0" w:color="auto"/>
          </w:divBdr>
        </w:div>
        <w:div w:id="1660423548">
          <w:marLeft w:val="0"/>
          <w:marRight w:val="0"/>
          <w:marTop w:val="0"/>
          <w:marBottom w:val="0"/>
          <w:divBdr>
            <w:top w:val="none" w:sz="0" w:space="0" w:color="auto"/>
            <w:left w:val="none" w:sz="0" w:space="0" w:color="auto"/>
            <w:bottom w:val="none" w:sz="0" w:space="0" w:color="auto"/>
            <w:right w:val="none" w:sz="0" w:space="0" w:color="auto"/>
          </w:divBdr>
        </w:div>
        <w:div w:id="17362038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Pb4f1f1c701d3212efaf54824e62d95c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trPr>
      <w:tc>
        <w:tcPr>
          <w:tcW w:w="7258" w:type="dxa"/>
          <w:gridSpan w:val="2"/>
        </w:tcPr>
        <w:p>
          <w:pPr>
            <w:pStyle w:val="Header"/>
          </w:pPr>
          <w:r>
            <w:rPr>
              <w:b/>
              <w:i/>
            </w:rPr>
            <w:fldChar w:fldCharType="begin"/>
          </w:r>
          <w:r>
            <w:rPr>
              <w:b/>
              <w:i/>
            </w:rPr>
            <w:instrText xml:space="preserve"> STYLEREF "Name of Act/Reg" </w:instrText>
          </w:r>
          <w:r>
            <w:rPr>
              <w:b/>
              <w:i/>
            </w:rPr>
            <w:fldChar w:fldCharType="separate"/>
          </w:r>
          <w:r>
            <w:rPr>
              <w:b/>
              <w:i/>
            </w:rPr>
            <w:t>Building Regulations 2012</w:t>
          </w:r>
          <w:r>
            <w:rPr>
              <w:b/>
              <w:i/>
            </w:rPr>
            <w:fldChar w:fldCharType="end"/>
          </w:r>
        </w:p>
      </w:tc>
    </w:tr>
    <w:tr>
      <w:trPr>
        <w:jc w:val="center"/>
      </w:trPr>
      <w:tc>
        <w:tcPr>
          <w:tcW w:w="1548" w:type="dxa"/>
        </w:tcPr>
        <w:p>
          <w:pPr>
            <w:pStyle w:val="Header"/>
            <w:spacing w:before="40"/>
          </w:pPr>
          <w:r>
            <w:rPr>
              <w:b/>
            </w:rPr>
            <w:fldChar w:fldCharType="begin"/>
          </w:r>
          <w:r>
            <w:rPr>
              <w:b/>
            </w:rPr>
            <w:instrText>STYLEREF CharSchno</w:instrText>
          </w:r>
          <w:r>
            <w:rPr>
              <w:b/>
            </w:rPr>
            <w:fldChar w:fldCharType="separate"/>
          </w:r>
          <w:r>
            <w:rPr>
              <w:b/>
            </w:rPr>
            <w:t>Schedule 2</w:t>
          </w:r>
          <w:r>
            <w:rPr>
              <w:b/>
            </w:rPr>
            <w:fldChar w:fldCharType="end"/>
          </w:r>
        </w:p>
      </w:tc>
      <w:tc>
        <w:tcPr>
          <w:tcW w:w="5715" w:type="dxa"/>
        </w:tcPr>
        <w:p>
          <w:pPr>
            <w:pStyle w:val="Header"/>
            <w:spacing w:before="40"/>
          </w:pPr>
          <w:r>
            <w:fldChar w:fldCharType="begin"/>
          </w:r>
          <w:r>
            <w:instrText xml:space="preserve"> styleref CharSchText </w:instrText>
          </w:r>
          <w:r>
            <w:fldChar w:fldCharType="separate"/>
          </w:r>
          <w:r>
            <w:t>Fees</w:t>
          </w:r>
          <w:r>
            <w:fldChar w:fldCharType="end"/>
          </w:r>
        </w:p>
      </w:tc>
    </w:tr>
    <w:tr>
      <w:trPr>
        <w:jc w:val="center"/>
      </w:trPr>
      <w:tc>
        <w:tcPr>
          <w:tcW w:w="1548" w:type="dxa"/>
        </w:tcPr>
        <w:p>
          <w:pPr>
            <w:pStyle w:val="Header"/>
            <w:spacing w:before="40"/>
          </w:pPr>
        </w:p>
      </w:tc>
      <w:tc>
        <w:tcPr>
          <w:tcW w:w="5715" w:type="dxa"/>
        </w:tcPr>
        <w:p>
          <w:pPr>
            <w:pStyle w:val="Header"/>
            <w:spacing w:before="40"/>
          </w:pPr>
        </w:p>
      </w:tc>
    </w:tr>
    <w:tr>
      <w:trPr>
        <w:jc w:val="center"/>
      </w:trPr>
      <w:tc>
        <w:tcPr>
          <w:tcW w:w="1548" w:type="dxa"/>
        </w:tcPr>
        <w:p>
          <w:pPr>
            <w:pStyle w:val="Header"/>
            <w:spacing w:before="40"/>
          </w:pPr>
          <w:r>
            <w:rPr>
              <w:b/>
            </w:rPr>
            <w:t xml:space="preserve">cl. </w:t>
          </w:r>
          <w:r>
            <w:rPr>
              <w:b/>
            </w:rPr>
            <w:fldChar w:fldCharType="begin"/>
          </w:r>
          <w:r>
            <w:rPr>
              <w:b/>
            </w:rPr>
            <w:instrText>StyleRef CharSClsNo</w:instrText>
          </w:r>
          <w:r>
            <w:rPr>
              <w:b/>
            </w:rPr>
            <w:fldChar w:fldCharType="separate"/>
          </w:r>
          <w:r>
            <w:rPr>
              <w:b/>
            </w:rPr>
            <w:t>3</w:t>
          </w:r>
          <w:r>
            <w:rPr>
              <w:b/>
            </w:rPr>
            <w:fldChar w:fldCharType="end"/>
          </w:r>
        </w:p>
      </w:tc>
      <w:tc>
        <w:tcPr>
          <w:tcW w:w="5715" w:type="dxa"/>
        </w:tcPr>
        <w:p>
          <w:pPr>
            <w:pStyle w:val="Header"/>
            <w:spacing w:before="40"/>
          </w:pPr>
        </w:p>
      </w:tc>
    </w:tr>
  </w:tbl>
  <w:p>
    <w:pPr>
      <w:pStyle w:val="Header"/>
      <w:pBdr>
        <w:top w:val="single" w:sz="4" w:space="1" w:color="auto"/>
      </w:pBdr>
    </w:pPr>
  </w:p>
</w:hdr>
</file>

<file path=word/Pb8167cc4bbc0abb0c138777f6a7b5e28.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
        <w:separator/>
      </w:r>
    </w:p>
  </w:footnote>
  <w:footnote w:type="continuationSeparator" w:id="0">
    <w:p>
      <w:r>
        <w:continuationSeparator/>
      </w:r>
    </w:p>
  </w:footnote>
</w:footnotes>
</file>

<file path=word/Pe8007105067d1f0c8452b5ffaa988d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trPr>
      <w:tc>
        <w:tcPr>
          <w:tcW w:w="7258" w:type="dxa"/>
          <w:gridSpan w:val="2"/>
        </w:tcPr>
        <w:p>
          <w:pPr>
            <w:pStyle w:val="Header"/>
          </w:pPr>
          <w:r>
            <w:rPr>
              <w:b/>
              <w:i/>
            </w:rPr>
            <w:fldChar w:fldCharType="begin"/>
          </w:r>
          <w:r>
            <w:rPr>
              <w:b/>
              <w:i/>
            </w:rPr>
            <w:instrText xml:space="preserve"> STYLEREF "Name of Act/Reg" </w:instrText>
          </w:r>
          <w:r>
            <w:rPr>
              <w:b/>
              <w:i/>
            </w:rPr>
            <w:fldChar w:fldCharType="separate"/>
          </w:r>
          <w:r>
            <w:rPr>
              <w:b/>
              <w:i/>
            </w:rPr>
            <w:t>Building Regulations 2012</w:t>
          </w:r>
          <w:r>
            <w:rPr>
              <w:b/>
              <w:i/>
            </w:rPr>
            <w:fldChar w:fldCharType="end"/>
          </w:r>
        </w:p>
      </w:tc>
    </w:tr>
    <w:tr>
      <w:trPr>
        <w:jc w:val="center"/>
      </w:trPr>
      <w:tc>
        <w:tcPr>
          <w:tcW w:w="1548" w:type="dxa"/>
        </w:tcPr>
        <w:p>
          <w:pPr>
            <w:pStyle w:val="Header"/>
            <w:spacing w:before="40"/>
          </w:pPr>
          <w:r>
            <w:rPr>
              <w:b/>
            </w:rPr>
            <w:fldChar w:fldCharType="begin"/>
          </w:r>
          <w:r>
            <w:rPr>
              <w:b/>
            </w:rPr>
            <w:instrText>STYLEREF CharSchno</w:instrText>
          </w:r>
          <w:r>
            <w:rPr>
              <w:b/>
            </w:rPr>
            <w:fldChar w:fldCharType="separate"/>
          </w:r>
          <w:r>
            <w:rPr>
              <w:b/>
            </w:rPr>
            <w:t>Schedule 1</w:t>
          </w:r>
          <w:r>
            <w:rPr>
              <w:b/>
            </w:rPr>
            <w:fldChar w:fldCharType="end"/>
          </w:r>
        </w:p>
      </w:tc>
      <w:tc>
        <w:tcPr>
          <w:tcW w:w="5715" w:type="dxa"/>
        </w:tcPr>
        <w:p>
          <w:pPr>
            <w:pStyle w:val="Header"/>
            <w:spacing w:before="40"/>
          </w:pPr>
          <w:r>
            <w:fldChar w:fldCharType="begin"/>
          </w:r>
          <w:r>
            <w:instrText xml:space="preserve"> styleref CharSchText </w:instrText>
          </w:r>
          <w:r>
            <w:fldChar w:fldCharType="separate"/>
          </w:r>
          <w:r>
            <w:t>Estimated value of building work</w:t>
          </w:r>
          <w:r>
            <w:fldChar w:fldCharType="end"/>
          </w:r>
        </w:p>
      </w:tc>
    </w:tr>
    <w:tr>
      <w:trPr>
        <w:jc w:val="center"/>
      </w:trPr>
      <w:tc>
        <w:tcPr>
          <w:tcW w:w="1548" w:type="dxa"/>
        </w:tcPr>
        <w:p>
          <w:pPr>
            <w:pStyle w:val="Header"/>
            <w:spacing w:before="40"/>
          </w:pPr>
          <w:r>
            <w:rPr>
              <w:b/>
            </w:rPr>
            <w:fldChar w:fldCharType="begin"/>
          </w:r>
          <w:r>
            <w:rPr>
              <w:b/>
            </w:rPr>
            <w:instrText>STYLEREF CharSDivNo</w:instrText>
          </w:r>
          <w:r>
            <w:rPr>
              <w:b/>
            </w:rPr>
            <w:fldChar w:fldCharType="end"/>
          </w:r>
        </w:p>
      </w:tc>
      <w:tc>
        <w:tcPr>
          <w:tcW w:w="5715" w:type="dxa"/>
        </w:tcPr>
        <w:p>
          <w:pPr>
            <w:pStyle w:val="Header"/>
            <w:spacing w:before="40"/>
          </w:pPr>
          <w:r>
            <w:fldChar w:fldCharType="begin"/>
          </w:r>
          <w:r>
            <w:instrText xml:space="preserve"> styleref CharSDivText </w:instrText>
          </w:r>
          <w:r>
            <w:fldChar w:fldCharType="end"/>
          </w:r>
        </w:p>
      </w:tc>
    </w:tr>
    <w:tr>
      <w:trPr>
        <w:jc w:val="center"/>
      </w:trPr>
      <w:tc>
        <w:tcPr>
          <w:tcW w:w="1548" w:type="dxa"/>
        </w:tcPr>
        <w:p>
          <w:pPr>
            <w:pStyle w:val="Header"/>
            <w:spacing w:before="40"/>
          </w:pPr>
        </w:p>
      </w:tc>
      <w:tc>
        <w:tcPr>
          <w:tcW w:w="5715" w:type="dxa"/>
        </w:tcPr>
        <w:p>
          <w:pPr>
            <w:pStyle w:val="Header"/>
            <w:spacing w:before="40"/>
          </w:pPr>
        </w:p>
      </w:tc>
    </w:tr>
  </w:tbl>
  <w:p>
    <w:pPr>
      <w:pStyle w:val="Header"/>
      <w:pBdr>
        <w:top w:val="single" w:sz="4" w:space="1" w:color="auto"/>
      </w:pBdr>
    </w:pPr>
  </w:p>
</w:hdr>
</file>

<file path=word/Pf6794d01d5dbb2af4e37ca107936fa3b.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pPr>
        <w:rPr>
          <w:b/>
          <w:sz w:val="28"/>
        </w:rPr>
      </w:pPr>
      <w:r>
        <w:rPr>
          <w:b/>
          <w:sz w:val="28"/>
        </w:rPr>
        <w:t>Endnotes</w:t>
      </w:r>
    </w:p>
    <w:p>
      <w:pPr>
        <w:spacing w:after="240"/>
        <w:rPr>
          <w:rFonts w:ascii="Times" w:hAnsi="Times"/>
          <w:sz w:val="18"/>
        </w:rPr>
      </w:pPr>
      <w:r>
        <w:rPr>
          <w:sz w:val="20"/>
        </w:rPr>
        <w:t>[For ease of reference detach these notes and read them alongside the draft.]</w:t>
      </w:r>
    </w:p>
    <w:p/>
  </w:endnote>
  <w:endnote w:type="continuationSeparator" w:id="0">
    <w:p>
      <w:pPr>
        <w:pStyle w:val="Footer"/>
      </w:pPr>
    </w:p>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ZapfDingbats">
    <w:altName w:val="Cambria"/>
    <w:panose1 w:val="00000000000000000000"/>
    <w:charset w:val="FF"/>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ins w:author="Open-Xml-PowerTools" w:id="9018" w:date="2000-01-01T00:00:00Z"/>
        <w:sz w:val="20"/>
      </w:rPr>
    </w:pPr>
  </w:p>
  <w:p>
    <w:pPr>
      <w:pStyle w:val="Footer"/>
      <w:tabs>
        <w:tab w:val="center" w:pos="3600"/>
        <w:tab w:val="right" w:pos="7080"/>
      </w:tabs>
      <w:rPr>
        <w:ins w:author="Open-Xml-PowerTools" w:id="9031" w:date="2000-01-01T00:00:00Z"/>
        <w:sz w:val="20"/>
      </w:rPr>
    </w:pPr>
    <w:ins w:author="Open-Xml-PowerTools" w:id="9019" w:date="2000-01-01T00:00:00Z">
      <w:r>
        <w:rPr>
          <w:sz w:val="20"/>
        </w:rPr>
        <w:t xml:space="preserve">As at </w:t>
      </w:r>
    </w:ins>
    <w:ins w:author="Open-Xml-PowerTools" w:id="9020" w:date="2000-01-01T00:00:00Z">
      <w:r>
        <w:rPr>
          <w:sz w:val="20"/>
        </w:rPr>
        <w:fldChar w:fldCharType="begin"/>
      </w:r>
    </w:ins>
    <w:ins w:author="Open-Xml-PowerTools" w:id="9021" w:date="2000-01-01T00:00:00Z">
      <w:r>
        <w:rPr>
          <w:sz w:val="20"/>
        </w:rPr>
        <w:instrText xml:space="preserve"> DOCPROPERTY "AsAtDate" </w:instrText>
      </w:r>
    </w:ins>
    <w:ins w:author="Open-Xml-PowerTools" w:id="9022" w:date="2000-01-01T00:00:00Z">
      <w:r>
        <w:rPr>
          <w:sz w:val="20"/>
        </w:rPr>
        <w:fldChar w:fldCharType="separate"/>
      </w:r>
    </w:ins>
    <w:ins w:author="Open-Xml-PowerTools" w:id="9023" w:date="2000-01-01T00:00:00Z">
      <w:r>
        <w:rPr>
          <w:sz w:val="20"/>
        </w:rPr>
        <w:t>11 Mar 2022</w:t>
      </w:r>
    </w:ins>
    <w:ins w:author="Open-Xml-PowerTools" w:id="9024" w:date="2000-01-01T00:00:00Z">
      <w:r>
        <w:rPr>
          <w:sz w:val="20"/>
        </w:rPr>
        <w:fldChar w:fldCharType="end"/>
      </w:r>
    </w:ins>
    <w:ins w:author="Open-Xml-PowerTools" w:id="9025" w:date="2000-01-01T00:00:00Z">
      <w:r>
        <w:rPr>
          <w:sz w:val="20"/>
        </w:rPr>
        <w:tab/>
        <w:t xml:space="preserve">Version </w:t>
      </w:r>
    </w:ins>
    <w:ins w:author="Open-Xml-PowerTools" w:id="9026" w:date="2000-01-01T00:00:00Z">
      <w:r>
        <w:rPr>
          <w:sz w:val="20"/>
        </w:rPr>
        <w:fldChar w:fldCharType="begin"/>
      </w:r>
    </w:ins>
    <w:ins w:author="Open-Xml-PowerTools" w:id="9027" w:date="2000-01-01T00:00:00Z">
      <w:r>
        <w:rPr>
          <w:sz w:val="20"/>
        </w:rPr>
        <w:instrText xml:space="preserve"> DOCPROPERTY "Suffix" </w:instrText>
      </w:r>
    </w:ins>
    <w:ins w:author="Open-Xml-PowerTools" w:id="9028" w:date="2000-01-01T00:00:00Z">
      <w:r>
        <w:rPr>
          <w:sz w:val="20"/>
        </w:rPr>
        <w:fldChar w:fldCharType="separate"/>
      </w:r>
    </w:ins>
    <w:ins w:author="Open-Xml-PowerTools" w:id="9029" w:date="2000-01-01T00:00:00Z">
      <w:r>
        <w:rPr>
          <w:sz w:val="20"/>
        </w:rPr>
        <w:t>04-o0-01</w:t>
      </w:r>
    </w:ins>
    <w:ins w:author="Open-Xml-PowerTools" w:id="9030" w:date="2000-01-01T00:00:00Z">
      <w:r>
        <w:rPr>
          <w:sz w:val="20"/>
        </w:rPr>
        <w:fldChar w:fldCharType="end"/>
      </w:r>
    </w:ins>
  </w:p>
  <w:p>
    <w:pPr>
      <w:pStyle w:val="Footer"/>
      <w:tabs>
        <w:tab w:val="center" w:pos="3600"/>
      </w:tabs>
      <w:rPr>
        <w:ins w:author="Open-Xml-PowerTools" w:id="9033" w:date="2000-01-01T00:00:00Z"/>
        <w:sz w:val="16"/>
      </w:rPr>
    </w:pPr>
    <w:ins w:author="Open-Xml-PowerTools" w:id="9032" w:date="2000-01-01T00:00:00Z">
      <w:r>
        <w:rPr>
          <w:sz w:val="16"/>
        </w:rPr>
        <w:tab/>
        <w:t>Published on www.legislation.wa.gov.au</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ins w:author="Open-Xml-PowerTools" w:id="9034" w:date="2000-01-01T00:00:00Z"/>
        <w:sz w:val="20"/>
      </w:rPr>
    </w:pPr>
  </w:p>
  <w:p>
    <w:pPr>
      <w:pStyle w:val="Footer"/>
      <w:tabs>
        <w:tab w:val="center" w:pos="3600"/>
        <w:tab w:val="right" w:pos="7080"/>
      </w:tabs>
      <w:rPr>
        <w:ins w:author="Open-Xml-PowerTools" w:id="9047" w:date="2000-01-01T00:00:00Z"/>
        <w:sz w:val="20"/>
      </w:rPr>
    </w:pPr>
    <w:ins w:author="Open-Xml-PowerTools" w:id="9035" w:date="2000-01-01T00:00:00Z">
      <w:r>
        <w:rPr>
          <w:sz w:val="20"/>
        </w:rPr>
        <w:t xml:space="preserve">As at </w:t>
      </w:r>
    </w:ins>
    <w:ins w:author="Open-Xml-PowerTools" w:id="9036" w:date="2000-01-01T00:00:00Z">
      <w:r>
        <w:rPr>
          <w:sz w:val="20"/>
        </w:rPr>
        <w:fldChar w:fldCharType="begin"/>
      </w:r>
    </w:ins>
    <w:ins w:author="Open-Xml-PowerTools" w:id="9037" w:date="2000-01-01T00:00:00Z">
      <w:r>
        <w:rPr>
          <w:sz w:val="20"/>
        </w:rPr>
        <w:instrText xml:space="preserve"> DOCPROPERTY "AsAtDate" </w:instrText>
      </w:r>
    </w:ins>
    <w:ins w:author="Open-Xml-PowerTools" w:id="9038" w:date="2000-01-01T00:00:00Z">
      <w:r>
        <w:rPr>
          <w:sz w:val="20"/>
        </w:rPr>
        <w:fldChar w:fldCharType="separate"/>
      </w:r>
    </w:ins>
    <w:ins w:author="Open-Xml-PowerTools" w:id="9039" w:date="2000-01-01T00:00:00Z">
      <w:r>
        <w:rPr>
          <w:sz w:val="20"/>
        </w:rPr>
        <w:t>11 Mar 2022</w:t>
      </w:r>
    </w:ins>
    <w:ins w:author="Open-Xml-PowerTools" w:id="9040" w:date="2000-01-01T00:00:00Z">
      <w:r>
        <w:rPr>
          <w:sz w:val="20"/>
        </w:rPr>
        <w:fldChar w:fldCharType="end"/>
      </w:r>
    </w:ins>
    <w:ins w:author="Open-Xml-PowerTools" w:id="9041" w:date="2000-01-01T00:00:00Z">
      <w:r>
        <w:rPr>
          <w:sz w:val="20"/>
        </w:rPr>
        <w:tab/>
        <w:t xml:space="preserve">Version </w:t>
      </w:r>
    </w:ins>
    <w:ins w:author="Open-Xml-PowerTools" w:id="9042" w:date="2000-01-01T00:00:00Z">
      <w:r>
        <w:rPr>
          <w:sz w:val="20"/>
        </w:rPr>
        <w:fldChar w:fldCharType="begin"/>
      </w:r>
    </w:ins>
    <w:ins w:author="Open-Xml-PowerTools" w:id="9043" w:date="2000-01-01T00:00:00Z">
      <w:r>
        <w:rPr>
          <w:sz w:val="20"/>
        </w:rPr>
        <w:instrText xml:space="preserve"> DOCPROPERTY "Suffix" </w:instrText>
      </w:r>
    </w:ins>
    <w:ins w:author="Open-Xml-PowerTools" w:id="9044" w:date="2000-01-01T00:00:00Z">
      <w:r>
        <w:rPr>
          <w:sz w:val="20"/>
        </w:rPr>
        <w:fldChar w:fldCharType="separate"/>
      </w:r>
    </w:ins>
    <w:ins w:author="Open-Xml-PowerTools" w:id="9045" w:date="2000-01-01T00:00:00Z">
      <w:r>
        <w:rPr>
          <w:sz w:val="20"/>
        </w:rPr>
        <w:t>04-o0-01</w:t>
      </w:r>
    </w:ins>
    <w:ins w:author="Open-Xml-PowerTools" w:id="9046" w:date="2000-01-01T00:00:00Z">
      <w:r>
        <w:rPr>
          <w:sz w:val="20"/>
        </w:rPr>
        <w:fldChar w:fldCharType="end"/>
      </w:r>
    </w:ins>
  </w:p>
  <w:p>
    <w:pPr>
      <w:pStyle w:val="Footer"/>
      <w:tabs>
        <w:tab w:val="center" w:pos="3600"/>
      </w:tabs>
      <w:rPr>
        <w:ins w:author="Open-Xml-PowerTools" w:id="9049" w:date="2000-01-01T00:00:00Z"/>
        <w:sz w:val="16"/>
      </w:rPr>
    </w:pPr>
    <w:ins w:author="Open-Xml-PowerTools" w:id="9048" w:date="2000-01-01T00:00:00Z">
      <w:r>
        <w:rPr>
          <w:sz w:val="16"/>
        </w:rPr>
        <w:tab/>
        <w:t>Published on www.legislation.wa.gov.au</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ins w:author="Open-Xml-PowerTools" w:id="9050" w:date="2000-01-01T00:00:00Z"/>
        <w:sz w:val="20"/>
      </w:rPr>
    </w:pPr>
  </w:p>
  <w:p>
    <w:pPr>
      <w:pStyle w:val="Footer"/>
      <w:tabs>
        <w:tab w:val="center" w:pos="3600"/>
        <w:tab w:val="right" w:pos="7080"/>
      </w:tabs>
      <w:rPr>
        <w:ins w:author="Open-Xml-PowerTools" w:id="9063" w:date="2000-01-01T00:00:00Z"/>
        <w:sz w:val="20"/>
      </w:rPr>
    </w:pPr>
    <w:ins w:author="Open-Xml-PowerTools" w:id="9051" w:date="2000-01-01T00:00:00Z">
      <w:r>
        <w:rPr>
          <w:sz w:val="20"/>
        </w:rPr>
        <w:tab/>
        <w:t xml:space="preserve">Version </w:t>
      </w:r>
    </w:ins>
    <w:ins w:author="Open-Xml-PowerTools" w:id="9052" w:date="2000-01-01T00:00:00Z">
      <w:r>
        <w:rPr>
          <w:sz w:val="20"/>
        </w:rPr>
        <w:fldChar w:fldCharType="begin"/>
      </w:r>
    </w:ins>
    <w:ins w:author="Open-Xml-PowerTools" w:id="9053" w:date="2000-01-01T00:00:00Z">
      <w:r>
        <w:rPr>
          <w:sz w:val="20"/>
        </w:rPr>
        <w:instrText xml:space="preserve"> DOCPROPERTY "Suffix" </w:instrText>
      </w:r>
    </w:ins>
    <w:ins w:author="Open-Xml-PowerTools" w:id="9054" w:date="2000-01-01T00:00:00Z">
      <w:r>
        <w:rPr>
          <w:sz w:val="20"/>
        </w:rPr>
        <w:fldChar w:fldCharType="separate"/>
      </w:r>
    </w:ins>
    <w:ins w:author="Open-Xml-PowerTools" w:id="9055" w:date="2000-01-01T00:00:00Z">
      <w:r>
        <w:rPr>
          <w:sz w:val="20"/>
        </w:rPr>
        <w:t>04-o0-01</w:t>
      </w:r>
    </w:ins>
    <w:ins w:author="Open-Xml-PowerTools" w:id="9056" w:date="2000-01-01T00:00:00Z">
      <w:r>
        <w:rPr>
          <w:sz w:val="20"/>
        </w:rPr>
        <w:fldChar w:fldCharType="end"/>
      </w:r>
    </w:ins>
    <w:ins w:author="Open-Xml-PowerTools" w:id="9057" w:date="2000-01-01T00:00:00Z">
      <w:r>
        <w:rPr>
          <w:sz w:val="20"/>
        </w:rPr>
        <w:tab/>
        <w:t xml:space="preserve">As at </w:t>
      </w:r>
    </w:ins>
    <w:ins w:author="Open-Xml-PowerTools" w:id="9058" w:date="2000-01-01T00:00:00Z">
      <w:r>
        <w:rPr>
          <w:sz w:val="20"/>
        </w:rPr>
        <w:fldChar w:fldCharType="begin"/>
      </w:r>
    </w:ins>
    <w:ins w:author="Open-Xml-PowerTools" w:id="9059" w:date="2000-01-01T00:00:00Z">
      <w:r>
        <w:rPr>
          <w:sz w:val="20"/>
        </w:rPr>
        <w:instrText xml:space="preserve"> DOCPROPERTY "AsAtDate" </w:instrText>
      </w:r>
    </w:ins>
    <w:ins w:author="Open-Xml-PowerTools" w:id="9060" w:date="2000-01-01T00:00:00Z">
      <w:r>
        <w:rPr>
          <w:sz w:val="20"/>
        </w:rPr>
        <w:fldChar w:fldCharType="separate"/>
      </w:r>
    </w:ins>
    <w:ins w:author="Open-Xml-PowerTools" w:id="9061" w:date="2000-01-01T00:00:00Z">
      <w:r>
        <w:rPr>
          <w:sz w:val="20"/>
        </w:rPr>
        <w:t>11 Mar 2022</w:t>
      </w:r>
    </w:ins>
    <w:ins w:author="Open-Xml-PowerTools" w:id="9062" w:date="2000-01-01T00:00:00Z">
      <w:r>
        <w:rPr>
          <w:sz w:val="20"/>
        </w:rPr>
        <w:fldChar w:fldCharType="end"/>
      </w:r>
    </w:ins>
  </w:p>
  <w:p>
    <w:pPr>
      <w:pStyle w:val="Footer"/>
      <w:tabs>
        <w:tab w:val="center" w:pos="3600"/>
      </w:tabs>
      <w:rPr>
        <w:ins w:author="Open-Xml-PowerTools" w:id="9065" w:date="2000-01-01T00:00:00Z"/>
        <w:sz w:val="16"/>
      </w:rPr>
    </w:pPr>
    <w:ins w:author="Open-Xml-PowerTools" w:id="9064" w:date="2000-01-01T00:00:00Z">
      <w:r>
        <w:rPr>
          <w:sz w:val="16"/>
        </w:rPr>
        <w:tab/>
        <w:t>Published on www.legislation.wa.gov.au</w:t>
      </w:r>
    </w:ins>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ins w:author="Open-Xml-PowerTools" w:id="9066" w:date="2000-01-01T00:00:00Z"/>
        <w:sz w:val="20"/>
      </w:rPr>
    </w:pPr>
  </w:p>
  <w:p>
    <w:pPr>
      <w:pStyle w:val="Footer"/>
      <w:tabs>
        <w:tab w:val="center" w:pos="3600"/>
        <w:tab w:val="right" w:pos="7080"/>
      </w:tabs>
      <w:rPr>
        <w:ins w:author="Open-Xml-PowerTools" w:id="9085" w:date="2000-01-01T00:00:00Z"/>
        <w:sz w:val="20"/>
      </w:rPr>
    </w:pPr>
    <w:ins w:author="Open-Xml-PowerTools" w:id="9067" w:date="2000-01-01T00:00:00Z">
      <w:r>
        <w:rPr>
          <w:sz w:val="20"/>
        </w:rPr>
        <w:t xml:space="preserve">As at </w:t>
      </w:r>
    </w:ins>
    <w:ins w:author="Open-Xml-PowerTools" w:id="9068" w:date="2000-01-01T00:00:00Z">
      <w:r>
        <w:rPr>
          <w:sz w:val="20"/>
        </w:rPr>
        <w:fldChar w:fldCharType="begin"/>
      </w:r>
    </w:ins>
    <w:ins w:author="Open-Xml-PowerTools" w:id="9069" w:date="2000-01-01T00:00:00Z">
      <w:r>
        <w:rPr>
          <w:sz w:val="20"/>
        </w:rPr>
        <w:instrText xml:space="preserve"> DOCPROPERTY "AsAtDate" </w:instrText>
      </w:r>
    </w:ins>
    <w:ins w:author="Open-Xml-PowerTools" w:id="9070" w:date="2000-01-01T00:00:00Z">
      <w:r>
        <w:rPr>
          <w:sz w:val="20"/>
        </w:rPr>
        <w:fldChar w:fldCharType="separate"/>
      </w:r>
    </w:ins>
    <w:ins w:author="Open-Xml-PowerTools" w:id="9071" w:date="2000-01-01T00:00:00Z">
      <w:r>
        <w:rPr>
          <w:sz w:val="20"/>
        </w:rPr>
        <w:t>11 Mar 2022</w:t>
      </w:r>
    </w:ins>
    <w:ins w:author="Open-Xml-PowerTools" w:id="9072" w:date="2000-01-01T00:00:00Z">
      <w:r>
        <w:rPr>
          <w:sz w:val="20"/>
        </w:rPr>
        <w:fldChar w:fldCharType="end"/>
      </w:r>
    </w:ins>
    <w:ins w:author="Open-Xml-PowerTools" w:id="9073" w:date="2000-01-01T00:00:00Z">
      <w:r>
        <w:rPr>
          <w:sz w:val="20"/>
        </w:rPr>
        <w:tab/>
        <w:t xml:space="preserve">Version </w:t>
      </w:r>
    </w:ins>
    <w:ins w:author="Open-Xml-PowerTools" w:id="9074" w:date="2000-01-01T00:00:00Z">
      <w:r>
        <w:rPr>
          <w:sz w:val="20"/>
        </w:rPr>
        <w:fldChar w:fldCharType="begin"/>
      </w:r>
    </w:ins>
    <w:ins w:author="Open-Xml-PowerTools" w:id="9075" w:date="2000-01-01T00:00:00Z">
      <w:r>
        <w:rPr>
          <w:sz w:val="20"/>
        </w:rPr>
        <w:instrText xml:space="preserve"> DOCPROPERTY "Suffix" </w:instrText>
      </w:r>
    </w:ins>
    <w:ins w:author="Open-Xml-PowerTools" w:id="9076" w:date="2000-01-01T00:00:00Z">
      <w:r>
        <w:rPr>
          <w:sz w:val="20"/>
        </w:rPr>
        <w:fldChar w:fldCharType="separate"/>
      </w:r>
    </w:ins>
    <w:ins w:author="Open-Xml-PowerTools" w:id="9077" w:date="2000-01-01T00:00:00Z">
      <w:r>
        <w:rPr>
          <w:sz w:val="20"/>
        </w:rPr>
        <w:t>04-o0-01</w:t>
      </w:r>
    </w:ins>
    <w:ins w:author="Open-Xml-PowerTools" w:id="9078" w:date="2000-01-01T00:00:00Z">
      <w:r>
        <w:rPr>
          <w:sz w:val="20"/>
        </w:rPr>
        <w:fldChar w:fldCharType="end"/>
      </w:r>
    </w:ins>
    <w:ins w:author="Open-Xml-PowerTools" w:id="9079" w:date="2000-01-01T00:00:00Z">
      <w:r>
        <w:rPr>
          <w:sz w:val="20"/>
        </w:rPr>
        <w:tab/>
        <w:t xml:space="preserve">page </w:t>
      </w:r>
    </w:ins>
    <w:ins w:author="Open-Xml-PowerTools" w:id="9080" w:date="2000-01-01T00:00:00Z">
      <w:r>
        <w:rPr>
          <w:sz w:val="20"/>
        </w:rPr>
        <w:fldChar w:fldCharType="begin"/>
      </w:r>
    </w:ins>
    <w:ins w:author="Open-Xml-PowerTools" w:id="9081" w:date="2000-01-01T00:00:00Z">
      <w:r>
        <w:rPr>
          <w:sz w:val="20"/>
        </w:rPr>
        <w:instrText xml:space="preserve"> PAGE </w:instrText>
      </w:r>
    </w:ins>
    <w:ins w:author="Open-Xml-PowerTools" w:id="9082" w:date="2000-01-01T00:00:00Z">
      <w:r>
        <w:rPr>
          <w:sz w:val="20"/>
        </w:rPr>
        <w:fldChar w:fldCharType="separate"/>
      </w:r>
    </w:ins>
    <w:ins w:author="Open-Xml-PowerTools" w:id="9083" w:date="2000-01-01T00:00:00Z">
      <w:r>
        <w:rPr>
          <w:noProof/>
          <w:sz w:val="20"/>
        </w:rPr>
        <w:t>119</w:t>
      </w:r>
    </w:ins>
    <w:ins w:author="Open-Xml-PowerTools" w:id="9084" w:date="2000-01-01T00:00:00Z">
      <w:r>
        <w:rPr>
          <w:sz w:val="20"/>
        </w:rPr>
        <w:fldChar w:fldCharType="end"/>
      </w:r>
    </w:ins>
  </w:p>
  <w:p>
    <w:pPr>
      <w:pStyle w:val="Footer"/>
      <w:tabs>
        <w:tab w:val="center" w:pos="3600"/>
      </w:tabs>
      <w:rPr>
        <w:ins w:author="Open-Xml-PowerTools" w:id="9087" w:date="2000-01-01T00:00:00Z"/>
        <w:sz w:val="16"/>
      </w:rPr>
    </w:pPr>
    <w:ins w:author="Open-Xml-PowerTools" w:id="9086" w:date="2000-01-01T00:00:00Z">
      <w:r>
        <w:rPr>
          <w:sz w:val="16"/>
        </w:rPr>
        <w:tab/>
        <w:t>Published on www.legislation.wa.gov.au</w:t>
      </w:r>
    </w:ins>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ins w:author="Open-Xml-PowerTools" w:id="9088" w:date="2000-01-01T00:00:00Z"/>
        <w:sz w:val="20"/>
      </w:rPr>
    </w:pPr>
  </w:p>
  <w:p>
    <w:pPr>
      <w:pStyle w:val="Footer"/>
      <w:tabs>
        <w:tab w:val="center" w:pos="3600"/>
        <w:tab w:val="right" w:pos="7080"/>
      </w:tabs>
      <w:rPr>
        <w:ins w:author="Open-Xml-PowerTools" w:id="9107" w:date="2000-01-01T00:00:00Z"/>
        <w:sz w:val="20"/>
      </w:rPr>
    </w:pPr>
    <w:ins w:author="Open-Xml-PowerTools" w:id="9089" w:date="2000-01-01T00:00:00Z">
      <w:r>
        <w:rPr>
          <w:sz w:val="20"/>
        </w:rPr>
        <w:t xml:space="preserve">As at </w:t>
      </w:r>
    </w:ins>
    <w:ins w:author="Open-Xml-PowerTools" w:id="9090" w:date="2000-01-01T00:00:00Z">
      <w:r>
        <w:rPr>
          <w:sz w:val="20"/>
        </w:rPr>
        <w:fldChar w:fldCharType="begin"/>
      </w:r>
    </w:ins>
    <w:ins w:author="Open-Xml-PowerTools" w:id="9091" w:date="2000-01-01T00:00:00Z">
      <w:r>
        <w:rPr>
          <w:sz w:val="20"/>
        </w:rPr>
        <w:instrText xml:space="preserve"> DOCPROPERTY "AsAtDate" </w:instrText>
      </w:r>
    </w:ins>
    <w:ins w:author="Open-Xml-PowerTools" w:id="9092" w:date="2000-01-01T00:00:00Z">
      <w:r>
        <w:rPr>
          <w:sz w:val="20"/>
        </w:rPr>
        <w:fldChar w:fldCharType="separate"/>
      </w:r>
    </w:ins>
    <w:ins w:author="Open-Xml-PowerTools" w:id="9093" w:date="2000-01-01T00:00:00Z">
      <w:r>
        <w:rPr>
          <w:sz w:val="20"/>
        </w:rPr>
        <w:t>11 Mar 2022</w:t>
      </w:r>
    </w:ins>
    <w:ins w:author="Open-Xml-PowerTools" w:id="9094" w:date="2000-01-01T00:00:00Z">
      <w:r>
        <w:rPr>
          <w:sz w:val="20"/>
        </w:rPr>
        <w:fldChar w:fldCharType="end"/>
      </w:r>
    </w:ins>
    <w:ins w:author="Open-Xml-PowerTools" w:id="9095" w:date="2000-01-01T00:00:00Z">
      <w:r>
        <w:rPr>
          <w:sz w:val="20"/>
        </w:rPr>
        <w:tab/>
        <w:t xml:space="preserve">Version </w:t>
      </w:r>
    </w:ins>
    <w:ins w:author="Open-Xml-PowerTools" w:id="9096" w:date="2000-01-01T00:00:00Z">
      <w:r>
        <w:rPr>
          <w:sz w:val="20"/>
        </w:rPr>
        <w:fldChar w:fldCharType="begin"/>
      </w:r>
    </w:ins>
    <w:ins w:author="Open-Xml-PowerTools" w:id="9097" w:date="2000-01-01T00:00:00Z">
      <w:r>
        <w:rPr>
          <w:sz w:val="20"/>
        </w:rPr>
        <w:instrText xml:space="preserve"> DOCPROPERTY "Suffix" </w:instrText>
      </w:r>
    </w:ins>
    <w:ins w:author="Open-Xml-PowerTools" w:id="9098" w:date="2000-01-01T00:00:00Z">
      <w:r>
        <w:rPr>
          <w:sz w:val="20"/>
        </w:rPr>
        <w:fldChar w:fldCharType="separate"/>
      </w:r>
    </w:ins>
    <w:ins w:author="Open-Xml-PowerTools" w:id="9099" w:date="2000-01-01T00:00:00Z">
      <w:r>
        <w:rPr>
          <w:sz w:val="20"/>
        </w:rPr>
        <w:t>04-o0-01</w:t>
      </w:r>
    </w:ins>
    <w:ins w:author="Open-Xml-PowerTools" w:id="9100" w:date="2000-01-01T00:00:00Z">
      <w:r>
        <w:rPr>
          <w:sz w:val="20"/>
        </w:rPr>
        <w:fldChar w:fldCharType="end"/>
      </w:r>
    </w:ins>
    <w:ins w:author="Open-Xml-PowerTools" w:id="9101" w:date="2000-01-01T00:00:00Z">
      <w:r>
        <w:rPr>
          <w:sz w:val="20"/>
        </w:rPr>
        <w:tab/>
        <w:t xml:space="preserve">page </w:t>
      </w:r>
    </w:ins>
    <w:ins w:author="Open-Xml-PowerTools" w:id="9102" w:date="2000-01-01T00:00:00Z">
      <w:r>
        <w:rPr>
          <w:sz w:val="20"/>
        </w:rPr>
        <w:fldChar w:fldCharType="begin"/>
      </w:r>
    </w:ins>
    <w:ins w:author="Open-Xml-PowerTools" w:id="9103" w:date="2000-01-01T00:00:00Z">
      <w:r>
        <w:rPr>
          <w:sz w:val="20"/>
        </w:rPr>
        <w:instrText xml:space="preserve"> PAGE </w:instrText>
      </w:r>
    </w:ins>
    <w:ins w:author="Open-Xml-PowerTools" w:id="9104" w:date="2000-01-01T00:00:00Z">
      <w:r>
        <w:rPr>
          <w:sz w:val="20"/>
        </w:rPr>
        <w:fldChar w:fldCharType="separate"/>
      </w:r>
    </w:ins>
    <w:ins w:author="Open-Xml-PowerTools" w:id="9105" w:date="2000-01-01T00:00:00Z">
      <w:r>
        <w:rPr>
          <w:noProof/>
          <w:sz w:val="20"/>
        </w:rPr>
        <w:t>1</w:t>
      </w:r>
    </w:ins>
    <w:ins w:author="Open-Xml-PowerTools" w:id="9106" w:date="2000-01-01T00:00:00Z">
      <w:r>
        <w:rPr>
          <w:sz w:val="20"/>
        </w:rPr>
        <w:fldChar w:fldCharType="end"/>
      </w:r>
    </w:ins>
  </w:p>
  <w:p>
    <w:pPr>
      <w:pStyle w:val="Footer"/>
      <w:tabs>
        <w:tab w:val="center" w:pos="3600"/>
      </w:tabs>
      <w:rPr>
        <w:ins w:author="Open-Xml-PowerTools" w:id="9109" w:date="2000-01-01T00:00:00Z"/>
        <w:sz w:val="16"/>
      </w:rPr>
    </w:pPr>
    <w:ins w:author="Open-Xml-PowerTools" w:id="9108" w:date="2000-01-01T00:00:00Z">
      <w:r>
        <w:rPr>
          <w:sz w:val="16"/>
        </w:rPr>
        <w:tab/>
        <w:t>Published on www.legislation.wa.gov.au</w:t>
      </w:r>
    </w:ins>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ins w:author="Open-Xml-PowerTools" w:id="9110" w:date="2000-01-01T00:00:00Z"/>
        <w:sz w:val="20"/>
      </w:rPr>
    </w:pPr>
  </w:p>
  <w:p>
    <w:pPr>
      <w:pStyle w:val="Footer"/>
      <w:tabs>
        <w:tab w:val="center" w:pos="3600"/>
        <w:tab w:val="right" w:pos="7080"/>
      </w:tabs>
      <w:rPr>
        <w:ins w:author="Open-Xml-PowerTools" w:id="9129" w:date="2000-01-01T00:00:00Z"/>
        <w:sz w:val="20"/>
      </w:rPr>
    </w:pPr>
    <w:ins w:author="Open-Xml-PowerTools" w:id="9111" w:date="2000-01-01T00:00:00Z">
      <w:r>
        <w:rPr>
          <w:sz w:val="20"/>
        </w:rPr>
        <w:t xml:space="preserve">page </w:t>
      </w:r>
    </w:ins>
    <w:ins w:author="Open-Xml-PowerTools" w:id="9112" w:date="2000-01-01T00:00:00Z">
      <w:r>
        <w:rPr>
          <w:sz w:val="20"/>
        </w:rPr>
        <w:fldChar w:fldCharType="begin"/>
      </w:r>
    </w:ins>
    <w:ins w:author="Open-Xml-PowerTools" w:id="9113" w:date="2000-01-01T00:00:00Z">
      <w:r>
        <w:rPr>
          <w:sz w:val="20"/>
        </w:rPr>
        <w:instrText xml:space="preserve"> PAGE </w:instrText>
      </w:r>
    </w:ins>
    <w:ins w:author="Open-Xml-PowerTools" w:id="9114" w:date="2000-01-01T00:00:00Z">
      <w:r>
        <w:rPr>
          <w:sz w:val="20"/>
        </w:rPr>
        <w:fldChar w:fldCharType="separate"/>
      </w:r>
    </w:ins>
    <w:ins w:author="Open-Xml-PowerTools" w:id="9115" w:date="2000-01-01T00:00:00Z">
      <w:r>
        <w:rPr>
          <w:noProof/>
          <w:sz w:val="20"/>
        </w:rPr>
        <w:t>118</w:t>
      </w:r>
    </w:ins>
    <w:ins w:author="Open-Xml-PowerTools" w:id="9116" w:date="2000-01-01T00:00:00Z">
      <w:r>
        <w:rPr>
          <w:sz w:val="20"/>
        </w:rPr>
        <w:fldChar w:fldCharType="end"/>
      </w:r>
    </w:ins>
    <w:ins w:author="Open-Xml-PowerTools" w:id="9117" w:date="2000-01-01T00:00:00Z">
      <w:r>
        <w:rPr>
          <w:sz w:val="20"/>
        </w:rPr>
        <w:tab/>
        <w:t xml:space="preserve">Version </w:t>
      </w:r>
    </w:ins>
    <w:ins w:author="Open-Xml-PowerTools" w:id="9118" w:date="2000-01-01T00:00:00Z">
      <w:r>
        <w:rPr>
          <w:sz w:val="20"/>
        </w:rPr>
        <w:fldChar w:fldCharType="begin"/>
      </w:r>
    </w:ins>
    <w:ins w:author="Open-Xml-PowerTools" w:id="9119" w:date="2000-01-01T00:00:00Z">
      <w:r>
        <w:rPr>
          <w:sz w:val="20"/>
        </w:rPr>
        <w:instrText xml:space="preserve"> DOCPROPERTY "Suffix" </w:instrText>
      </w:r>
    </w:ins>
    <w:ins w:author="Open-Xml-PowerTools" w:id="9120" w:date="2000-01-01T00:00:00Z">
      <w:r>
        <w:rPr>
          <w:sz w:val="20"/>
        </w:rPr>
        <w:fldChar w:fldCharType="separate"/>
      </w:r>
    </w:ins>
    <w:ins w:author="Open-Xml-PowerTools" w:id="9121" w:date="2000-01-01T00:00:00Z">
      <w:r>
        <w:rPr>
          <w:sz w:val="20"/>
        </w:rPr>
        <w:t>04-o0-01</w:t>
      </w:r>
    </w:ins>
    <w:ins w:author="Open-Xml-PowerTools" w:id="9122" w:date="2000-01-01T00:00:00Z">
      <w:r>
        <w:rPr>
          <w:sz w:val="20"/>
        </w:rPr>
        <w:fldChar w:fldCharType="end"/>
      </w:r>
    </w:ins>
    <w:ins w:author="Open-Xml-PowerTools" w:id="9123" w:date="2000-01-01T00:00:00Z">
      <w:r>
        <w:rPr>
          <w:sz w:val="20"/>
        </w:rPr>
        <w:tab/>
        <w:t xml:space="preserve">As at </w:t>
      </w:r>
    </w:ins>
    <w:ins w:author="Open-Xml-PowerTools" w:id="9124" w:date="2000-01-01T00:00:00Z">
      <w:r>
        <w:rPr>
          <w:sz w:val="20"/>
        </w:rPr>
        <w:fldChar w:fldCharType="begin"/>
      </w:r>
    </w:ins>
    <w:ins w:author="Open-Xml-PowerTools" w:id="9125" w:date="2000-01-01T00:00:00Z">
      <w:r>
        <w:rPr>
          <w:sz w:val="20"/>
        </w:rPr>
        <w:instrText xml:space="preserve"> DOCPROPERTY "AsAtDate" </w:instrText>
      </w:r>
    </w:ins>
    <w:ins w:author="Open-Xml-PowerTools" w:id="9126" w:date="2000-01-01T00:00:00Z">
      <w:r>
        <w:rPr>
          <w:sz w:val="20"/>
        </w:rPr>
        <w:fldChar w:fldCharType="separate"/>
      </w:r>
    </w:ins>
    <w:ins w:author="Open-Xml-PowerTools" w:id="9127" w:date="2000-01-01T00:00:00Z">
      <w:r>
        <w:rPr>
          <w:sz w:val="20"/>
        </w:rPr>
        <w:t>11 Mar 2022</w:t>
      </w:r>
    </w:ins>
    <w:ins w:author="Open-Xml-PowerTools" w:id="9128" w:date="2000-01-01T00:00:00Z">
      <w:r>
        <w:rPr>
          <w:sz w:val="20"/>
        </w:rPr>
        <w:fldChar w:fldCharType="end"/>
      </w:r>
    </w:ins>
  </w:p>
  <w:p>
    <w:pPr>
      <w:pStyle w:val="Footer"/>
      <w:tabs>
        <w:tab w:val="center" w:pos="3600"/>
      </w:tabs>
      <w:rPr>
        <w:ins w:author="Open-Xml-PowerTools" w:id="9131" w:date="2000-01-01T00:00:00Z"/>
        <w:sz w:val="16"/>
      </w:rPr>
    </w:pPr>
    <w:ins w:author="Open-Xml-PowerTools" w:id="9130" w:date="2000-01-01T00:00:00Z">
      <w:r>
        <w:rPr>
          <w:sz w:val="16"/>
        </w:rPr>
        <w:tab/>
        <w:t>Published on www.legislation.wa.gov.au</w:t>
      </w:r>
    </w:ins>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rPr>
        <w:ins w:author="Open-Xml-PowerTools" w:id="9132" w:date="2000-01-01T00:00:00Z"/>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rPr>
        <w:ins w:author="Open-Xml-PowerTools" w:id="9133" w:date="2000-01-01T00:00:00Z"/>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rPr>
        <w:ins w:author="Open-Xml-PowerTools" w:id="9134" w:date="2000-01-01T00:00:00Z"/>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rPr>
        <w:ins w:author="Open-Xml-PowerTools" w:id="8355" w:date="2000-01-01T00:00:00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rPr>
        <w:ins w:author="Open-Xml-PowerTools" w:id="8358" w:date="2000-01-01T00:00:00Z"/>
      </w:rPr>
    </w:pPr>
    <w:ins w:author="Open-Xml-PowerTools" w:id="8356" w:date="2000-01-01T00:00:00Z">
      <w:bookmarkStart w:id="1" w:name="TitlePage"/>
    </w:ins>
    <w:ins w:author="Open-Xml-PowerTools" w:id="8357" w:date="2000-01-01T00:00:00Z">
      <w:bookmarkEnd w:id="1"/>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rPr>
        <w:ins w:author="Open-Xml-PowerTools" w:id="8359" w:date="2000-01-01T00:00:00Z"/>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5715"/>
      <w:gridCol w:w="1548"/>
    </w:tblGrid>
    <w:tr>
      <w:trPr>
        <w:cantSplit/>
        <w:jc w:val="center"/>
        <w:ins w:author="Open-Xml-PowerTools" w:id="8360" w:date="2000-01-01T00:00:00Z"/>
      </w:trPr>
      <w:tc>
        <w:tcPr>
          <w:tcW w:w="7258" w:type="dxa"/>
          <w:gridSpan w:val="2"/>
        </w:tcPr>
        <w:p>
          <w:pPr>
            <w:pStyle w:val="Header"/>
            <w:ind w:right="17"/>
            <w:jc w:val="right"/>
            <w:rPr>
              <w:ins w:author="Open-Xml-PowerTools" w:id="8366" w:date="2000-01-01T00:00:00Z"/>
            </w:rPr>
          </w:pPr>
          <w:ins w:author="Open-Xml-PowerTools" w:id="8361" w:date="2000-01-01T00:00:00Z">
            <w:r>
              <w:rPr>
                <w:b/>
                <w:i/>
              </w:rPr>
              <w:fldChar w:fldCharType="begin"/>
            </w:r>
          </w:ins>
          <w:ins w:author="Open-Xml-PowerTools" w:id="8362" w:date="2000-01-01T00:00:00Z">
            <w:r>
              <w:rPr>
                <w:b/>
                <w:i/>
              </w:rPr>
              <w:instrText xml:space="preserve"> STYLEREF "Name of Act/Reg" </w:instrText>
            </w:r>
          </w:ins>
          <w:ins w:author="Open-Xml-PowerTools" w:id="8363" w:date="2000-01-01T00:00:00Z">
            <w:r>
              <w:rPr>
                <w:b/>
                <w:i/>
              </w:rPr>
              <w:fldChar w:fldCharType="separate"/>
            </w:r>
          </w:ins>
          <w:ins w:author="Open-Xml-PowerTools" w:id="8364" w:date="2000-01-01T00:00:00Z">
            <w:r>
              <w:rPr>
                <w:b/>
                <w:i/>
              </w:rPr>
              <w:t>Building Regulations 2012</w:t>
            </w:r>
          </w:ins>
          <w:ins w:author="Open-Xml-PowerTools" w:id="8365" w:date="2000-01-01T00:00:00Z">
            <w:r>
              <w:rPr>
                <w:b/>
                <w:i/>
              </w:rPr>
              <w:fldChar w:fldCharType="end"/>
            </w:r>
          </w:ins>
        </w:p>
      </w:tc>
    </w:tr>
    <w:tr>
      <w:trPr>
        <w:jc w:val="center"/>
        <w:ins w:author="Open-Xml-PowerTools" w:id="8367" w:date="2000-01-01T00:00:00Z"/>
      </w:trPr>
      <w:tc>
        <w:tcPr>
          <w:tcW w:w="5715" w:type="dxa"/>
        </w:tcPr>
        <w:p>
          <w:pPr>
            <w:pStyle w:val="Header"/>
            <w:spacing w:before="40"/>
            <w:jc w:val="right"/>
            <w:rPr>
              <w:ins w:author="Open-Xml-PowerTools" w:id="8368" w:date="2000-01-01T00:00:00Z"/>
            </w:rPr>
          </w:pPr>
        </w:p>
      </w:tc>
      <w:tc>
        <w:tcPr>
          <w:tcW w:w="1548" w:type="dxa"/>
        </w:tcPr>
        <w:p>
          <w:pPr>
            <w:pStyle w:val="Header"/>
            <w:spacing w:before="40"/>
            <w:ind w:right="17"/>
            <w:jc w:val="right"/>
            <w:rPr>
              <w:ins w:author="Open-Xml-PowerTools" w:id="8369" w:date="2000-01-01T00:00:00Z"/>
            </w:rPr>
          </w:pPr>
        </w:p>
      </w:tc>
    </w:tr>
    <w:tr>
      <w:trPr>
        <w:jc w:val="center"/>
        <w:ins w:author="Open-Xml-PowerTools" w:id="8370" w:date="2000-01-01T00:00:00Z"/>
      </w:trPr>
      <w:tc>
        <w:tcPr>
          <w:tcW w:w="5715" w:type="dxa"/>
        </w:tcPr>
        <w:p>
          <w:pPr>
            <w:pStyle w:val="Header"/>
            <w:spacing w:before="40"/>
            <w:jc w:val="right"/>
            <w:rPr>
              <w:ins w:author="Open-Xml-PowerTools" w:id="8371" w:date="2000-01-01T00:00:00Z"/>
            </w:rPr>
          </w:pPr>
        </w:p>
      </w:tc>
      <w:tc>
        <w:tcPr>
          <w:tcW w:w="1548" w:type="dxa"/>
        </w:tcPr>
        <w:p>
          <w:pPr>
            <w:pStyle w:val="Header"/>
            <w:spacing w:before="40"/>
            <w:ind w:right="17"/>
            <w:jc w:val="right"/>
            <w:rPr>
              <w:ins w:author="Open-Xml-PowerTools" w:id="8372" w:date="2000-01-01T00:00:00Z"/>
            </w:rPr>
          </w:pPr>
        </w:p>
      </w:tc>
    </w:tr>
    <w:tr>
      <w:trPr>
        <w:cantSplit/>
        <w:jc w:val="center"/>
        <w:ins w:author="Open-Xml-PowerTools" w:id="8373" w:date="2000-01-01T00:00:00Z"/>
      </w:trPr>
      <w:tc>
        <w:tcPr>
          <w:tcW w:w="7258" w:type="dxa"/>
          <w:gridSpan w:val="2"/>
        </w:tcPr>
        <w:p>
          <w:pPr>
            <w:pStyle w:val="Header"/>
            <w:spacing w:before="40"/>
            <w:ind w:right="17"/>
            <w:jc w:val="right"/>
            <w:rPr>
              <w:ins w:author="Open-Xml-PowerTools" w:id="8375" w:date="2000-01-01T00:00:00Z"/>
            </w:rPr>
          </w:pPr>
          <w:ins w:author="Open-Xml-PowerTools" w:id="8374" w:date="2000-01-01T00:00:00Z">
            <w:r>
              <w:t>Contents</w:t>
            </w:r>
          </w:ins>
        </w:p>
      </w:tc>
    </w:tr>
  </w:tbl>
  <w:p>
    <w:pPr>
      <w:pStyle w:val="Header"/>
      <w:pBdr>
        <w:top w:val="single" w:sz="4" w:space="1" w:color="auto"/>
      </w:pBdr>
      <w:rPr>
        <w:ins w:author="Open-Xml-PowerTools" w:id="8378" w:date="2000-01-01T00:00:00Z"/>
      </w:rPr>
    </w:pPr>
    <w:ins w:author="Open-Xml-PowerTools" w:id="8376" w:date="2000-01-01T00:00:00Z">
      <w:bookmarkStart w:id="2" w:name="TOC"/>
    </w:ins>
    <w:ins w:author="Open-Xml-PowerTools" w:id="8377" w:date="2000-01-01T00:00:00Z">
      <w:bookmarkEnd w:id="2"/>
    </w:ins>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rPr>
        <w:ins w:author="Open-Xml-PowerTools" w:id="8379" w:date="2000-01-01T00:00:00Z"/>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ins w:author="Open-Xml-PowerTools" w:id="8380" w:date="2000-01-01T00:00:00Z"/>
      </w:trPr>
      <w:tc>
        <w:tcPr>
          <w:tcW w:w="7258" w:type="dxa"/>
          <w:gridSpan w:val="2"/>
        </w:tcPr>
        <w:p>
          <w:pPr>
            <w:pStyle w:val="Header"/>
            <w:rPr>
              <w:ins w:author="Open-Xml-PowerTools" w:id="8386" w:date="2000-01-01T00:00:00Z"/>
            </w:rPr>
          </w:pPr>
          <w:ins w:author="Open-Xml-PowerTools" w:id="8381" w:date="2000-01-01T00:00:00Z">
            <w:r>
              <w:rPr>
                <w:b/>
                <w:i/>
              </w:rPr>
              <w:fldChar w:fldCharType="begin"/>
            </w:r>
          </w:ins>
          <w:ins w:author="Open-Xml-PowerTools" w:id="8382" w:date="2000-01-01T00:00:00Z">
            <w:r>
              <w:rPr>
                <w:b/>
                <w:i/>
              </w:rPr>
              <w:instrText xml:space="preserve"> STYLEREF "Name of Act/Reg" </w:instrText>
            </w:r>
          </w:ins>
          <w:ins w:author="Open-Xml-PowerTools" w:id="8383" w:date="2000-01-01T00:00:00Z">
            <w:r>
              <w:rPr>
                <w:b/>
                <w:i/>
              </w:rPr>
              <w:fldChar w:fldCharType="separate"/>
            </w:r>
          </w:ins>
          <w:ins w:author="Open-Xml-PowerTools" w:id="8384" w:date="2000-01-01T00:00:00Z">
            <w:r>
              <w:rPr>
                <w:b/>
                <w:i/>
              </w:rPr>
              <w:t>Building Regulations 2012</w:t>
            </w:r>
          </w:ins>
          <w:ins w:author="Open-Xml-PowerTools" w:id="8385" w:date="2000-01-01T00:00:00Z">
            <w:r>
              <w:rPr>
                <w:b/>
                <w:i/>
              </w:rPr>
              <w:fldChar w:fldCharType="end"/>
            </w:r>
          </w:ins>
        </w:p>
      </w:tc>
    </w:tr>
    <w:tr>
      <w:trPr>
        <w:jc w:val="center"/>
        <w:ins w:author="Open-Xml-PowerTools" w:id="8387" w:date="2000-01-01T00:00:00Z"/>
      </w:trPr>
      <w:tc>
        <w:tcPr>
          <w:tcW w:w="1548" w:type="dxa"/>
        </w:tcPr>
        <w:p>
          <w:pPr>
            <w:pStyle w:val="Header"/>
            <w:spacing w:before="40"/>
            <w:rPr>
              <w:ins w:author="Open-Xml-PowerTools" w:id="8388" w:date="2000-01-01T00:00:00Z"/>
            </w:rPr>
          </w:pPr>
        </w:p>
      </w:tc>
      <w:tc>
        <w:tcPr>
          <w:tcW w:w="5715" w:type="dxa"/>
        </w:tcPr>
        <w:p>
          <w:pPr>
            <w:pStyle w:val="Header"/>
            <w:spacing w:before="40"/>
            <w:rPr>
              <w:ins w:author="Open-Xml-PowerTools" w:id="8389" w:date="2000-01-01T00:00:00Z"/>
            </w:rPr>
          </w:pPr>
        </w:p>
      </w:tc>
    </w:tr>
    <w:tr>
      <w:trPr>
        <w:jc w:val="center"/>
        <w:ins w:author="Open-Xml-PowerTools" w:id="8390" w:date="2000-01-01T00:00:00Z"/>
      </w:trPr>
      <w:tc>
        <w:tcPr>
          <w:tcW w:w="1548" w:type="dxa"/>
        </w:tcPr>
        <w:p>
          <w:pPr>
            <w:pStyle w:val="Header"/>
            <w:spacing w:before="40"/>
            <w:rPr>
              <w:ins w:author="Open-Xml-PowerTools" w:id="8391" w:date="2000-01-01T00:00:00Z"/>
            </w:rPr>
          </w:pPr>
        </w:p>
      </w:tc>
      <w:tc>
        <w:tcPr>
          <w:tcW w:w="5715" w:type="dxa"/>
        </w:tcPr>
        <w:p>
          <w:pPr>
            <w:pStyle w:val="Header"/>
            <w:spacing w:before="40"/>
            <w:rPr>
              <w:ins w:author="Open-Xml-PowerTools" w:id="8392" w:date="2000-01-01T00:00:00Z"/>
            </w:rPr>
          </w:pPr>
        </w:p>
      </w:tc>
    </w:tr>
    <w:tr>
      <w:trPr>
        <w:cantSplit/>
        <w:jc w:val="center"/>
        <w:ins w:author="Open-Xml-PowerTools" w:id="8393" w:date="2000-01-01T00:00:00Z"/>
      </w:trPr>
      <w:tc>
        <w:tcPr>
          <w:tcW w:w="7258" w:type="dxa"/>
          <w:gridSpan w:val="2"/>
        </w:tcPr>
        <w:p>
          <w:pPr>
            <w:pStyle w:val="Header"/>
            <w:spacing w:before="40"/>
            <w:rPr>
              <w:ins w:author="Open-Xml-PowerTools" w:id="8395" w:date="2000-01-01T00:00:00Z"/>
            </w:rPr>
          </w:pPr>
          <w:ins w:author="Open-Xml-PowerTools" w:id="8394" w:date="2000-01-01T00:00:00Z">
            <w:r>
              <w:t>Contents</w:t>
            </w:r>
          </w:ins>
        </w:p>
      </w:tc>
    </w:tr>
  </w:tbl>
  <w:p>
    <w:pPr>
      <w:pStyle w:val="Header"/>
      <w:pBdr>
        <w:top w:val="single" w:sz="4" w:space="1" w:color="auto"/>
      </w:pBdr>
      <w:rPr>
        <w:ins w:author="Open-Xml-PowerTools" w:id="8396" w:date="2000-01-01T00:00:00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7263" w:type="dxa"/>
      <w:jc w:val="center"/>
      <w:tblLayout w:type="fixed"/>
      <w:tblCellMar>
        <w:left w:w="72" w:type="dxa"/>
        <w:right w:w="72" w:type="dxa"/>
      </w:tblCellMar>
      <w:tblLook w:val="0000" w:firstRow="0" w:lastRow="0" w:firstColumn="0" w:lastColumn="0" w:noHBand="0" w:noVBand="0"/>
    </w:tblPr>
    <w:tblGrid>
      <w:gridCol w:w="5715"/>
      <w:gridCol w:w="1548"/>
    </w:tblGrid>
    <w:tr>
      <w:trPr>
        <w:cantSplit/>
        <w:jc w:val="center"/>
        <w:ins w:author="Open-Xml-PowerTools" w:id="8397" w:date="2000-01-01T00:00:00Z"/>
      </w:trPr>
      <w:tc>
        <w:tcPr>
          <w:tcW w:w="7263" w:type="dxa"/>
          <w:gridSpan w:val="2"/>
        </w:tcPr>
        <w:p>
          <w:pPr>
            <w:pStyle w:val="Header"/>
            <w:ind w:right="17"/>
            <w:jc w:val="right"/>
            <w:rPr>
              <w:ins w:author="Open-Xml-PowerTools" w:id="8403" w:date="2000-01-01T00:00:00Z"/>
            </w:rPr>
          </w:pPr>
          <w:ins w:author="Open-Xml-PowerTools" w:id="8398" w:date="2000-01-01T00:00:00Z">
            <w:r>
              <w:rPr>
                <w:b/>
                <w:i/>
              </w:rPr>
              <w:fldChar w:fldCharType="begin"/>
            </w:r>
          </w:ins>
          <w:ins w:author="Open-Xml-PowerTools" w:id="8399" w:date="2000-01-01T00:00:00Z">
            <w:r>
              <w:rPr>
                <w:b/>
                <w:i/>
              </w:rPr>
              <w:instrText xml:space="preserve"> STYLEREF "Name of Act/Reg" </w:instrText>
            </w:r>
          </w:ins>
          <w:ins w:author="Open-Xml-PowerTools" w:id="8400" w:date="2000-01-01T00:00:00Z">
            <w:r>
              <w:rPr>
                <w:b/>
                <w:i/>
              </w:rPr>
              <w:fldChar w:fldCharType="separate"/>
            </w:r>
          </w:ins>
          <w:ins w:author="Open-Xml-PowerTools" w:id="8401" w:date="2000-01-01T00:00:00Z">
            <w:r>
              <w:rPr>
                <w:b/>
                <w:i/>
              </w:rPr>
              <w:t>Building Regulations 2012</w:t>
            </w:r>
          </w:ins>
          <w:ins w:author="Open-Xml-PowerTools" w:id="8402" w:date="2000-01-01T00:00:00Z">
            <w:r>
              <w:rPr>
                <w:b/>
                <w:i/>
              </w:rPr>
              <w:fldChar w:fldCharType="end"/>
            </w:r>
          </w:ins>
        </w:p>
      </w:tc>
    </w:tr>
    <w:tr>
      <w:trPr>
        <w:jc w:val="center"/>
        <w:ins w:author="Open-Xml-PowerTools" w:id="8404" w:date="2000-01-01T00:00:00Z"/>
      </w:trPr>
      <w:tc>
        <w:tcPr>
          <w:tcW w:w="5715" w:type="dxa"/>
          <w:vAlign w:val="bottom"/>
        </w:tcPr>
        <w:p>
          <w:pPr>
            <w:pStyle w:val="Header"/>
            <w:spacing w:before="40"/>
            <w:jc w:val="right"/>
            <w:rPr>
              <w:ins w:author="Open-Xml-PowerTools" w:id="8408" w:date="2000-01-01T00:00:00Z"/>
            </w:rPr>
          </w:pPr>
          <w:ins w:author="Open-Xml-PowerTools" w:id="8405" w:date="2000-01-01T00:00:00Z">
            <w:r>
              <w:fldChar w:fldCharType="begin"/>
            </w:r>
          </w:ins>
          <w:ins w:author="Open-Xml-PowerTools" w:id="8406" w:date="2000-01-01T00:00:00Z">
            <w:r>
              <w:instrText xml:space="preserve"> styleref CharPartText </w:instrText>
            </w:r>
          </w:ins>
          <w:ins w:author="Open-Xml-PowerTools" w:id="8407" w:date="2000-01-01T00:00:00Z">
            <w:r>
              <w:fldChar w:fldCharType="end"/>
            </w:r>
          </w:ins>
        </w:p>
      </w:tc>
      <w:tc>
        <w:tcPr>
          <w:tcW w:w="1548" w:type="dxa"/>
        </w:tcPr>
        <w:p>
          <w:pPr>
            <w:pStyle w:val="Header"/>
            <w:spacing w:before="40"/>
            <w:ind w:right="17"/>
            <w:jc w:val="right"/>
            <w:rPr>
              <w:ins w:author="Open-Xml-PowerTools" w:id="8412" w:date="2000-01-01T00:00:00Z"/>
            </w:rPr>
          </w:pPr>
          <w:ins w:author="Open-Xml-PowerTools" w:id="8409" w:date="2000-01-01T00:00:00Z">
            <w:r>
              <w:rPr>
                <w:b/>
              </w:rPr>
              <w:fldChar w:fldCharType="begin"/>
            </w:r>
          </w:ins>
          <w:ins w:author="Open-Xml-PowerTools" w:id="8410" w:date="2000-01-01T00:00:00Z">
            <w:r>
              <w:rPr>
                <w:b/>
              </w:rPr>
              <w:instrText>STYLEREF CharPartNo</w:instrText>
            </w:r>
          </w:ins>
          <w:ins w:author="Open-Xml-PowerTools" w:id="8411" w:date="2000-01-01T00:00:00Z">
            <w:r>
              <w:rPr>
                <w:b/>
              </w:rPr>
              <w:fldChar w:fldCharType="end"/>
            </w:r>
          </w:ins>
        </w:p>
      </w:tc>
    </w:tr>
    <w:tr>
      <w:trPr>
        <w:jc w:val="center"/>
        <w:ins w:author="Open-Xml-PowerTools" w:id="8413" w:date="2000-01-01T00:00:00Z"/>
      </w:trPr>
      <w:tc>
        <w:tcPr>
          <w:tcW w:w="5715" w:type="dxa"/>
          <w:vAlign w:val="bottom"/>
        </w:tcPr>
        <w:p>
          <w:pPr>
            <w:pStyle w:val="Header"/>
            <w:spacing w:before="40"/>
            <w:jc w:val="right"/>
            <w:rPr>
              <w:ins w:author="Open-Xml-PowerTools" w:id="8417" w:date="2000-01-01T00:00:00Z"/>
            </w:rPr>
          </w:pPr>
          <w:ins w:author="Open-Xml-PowerTools" w:id="8414" w:date="2000-01-01T00:00:00Z">
            <w:r>
              <w:fldChar w:fldCharType="begin"/>
            </w:r>
          </w:ins>
          <w:ins w:author="Open-Xml-PowerTools" w:id="8415" w:date="2000-01-01T00:00:00Z">
            <w:r>
              <w:instrText xml:space="preserve"> styleref CharDivText </w:instrText>
            </w:r>
          </w:ins>
          <w:ins w:author="Open-Xml-PowerTools" w:id="8416" w:date="2000-01-01T00:00:00Z">
            <w:r>
              <w:fldChar w:fldCharType="end"/>
            </w:r>
          </w:ins>
        </w:p>
      </w:tc>
      <w:tc>
        <w:tcPr>
          <w:tcW w:w="1548" w:type="dxa"/>
        </w:tcPr>
        <w:p>
          <w:pPr>
            <w:pStyle w:val="Header"/>
            <w:spacing w:before="40"/>
            <w:ind w:right="17"/>
            <w:jc w:val="right"/>
            <w:rPr>
              <w:ins w:author="Open-Xml-PowerTools" w:id="8443" w:date="2000-01-01T00:00:00Z"/>
            </w:rPr>
          </w:pPr>
          <w:ins w:author="Open-Xml-PowerTools" w:id="8418" w:date="2000-01-01T00:00:00Z">
            <w:r>
              <w:rPr>
                <w:b/>
              </w:rPr>
              <w:fldChar w:fldCharType="begin"/>
            </w:r>
          </w:ins>
          <w:ins w:author="Open-Xml-PowerTools" w:id="8419" w:date="2000-01-01T00:00:00Z">
            <w:r>
              <w:rPr>
                <w:b/>
              </w:rPr>
              <w:instrText xml:space="preserve"> IF </w:instrText>
            </w:r>
          </w:ins>
          <w:ins w:author="Open-Xml-PowerTools" w:id="8420" w:date="2000-01-01T00:00:00Z">
            <w:r>
              <w:rPr>
                <w:b/>
              </w:rPr>
              <w:fldChar w:fldCharType="begin"/>
            </w:r>
          </w:ins>
          <w:ins w:author="Open-Xml-PowerTools" w:id="8421" w:date="2000-01-01T00:00:00Z">
            <w:r>
              <w:rPr>
                <w:b/>
              </w:rPr>
              <w:instrText xml:space="preserve"> STYLEREF CharDivNo \n </w:instrText>
            </w:r>
          </w:ins>
          <w:ins w:author="Open-Xml-PowerTools" w:id="8422" w:date="2000-01-01T00:00:00Z">
            <w:r>
              <w:rPr>
                <w:b/>
              </w:rPr>
              <w:fldChar w:fldCharType="separate"/>
            </w:r>
          </w:ins>
          <w:ins w:author="Open-Xml-PowerTools" w:id="8423" w:date="2000-01-01T00:00:00Z">
            <w:r>
              <w:rPr>
                <w:b/>
              </w:rPr>
              <w:instrText>0</w:instrText>
            </w:r>
          </w:ins>
          <w:ins w:author="Open-Xml-PowerTools" w:id="8424" w:date="2000-01-01T00:00:00Z">
            <w:r>
              <w:rPr>
                <w:b/>
              </w:rPr>
              <w:fldChar w:fldCharType="end"/>
            </w:r>
          </w:ins>
          <w:ins w:author="Open-Xml-PowerTools" w:id="8425" w:date="2000-01-01T00:00:00Z">
            <w:r>
              <w:rPr>
                <w:b/>
              </w:rPr>
              <w:instrText xml:space="preserve"> = 0 "</w:instrText>
            </w:r>
          </w:ins>
          <w:ins w:author="Open-Xml-PowerTools" w:id="8426" w:date="2000-01-01T00:00:00Z">
            <w:r>
              <w:rPr>
                <w:b/>
              </w:rPr>
              <w:fldChar w:fldCharType="begin"/>
            </w:r>
          </w:ins>
          <w:ins w:author="Open-Xml-PowerTools" w:id="8427" w:date="2000-01-01T00:00:00Z">
            <w:r>
              <w:rPr>
                <w:b/>
              </w:rPr>
              <w:instrText xml:space="preserve"> STYLEREF CharDivNo </w:instrText>
            </w:r>
          </w:ins>
          <w:ins w:author="Open-Xml-PowerTools" w:id="8428" w:date="2000-01-01T00:00:00Z">
            <w:r>
              <w:rPr>
                <w:b/>
              </w:rPr>
              <w:fldChar w:fldCharType="end"/>
            </w:r>
          </w:ins>
          <w:ins w:author="Open-Xml-PowerTools" w:id="8429" w:date="2000-01-01T00:00:00Z">
            <w:r>
              <w:rPr>
                <w:b/>
              </w:rPr>
              <w:instrText>" "</w:instrText>
            </w:r>
          </w:ins>
          <w:ins w:author="Open-Xml-PowerTools" w:id="8430" w:date="2000-01-01T00:00:00Z">
            <w:r>
              <w:rPr>
                <w:b/>
              </w:rPr>
              <w:fldChar w:fldCharType="begin"/>
            </w:r>
          </w:ins>
          <w:ins w:author="Open-Xml-PowerTools" w:id="8431" w:date="2000-01-01T00:00:00Z">
            <w:r>
              <w:rPr>
                <w:b/>
              </w:rPr>
              <w:instrText xml:space="preserve"> STYLEREF CharDivNo </w:instrText>
            </w:r>
          </w:ins>
          <w:ins w:author="Open-Xml-PowerTools" w:id="8432" w:date="2000-01-01T00:00:00Z">
            <w:r>
              <w:rPr>
                <w:b/>
              </w:rPr>
              <w:fldChar w:fldCharType="separate"/>
            </w:r>
          </w:ins>
          <w:ins w:author="Open-Xml-PowerTools" w:id="8433" w:date="2000-01-01T00:00:00Z">
            <w:r>
              <w:rPr>
                <w:b/>
              </w:rPr>
              <w:instrText>Division</w:instrText>
            </w:r>
          </w:ins>
          <w:ins w:author="Open-Xml-PowerTools" w:id="8434" w:date="2000-01-01T00:00:00Z">
            <w:r>
              <w:rPr>
                <w:b/>
              </w:rPr>
              <w:fldChar w:fldCharType="end"/>
            </w:r>
          </w:ins>
          <w:ins w:author="Open-Xml-PowerTools" w:id="8435" w:date="2000-01-01T00:00:00Z">
            <w:r>
              <w:rPr>
                <w:b/>
              </w:rPr>
              <w:instrText xml:space="preserve"> </w:instrText>
            </w:r>
          </w:ins>
          <w:ins w:author="Open-Xml-PowerTools" w:id="8436" w:date="2000-01-01T00:00:00Z">
            <w:r>
              <w:rPr>
                <w:b/>
              </w:rPr>
              <w:fldChar w:fldCharType="begin"/>
            </w:r>
          </w:ins>
          <w:ins w:author="Open-Xml-PowerTools" w:id="8437" w:date="2000-01-01T00:00:00Z">
            <w:r>
              <w:rPr>
                <w:b/>
              </w:rPr>
              <w:instrText xml:space="preserve"> STYLEREF CharDivNo \n </w:instrText>
            </w:r>
          </w:ins>
          <w:ins w:author="Open-Xml-PowerTools" w:id="8438" w:date="2000-01-01T00:00:00Z">
            <w:r>
              <w:rPr>
                <w:b/>
              </w:rPr>
              <w:fldChar w:fldCharType="separate"/>
            </w:r>
          </w:ins>
          <w:ins w:author="Open-Xml-PowerTools" w:id="8439" w:date="2000-01-01T00:00:00Z">
            <w:r>
              <w:rPr>
                <w:b/>
              </w:rPr>
              <w:instrText>2</w:instrText>
            </w:r>
          </w:ins>
          <w:ins w:author="Open-Xml-PowerTools" w:id="8440" w:date="2000-01-01T00:00:00Z">
            <w:r>
              <w:rPr>
                <w:b/>
              </w:rPr>
              <w:fldChar w:fldCharType="end"/>
            </w:r>
          </w:ins>
          <w:ins w:author="Open-Xml-PowerTools" w:id="8441" w:date="2000-01-01T00:00:00Z">
            <w:r>
              <w:rPr>
                <w:b/>
              </w:rPr>
              <w:instrText>"</w:instrText>
            </w:r>
          </w:ins>
          <w:ins w:author="Open-Xml-PowerTools" w:id="8442" w:date="2000-01-01T00:00:00Z">
            <w:r>
              <w:rPr>
                <w:b/>
              </w:rPr>
              <w:fldChar w:fldCharType="end"/>
            </w:r>
          </w:ins>
        </w:p>
      </w:tc>
    </w:tr>
    <w:tr>
      <w:trPr>
        <w:cantSplit/>
        <w:jc w:val="center"/>
        <w:ins w:author="Open-Xml-PowerTools" w:id="8444" w:date="2000-01-01T00:00:00Z"/>
      </w:trPr>
      <w:tc>
        <w:tcPr>
          <w:tcW w:w="7263" w:type="dxa"/>
          <w:gridSpan w:val="2"/>
        </w:tcPr>
        <w:p>
          <w:pPr>
            <w:pStyle w:val="Header"/>
            <w:spacing w:before="40"/>
            <w:ind w:right="17"/>
            <w:jc w:val="right"/>
            <w:rPr>
              <w:ins w:author="Open-Xml-PowerTools" w:id="8451" w:date="2000-01-01T00:00:00Z"/>
            </w:rPr>
          </w:pPr>
          <w:ins w:author="Open-Xml-PowerTools" w:id="8445" w:date="2000-01-01T00:00:00Z">
            <w:r>
              <w:rPr>
                <w:b/>
              </w:rPr>
              <w:t xml:space="preserve">r. </w:t>
            </w:r>
          </w:ins>
          <w:ins w:author="Open-Xml-PowerTools" w:id="8446" w:date="2000-01-01T00:00:00Z">
            <w:r>
              <w:rPr>
                <w:b/>
              </w:rPr>
              <w:fldChar w:fldCharType="begin"/>
            </w:r>
          </w:ins>
          <w:ins w:author="Open-Xml-PowerTools" w:id="8447" w:date="2000-01-01T00:00:00Z">
            <w:r>
              <w:rPr>
                <w:b/>
              </w:rPr>
              <w:instrText>STYLEREF CharSectNo</w:instrText>
            </w:r>
          </w:ins>
          <w:ins w:author="Open-Xml-PowerTools" w:id="8448" w:date="2000-01-01T00:00:00Z">
            <w:r>
              <w:rPr>
                <w:b/>
              </w:rPr>
              <w:fldChar w:fldCharType="separate"/>
            </w:r>
          </w:ins>
          <w:ins w:author="Open-Xml-PowerTools" w:id="8449" w:date="2000-01-01T00:00:00Z">
            <w:r>
              <w:rPr>
                <w:b/>
              </w:rPr>
              <w:t>1</w:t>
            </w:r>
          </w:ins>
          <w:ins w:author="Open-Xml-PowerTools" w:id="8450" w:date="2000-01-01T00:00:00Z">
            <w:r>
              <w:rPr>
                <w:b/>
              </w:rPr>
              <w:fldChar w:fldCharType="end"/>
            </w:r>
          </w:ins>
        </w:p>
      </w:tc>
    </w:tr>
  </w:tbl>
  <w:p>
    <w:pPr>
      <w:pStyle w:val="Header"/>
      <w:pBdr>
        <w:top w:val="single" w:sz="4" w:space="1" w:color="auto"/>
      </w:pBdr>
      <w:rPr>
        <w:ins w:author="Open-Xml-PowerTools" w:id="8452" w:date="2000-01-01T00:00:00Z"/>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rPr>
        <w:ins w:author="Open-Xml-PowerTools" w:id="8453" w:date="2000-01-01T00:00:00Z"/>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7263" w:type="dxa"/>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ins w:author="Open-Xml-PowerTools" w:id="8454" w:date="2000-01-01T00:00:00Z"/>
      </w:trPr>
      <w:tc>
        <w:tcPr>
          <w:tcW w:w="7263" w:type="dxa"/>
          <w:gridSpan w:val="2"/>
        </w:tcPr>
        <w:p>
          <w:pPr>
            <w:pStyle w:val="Header"/>
            <w:rPr>
              <w:ins w:author="Open-Xml-PowerTools" w:id="8460" w:date="2000-01-01T00:00:00Z"/>
            </w:rPr>
          </w:pPr>
          <w:ins w:author="Open-Xml-PowerTools" w:id="8455" w:date="2000-01-01T00:00:00Z">
            <w:r>
              <w:rPr>
                <w:b/>
                <w:i/>
              </w:rPr>
              <w:fldChar w:fldCharType="begin"/>
            </w:r>
          </w:ins>
          <w:ins w:author="Open-Xml-PowerTools" w:id="8456" w:date="2000-01-01T00:00:00Z">
            <w:r>
              <w:rPr>
                <w:b/>
                <w:i/>
              </w:rPr>
              <w:instrText xml:space="preserve"> STYLEREF "Name of Act/Reg" </w:instrText>
            </w:r>
          </w:ins>
          <w:ins w:author="Open-Xml-PowerTools" w:id="8457" w:date="2000-01-01T00:00:00Z">
            <w:r>
              <w:rPr>
                <w:b/>
                <w:i/>
              </w:rPr>
              <w:fldChar w:fldCharType="separate"/>
            </w:r>
          </w:ins>
          <w:ins w:author="Open-Xml-PowerTools" w:id="8458" w:date="2000-01-01T00:00:00Z">
            <w:r>
              <w:rPr>
                <w:b/>
                <w:i/>
              </w:rPr>
              <w:t>Building Regulations 2012</w:t>
            </w:r>
          </w:ins>
          <w:ins w:author="Open-Xml-PowerTools" w:id="8459" w:date="2000-01-01T00:00:00Z">
            <w:r>
              <w:rPr>
                <w:b/>
                <w:i/>
              </w:rPr>
              <w:fldChar w:fldCharType="end"/>
            </w:r>
          </w:ins>
        </w:p>
      </w:tc>
    </w:tr>
    <w:tr>
      <w:trPr>
        <w:jc w:val="center"/>
        <w:ins w:author="Open-Xml-PowerTools" w:id="8461" w:date="2000-01-01T00:00:00Z"/>
      </w:trPr>
      <w:tc>
        <w:tcPr>
          <w:tcW w:w="1548" w:type="dxa"/>
        </w:tcPr>
        <w:p>
          <w:pPr>
            <w:pStyle w:val="Header"/>
            <w:spacing w:before="40"/>
            <w:rPr>
              <w:ins w:author="Open-Xml-PowerTools" w:id="8465" w:date="2000-01-01T00:00:00Z"/>
            </w:rPr>
          </w:pPr>
          <w:ins w:author="Open-Xml-PowerTools" w:id="8462" w:date="2000-01-01T00:00:00Z">
            <w:r>
              <w:rPr>
                <w:b/>
              </w:rPr>
              <w:fldChar w:fldCharType="begin"/>
            </w:r>
          </w:ins>
          <w:ins w:author="Open-Xml-PowerTools" w:id="8463" w:date="2000-01-01T00:00:00Z">
            <w:r>
              <w:rPr>
                <w:b/>
              </w:rPr>
              <w:instrText>STYLEREF CharPartNo</w:instrText>
            </w:r>
          </w:ins>
          <w:ins w:author="Open-Xml-PowerTools" w:id="8464" w:date="2000-01-01T00:00:00Z">
            <w:r>
              <w:rPr>
                <w:b/>
              </w:rPr>
              <w:fldChar w:fldCharType="end"/>
            </w:r>
          </w:ins>
        </w:p>
      </w:tc>
      <w:tc>
        <w:tcPr>
          <w:tcW w:w="5715" w:type="dxa"/>
          <w:vAlign w:val="bottom"/>
        </w:tcPr>
        <w:p>
          <w:pPr>
            <w:pStyle w:val="Header"/>
            <w:spacing w:before="40"/>
            <w:rPr>
              <w:ins w:author="Open-Xml-PowerTools" w:id="8469" w:date="2000-01-01T00:00:00Z"/>
            </w:rPr>
          </w:pPr>
          <w:ins w:author="Open-Xml-PowerTools" w:id="8466" w:date="2000-01-01T00:00:00Z">
            <w:r>
              <w:fldChar w:fldCharType="begin"/>
            </w:r>
          </w:ins>
          <w:ins w:author="Open-Xml-PowerTools" w:id="8467" w:date="2000-01-01T00:00:00Z">
            <w:r>
              <w:instrText xml:space="preserve"> styleref CharPartText </w:instrText>
            </w:r>
          </w:ins>
          <w:ins w:author="Open-Xml-PowerTools" w:id="8468" w:date="2000-01-01T00:00:00Z">
            <w:r>
              <w:fldChar w:fldCharType="end"/>
            </w:r>
          </w:ins>
        </w:p>
      </w:tc>
    </w:tr>
    <w:tr>
      <w:trPr>
        <w:jc w:val="center"/>
        <w:ins w:author="Open-Xml-PowerTools" w:id="8470" w:date="2000-01-01T00:00:00Z"/>
      </w:trPr>
      <w:tc>
        <w:tcPr>
          <w:tcW w:w="1548" w:type="dxa"/>
        </w:tcPr>
        <w:p>
          <w:pPr>
            <w:pStyle w:val="Header"/>
            <w:spacing w:before="40"/>
            <w:rPr>
              <w:ins w:author="Open-Xml-PowerTools" w:id="8496" w:date="2000-01-01T00:00:00Z"/>
            </w:rPr>
          </w:pPr>
          <w:ins w:author="Open-Xml-PowerTools" w:id="8471" w:date="2000-01-01T00:00:00Z">
            <w:r>
              <w:rPr>
                <w:b/>
              </w:rPr>
              <w:fldChar w:fldCharType="begin"/>
            </w:r>
          </w:ins>
          <w:ins w:author="Open-Xml-PowerTools" w:id="8472" w:date="2000-01-01T00:00:00Z">
            <w:r>
              <w:rPr>
                <w:b/>
              </w:rPr>
              <w:instrText xml:space="preserve"> IF </w:instrText>
            </w:r>
          </w:ins>
          <w:ins w:author="Open-Xml-PowerTools" w:id="8473" w:date="2000-01-01T00:00:00Z">
            <w:r>
              <w:rPr>
                <w:b/>
              </w:rPr>
              <w:fldChar w:fldCharType="begin"/>
            </w:r>
          </w:ins>
          <w:ins w:author="Open-Xml-PowerTools" w:id="8474" w:date="2000-01-01T00:00:00Z">
            <w:r>
              <w:rPr>
                <w:b/>
              </w:rPr>
              <w:instrText xml:space="preserve"> STYLEREF CharDivNo \n </w:instrText>
            </w:r>
          </w:ins>
          <w:ins w:author="Open-Xml-PowerTools" w:id="8475" w:date="2000-01-01T00:00:00Z">
            <w:r>
              <w:rPr>
                <w:b/>
              </w:rPr>
              <w:fldChar w:fldCharType="separate"/>
            </w:r>
          </w:ins>
          <w:ins w:author="Open-Xml-PowerTools" w:id="8476" w:date="2000-01-01T00:00:00Z">
            <w:r>
              <w:rPr>
                <w:b/>
              </w:rPr>
              <w:instrText>0</w:instrText>
            </w:r>
          </w:ins>
          <w:ins w:author="Open-Xml-PowerTools" w:id="8477" w:date="2000-01-01T00:00:00Z">
            <w:r>
              <w:rPr>
                <w:b/>
              </w:rPr>
              <w:fldChar w:fldCharType="end"/>
            </w:r>
          </w:ins>
          <w:ins w:author="Open-Xml-PowerTools" w:id="8478" w:date="2000-01-01T00:00:00Z">
            <w:r>
              <w:rPr>
                <w:b/>
              </w:rPr>
              <w:instrText xml:space="preserve"> = 0 "</w:instrText>
            </w:r>
          </w:ins>
          <w:ins w:author="Open-Xml-PowerTools" w:id="8479" w:date="2000-01-01T00:00:00Z">
            <w:r>
              <w:rPr>
                <w:b/>
              </w:rPr>
              <w:fldChar w:fldCharType="begin"/>
            </w:r>
          </w:ins>
          <w:ins w:author="Open-Xml-PowerTools" w:id="8480" w:date="2000-01-01T00:00:00Z">
            <w:r>
              <w:rPr>
                <w:b/>
              </w:rPr>
              <w:instrText xml:space="preserve"> STYLEREF CharDivNo </w:instrText>
            </w:r>
          </w:ins>
          <w:ins w:author="Open-Xml-PowerTools" w:id="8481" w:date="2000-01-01T00:00:00Z">
            <w:r>
              <w:rPr>
                <w:b/>
              </w:rPr>
              <w:fldChar w:fldCharType="end"/>
            </w:r>
          </w:ins>
          <w:ins w:author="Open-Xml-PowerTools" w:id="8482" w:date="2000-01-01T00:00:00Z">
            <w:r>
              <w:rPr>
                <w:b/>
              </w:rPr>
              <w:instrText>" "</w:instrText>
            </w:r>
          </w:ins>
          <w:ins w:author="Open-Xml-PowerTools" w:id="8483" w:date="2000-01-01T00:00:00Z">
            <w:r>
              <w:rPr>
                <w:b/>
              </w:rPr>
              <w:fldChar w:fldCharType="begin"/>
            </w:r>
          </w:ins>
          <w:ins w:author="Open-Xml-PowerTools" w:id="8484" w:date="2000-01-01T00:00:00Z">
            <w:r>
              <w:rPr>
                <w:b/>
              </w:rPr>
              <w:instrText xml:space="preserve"> STYLEREF CharDivNo </w:instrText>
            </w:r>
          </w:ins>
          <w:ins w:author="Open-Xml-PowerTools" w:id="8485" w:date="2000-01-01T00:00:00Z">
            <w:r>
              <w:rPr>
                <w:b/>
              </w:rPr>
              <w:fldChar w:fldCharType="separate"/>
            </w:r>
          </w:ins>
          <w:ins w:author="Open-Xml-PowerTools" w:id="8486" w:date="2000-01-01T00:00:00Z">
            <w:r>
              <w:rPr>
                <w:b/>
              </w:rPr>
              <w:instrText>Division</w:instrText>
            </w:r>
          </w:ins>
          <w:ins w:author="Open-Xml-PowerTools" w:id="8487" w:date="2000-01-01T00:00:00Z">
            <w:r>
              <w:rPr>
                <w:b/>
              </w:rPr>
              <w:fldChar w:fldCharType="end"/>
            </w:r>
          </w:ins>
          <w:ins w:author="Open-Xml-PowerTools" w:id="8488" w:date="2000-01-01T00:00:00Z">
            <w:r>
              <w:rPr>
                <w:b/>
              </w:rPr>
              <w:instrText xml:space="preserve"> </w:instrText>
            </w:r>
          </w:ins>
          <w:ins w:author="Open-Xml-PowerTools" w:id="8489" w:date="2000-01-01T00:00:00Z">
            <w:r>
              <w:rPr>
                <w:b/>
              </w:rPr>
              <w:fldChar w:fldCharType="begin"/>
            </w:r>
          </w:ins>
          <w:ins w:author="Open-Xml-PowerTools" w:id="8490" w:date="2000-01-01T00:00:00Z">
            <w:r>
              <w:rPr>
                <w:b/>
              </w:rPr>
              <w:instrText xml:space="preserve"> STYLEREF CharDivNo \n </w:instrText>
            </w:r>
          </w:ins>
          <w:ins w:author="Open-Xml-PowerTools" w:id="8491" w:date="2000-01-01T00:00:00Z">
            <w:r>
              <w:rPr>
                <w:b/>
              </w:rPr>
              <w:fldChar w:fldCharType="separate"/>
            </w:r>
          </w:ins>
          <w:ins w:author="Open-Xml-PowerTools" w:id="8492" w:date="2000-01-01T00:00:00Z">
            <w:r>
              <w:rPr>
                <w:b/>
              </w:rPr>
              <w:instrText>2</w:instrText>
            </w:r>
          </w:ins>
          <w:ins w:author="Open-Xml-PowerTools" w:id="8493" w:date="2000-01-01T00:00:00Z">
            <w:r>
              <w:rPr>
                <w:b/>
              </w:rPr>
              <w:fldChar w:fldCharType="end"/>
            </w:r>
          </w:ins>
          <w:ins w:author="Open-Xml-PowerTools" w:id="8494" w:date="2000-01-01T00:00:00Z">
            <w:r>
              <w:rPr>
                <w:b/>
              </w:rPr>
              <w:instrText>"</w:instrText>
            </w:r>
          </w:ins>
          <w:ins w:author="Open-Xml-PowerTools" w:id="8495" w:date="2000-01-01T00:00:00Z">
            <w:r>
              <w:rPr>
                <w:b/>
              </w:rPr>
              <w:fldChar w:fldCharType="end"/>
            </w:r>
          </w:ins>
        </w:p>
      </w:tc>
      <w:tc>
        <w:tcPr>
          <w:tcW w:w="5715" w:type="dxa"/>
          <w:vAlign w:val="bottom"/>
        </w:tcPr>
        <w:p>
          <w:pPr>
            <w:pStyle w:val="Header"/>
            <w:spacing w:before="40"/>
            <w:rPr>
              <w:ins w:author="Open-Xml-PowerTools" w:id="8500" w:date="2000-01-01T00:00:00Z"/>
            </w:rPr>
          </w:pPr>
          <w:ins w:author="Open-Xml-PowerTools" w:id="8497" w:date="2000-01-01T00:00:00Z">
            <w:r>
              <w:fldChar w:fldCharType="begin"/>
            </w:r>
          </w:ins>
          <w:ins w:author="Open-Xml-PowerTools" w:id="8498" w:date="2000-01-01T00:00:00Z">
            <w:r>
              <w:instrText xml:space="preserve"> styleref CharDivText </w:instrText>
            </w:r>
          </w:ins>
          <w:ins w:author="Open-Xml-PowerTools" w:id="8499" w:date="2000-01-01T00:00:00Z">
            <w:r>
              <w:fldChar w:fldCharType="end"/>
            </w:r>
          </w:ins>
        </w:p>
      </w:tc>
    </w:tr>
    <w:tr>
      <w:trPr>
        <w:cantSplit/>
        <w:jc w:val="center"/>
        <w:ins w:author="Open-Xml-PowerTools" w:id="8501" w:date="2000-01-01T00:00:00Z"/>
      </w:trPr>
      <w:tc>
        <w:tcPr>
          <w:tcW w:w="7263" w:type="dxa"/>
          <w:gridSpan w:val="2"/>
        </w:tcPr>
        <w:p>
          <w:pPr>
            <w:pStyle w:val="Header"/>
            <w:spacing w:before="40"/>
            <w:rPr>
              <w:ins w:author="Open-Xml-PowerTools" w:id="8508" w:date="2000-01-01T00:00:00Z"/>
            </w:rPr>
          </w:pPr>
          <w:ins w:author="Open-Xml-PowerTools" w:id="8502" w:date="2000-01-01T00:00:00Z">
            <w:r>
              <w:rPr>
                <w:b/>
              </w:rPr>
              <w:t xml:space="preserve">r. </w:t>
            </w:r>
          </w:ins>
          <w:ins w:author="Open-Xml-PowerTools" w:id="8503" w:date="2000-01-01T00:00:00Z">
            <w:r>
              <w:rPr>
                <w:b/>
              </w:rPr>
              <w:fldChar w:fldCharType="begin"/>
            </w:r>
          </w:ins>
          <w:ins w:author="Open-Xml-PowerTools" w:id="8504" w:date="2000-01-01T00:00:00Z">
            <w:r>
              <w:rPr>
                <w:b/>
              </w:rPr>
              <w:instrText>STYLEREF CharSectNo</w:instrText>
            </w:r>
          </w:ins>
          <w:ins w:author="Open-Xml-PowerTools" w:id="8505" w:date="2000-01-01T00:00:00Z">
            <w:r>
              <w:rPr>
                <w:b/>
              </w:rPr>
              <w:fldChar w:fldCharType="separate"/>
            </w:r>
          </w:ins>
          <w:ins w:author="Open-Xml-PowerTools" w:id="8506" w:date="2000-01-01T00:00:00Z">
            <w:r>
              <w:rPr>
                <w:b/>
              </w:rPr>
              <w:t>1</w:t>
            </w:r>
          </w:ins>
          <w:ins w:author="Open-Xml-PowerTools" w:id="8507" w:date="2000-01-01T00:00:00Z">
            <w:r>
              <w:rPr>
                <w:b/>
              </w:rPr>
              <w:fldChar w:fldCharType="end"/>
            </w:r>
          </w:ins>
        </w:p>
      </w:tc>
    </w:tr>
  </w:tbl>
  <w:p>
    <w:pPr>
      <w:pStyle w:val="Header"/>
      <w:pBdr>
        <w:top w:val="single" w:sz="4" w:space="1" w:color="auto"/>
      </w:pBdr>
      <w:rPr>
        <w:ins w:author="Open-Xml-PowerTools" w:id="8509" w:date="2000-01-01T00:00:00Z"/>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7263" w:type="dxa"/>
      <w:jc w:val="center"/>
      <w:tblLayout w:type="fixed"/>
      <w:tblCellMar>
        <w:left w:w="72" w:type="dxa"/>
        <w:right w:w="72" w:type="dxa"/>
      </w:tblCellMar>
      <w:tblLook w:val="0000" w:firstRow="0" w:lastRow="0" w:firstColumn="0" w:lastColumn="0" w:noHBand="0" w:noVBand="0"/>
    </w:tblPr>
    <w:tblGrid>
      <w:gridCol w:w="5797"/>
      <w:gridCol w:w="1466"/>
    </w:tblGrid>
    <w:tr>
      <w:trPr>
        <w:jc w:val="center"/>
        <w:ins w:author="Open-Xml-PowerTools" w:id="8510" w:date="2000-01-01T00:00:00Z"/>
      </w:trPr>
      <w:tc>
        <w:tcPr>
          <w:tcW w:w="7160" w:type="dxa"/>
          <w:gridSpan w:val="2"/>
        </w:tcPr>
        <w:p>
          <w:pPr>
            <w:pStyle w:val="Header"/>
            <w:ind w:right="17"/>
            <w:jc w:val="right"/>
            <w:rPr>
              <w:ins w:author="Open-Xml-PowerTools" w:id="8516" w:date="2000-01-01T00:00:00Z"/>
            </w:rPr>
          </w:pPr>
          <w:ins w:author="Open-Xml-PowerTools" w:id="8511" w:date="2000-01-01T00:00:00Z">
            <w:r>
              <w:rPr>
                <w:b/>
                <w:i/>
              </w:rPr>
              <w:fldChar w:fldCharType="begin"/>
            </w:r>
          </w:ins>
          <w:ins w:author="Open-Xml-PowerTools" w:id="8512" w:date="2000-01-01T00:00:00Z">
            <w:r>
              <w:rPr>
                <w:b/>
                <w:i/>
              </w:rPr>
              <w:instrText xml:space="preserve"> STYLEREF "Name of Act/Reg" </w:instrText>
            </w:r>
          </w:ins>
          <w:ins w:author="Open-Xml-PowerTools" w:id="8513" w:date="2000-01-01T00:00:00Z">
            <w:r>
              <w:rPr>
                <w:b/>
                <w:i/>
              </w:rPr>
              <w:fldChar w:fldCharType="separate"/>
            </w:r>
          </w:ins>
          <w:ins w:author="Open-Xml-PowerTools" w:id="8514" w:date="2000-01-01T00:00:00Z">
            <w:r>
              <w:rPr>
                <w:b/>
                <w:i/>
              </w:rPr>
              <w:t>Building Regulations 2012</w:t>
            </w:r>
          </w:ins>
          <w:ins w:author="Open-Xml-PowerTools" w:id="8515" w:date="2000-01-01T00:00:00Z">
            <w:r>
              <w:rPr>
                <w:b/>
                <w:i/>
              </w:rPr>
              <w:fldChar w:fldCharType="end"/>
            </w:r>
          </w:ins>
        </w:p>
      </w:tc>
    </w:tr>
    <w:tr>
      <w:trPr>
        <w:jc w:val="center"/>
        <w:ins w:author="Open-Xml-PowerTools" w:id="8517" w:date="2000-01-01T00:00:00Z"/>
      </w:trPr>
      <w:tc>
        <w:tcPr>
          <w:tcW w:w="5715" w:type="dxa"/>
        </w:tcPr>
        <w:p>
          <w:pPr>
            <w:pStyle w:val="Header"/>
            <w:spacing w:before="40"/>
            <w:jc w:val="right"/>
            <w:rPr>
              <w:ins w:author="Open-Xml-PowerTools" w:id="8521" w:date="2000-01-01T00:00:00Z"/>
            </w:rPr>
          </w:pPr>
          <w:ins w:author="Open-Xml-PowerTools" w:id="8518" w:date="2000-01-01T00:00:00Z">
            <w:r>
              <w:fldChar w:fldCharType="begin"/>
            </w:r>
          </w:ins>
          <w:ins w:author="Open-Xml-PowerTools" w:id="8519" w:date="2000-01-01T00:00:00Z">
            <w:r>
              <w:instrText xml:space="preserve"> styleref CharSchText </w:instrText>
            </w:r>
          </w:ins>
          <w:ins w:author="Open-Xml-PowerTools" w:id="8520" w:date="2000-01-01T00:00:00Z">
            <w:r>
              <w:fldChar w:fldCharType="end"/>
            </w:r>
          </w:ins>
        </w:p>
      </w:tc>
      <w:tc>
        <w:tcPr>
          <w:tcW w:w="1445" w:type="dxa"/>
        </w:tcPr>
        <w:p>
          <w:pPr>
            <w:pStyle w:val="Header"/>
            <w:spacing w:before="40"/>
            <w:ind w:right="17"/>
            <w:jc w:val="right"/>
            <w:rPr>
              <w:ins w:author="Open-Xml-PowerTools" w:id="8525" w:date="2000-01-01T00:00:00Z"/>
            </w:rPr>
          </w:pPr>
          <w:ins w:author="Open-Xml-PowerTools" w:id="8522" w:date="2000-01-01T00:00:00Z">
            <w:r>
              <w:rPr>
                <w:b/>
              </w:rPr>
              <w:fldChar w:fldCharType="begin"/>
            </w:r>
          </w:ins>
          <w:ins w:author="Open-Xml-PowerTools" w:id="8523" w:date="2000-01-01T00:00:00Z">
            <w:r>
              <w:rPr>
                <w:b/>
              </w:rPr>
              <w:instrText>STYLEREF CharSchno</w:instrText>
            </w:r>
          </w:ins>
          <w:ins w:author="Open-Xml-PowerTools" w:id="8524" w:date="2000-01-01T00:00:00Z">
            <w:r>
              <w:rPr>
                <w:b/>
              </w:rPr>
              <w:fldChar w:fldCharType="end"/>
            </w:r>
          </w:ins>
        </w:p>
      </w:tc>
    </w:tr>
    <w:tr>
      <w:trPr>
        <w:jc w:val="center"/>
        <w:ins w:author="Open-Xml-PowerTools" w:id="8526" w:date="2000-01-01T00:00:00Z"/>
      </w:trPr>
      <w:tc>
        <w:tcPr>
          <w:tcW w:w="5715" w:type="dxa"/>
        </w:tcPr>
        <w:p>
          <w:pPr>
            <w:pStyle w:val="Header"/>
            <w:spacing w:before="40"/>
            <w:jc w:val="right"/>
            <w:rPr>
              <w:ins w:author="Open-Xml-PowerTools" w:id="8530" w:date="2000-01-01T00:00:00Z"/>
            </w:rPr>
          </w:pPr>
          <w:ins w:author="Open-Xml-PowerTools" w:id="8527" w:date="2000-01-01T00:00:00Z">
            <w:r>
              <w:fldChar w:fldCharType="begin"/>
            </w:r>
          </w:ins>
          <w:ins w:author="Open-Xml-PowerTools" w:id="8528" w:date="2000-01-01T00:00:00Z">
            <w:r>
              <w:instrText xml:space="preserve"> styleref CharSDivText </w:instrText>
            </w:r>
          </w:ins>
          <w:ins w:author="Open-Xml-PowerTools" w:id="8529" w:date="2000-01-01T00:00:00Z">
            <w:r>
              <w:fldChar w:fldCharType="end"/>
            </w:r>
          </w:ins>
        </w:p>
      </w:tc>
      <w:tc>
        <w:tcPr>
          <w:tcW w:w="1445" w:type="dxa"/>
        </w:tcPr>
        <w:p>
          <w:pPr>
            <w:pStyle w:val="Header"/>
            <w:spacing w:before="40"/>
            <w:ind w:right="17"/>
            <w:jc w:val="right"/>
            <w:rPr>
              <w:ins w:author="Open-Xml-PowerTools" w:id="8531" w:date="2000-01-01T00:00:00Z"/>
            </w:rPr>
          </w:pPr>
        </w:p>
      </w:tc>
    </w:tr>
    <w:tr>
      <w:trPr>
        <w:jc w:val="center"/>
        <w:ins w:author="Open-Xml-PowerTools" w:id="8532" w:date="2000-01-01T00:00:00Z"/>
      </w:trPr>
      <w:tc>
        <w:tcPr>
          <w:tcW w:w="5715" w:type="dxa"/>
        </w:tcPr>
        <w:p>
          <w:pPr>
            <w:pStyle w:val="Header"/>
            <w:spacing w:before="40"/>
            <w:jc w:val="right"/>
            <w:rPr>
              <w:ins w:author="Open-Xml-PowerTools" w:id="8533" w:date="2000-01-01T00:00:00Z"/>
            </w:rPr>
          </w:pPr>
        </w:p>
      </w:tc>
      <w:tc>
        <w:tcPr>
          <w:tcW w:w="1445" w:type="dxa"/>
        </w:tcPr>
        <w:p>
          <w:pPr>
            <w:pStyle w:val="Header"/>
            <w:spacing w:before="40"/>
            <w:ind w:right="17"/>
            <w:jc w:val="right"/>
            <w:rPr>
              <w:ins w:author="Open-Xml-PowerTools" w:id="8540" w:date="2000-01-01T00:00:00Z"/>
            </w:rPr>
          </w:pPr>
          <w:ins w:author="Open-Xml-PowerTools" w:id="8534" w:date="2000-01-01T00:00:00Z">
            <w:r>
              <w:rPr>
                <w:b/>
              </w:rPr>
              <w:t xml:space="preserve">cl. </w:t>
            </w:r>
          </w:ins>
          <w:ins w:author="Open-Xml-PowerTools" w:id="8535" w:date="2000-01-01T00:00:00Z">
            <w:r>
              <w:rPr>
                <w:b/>
              </w:rPr>
              <w:fldChar w:fldCharType="begin"/>
            </w:r>
          </w:ins>
          <w:ins w:author="Open-Xml-PowerTools" w:id="8536" w:date="2000-01-01T00:00:00Z">
            <w:r>
              <w:rPr>
                <w:b/>
              </w:rPr>
              <w:instrText>STYLEREF CharSClsNo</w:instrText>
            </w:r>
          </w:ins>
          <w:ins w:author="Open-Xml-PowerTools" w:id="8537" w:date="2000-01-01T00:00:00Z">
            <w:r>
              <w:rPr>
                <w:b/>
              </w:rPr>
              <w:fldChar w:fldCharType="separate"/>
            </w:r>
          </w:ins>
          <w:ins w:author="Open-Xml-PowerTools" w:id="8538" w:date="2000-01-01T00:00:00Z">
            <w:r>
              <w:rPr>
                <w:b/>
              </w:rPr>
              <w:t>1</w:t>
            </w:r>
          </w:ins>
          <w:ins w:author="Open-Xml-PowerTools" w:id="8539" w:date="2000-01-01T00:00:00Z">
            <w:r>
              <w:rPr>
                <w:b/>
              </w:rPr>
              <w:fldChar w:fldCharType="end"/>
            </w:r>
          </w:ins>
        </w:p>
      </w:tc>
    </w:tr>
  </w:tbl>
  <w:p>
    <w:pPr>
      <w:pStyle w:val="Header"/>
      <w:pBdr>
        <w:top w:val="single" w:sz="4" w:space="1" w:color="auto"/>
      </w:pBdr>
      <w:rPr>
        <w:ins w:author="Open-Xml-PowerTools" w:id="8543" w:date="2000-01-01T00:00:00Z"/>
      </w:rPr>
    </w:pPr>
    <w:ins w:author="Open-Xml-PowerTools" w:id="8541" w:date="2000-01-01T00:00:00Z">
      <w:bookmarkStart w:id="153" w:name="Schedule"/>
    </w:ins>
    <w:ins w:author="Open-Xml-PowerTools" w:id="8542" w:date="2000-01-01T00:00:00Z">
      <w:bookmarkEnd w:id="153"/>
    </w:ins>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ins w:author="Open-Xml-PowerTools" w:id="8544" w:date="2000-01-01T00:00:00Z"/>
      </w:trPr>
      <w:tc>
        <w:tcPr>
          <w:tcW w:w="7258" w:type="dxa"/>
          <w:gridSpan w:val="2"/>
        </w:tcPr>
        <w:p>
          <w:pPr>
            <w:pStyle w:val="Header"/>
            <w:rPr>
              <w:ins w:author="Open-Xml-PowerTools" w:id="8550" w:date="2000-01-01T00:00:00Z"/>
            </w:rPr>
          </w:pPr>
          <w:ins w:author="Open-Xml-PowerTools" w:id="8545" w:date="2000-01-01T00:00:00Z">
            <w:r>
              <w:rPr>
                <w:b/>
                <w:i/>
              </w:rPr>
              <w:fldChar w:fldCharType="begin"/>
            </w:r>
          </w:ins>
          <w:ins w:author="Open-Xml-PowerTools" w:id="8546" w:date="2000-01-01T00:00:00Z">
            <w:r>
              <w:rPr>
                <w:b/>
                <w:i/>
              </w:rPr>
              <w:instrText xml:space="preserve"> STYLEREF "Name of Act/Reg" </w:instrText>
            </w:r>
          </w:ins>
          <w:ins w:author="Open-Xml-PowerTools" w:id="8547" w:date="2000-01-01T00:00:00Z">
            <w:r>
              <w:rPr>
                <w:b/>
                <w:i/>
              </w:rPr>
              <w:fldChar w:fldCharType="separate"/>
            </w:r>
          </w:ins>
          <w:ins w:author="Open-Xml-PowerTools" w:id="8548" w:date="2000-01-01T00:00:00Z">
            <w:r>
              <w:rPr>
                <w:b/>
                <w:i/>
              </w:rPr>
              <w:t>Building Regulations 2012</w:t>
            </w:r>
          </w:ins>
          <w:ins w:author="Open-Xml-PowerTools" w:id="8549" w:date="2000-01-01T00:00:00Z">
            <w:r>
              <w:rPr>
                <w:b/>
                <w:i/>
              </w:rPr>
              <w:fldChar w:fldCharType="end"/>
            </w:r>
          </w:ins>
        </w:p>
      </w:tc>
    </w:tr>
    <w:tr>
      <w:trPr>
        <w:jc w:val="center"/>
        <w:ins w:author="Open-Xml-PowerTools" w:id="8551" w:date="2000-01-01T00:00:00Z"/>
      </w:trPr>
      <w:tc>
        <w:tcPr>
          <w:tcW w:w="1548" w:type="dxa"/>
        </w:tcPr>
        <w:p>
          <w:pPr>
            <w:pStyle w:val="Header"/>
            <w:spacing w:before="40"/>
            <w:rPr>
              <w:ins w:author="Open-Xml-PowerTools" w:id="8555" w:date="2000-01-01T00:00:00Z"/>
            </w:rPr>
          </w:pPr>
          <w:ins w:author="Open-Xml-PowerTools" w:id="8552" w:date="2000-01-01T00:00:00Z">
            <w:r>
              <w:rPr>
                <w:b/>
              </w:rPr>
              <w:fldChar w:fldCharType="begin"/>
            </w:r>
          </w:ins>
          <w:ins w:author="Open-Xml-PowerTools" w:id="8553" w:date="2000-01-01T00:00:00Z">
            <w:r>
              <w:rPr>
                <w:b/>
              </w:rPr>
              <w:instrText>STYLEREF CharSchno</w:instrText>
            </w:r>
          </w:ins>
          <w:ins w:author="Open-Xml-PowerTools" w:id="8554" w:date="2000-01-01T00:00:00Z">
            <w:r>
              <w:rPr>
                <w:b/>
              </w:rPr>
              <w:fldChar w:fldCharType="end"/>
            </w:r>
          </w:ins>
        </w:p>
      </w:tc>
      <w:tc>
        <w:tcPr>
          <w:tcW w:w="5715" w:type="dxa"/>
        </w:tcPr>
        <w:p>
          <w:pPr>
            <w:pStyle w:val="Header"/>
            <w:spacing w:before="40"/>
            <w:rPr>
              <w:ins w:author="Open-Xml-PowerTools" w:id="8559" w:date="2000-01-01T00:00:00Z"/>
            </w:rPr>
          </w:pPr>
          <w:ins w:author="Open-Xml-PowerTools" w:id="8556" w:date="2000-01-01T00:00:00Z">
            <w:r>
              <w:fldChar w:fldCharType="begin"/>
            </w:r>
          </w:ins>
          <w:ins w:author="Open-Xml-PowerTools" w:id="8557" w:date="2000-01-01T00:00:00Z">
            <w:r>
              <w:instrText xml:space="preserve"> styleref CharSchText </w:instrText>
            </w:r>
          </w:ins>
          <w:ins w:author="Open-Xml-PowerTools" w:id="8558" w:date="2000-01-01T00:00:00Z">
            <w:r>
              <w:fldChar w:fldCharType="end"/>
            </w:r>
          </w:ins>
        </w:p>
      </w:tc>
    </w:tr>
    <w:tr>
      <w:trPr>
        <w:jc w:val="center"/>
        <w:ins w:author="Open-Xml-PowerTools" w:id="8560" w:date="2000-01-01T00:00:00Z"/>
      </w:trPr>
      <w:tc>
        <w:tcPr>
          <w:tcW w:w="1548" w:type="dxa"/>
        </w:tcPr>
        <w:p>
          <w:pPr>
            <w:pStyle w:val="Header"/>
            <w:spacing w:before="40"/>
            <w:rPr>
              <w:ins w:author="Open-Xml-PowerTools" w:id="8561" w:date="2000-01-01T00:00:00Z"/>
            </w:rPr>
          </w:pPr>
        </w:p>
      </w:tc>
      <w:tc>
        <w:tcPr>
          <w:tcW w:w="5715" w:type="dxa"/>
        </w:tcPr>
        <w:p>
          <w:pPr>
            <w:pStyle w:val="Header"/>
            <w:spacing w:before="40"/>
            <w:rPr>
              <w:ins w:author="Open-Xml-PowerTools" w:id="8565" w:date="2000-01-01T00:00:00Z"/>
            </w:rPr>
          </w:pPr>
          <w:ins w:author="Open-Xml-PowerTools" w:id="8562" w:date="2000-01-01T00:00:00Z">
            <w:r>
              <w:fldChar w:fldCharType="begin"/>
            </w:r>
          </w:ins>
          <w:ins w:author="Open-Xml-PowerTools" w:id="8563" w:date="2000-01-01T00:00:00Z">
            <w:r>
              <w:instrText xml:space="preserve"> styleref CharSDivText </w:instrText>
            </w:r>
          </w:ins>
          <w:ins w:author="Open-Xml-PowerTools" w:id="8564" w:date="2000-01-01T00:00:00Z">
            <w:r>
              <w:fldChar w:fldCharType="end"/>
            </w:r>
          </w:ins>
        </w:p>
      </w:tc>
    </w:tr>
    <w:tr>
      <w:trPr>
        <w:jc w:val="center"/>
        <w:ins w:author="Open-Xml-PowerTools" w:id="8566" w:date="2000-01-01T00:00:00Z"/>
      </w:trPr>
      <w:tc>
        <w:tcPr>
          <w:tcW w:w="1548" w:type="dxa"/>
        </w:tcPr>
        <w:p>
          <w:pPr>
            <w:pStyle w:val="Header"/>
            <w:spacing w:before="40"/>
            <w:rPr>
              <w:ins w:author="Open-Xml-PowerTools" w:id="8573" w:date="2000-01-01T00:00:00Z"/>
            </w:rPr>
          </w:pPr>
          <w:ins w:author="Open-Xml-PowerTools" w:id="8567" w:date="2000-01-01T00:00:00Z">
            <w:r>
              <w:rPr>
                <w:b/>
              </w:rPr>
              <w:t xml:space="preserve">cl. </w:t>
            </w:r>
          </w:ins>
          <w:ins w:author="Open-Xml-PowerTools" w:id="8568" w:date="2000-01-01T00:00:00Z">
            <w:r>
              <w:rPr>
                <w:b/>
              </w:rPr>
              <w:fldChar w:fldCharType="begin"/>
            </w:r>
          </w:ins>
          <w:ins w:author="Open-Xml-PowerTools" w:id="8569" w:date="2000-01-01T00:00:00Z">
            <w:r>
              <w:rPr>
                <w:b/>
              </w:rPr>
              <w:instrText>STYLEREF CharSClsNo</w:instrText>
            </w:r>
          </w:ins>
          <w:ins w:author="Open-Xml-PowerTools" w:id="8570" w:date="2000-01-01T00:00:00Z">
            <w:r>
              <w:rPr>
                <w:b/>
              </w:rPr>
              <w:fldChar w:fldCharType="separate"/>
            </w:r>
          </w:ins>
          <w:ins w:author="Open-Xml-PowerTools" w:id="8571" w:date="2000-01-01T00:00:00Z">
            <w:r>
              <w:rPr>
                <w:b/>
              </w:rPr>
              <w:t>1</w:t>
            </w:r>
          </w:ins>
          <w:ins w:author="Open-Xml-PowerTools" w:id="8572" w:date="2000-01-01T00:00:00Z">
            <w:r>
              <w:rPr>
                <w:b/>
              </w:rPr>
              <w:fldChar w:fldCharType="end"/>
            </w:r>
          </w:ins>
        </w:p>
      </w:tc>
      <w:tc>
        <w:tcPr>
          <w:tcW w:w="5715" w:type="dxa"/>
        </w:tcPr>
        <w:p>
          <w:pPr>
            <w:pStyle w:val="Header"/>
            <w:spacing w:before="40"/>
            <w:rPr>
              <w:ins w:author="Open-Xml-PowerTools" w:id="8574" w:date="2000-01-01T00:00:00Z"/>
            </w:rPr>
          </w:pPr>
        </w:p>
      </w:tc>
    </w:tr>
  </w:tbl>
  <w:p>
    <w:pPr>
      <w:pStyle w:val="Header"/>
      <w:pBdr>
        <w:top w:val="single" w:sz="4" w:space="1" w:color="auto"/>
      </w:pBdr>
      <w:rPr>
        <w:ins w:author="Open-Xml-PowerTools" w:id="8575" w:date="2000-01-01T00:00:00Z"/>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7263" w:type="dxa"/>
      <w:jc w:val="center"/>
      <w:tblLayout w:type="fixed"/>
      <w:tblCellMar>
        <w:left w:w="72" w:type="dxa"/>
        <w:right w:w="72" w:type="dxa"/>
      </w:tblCellMar>
      <w:tblLook w:val="0000" w:firstRow="0" w:lastRow="0" w:firstColumn="0" w:lastColumn="0" w:noHBand="0" w:noVBand="0"/>
    </w:tblPr>
    <w:tblGrid>
      <w:gridCol w:w="5797"/>
      <w:gridCol w:w="1466"/>
    </w:tblGrid>
    <w:tr>
      <w:trPr>
        <w:jc w:val="center"/>
        <w:ins w:author="Open-Xml-PowerTools" w:id="8576" w:date="2000-01-01T00:00:00Z"/>
      </w:trPr>
      <w:tc>
        <w:tcPr>
          <w:tcW w:w="7160" w:type="dxa"/>
          <w:gridSpan w:val="2"/>
        </w:tcPr>
        <w:p>
          <w:pPr>
            <w:pStyle w:val="Header"/>
            <w:ind w:right="17"/>
            <w:jc w:val="right"/>
            <w:rPr>
              <w:ins w:author="Open-Xml-PowerTools" w:id="8582" w:date="2000-01-01T00:00:00Z"/>
            </w:rPr>
          </w:pPr>
          <w:ins w:author="Open-Xml-PowerTools" w:id="8577" w:date="2000-01-01T00:00:00Z">
            <w:r>
              <w:fldChar w:fldCharType="begin"/>
            </w:r>
          </w:ins>
          <w:ins w:author="Open-Xml-PowerTools" w:id="8578" w:date="2000-01-01T00:00:00Z">
            <w:r>
              <w:instrText xml:space="preserve"> STYLEREF "Name of Act/Reg" </w:instrText>
            </w:r>
          </w:ins>
          <w:ins w:author="Open-Xml-PowerTools" w:id="8579" w:date="2000-01-01T00:00:00Z">
            <w:r>
              <w:fldChar w:fldCharType="separate"/>
            </w:r>
          </w:ins>
          <w:ins w:author="Open-Xml-PowerTools" w:id="8580" w:date="2000-01-01T00:00:00Z">
            <w:r>
              <w:t>Building Regulations 2012</w:t>
            </w:r>
          </w:ins>
          <w:ins w:author="Open-Xml-PowerTools" w:id="8581" w:date="2000-01-01T00:00:00Z">
            <w:r>
              <w:fldChar w:fldCharType="end"/>
            </w:r>
          </w:ins>
        </w:p>
      </w:tc>
    </w:tr>
    <w:tr>
      <w:trPr>
        <w:jc w:val="center"/>
        <w:ins w:author="Open-Xml-PowerTools" w:id="8583" w:date="2000-01-01T00:00:00Z"/>
      </w:trPr>
      <w:tc>
        <w:tcPr>
          <w:tcW w:w="5715" w:type="dxa"/>
        </w:tcPr>
        <w:p>
          <w:pPr>
            <w:pStyle w:val="Header"/>
            <w:spacing w:before="40"/>
            <w:jc w:val="right"/>
            <w:rPr>
              <w:ins w:author="Open-Xml-PowerTools" w:id="8589" w:date="2000-01-01T00:00:00Z"/>
            </w:rPr>
          </w:pPr>
          <w:ins w:author="Open-Xml-PowerTools" w:id="8584" w:date="2000-01-01T00:00:00Z">
            <w:r>
              <w:fldChar w:fldCharType="begin"/>
            </w:r>
          </w:ins>
          <w:ins w:author="Open-Xml-PowerTools" w:id="8585" w:date="2000-01-01T00:00:00Z">
            <w:r>
              <w:instrText xml:space="preserve"> styleref CharSchText </w:instrText>
            </w:r>
          </w:ins>
          <w:ins w:author="Open-Xml-PowerTools" w:id="8586" w:date="2000-01-01T00:00:00Z">
            <w:r>
              <w:fldChar w:fldCharType="separate"/>
            </w:r>
          </w:ins>
          <w:ins w:author="Open-Xml-PowerTools" w:id="8587" w:date="2000-01-01T00:00:00Z">
            <w:r>
              <w:t>Estimated value of building work</w:t>
            </w:r>
          </w:ins>
          <w:ins w:author="Open-Xml-PowerTools" w:id="8588" w:date="2000-01-01T00:00:00Z">
            <w:r>
              <w:fldChar w:fldCharType="end"/>
            </w:r>
          </w:ins>
        </w:p>
      </w:tc>
      <w:tc>
        <w:tcPr>
          <w:tcW w:w="1445" w:type="dxa"/>
        </w:tcPr>
        <w:p>
          <w:pPr>
            <w:pStyle w:val="Header"/>
            <w:spacing w:before="40"/>
            <w:ind w:right="17"/>
            <w:jc w:val="right"/>
            <w:rPr>
              <w:ins w:author="Open-Xml-PowerTools" w:id="8595" w:date="2000-01-01T00:00:00Z"/>
              <w:b/>
            </w:rPr>
          </w:pPr>
          <w:ins w:author="Open-Xml-PowerTools" w:id="8590" w:date="2000-01-01T00:00:00Z">
            <w:r>
              <w:rPr>
                <w:b/>
              </w:rPr>
              <w:fldChar w:fldCharType="begin"/>
            </w:r>
          </w:ins>
          <w:ins w:author="Open-Xml-PowerTools" w:id="8591" w:date="2000-01-01T00:00:00Z">
            <w:r>
              <w:rPr>
                <w:b/>
              </w:rPr>
              <w:instrText>STYLEREF CharSchno</w:instrText>
            </w:r>
          </w:ins>
          <w:ins w:author="Open-Xml-PowerTools" w:id="8592" w:date="2000-01-01T00:00:00Z">
            <w:r>
              <w:rPr>
                <w:b/>
              </w:rPr>
              <w:fldChar w:fldCharType="separate"/>
            </w:r>
          </w:ins>
          <w:ins w:author="Open-Xml-PowerTools" w:id="8593" w:date="2000-01-01T00:00:00Z">
            <w:r>
              <w:rPr>
                <w:b/>
              </w:rPr>
              <w:t>Schedule 1</w:t>
            </w:r>
          </w:ins>
          <w:ins w:author="Open-Xml-PowerTools" w:id="8594" w:date="2000-01-01T00:00:00Z">
            <w:r>
              <w:rPr>
                <w:b/>
              </w:rPr>
              <w:fldChar w:fldCharType="end"/>
            </w:r>
          </w:ins>
        </w:p>
      </w:tc>
    </w:tr>
    <w:tr>
      <w:trPr>
        <w:jc w:val="center"/>
        <w:ins w:author="Open-Xml-PowerTools" w:id="8596" w:date="2000-01-01T00:00:00Z"/>
      </w:trPr>
      <w:tc>
        <w:tcPr>
          <w:tcW w:w="5715" w:type="dxa"/>
        </w:tcPr>
        <w:p>
          <w:pPr>
            <w:pStyle w:val="Header"/>
            <w:spacing w:before="40"/>
            <w:jc w:val="right"/>
            <w:rPr>
              <w:ins w:author="Open-Xml-PowerTools" w:id="8600" w:date="2000-01-01T00:00:00Z"/>
            </w:rPr>
          </w:pPr>
          <w:ins w:author="Open-Xml-PowerTools" w:id="8597" w:date="2000-01-01T00:00:00Z">
            <w:r>
              <w:fldChar w:fldCharType="begin"/>
            </w:r>
          </w:ins>
          <w:ins w:author="Open-Xml-PowerTools" w:id="8598" w:date="2000-01-01T00:00:00Z">
            <w:r>
              <w:instrText xml:space="preserve"> styleref CharSDivText </w:instrText>
            </w:r>
          </w:ins>
          <w:ins w:author="Open-Xml-PowerTools" w:id="8599" w:date="2000-01-01T00:00:00Z">
            <w:r>
              <w:fldChar w:fldCharType="end"/>
            </w:r>
          </w:ins>
        </w:p>
      </w:tc>
      <w:tc>
        <w:tcPr>
          <w:tcW w:w="1445" w:type="dxa"/>
        </w:tcPr>
        <w:p>
          <w:pPr>
            <w:pStyle w:val="Header"/>
            <w:spacing w:before="40"/>
            <w:ind w:right="17"/>
            <w:jc w:val="right"/>
            <w:rPr>
              <w:ins w:author="Open-Xml-PowerTools" w:id="8604" w:date="2000-01-01T00:00:00Z"/>
              <w:b/>
            </w:rPr>
          </w:pPr>
          <w:ins w:author="Open-Xml-PowerTools" w:id="8601" w:date="2000-01-01T00:00:00Z">
            <w:r>
              <w:rPr>
                <w:b/>
              </w:rPr>
              <w:fldChar w:fldCharType="begin"/>
            </w:r>
          </w:ins>
          <w:ins w:author="Open-Xml-PowerTools" w:id="8602" w:date="2000-01-01T00:00:00Z">
            <w:r>
              <w:rPr>
                <w:b/>
              </w:rPr>
              <w:instrText>STYLEREF CharSDivNo</w:instrText>
            </w:r>
          </w:ins>
          <w:ins w:author="Open-Xml-PowerTools" w:id="8603" w:date="2000-01-01T00:00:00Z">
            <w:r>
              <w:rPr>
                <w:b/>
              </w:rPr>
              <w:fldChar w:fldCharType="end"/>
            </w:r>
          </w:ins>
        </w:p>
      </w:tc>
    </w:tr>
    <w:tr>
      <w:trPr>
        <w:jc w:val="center"/>
        <w:ins w:author="Open-Xml-PowerTools" w:id="8605" w:date="2000-01-01T00:00:00Z"/>
      </w:trPr>
      <w:tc>
        <w:tcPr>
          <w:tcW w:w="5715" w:type="dxa"/>
        </w:tcPr>
        <w:p>
          <w:pPr>
            <w:pStyle w:val="Header"/>
            <w:spacing w:before="40"/>
            <w:jc w:val="right"/>
            <w:rPr>
              <w:ins w:author="Open-Xml-PowerTools" w:id="8606" w:date="2000-01-01T00:00:00Z"/>
            </w:rPr>
          </w:pPr>
        </w:p>
      </w:tc>
      <w:tc>
        <w:tcPr>
          <w:tcW w:w="1445" w:type="dxa"/>
        </w:tcPr>
        <w:p>
          <w:pPr>
            <w:pStyle w:val="Header"/>
            <w:spacing w:before="40"/>
            <w:ind w:right="17"/>
            <w:jc w:val="right"/>
            <w:rPr>
              <w:ins w:author="Open-Xml-PowerTools" w:id="8607" w:date="2000-01-01T00:00:00Z"/>
            </w:rPr>
          </w:pPr>
        </w:p>
      </w:tc>
    </w:tr>
  </w:tbl>
  <w:p>
    <w:pPr>
      <w:pStyle w:val="Header"/>
      <w:pBdr>
        <w:top w:val="single" w:sz="4" w:space="1" w:color="auto"/>
      </w:pBdr>
      <w:rPr>
        <w:ins w:author="Open-Xml-PowerTools" w:id="8608" w:date="2000-01-01T00:00:00Z"/>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ins w:author="Open-Xml-PowerTools" w:id="8609" w:date="2000-01-01T00:00:00Z"/>
      </w:trPr>
      <w:tc>
        <w:tcPr>
          <w:tcW w:w="7258" w:type="dxa"/>
          <w:gridSpan w:val="2"/>
        </w:tcPr>
        <w:p>
          <w:pPr>
            <w:pStyle w:val="Header"/>
            <w:rPr>
              <w:ins w:author="Open-Xml-PowerTools" w:id="8615" w:date="2000-01-01T00:00:00Z"/>
            </w:rPr>
          </w:pPr>
          <w:ins w:author="Open-Xml-PowerTools" w:id="8610" w:date="2000-01-01T00:00:00Z">
            <w:r>
              <w:rPr>
                <w:b/>
                <w:i/>
              </w:rPr>
              <w:fldChar w:fldCharType="begin"/>
            </w:r>
          </w:ins>
          <w:ins w:author="Open-Xml-PowerTools" w:id="8611" w:date="2000-01-01T00:00:00Z">
            <w:r>
              <w:rPr>
                <w:b/>
                <w:i/>
              </w:rPr>
              <w:instrText xml:space="preserve"> STYLEREF "Name of Act/Reg" </w:instrText>
            </w:r>
          </w:ins>
          <w:ins w:author="Open-Xml-PowerTools" w:id="8612" w:date="2000-01-01T00:00:00Z">
            <w:r>
              <w:rPr>
                <w:b/>
                <w:i/>
              </w:rPr>
              <w:fldChar w:fldCharType="separate"/>
            </w:r>
          </w:ins>
          <w:ins w:author="Open-Xml-PowerTools" w:id="8613" w:date="2000-01-01T00:00:00Z">
            <w:r>
              <w:rPr>
                <w:b/>
                <w:i/>
              </w:rPr>
              <w:t>Building Regulations 2012</w:t>
            </w:r>
          </w:ins>
          <w:ins w:author="Open-Xml-PowerTools" w:id="8614" w:date="2000-01-01T00:00:00Z">
            <w:r>
              <w:rPr>
                <w:b/>
                <w:i/>
              </w:rPr>
              <w:fldChar w:fldCharType="end"/>
            </w:r>
          </w:ins>
        </w:p>
      </w:tc>
    </w:tr>
    <w:tr>
      <w:trPr>
        <w:jc w:val="center"/>
        <w:ins w:author="Open-Xml-PowerTools" w:id="8616" w:date="2000-01-01T00:00:00Z"/>
      </w:trPr>
      <w:tc>
        <w:tcPr>
          <w:tcW w:w="1548" w:type="dxa"/>
        </w:tcPr>
        <w:p>
          <w:pPr>
            <w:pStyle w:val="Header"/>
            <w:spacing w:before="40"/>
            <w:rPr>
              <w:ins w:author="Open-Xml-PowerTools" w:id="8622" w:date="2000-01-01T00:00:00Z"/>
            </w:rPr>
          </w:pPr>
          <w:ins w:author="Open-Xml-PowerTools" w:id="8617" w:date="2000-01-01T00:00:00Z">
            <w:r>
              <w:rPr>
                <w:b/>
              </w:rPr>
              <w:fldChar w:fldCharType="begin"/>
            </w:r>
          </w:ins>
          <w:ins w:author="Open-Xml-PowerTools" w:id="8618" w:date="2000-01-01T00:00:00Z">
            <w:r>
              <w:rPr>
                <w:b/>
              </w:rPr>
              <w:instrText>STYLEREF CharSchno</w:instrText>
            </w:r>
          </w:ins>
          <w:ins w:author="Open-Xml-PowerTools" w:id="8619" w:date="2000-01-01T00:00:00Z">
            <w:r>
              <w:rPr>
                <w:b/>
              </w:rPr>
              <w:fldChar w:fldCharType="separate"/>
            </w:r>
          </w:ins>
          <w:ins w:author="Open-Xml-PowerTools" w:id="8620" w:date="2000-01-01T00:00:00Z">
            <w:r>
              <w:rPr>
                <w:b/>
              </w:rPr>
              <w:t>Schedule 1</w:t>
            </w:r>
          </w:ins>
          <w:ins w:author="Open-Xml-PowerTools" w:id="8621" w:date="2000-01-01T00:00:00Z">
            <w:r>
              <w:rPr>
                <w:b/>
              </w:rPr>
              <w:fldChar w:fldCharType="end"/>
            </w:r>
          </w:ins>
        </w:p>
      </w:tc>
      <w:tc>
        <w:tcPr>
          <w:tcW w:w="5715" w:type="dxa"/>
        </w:tcPr>
        <w:p>
          <w:pPr>
            <w:pStyle w:val="Header"/>
            <w:spacing w:before="40"/>
            <w:rPr>
              <w:ins w:author="Open-Xml-PowerTools" w:id="8628" w:date="2000-01-01T00:00:00Z"/>
            </w:rPr>
          </w:pPr>
          <w:ins w:author="Open-Xml-PowerTools" w:id="8623" w:date="2000-01-01T00:00:00Z">
            <w:r>
              <w:fldChar w:fldCharType="begin"/>
            </w:r>
          </w:ins>
          <w:ins w:author="Open-Xml-PowerTools" w:id="8624" w:date="2000-01-01T00:00:00Z">
            <w:r>
              <w:instrText xml:space="preserve"> styleref CharSchText </w:instrText>
            </w:r>
          </w:ins>
          <w:ins w:author="Open-Xml-PowerTools" w:id="8625" w:date="2000-01-01T00:00:00Z">
            <w:r>
              <w:fldChar w:fldCharType="separate"/>
            </w:r>
          </w:ins>
          <w:ins w:author="Open-Xml-PowerTools" w:id="8626" w:date="2000-01-01T00:00:00Z">
            <w:r>
              <w:t>Estimated value of building work</w:t>
            </w:r>
          </w:ins>
          <w:ins w:author="Open-Xml-PowerTools" w:id="8627" w:date="2000-01-01T00:00:00Z">
            <w:r>
              <w:fldChar w:fldCharType="end"/>
            </w:r>
          </w:ins>
        </w:p>
      </w:tc>
    </w:tr>
    <w:tr>
      <w:trPr>
        <w:jc w:val="center"/>
        <w:ins w:author="Open-Xml-PowerTools" w:id="8629" w:date="2000-01-01T00:00:00Z"/>
      </w:trPr>
      <w:tc>
        <w:tcPr>
          <w:tcW w:w="1548" w:type="dxa"/>
        </w:tcPr>
        <w:p>
          <w:pPr>
            <w:pStyle w:val="Header"/>
            <w:spacing w:before="40"/>
            <w:rPr>
              <w:ins w:author="Open-Xml-PowerTools" w:id="8633" w:date="2000-01-01T00:00:00Z"/>
            </w:rPr>
          </w:pPr>
          <w:ins w:author="Open-Xml-PowerTools" w:id="8630" w:date="2000-01-01T00:00:00Z">
            <w:r>
              <w:rPr>
                <w:b/>
              </w:rPr>
              <w:fldChar w:fldCharType="begin"/>
            </w:r>
          </w:ins>
          <w:ins w:author="Open-Xml-PowerTools" w:id="8631" w:date="2000-01-01T00:00:00Z">
            <w:r>
              <w:rPr>
                <w:b/>
              </w:rPr>
              <w:instrText>STYLEREF CharSDivNo</w:instrText>
            </w:r>
          </w:ins>
          <w:ins w:author="Open-Xml-PowerTools" w:id="8632" w:date="2000-01-01T00:00:00Z">
            <w:r>
              <w:rPr>
                <w:b/>
              </w:rPr>
              <w:fldChar w:fldCharType="end"/>
            </w:r>
          </w:ins>
        </w:p>
      </w:tc>
      <w:tc>
        <w:tcPr>
          <w:tcW w:w="5715" w:type="dxa"/>
        </w:tcPr>
        <w:p>
          <w:pPr>
            <w:pStyle w:val="Header"/>
            <w:spacing w:before="40"/>
            <w:rPr>
              <w:ins w:author="Open-Xml-PowerTools" w:id="8637" w:date="2000-01-01T00:00:00Z"/>
            </w:rPr>
          </w:pPr>
          <w:ins w:author="Open-Xml-PowerTools" w:id="8634" w:date="2000-01-01T00:00:00Z">
            <w:r>
              <w:fldChar w:fldCharType="begin"/>
            </w:r>
          </w:ins>
          <w:ins w:author="Open-Xml-PowerTools" w:id="8635" w:date="2000-01-01T00:00:00Z">
            <w:r>
              <w:instrText xml:space="preserve"> styleref CharSDivText </w:instrText>
            </w:r>
          </w:ins>
          <w:ins w:author="Open-Xml-PowerTools" w:id="8636" w:date="2000-01-01T00:00:00Z">
            <w:r>
              <w:fldChar w:fldCharType="end"/>
            </w:r>
          </w:ins>
        </w:p>
      </w:tc>
    </w:tr>
    <w:tr>
      <w:trPr>
        <w:jc w:val="center"/>
        <w:ins w:author="Open-Xml-PowerTools" w:id="8638" w:date="2000-01-01T00:00:00Z"/>
      </w:trPr>
      <w:tc>
        <w:tcPr>
          <w:tcW w:w="1548" w:type="dxa"/>
        </w:tcPr>
        <w:p>
          <w:pPr>
            <w:pStyle w:val="Header"/>
            <w:spacing w:before="40"/>
            <w:rPr>
              <w:ins w:author="Open-Xml-PowerTools" w:id="8639" w:date="2000-01-01T00:00:00Z"/>
            </w:rPr>
          </w:pPr>
        </w:p>
      </w:tc>
      <w:tc>
        <w:tcPr>
          <w:tcW w:w="5715" w:type="dxa"/>
        </w:tcPr>
        <w:p>
          <w:pPr>
            <w:pStyle w:val="Header"/>
            <w:spacing w:before="40"/>
            <w:rPr>
              <w:ins w:author="Open-Xml-PowerTools" w:id="8640" w:date="2000-01-01T00:00:00Z"/>
            </w:rPr>
          </w:pPr>
        </w:p>
      </w:tc>
    </w:tr>
  </w:tbl>
  <w:p>
    <w:pPr>
      <w:pStyle w:val="Header"/>
      <w:pBdr>
        <w:top w:val="single" w:sz="4" w:space="1" w:color="auto"/>
      </w:pBdr>
      <w:rPr>
        <w:ins w:author="Open-Xml-PowerTools" w:id="8641" w:date="2000-01-01T00:00:00Z"/>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7263" w:type="dxa"/>
      <w:jc w:val="center"/>
      <w:tblLayout w:type="fixed"/>
      <w:tblCellMar>
        <w:left w:w="72" w:type="dxa"/>
        <w:right w:w="72" w:type="dxa"/>
      </w:tblCellMar>
      <w:tblLook w:val="0000" w:firstRow="0" w:lastRow="0" w:firstColumn="0" w:lastColumn="0" w:noHBand="0" w:noVBand="0"/>
    </w:tblPr>
    <w:tblGrid>
      <w:gridCol w:w="5797"/>
      <w:gridCol w:w="1466"/>
    </w:tblGrid>
    <w:tr>
      <w:trPr>
        <w:jc w:val="center"/>
        <w:ins w:author="Open-Xml-PowerTools" w:id="8642" w:date="2000-01-01T00:00:00Z"/>
      </w:trPr>
      <w:tc>
        <w:tcPr>
          <w:tcW w:w="7160" w:type="dxa"/>
          <w:gridSpan w:val="2"/>
        </w:tcPr>
        <w:p>
          <w:pPr>
            <w:pStyle w:val="Header"/>
            <w:ind w:right="17"/>
            <w:jc w:val="right"/>
            <w:rPr>
              <w:ins w:author="Open-Xml-PowerTools" w:id="8648" w:date="2000-01-01T00:00:00Z"/>
            </w:rPr>
          </w:pPr>
          <w:ins w:author="Open-Xml-PowerTools" w:id="8643" w:date="2000-01-01T00:00:00Z">
            <w:r>
              <w:rPr>
                <w:b/>
                <w:i/>
              </w:rPr>
              <w:fldChar w:fldCharType="begin"/>
            </w:r>
          </w:ins>
          <w:ins w:author="Open-Xml-PowerTools" w:id="8644" w:date="2000-01-01T00:00:00Z">
            <w:r>
              <w:rPr>
                <w:b/>
                <w:i/>
              </w:rPr>
              <w:instrText xml:space="preserve"> STYLEREF "Name of Act/Reg" </w:instrText>
            </w:r>
          </w:ins>
          <w:ins w:author="Open-Xml-PowerTools" w:id="8645" w:date="2000-01-01T00:00:00Z">
            <w:r>
              <w:rPr>
                <w:b/>
                <w:i/>
              </w:rPr>
              <w:fldChar w:fldCharType="separate"/>
            </w:r>
          </w:ins>
          <w:ins w:author="Open-Xml-PowerTools" w:id="8646" w:date="2000-01-01T00:00:00Z">
            <w:r>
              <w:rPr>
                <w:b/>
                <w:i/>
              </w:rPr>
              <w:t>Building Regulations 2012</w:t>
            </w:r>
          </w:ins>
          <w:ins w:author="Open-Xml-PowerTools" w:id="8647" w:date="2000-01-01T00:00:00Z">
            <w:r>
              <w:rPr>
                <w:b/>
                <w:i/>
              </w:rPr>
              <w:fldChar w:fldCharType="end"/>
            </w:r>
          </w:ins>
        </w:p>
      </w:tc>
    </w:tr>
    <w:tr>
      <w:trPr>
        <w:jc w:val="center"/>
        <w:ins w:author="Open-Xml-PowerTools" w:id="8649" w:date="2000-01-01T00:00:00Z"/>
      </w:trPr>
      <w:tc>
        <w:tcPr>
          <w:tcW w:w="5715" w:type="dxa"/>
        </w:tcPr>
        <w:p>
          <w:pPr>
            <w:pStyle w:val="Header"/>
            <w:spacing w:before="40"/>
            <w:jc w:val="right"/>
            <w:rPr>
              <w:ins w:author="Open-Xml-PowerTools" w:id="8655" w:date="2000-01-01T00:00:00Z"/>
            </w:rPr>
          </w:pPr>
          <w:ins w:author="Open-Xml-PowerTools" w:id="8650" w:date="2000-01-01T00:00:00Z">
            <w:r>
              <w:fldChar w:fldCharType="begin"/>
            </w:r>
          </w:ins>
          <w:ins w:author="Open-Xml-PowerTools" w:id="8651" w:date="2000-01-01T00:00:00Z">
            <w:r>
              <w:instrText xml:space="preserve"> styleref CharSchText </w:instrText>
            </w:r>
          </w:ins>
          <w:ins w:author="Open-Xml-PowerTools" w:id="8652" w:date="2000-01-01T00:00:00Z">
            <w:r>
              <w:fldChar w:fldCharType="separate"/>
            </w:r>
          </w:ins>
          <w:ins w:author="Open-Xml-PowerTools" w:id="8653" w:date="2000-01-01T00:00:00Z">
            <w:r>
              <w:t>Fees</w:t>
            </w:r>
          </w:ins>
          <w:ins w:author="Open-Xml-PowerTools" w:id="8654" w:date="2000-01-01T00:00:00Z">
            <w:r>
              <w:fldChar w:fldCharType="end"/>
            </w:r>
          </w:ins>
        </w:p>
      </w:tc>
      <w:tc>
        <w:tcPr>
          <w:tcW w:w="1445" w:type="dxa"/>
        </w:tcPr>
        <w:p>
          <w:pPr>
            <w:pStyle w:val="Header"/>
            <w:spacing w:before="40"/>
            <w:ind w:right="17"/>
            <w:jc w:val="right"/>
            <w:rPr>
              <w:ins w:author="Open-Xml-PowerTools" w:id="8661" w:date="2000-01-01T00:00:00Z"/>
            </w:rPr>
          </w:pPr>
          <w:ins w:author="Open-Xml-PowerTools" w:id="8656" w:date="2000-01-01T00:00:00Z">
            <w:r>
              <w:rPr>
                <w:b/>
              </w:rPr>
              <w:fldChar w:fldCharType="begin"/>
            </w:r>
          </w:ins>
          <w:ins w:author="Open-Xml-PowerTools" w:id="8657" w:date="2000-01-01T00:00:00Z">
            <w:r>
              <w:rPr>
                <w:b/>
              </w:rPr>
              <w:instrText>STYLEREF CharSchno</w:instrText>
            </w:r>
          </w:ins>
          <w:ins w:author="Open-Xml-PowerTools" w:id="8658" w:date="2000-01-01T00:00:00Z">
            <w:r>
              <w:rPr>
                <w:b/>
              </w:rPr>
              <w:fldChar w:fldCharType="separate"/>
            </w:r>
          </w:ins>
          <w:ins w:author="Open-Xml-PowerTools" w:id="8659" w:date="2000-01-01T00:00:00Z">
            <w:r>
              <w:rPr>
                <w:b/>
              </w:rPr>
              <w:t>Schedule 2</w:t>
            </w:r>
          </w:ins>
          <w:ins w:author="Open-Xml-PowerTools" w:id="8660" w:date="2000-01-01T00:00:00Z">
            <w:r>
              <w:rPr>
                <w:b/>
              </w:rPr>
              <w:fldChar w:fldCharType="end"/>
            </w:r>
          </w:ins>
        </w:p>
      </w:tc>
    </w:tr>
    <w:tr>
      <w:trPr>
        <w:jc w:val="center"/>
        <w:ins w:author="Open-Xml-PowerTools" w:id="8662" w:date="2000-01-01T00:00:00Z"/>
      </w:trPr>
      <w:tc>
        <w:tcPr>
          <w:tcW w:w="5715" w:type="dxa"/>
        </w:tcPr>
        <w:p>
          <w:pPr>
            <w:pStyle w:val="Header"/>
            <w:spacing w:before="40"/>
            <w:jc w:val="right"/>
            <w:rPr>
              <w:ins w:author="Open-Xml-PowerTools" w:id="8663" w:date="2000-01-01T00:00:00Z"/>
            </w:rPr>
          </w:pPr>
        </w:p>
      </w:tc>
      <w:tc>
        <w:tcPr>
          <w:tcW w:w="1445" w:type="dxa"/>
        </w:tcPr>
        <w:p>
          <w:pPr>
            <w:pStyle w:val="Header"/>
            <w:spacing w:before="40"/>
            <w:ind w:right="17"/>
            <w:jc w:val="right"/>
            <w:rPr>
              <w:ins w:author="Open-Xml-PowerTools" w:id="8664" w:date="2000-01-01T00:00:00Z"/>
            </w:rPr>
          </w:pPr>
        </w:p>
      </w:tc>
    </w:tr>
    <w:tr>
      <w:trPr>
        <w:jc w:val="center"/>
        <w:ins w:author="Open-Xml-PowerTools" w:id="8665" w:date="2000-01-01T00:00:00Z"/>
      </w:trPr>
      <w:tc>
        <w:tcPr>
          <w:tcW w:w="5715" w:type="dxa"/>
        </w:tcPr>
        <w:p>
          <w:pPr>
            <w:pStyle w:val="Header"/>
            <w:spacing w:before="40"/>
            <w:jc w:val="right"/>
            <w:rPr>
              <w:ins w:author="Open-Xml-PowerTools" w:id="8666" w:date="2000-01-01T00:00:00Z"/>
            </w:rPr>
          </w:pPr>
        </w:p>
      </w:tc>
      <w:tc>
        <w:tcPr>
          <w:tcW w:w="1445" w:type="dxa"/>
        </w:tcPr>
        <w:p>
          <w:pPr>
            <w:pStyle w:val="Header"/>
            <w:spacing w:before="40"/>
            <w:ind w:right="17"/>
            <w:jc w:val="right"/>
            <w:rPr>
              <w:ins w:author="Open-Xml-PowerTools" w:id="8673" w:date="2000-01-01T00:00:00Z"/>
            </w:rPr>
          </w:pPr>
          <w:ins w:author="Open-Xml-PowerTools" w:id="8667" w:date="2000-01-01T00:00:00Z">
            <w:r>
              <w:rPr>
                <w:b/>
              </w:rPr>
              <w:t xml:space="preserve">cl. </w:t>
            </w:r>
          </w:ins>
          <w:ins w:author="Open-Xml-PowerTools" w:id="8668" w:date="2000-01-01T00:00:00Z">
            <w:r>
              <w:rPr>
                <w:b/>
              </w:rPr>
              <w:fldChar w:fldCharType="begin"/>
            </w:r>
          </w:ins>
          <w:ins w:author="Open-Xml-PowerTools" w:id="8669" w:date="2000-01-01T00:00:00Z">
            <w:r>
              <w:rPr>
                <w:b/>
              </w:rPr>
              <w:instrText>StyleRef CharSClsNo</w:instrText>
            </w:r>
          </w:ins>
          <w:ins w:author="Open-Xml-PowerTools" w:id="8670" w:date="2000-01-01T00:00:00Z">
            <w:r>
              <w:rPr>
                <w:b/>
              </w:rPr>
              <w:fldChar w:fldCharType="separate"/>
            </w:r>
          </w:ins>
          <w:ins w:author="Open-Xml-PowerTools" w:id="8671" w:date="2000-01-01T00:00:00Z">
            <w:r>
              <w:rPr>
                <w:b/>
              </w:rPr>
              <w:t>3</w:t>
            </w:r>
          </w:ins>
          <w:ins w:author="Open-Xml-PowerTools" w:id="8672" w:date="2000-01-01T00:00:00Z">
            <w:r>
              <w:rPr>
                <w:b/>
              </w:rPr>
              <w:fldChar w:fldCharType="end"/>
            </w:r>
          </w:ins>
        </w:p>
      </w:tc>
    </w:tr>
  </w:tbl>
  <w:p>
    <w:pPr>
      <w:pStyle w:val="Header"/>
      <w:pBdr>
        <w:top w:val="single" w:sz="4" w:space="1" w:color="auto"/>
      </w:pBdr>
      <w:rPr>
        <w:ins w:author="Open-Xml-PowerTools" w:id="8674" w:date="2000-01-01T00:00:00Z"/>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ins w:author="Open-Xml-PowerTools" w:id="8675" w:date="2000-01-01T00:00:00Z"/>
      </w:trPr>
      <w:tc>
        <w:tcPr>
          <w:tcW w:w="7258" w:type="dxa"/>
          <w:gridSpan w:val="2"/>
        </w:tcPr>
        <w:p>
          <w:pPr>
            <w:pStyle w:val="Header"/>
            <w:rPr>
              <w:ins w:author="Open-Xml-PowerTools" w:id="8681" w:date="2000-01-01T00:00:00Z"/>
            </w:rPr>
          </w:pPr>
          <w:ins w:author="Open-Xml-PowerTools" w:id="8676" w:date="2000-01-01T00:00:00Z">
            <w:r>
              <w:rPr>
                <w:b/>
                <w:i/>
              </w:rPr>
              <w:fldChar w:fldCharType="begin"/>
            </w:r>
          </w:ins>
          <w:ins w:author="Open-Xml-PowerTools" w:id="8677" w:date="2000-01-01T00:00:00Z">
            <w:r>
              <w:rPr>
                <w:b/>
                <w:i/>
              </w:rPr>
              <w:instrText xml:space="preserve"> STYLEREF "Name of Act/Reg" </w:instrText>
            </w:r>
          </w:ins>
          <w:ins w:author="Open-Xml-PowerTools" w:id="8678" w:date="2000-01-01T00:00:00Z">
            <w:r>
              <w:rPr>
                <w:b/>
                <w:i/>
              </w:rPr>
              <w:fldChar w:fldCharType="separate"/>
            </w:r>
          </w:ins>
          <w:ins w:author="Open-Xml-PowerTools" w:id="8679" w:date="2000-01-01T00:00:00Z">
            <w:r>
              <w:rPr>
                <w:b/>
                <w:i/>
              </w:rPr>
              <w:t>Building Regulations 2012</w:t>
            </w:r>
          </w:ins>
          <w:ins w:author="Open-Xml-PowerTools" w:id="8680" w:date="2000-01-01T00:00:00Z">
            <w:r>
              <w:rPr>
                <w:b/>
                <w:i/>
              </w:rPr>
              <w:fldChar w:fldCharType="end"/>
            </w:r>
          </w:ins>
        </w:p>
      </w:tc>
    </w:tr>
    <w:tr>
      <w:trPr>
        <w:jc w:val="center"/>
        <w:ins w:author="Open-Xml-PowerTools" w:id="8682" w:date="2000-01-01T00:00:00Z"/>
      </w:trPr>
      <w:tc>
        <w:tcPr>
          <w:tcW w:w="1548" w:type="dxa"/>
        </w:tcPr>
        <w:p>
          <w:pPr>
            <w:pStyle w:val="Header"/>
            <w:spacing w:before="40"/>
            <w:rPr>
              <w:ins w:author="Open-Xml-PowerTools" w:id="8688" w:date="2000-01-01T00:00:00Z"/>
            </w:rPr>
          </w:pPr>
          <w:ins w:author="Open-Xml-PowerTools" w:id="8683" w:date="2000-01-01T00:00:00Z">
            <w:r>
              <w:rPr>
                <w:b/>
              </w:rPr>
              <w:fldChar w:fldCharType="begin"/>
            </w:r>
          </w:ins>
          <w:ins w:author="Open-Xml-PowerTools" w:id="8684" w:date="2000-01-01T00:00:00Z">
            <w:r>
              <w:rPr>
                <w:b/>
              </w:rPr>
              <w:instrText>STYLEREF CharSchno</w:instrText>
            </w:r>
          </w:ins>
          <w:ins w:author="Open-Xml-PowerTools" w:id="8685" w:date="2000-01-01T00:00:00Z">
            <w:r>
              <w:rPr>
                <w:b/>
              </w:rPr>
              <w:fldChar w:fldCharType="separate"/>
            </w:r>
          </w:ins>
          <w:ins w:author="Open-Xml-PowerTools" w:id="8686" w:date="2000-01-01T00:00:00Z">
            <w:r>
              <w:rPr>
                <w:b/>
              </w:rPr>
              <w:t>Schedule 2</w:t>
            </w:r>
          </w:ins>
          <w:ins w:author="Open-Xml-PowerTools" w:id="8687" w:date="2000-01-01T00:00:00Z">
            <w:r>
              <w:rPr>
                <w:b/>
              </w:rPr>
              <w:fldChar w:fldCharType="end"/>
            </w:r>
          </w:ins>
        </w:p>
      </w:tc>
      <w:tc>
        <w:tcPr>
          <w:tcW w:w="5715" w:type="dxa"/>
        </w:tcPr>
        <w:p>
          <w:pPr>
            <w:pStyle w:val="Header"/>
            <w:spacing w:before="40"/>
            <w:rPr>
              <w:ins w:author="Open-Xml-PowerTools" w:id="8694" w:date="2000-01-01T00:00:00Z"/>
            </w:rPr>
          </w:pPr>
          <w:ins w:author="Open-Xml-PowerTools" w:id="8689" w:date="2000-01-01T00:00:00Z">
            <w:r>
              <w:fldChar w:fldCharType="begin"/>
            </w:r>
          </w:ins>
          <w:ins w:author="Open-Xml-PowerTools" w:id="8690" w:date="2000-01-01T00:00:00Z">
            <w:r>
              <w:instrText xml:space="preserve"> styleref CharSchText </w:instrText>
            </w:r>
          </w:ins>
          <w:ins w:author="Open-Xml-PowerTools" w:id="8691" w:date="2000-01-01T00:00:00Z">
            <w:r>
              <w:fldChar w:fldCharType="separate"/>
            </w:r>
          </w:ins>
          <w:ins w:author="Open-Xml-PowerTools" w:id="8692" w:date="2000-01-01T00:00:00Z">
            <w:r>
              <w:t>Fees</w:t>
            </w:r>
          </w:ins>
          <w:ins w:author="Open-Xml-PowerTools" w:id="8693" w:date="2000-01-01T00:00:00Z">
            <w:r>
              <w:fldChar w:fldCharType="end"/>
            </w:r>
          </w:ins>
        </w:p>
      </w:tc>
    </w:tr>
    <w:tr>
      <w:trPr>
        <w:jc w:val="center"/>
        <w:ins w:author="Open-Xml-PowerTools" w:id="8695" w:date="2000-01-01T00:00:00Z"/>
      </w:trPr>
      <w:tc>
        <w:tcPr>
          <w:tcW w:w="1548" w:type="dxa"/>
        </w:tcPr>
        <w:p>
          <w:pPr>
            <w:pStyle w:val="Header"/>
            <w:spacing w:before="40"/>
            <w:rPr>
              <w:ins w:author="Open-Xml-PowerTools" w:id="8696" w:date="2000-01-01T00:00:00Z"/>
            </w:rPr>
          </w:pPr>
        </w:p>
      </w:tc>
      <w:tc>
        <w:tcPr>
          <w:tcW w:w="5715" w:type="dxa"/>
        </w:tcPr>
        <w:p>
          <w:pPr>
            <w:pStyle w:val="Header"/>
            <w:spacing w:before="40"/>
            <w:rPr>
              <w:ins w:author="Open-Xml-PowerTools" w:id="8697" w:date="2000-01-01T00:00:00Z"/>
            </w:rPr>
          </w:pPr>
        </w:p>
      </w:tc>
    </w:tr>
    <w:tr>
      <w:trPr>
        <w:jc w:val="center"/>
        <w:ins w:author="Open-Xml-PowerTools" w:id="8698" w:date="2000-01-01T00:00:00Z"/>
      </w:trPr>
      <w:tc>
        <w:tcPr>
          <w:tcW w:w="1548" w:type="dxa"/>
        </w:tcPr>
        <w:p>
          <w:pPr>
            <w:pStyle w:val="Header"/>
            <w:spacing w:before="40"/>
            <w:rPr>
              <w:ins w:author="Open-Xml-PowerTools" w:id="8705" w:date="2000-01-01T00:00:00Z"/>
            </w:rPr>
          </w:pPr>
          <w:ins w:author="Open-Xml-PowerTools" w:id="8699" w:date="2000-01-01T00:00:00Z">
            <w:r>
              <w:rPr>
                <w:b/>
              </w:rPr>
              <w:t xml:space="preserve">cl. </w:t>
            </w:r>
          </w:ins>
          <w:ins w:author="Open-Xml-PowerTools" w:id="8700" w:date="2000-01-01T00:00:00Z">
            <w:r>
              <w:rPr>
                <w:b/>
              </w:rPr>
              <w:fldChar w:fldCharType="begin"/>
            </w:r>
          </w:ins>
          <w:ins w:author="Open-Xml-PowerTools" w:id="8701" w:date="2000-01-01T00:00:00Z">
            <w:r>
              <w:rPr>
                <w:b/>
              </w:rPr>
              <w:instrText>StyleRef CharSClsNo</w:instrText>
            </w:r>
          </w:ins>
          <w:ins w:author="Open-Xml-PowerTools" w:id="8702" w:date="2000-01-01T00:00:00Z">
            <w:r>
              <w:rPr>
                <w:b/>
              </w:rPr>
              <w:fldChar w:fldCharType="separate"/>
            </w:r>
          </w:ins>
          <w:ins w:author="Open-Xml-PowerTools" w:id="8703" w:date="2000-01-01T00:00:00Z">
            <w:r>
              <w:rPr>
                <w:b/>
              </w:rPr>
              <w:t>3</w:t>
            </w:r>
          </w:ins>
          <w:ins w:author="Open-Xml-PowerTools" w:id="8704" w:date="2000-01-01T00:00:00Z">
            <w:r>
              <w:rPr>
                <w:b/>
              </w:rPr>
              <w:fldChar w:fldCharType="end"/>
            </w:r>
          </w:ins>
        </w:p>
      </w:tc>
      <w:tc>
        <w:tcPr>
          <w:tcW w:w="5715" w:type="dxa"/>
        </w:tcPr>
        <w:p>
          <w:pPr>
            <w:pStyle w:val="Header"/>
            <w:spacing w:before="40"/>
            <w:rPr>
              <w:ins w:author="Open-Xml-PowerTools" w:id="8706" w:date="2000-01-01T00:00:00Z"/>
            </w:rPr>
          </w:pPr>
        </w:p>
      </w:tc>
    </w:tr>
  </w:tbl>
  <w:p>
    <w:pPr>
      <w:pStyle w:val="Header"/>
      <w:pBdr>
        <w:top w:val="single" w:sz="4" w:space="1" w:color="auto"/>
      </w:pBdr>
      <w:rPr>
        <w:ins w:author="Open-Xml-PowerTools" w:id="8707" w:date="2000-01-01T00:00:00Z"/>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7263" w:type="dxa"/>
      <w:jc w:val="center"/>
      <w:tblLayout w:type="fixed"/>
      <w:tblCellMar>
        <w:left w:w="72" w:type="dxa"/>
        <w:right w:w="72" w:type="dxa"/>
      </w:tblCellMar>
      <w:tblLook w:val="0000" w:firstRow="0" w:lastRow="0" w:firstColumn="0" w:lastColumn="0" w:noHBand="0" w:noVBand="0"/>
    </w:tblPr>
    <w:tblGrid>
      <w:gridCol w:w="5797"/>
      <w:gridCol w:w="1466"/>
    </w:tblGrid>
    <w:tr>
      <w:trPr>
        <w:jc w:val="center"/>
        <w:ins w:author="Open-Xml-PowerTools" w:id="8708" w:date="2000-01-01T00:00:00Z"/>
      </w:trPr>
      <w:tc>
        <w:tcPr>
          <w:tcW w:w="7263" w:type="dxa"/>
          <w:gridSpan w:val="2"/>
        </w:tcPr>
        <w:p>
          <w:pPr>
            <w:pStyle w:val="Header"/>
            <w:ind w:right="17"/>
            <w:jc w:val="right"/>
            <w:rPr>
              <w:ins w:author="Open-Xml-PowerTools" w:id="8714" w:date="2000-01-01T00:00:00Z"/>
            </w:rPr>
          </w:pPr>
          <w:ins w:author="Open-Xml-PowerTools" w:id="8709" w:date="2000-01-01T00:00:00Z">
            <w:r>
              <w:rPr>
                <w:b/>
                <w:i/>
              </w:rPr>
              <w:fldChar w:fldCharType="begin"/>
            </w:r>
          </w:ins>
          <w:ins w:author="Open-Xml-PowerTools" w:id="8710" w:date="2000-01-01T00:00:00Z">
            <w:r>
              <w:rPr>
                <w:b/>
                <w:i/>
              </w:rPr>
              <w:instrText xml:space="preserve"> STYLEREF "Name of Act/Reg" </w:instrText>
            </w:r>
          </w:ins>
          <w:ins w:author="Open-Xml-PowerTools" w:id="8711" w:date="2000-01-01T00:00:00Z">
            <w:r>
              <w:rPr>
                <w:b/>
                <w:i/>
              </w:rPr>
              <w:fldChar w:fldCharType="separate"/>
            </w:r>
          </w:ins>
          <w:ins w:author="Open-Xml-PowerTools" w:id="8712" w:date="2000-01-01T00:00:00Z">
            <w:r>
              <w:rPr>
                <w:b/>
                <w:i/>
              </w:rPr>
              <w:t>Building Regulations 2012</w:t>
            </w:r>
          </w:ins>
          <w:ins w:author="Open-Xml-PowerTools" w:id="8713" w:date="2000-01-01T00:00:00Z">
            <w:r>
              <w:rPr>
                <w:b/>
                <w:i/>
              </w:rPr>
              <w:fldChar w:fldCharType="end"/>
            </w:r>
          </w:ins>
        </w:p>
      </w:tc>
    </w:tr>
    <w:tr>
      <w:trPr>
        <w:jc w:val="center"/>
        <w:ins w:author="Open-Xml-PowerTools" w:id="8715" w:date="2000-01-01T00:00:00Z"/>
      </w:trPr>
      <w:tc>
        <w:tcPr>
          <w:tcW w:w="5797" w:type="dxa"/>
        </w:tcPr>
        <w:p>
          <w:pPr>
            <w:pStyle w:val="Header"/>
            <w:spacing w:before="40"/>
            <w:jc w:val="right"/>
            <w:rPr>
              <w:ins w:author="Open-Xml-PowerTools" w:id="8721" w:date="2000-01-01T00:00:00Z"/>
            </w:rPr>
          </w:pPr>
          <w:ins w:author="Open-Xml-PowerTools" w:id="8716" w:date="2000-01-01T00:00:00Z">
            <w:r>
              <w:fldChar w:fldCharType="begin"/>
            </w:r>
          </w:ins>
          <w:ins w:author="Open-Xml-PowerTools" w:id="8717" w:date="2000-01-01T00:00:00Z">
            <w:r>
              <w:instrText xml:space="preserve"> styleref CharSchText </w:instrText>
            </w:r>
          </w:ins>
          <w:ins w:author="Open-Xml-PowerTools" w:id="8718" w:date="2000-01-01T00:00:00Z">
            <w:r>
              <w:fldChar w:fldCharType="separate"/>
            </w:r>
          </w:ins>
          <w:ins w:author="Open-Xml-PowerTools" w:id="8719" w:date="2000-01-01T00:00:00Z">
            <w:r>
              <w:t>Building work that does not require building permit</w:t>
            </w:r>
          </w:ins>
          <w:ins w:author="Open-Xml-PowerTools" w:id="8720" w:date="2000-01-01T00:00:00Z">
            <w:r>
              <w:fldChar w:fldCharType="end"/>
            </w:r>
          </w:ins>
        </w:p>
      </w:tc>
      <w:tc>
        <w:tcPr>
          <w:tcW w:w="1466" w:type="dxa"/>
        </w:tcPr>
        <w:p>
          <w:pPr>
            <w:pStyle w:val="Header"/>
            <w:spacing w:before="40"/>
            <w:ind w:right="17"/>
            <w:jc w:val="right"/>
            <w:rPr>
              <w:ins w:author="Open-Xml-PowerTools" w:id="8727" w:date="2000-01-01T00:00:00Z"/>
            </w:rPr>
          </w:pPr>
          <w:ins w:author="Open-Xml-PowerTools" w:id="8722" w:date="2000-01-01T00:00:00Z">
            <w:r>
              <w:rPr>
                <w:b/>
              </w:rPr>
              <w:fldChar w:fldCharType="begin"/>
            </w:r>
          </w:ins>
          <w:ins w:author="Open-Xml-PowerTools" w:id="8723" w:date="2000-01-01T00:00:00Z">
            <w:r>
              <w:rPr>
                <w:b/>
              </w:rPr>
              <w:instrText>STYLEREF CharSchno</w:instrText>
            </w:r>
          </w:ins>
          <w:ins w:author="Open-Xml-PowerTools" w:id="8724" w:date="2000-01-01T00:00:00Z">
            <w:r>
              <w:rPr>
                <w:b/>
              </w:rPr>
              <w:fldChar w:fldCharType="separate"/>
            </w:r>
          </w:ins>
          <w:ins w:author="Open-Xml-PowerTools" w:id="8725" w:date="2000-01-01T00:00:00Z">
            <w:r>
              <w:rPr>
                <w:b/>
              </w:rPr>
              <w:t>Schedule 4</w:t>
            </w:r>
          </w:ins>
          <w:ins w:author="Open-Xml-PowerTools" w:id="8726" w:date="2000-01-01T00:00:00Z">
            <w:r>
              <w:rPr>
                <w:b/>
              </w:rPr>
              <w:fldChar w:fldCharType="end"/>
            </w:r>
          </w:ins>
        </w:p>
      </w:tc>
    </w:tr>
    <w:tr>
      <w:trPr>
        <w:jc w:val="center"/>
        <w:ins w:author="Open-Xml-PowerTools" w:id="8728" w:date="2000-01-01T00:00:00Z"/>
      </w:trPr>
      <w:tc>
        <w:tcPr>
          <w:tcW w:w="5797" w:type="dxa"/>
        </w:tcPr>
        <w:p>
          <w:pPr>
            <w:pStyle w:val="Header"/>
            <w:spacing w:before="40"/>
            <w:jc w:val="right"/>
            <w:rPr>
              <w:ins w:author="Open-Xml-PowerTools" w:id="8735" w:date="2000-01-01T00:00:00Z"/>
            </w:rPr>
          </w:pPr>
          <w:ins w:author="Open-Xml-PowerTools" w:id="8729" w:date="2000-01-01T00:00:00Z">
            <w:r>
              <w:fldChar w:fldCharType="begin"/>
            </w:r>
          </w:ins>
          <w:ins w:author="Open-Xml-PowerTools" w:id="8730" w:date="2000-01-01T00:00:00Z">
            <w:r>
              <w:instrText xml:space="preserve"> styleref CharSDivText </w:instrText>
            </w:r>
          </w:ins>
          <w:ins w:author="Open-Xml-PowerTools" w:id="8731" w:date="2000-01-01T00:00:00Z">
            <w:r>
              <w:fldChar w:fldCharType="separate"/>
            </w:r>
          </w:ins>
          <w:ins w:author="Open-Xml-PowerTools" w:id="8732" w:date="2000-01-01T00:00:00Z">
            <w:r>
              <w:t>Kinds of building work for which a building permit is not required</w:t>
            </w:r>
          </w:ins>
          <w:ins w:author="Open-Xml-PowerTools" w:id="8733" w:date="2000-01-01T00:00:00Z">
            <w:r>
              <w:cr/>
            </w:r>
          </w:ins>
          <w:ins w:author="Open-Xml-PowerTools" w:id="8734" w:date="2000-01-01T00:00:00Z">
            <w:r>
              <w:fldChar w:fldCharType="end"/>
            </w:r>
          </w:ins>
        </w:p>
      </w:tc>
      <w:tc>
        <w:tcPr>
          <w:tcW w:w="1466" w:type="dxa"/>
        </w:tcPr>
        <w:p>
          <w:pPr>
            <w:pStyle w:val="Header"/>
            <w:spacing w:before="40"/>
            <w:ind w:right="17"/>
            <w:jc w:val="right"/>
            <w:rPr>
              <w:ins w:author="Open-Xml-PowerTools" w:id="8741" w:date="2000-01-01T00:00:00Z"/>
            </w:rPr>
          </w:pPr>
          <w:ins w:author="Open-Xml-PowerTools" w:id="8736" w:date="2000-01-01T00:00:00Z">
            <w:r>
              <w:rPr>
                <w:b/>
              </w:rPr>
              <w:fldChar w:fldCharType="begin"/>
            </w:r>
          </w:ins>
          <w:ins w:author="Open-Xml-PowerTools" w:id="8737" w:date="2000-01-01T00:00:00Z">
            <w:r>
              <w:rPr>
                <w:b/>
              </w:rPr>
              <w:instrText>STYLEREF CharSDivNo</w:instrText>
            </w:r>
          </w:ins>
          <w:ins w:author="Open-Xml-PowerTools" w:id="8738" w:date="2000-01-01T00:00:00Z">
            <w:r>
              <w:rPr>
                <w:b/>
              </w:rPr>
              <w:fldChar w:fldCharType="separate"/>
            </w:r>
          </w:ins>
          <w:ins w:author="Open-Xml-PowerTools" w:id="8739" w:date="2000-01-01T00:00:00Z">
            <w:r>
              <w:rPr>
                <w:b/>
              </w:rPr>
              <w:t>Division 3</w:t>
            </w:r>
          </w:ins>
          <w:ins w:author="Open-Xml-PowerTools" w:id="8740" w:date="2000-01-01T00:00:00Z">
            <w:r>
              <w:rPr>
                <w:b/>
              </w:rPr>
              <w:fldChar w:fldCharType="end"/>
            </w:r>
          </w:ins>
        </w:p>
      </w:tc>
    </w:tr>
    <w:tr>
      <w:trPr>
        <w:jc w:val="center"/>
        <w:ins w:author="Open-Xml-PowerTools" w:id="8742" w:date="2000-01-01T00:00:00Z"/>
      </w:trPr>
      <w:tc>
        <w:tcPr>
          <w:tcW w:w="5797" w:type="dxa"/>
        </w:tcPr>
        <w:p>
          <w:pPr>
            <w:pStyle w:val="Header"/>
            <w:spacing w:before="40"/>
            <w:jc w:val="right"/>
            <w:rPr>
              <w:ins w:author="Open-Xml-PowerTools" w:id="8743" w:date="2000-01-01T00:00:00Z"/>
            </w:rPr>
          </w:pPr>
        </w:p>
      </w:tc>
      <w:tc>
        <w:tcPr>
          <w:tcW w:w="1466" w:type="dxa"/>
        </w:tcPr>
        <w:p>
          <w:pPr>
            <w:pStyle w:val="Header"/>
            <w:spacing w:before="40"/>
            <w:ind w:right="17"/>
            <w:jc w:val="right"/>
            <w:rPr>
              <w:ins w:author="Open-Xml-PowerTools" w:id="8744" w:date="2000-01-01T00:00:00Z"/>
            </w:rPr>
          </w:pPr>
        </w:p>
      </w:tc>
    </w:tr>
  </w:tbl>
  <w:p>
    <w:pPr>
      <w:pStyle w:val="Header"/>
      <w:pBdr>
        <w:top w:val="single" w:sz="4" w:space="1" w:color="auto"/>
      </w:pBdr>
      <w:rPr>
        <w:ins w:author="Open-Xml-PowerTools" w:id="8745" w:date="2000-01-01T00:00:00Z"/>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ins w:author="Open-Xml-PowerTools" w:id="8746" w:date="2000-01-01T00:00:00Z"/>
      </w:trPr>
      <w:tc>
        <w:tcPr>
          <w:tcW w:w="7258" w:type="dxa"/>
          <w:gridSpan w:val="2"/>
        </w:tcPr>
        <w:p>
          <w:pPr>
            <w:pStyle w:val="Header"/>
            <w:rPr>
              <w:ins w:author="Open-Xml-PowerTools" w:id="8752" w:date="2000-01-01T00:00:00Z"/>
            </w:rPr>
          </w:pPr>
          <w:ins w:author="Open-Xml-PowerTools" w:id="8747" w:date="2000-01-01T00:00:00Z">
            <w:r>
              <w:rPr>
                <w:b/>
                <w:i/>
              </w:rPr>
              <w:fldChar w:fldCharType="begin"/>
            </w:r>
          </w:ins>
          <w:ins w:author="Open-Xml-PowerTools" w:id="8748" w:date="2000-01-01T00:00:00Z">
            <w:r>
              <w:rPr>
                <w:b/>
                <w:i/>
              </w:rPr>
              <w:instrText xml:space="preserve"> STYLEREF "Name of Act/Reg" </w:instrText>
            </w:r>
          </w:ins>
          <w:ins w:author="Open-Xml-PowerTools" w:id="8749" w:date="2000-01-01T00:00:00Z">
            <w:r>
              <w:rPr>
                <w:b/>
                <w:i/>
              </w:rPr>
              <w:fldChar w:fldCharType="separate"/>
            </w:r>
          </w:ins>
          <w:ins w:author="Open-Xml-PowerTools" w:id="8750" w:date="2000-01-01T00:00:00Z">
            <w:r>
              <w:rPr>
                <w:b/>
                <w:i/>
              </w:rPr>
              <w:t>Building Regulations 2012</w:t>
            </w:r>
          </w:ins>
          <w:ins w:author="Open-Xml-PowerTools" w:id="8751" w:date="2000-01-01T00:00:00Z">
            <w:r>
              <w:rPr>
                <w:b/>
                <w:i/>
              </w:rPr>
              <w:fldChar w:fldCharType="end"/>
            </w:r>
          </w:ins>
        </w:p>
      </w:tc>
    </w:tr>
    <w:tr>
      <w:trPr>
        <w:jc w:val="center"/>
        <w:ins w:author="Open-Xml-PowerTools" w:id="8753" w:date="2000-01-01T00:00:00Z"/>
      </w:trPr>
      <w:tc>
        <w:tcPr>
          <w:tcW w:w="1548" w:type="dxa"/>
        </w:tcPr>
        <w:p>
          <w:pPr>
            <w:pStyle w:val="Header"/>
            <w:spacing w:before="40"/>
            <w:rPr>
              <w:ins w:author="Open-Xml-PowerTools" w:id="8759" w:date="2000-01-01T00:00:00Z"/>
            </w:rPr>
          </w:pPr>
          <w:ins w:author="Open-Xml-PowerTools" w:id="8754" w:date="2000-01-01T00:00:00Z">
            <w:r>
              <w:rPr>
                <w:b/>
              </w:rPr>
              <w:fldChar w:fldCharType="begin"/>
            </w:r>
          </w:ins>
          <w:ins w:author="Open-Xml-PowerTools" w:id="8755" w:date="2000-01-01T00:00:00Z">
            <w:r>
              <w:rPr>
                <w:b/>
              </w:rPr>
              <w:instrText>STYLEREF CharSchno</w:instrText>
            </w:r>
          </w:ins>
          <w:ins w:author="Open-Xml-PowerTools" w:id="8756" w:date="2000-01-01T00:00:00Z">
            <w:r>
              <w:rPr>
                <w:b/>
              </w:rPr>
              <w:fldChar w:fldCharType="separate"/>
            </w:r>
          </w:ins>
          <w:ins w:author="Open-Xml-PowerTools" w:id="8757" w:date="2000-01-01T00:00:00Z">
            <w:r>
              <w:rPr>
                <w:b/>
              </w:rPr>
              <w:t>Schedule 4</w:t>
            </w:r>
          </w:ins>
          <w:ins w:author="Open-Xml-PowerTools" w:id="8758" w:date="2000-01-01T00:00:00Z">
            <w:r>
              <w:rPr>
                <w:b/>
              </w:rPr>
              <w:fldChar w:fldCharType="end"/>
            </w:r>
          </w:ins>
        </w:p>
      </w:tc>
      <w:tc>
        <w:tcPr>
          <w:tcW w:w="5715" w:type="dxa"/>
        </w:tcPr>
        <w:p>
          <w:pPr>
            <w:pStyle w:val="Header"/>
            <w:spacing w:before="40"/>
            <w:rPr>
              <w:ins w:author="Open-Xml-PowerTools" w:id="8765" w:date="2000-01-01T00:00:00Z"/>
            </w:rPr>
          </w:pPr>
          <w:ins w:author="Open-Xml-PowerTools" w:id="8760" w:date="2000-01-01T00:00:00Z">
            <w:r>
              <w:fldChar w:fldCharType="begin"/>
            </w:r>
          </w:ins>
          <w:ins w:author="Open-Xml-PowerTools" w:id="8761" w:date="2000-01-01T00:00:00Z">
            <w:r>
              <w:instrText xml:space="preserve"> styleref CharSchText </w:instrText>
            </w:r>
          </w:ins>
          <w:ins w:author="Open-Xml-PowerTools" w:id="8762" w:date="2000-01-01T00:00:00Z">
            <w:r>
              <w:fldChar w:fldCharType="separate"/>
            </w:r>
          </w:ins>
          <w:ins w:author="Open-Xml-PowerTools" w:id="8763" w:date="2000-01-01T00:00:00Z">
            <w:r>
              <w:t>Building work that does not require building permit</w:t>
            </w:r>
          </w:ins>
          <w:ins w:author="Open-Xml-PowerTools" w:id="8764" w:date="2000-01-01T00:00:00Z">
            <w:r>
              <w:fldChar w:fldCharType="end"/>
            </w:r>
          </w:ins>
        </w:p>
      </w:tc>
    </w:tr>
    <w:tr>
      <w:trPr>
        <w:jc w:val="center"/>
        <w:ins w:author="Open-Xml-PowerTools" w:id="8766" w:date="2000-01-01T00:00:00Z"/>
      </w:trPr>
      <w:tc>
        <w:tcPr>
          <w:tcW w:w="1548" w:type="dxa"/>
        </w:tcPr>
        <w:p>
          <w:pPr>
            <w:pStyle w:val="Header"/>
            <w:spacing w:before="40"/>
            <w:rPr>
              <w:ins w:author="Open-Xml-PowerTools" w:id="8767" w:date="2000-01-01T00:00:00Z"/>
            </w:rPr>
          </w:pPr>
        </w:p>
      </w:tc>
      <w:tc>
        <w:tcPr>
          <w:tcW w:w="5715" w:type="dxa"/>
        </w:tcPr>
        <w:p>
          <w:pPr>
            <w:pStyle w:val="Header"/>
            <w:spacing w:before="40"/>
            <w:rPr>
              <w:ins w:author="Open-Xml-PowerTools" w:id="8768" w:date="2000-01-01T00:00:00Z"/>
            </w:rPr>
          </w:pPr>
        </w:p>
      </w:tc>
    </w:tr>
    <w:tr>
      <w:trPr>
        <w:jc w:val="center"/>
        <w:ins w:author="Open-Xml-PowerTools" w:id="8769" w:date="2000-01-01T00:00:00Z"/>
      </w:trPr>
      <w:tc>
        <w:tcPr>
          <w:tcW w:w="1548" w:type="dxa"/>
        </w:tcPr>
        <w:p>
          <w:pPr>
            <w:pStyle w:val="Header"/>
            <w:spacing w:before="40"/>
            <w:rPr>
              <w:ins w:author="Open-Xml-PowerTools" w:id="8770" w:date="2000-01-01T00:00:00Z"/>
            </w:rPr>
          </w:pPr>
        </w:p>
      </w:tc>
      <w:tc>
        <w:tcPr>
          <w:tcW w:w="5715" w:type="dxa"/>
        </w:tcPr>
        <w:p>
          <w:pPr>
            <w:pStyle w:val="Header"/>
            <w:spacing w:before="40"/>
            <w:rPr>
              <w:ins w:author="Open-Xml-PowerTools" w:id="8771" w:date="2000-01-01T00:00:00Z"/>
            </w:rPr>
          </w:pPr>
        </w:p>
      </w:tc>
    </w:tr>
  </w:tbl>
  <w:p>
    <w:pPr>
      <w:pStyle w:val="Header"/>
      <w:pBdr>
        <w:top w:val="single" w:sz="4" w:space="1" w:color="auto"/>
      </w:pBdr>
      <w:rPr>
        <w:ins w:author="Open-Xml-PowerTools" w:id="8772" w:date="2000-01-01T00:00:00Z"/>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7263" w:type="dxa"/>
      <w:jc w:val="center"/>
      <w:tblLayout w:type="fixed"/>
      <w:tblCellMar>
        <w:left w:w="72" w:type="dxa"/>
        <w:right w:w="72" w:type="dxa"/>
      </w:tblCellMar>
      <w:tblLook w:val="0000" w:firstRow="0" w:lastRow="0" w:firstColumn="0" w:lastColumn="0" w:noHBand="0" w:noVBand="0"/>
    </w:tblPr>
    <w:tblGrid>
      <w:gridCol w:w="5797"/>
      <w:gridCol w:w="1466"/>
    </w:tblGrid>
    <w:tr>
      <w:trPr>
        <w:jc w:val="center"/>
        <w:ins w:author="Open-Xml-PowerTools" w:id="8773" w:date="2000-01-01T00:00:00Z"/>
      </w:trPr>
      <w:tc>
        <w:tcPr>
          <w:tcW w:w="7160" w:type="dxa"/>
          <w:gridSpan w:val="2"/>
        </w:tcPr>
        <w:p>
          <w:pPr>
            <w:pStyle w:val="Header"/>
            <w:ind w:right="17"/>
            <w:jc w:val="right"/>
            <w:rPr>
              <w:ins w:author="Open-Xml-PowerTools" w:id="8779" w:date="2000-01-01T00:00:00Z"/>
            </w:rPr>
          </w:pPr>
          <w:ins w:author="Open-Xml-PowerTools" w:id="8774" w:date="2000-01-01T00:00:00Z">
            <w:r>
              <w:rPr>
                <w:b/>
                <w:i/>
              </w:rPr>
              <w:fldChar w:fldCharType="begin"/>
            </w:r>
          </w:ins>
          <w:ins w:author="Open-Xml-PowerTools" w:id="8775" w:date="2000-01-01T00:00:00Z">
            <w:r>
              <w:rPr>
                <w:b/>
                <w:i/>
              </w:rPr>
              <w:instrText xml:space="preserve"> STYLEREF "Name of Act/Reg" </w:instrText>
            </w:r>
          </w:ins>
          <w:ins w:author="Open-Xml-PowerTools" w:id="8776" w:date="2000-01-01T00:00:00Z">
            <w:r>
              <w:rPr>
                <w:b/>
                <w:i/>
              </w:rPr>
              <w:fldChar w:fldCharType="separate"/>
            </w:r>
          </w:ins>
          <w:ins w:author="Open-Xml-PowerTools" w:id="8777" w:date="2000-01-01T00:00:00Z">
            <w:r>
              <w:rPr>
                <w:b/>
                <w:i/>
              </w:rPr>
              <w:t>Building Regulations 2012</w:t>
            </w:r>
          </w:ins>
          <w:ins w:author="Open-Xml-PowerTools" w:id="8778" w:date="2000-01-01T00:00:00Z">
            <w:r>
              <w:rPr>
                <w:b/>
                <w:i/>
              </w:rPr>
              <w:fldChar w:fldCharType="end"/>
            </w:r>
          </w:ins>
        </w:p>
      </w:tc>
    </w:tr>
    <w:tr>
      <w:trPr>
        <w:jc w:val="center"/>
        <w:ins w:author="Open-Xml-PowerTools" w:id="8780" w:date="2000-01-01T00:00:00Z"/>
      </w:trPr>
      <w:tc>
        <w:tcPr>
          <w:tcW w:w="5715" w:type="dxa"/>
        </w:tcPr>
        <w:p>
          <w:pPr>
            <w:pStyle w:val="Header"/>
            <w:spacing w:before="40"/>
            <w:jc w:val="right"/>
            <w:rPr>
              <w:ins w:author="Open-Xml-PowerTools" w:id="8786" w:date="2000-01-01T00:00:00Z"/>
            </w:rPr>
          </w:pPr>
          <w:ins w:author="Open-Xml-PowerTools" w:id="8781" w:date="2000-01-01T00:00:00Z">
            <w:r>
              <w:fldChar w:fldCharType="begin"/>
            </w:r>
          </w:ins>
          <w:ins w:author="Open-Xml-PowerTools" w:id="8782" w:date="2000-01-01T00:00:00Z">
            <w:r>
              <w:instrText xml:space="preserve"> styleref CharSchText </w:instrText>
            </w:r>
          </w:ins>
          <w:ins w:author="Open-Xml-PowerTools" w:id="8783" w:date="2000-01-01T00:00:00Z">
            <w:r>
              <w:fldChar w:fldCharType="separate"/>
            </w:r>
          </w:ins>
          <w:ins w:author="Open-Xml-PowerTools" w:id="8784" w:date="2000-01-01T00:00:00Z">
            <w:r>
              <w:t>Areas of State where Part 8 Division 2 applies</w:t>
            </w:r>
          </w:ins>
          <w:ins w:author="Open-Xml-PowerTools" w:id="8785" w:date="2000-01-01T00:00:00Z">
            <w:r>
              <w:fldChar w:fldCharType="end"/>
            </w:r>
          </w:ins>
        </w:p>
      </w:tc>
      <w:tc>
        <w:tcPr>
          <w:tcW w:w="1445" w:type="dxa"/>
        </w:tcPr>
        <w:p>
          <w:pPr>
            <w:pStyle w:val="Header"/>
            <w:spacing w:before="40"/>
            <w:ind w:right="17"/>
            <w:jc w:val="right"/>
            <w:rPr>
              <w:ins w:author="Open-Xml-PowerTools" w:id="8792" w:date="2000-01-01T00:00:00Z"/>
            </w:rPr>
          </w:pPr>
          <w:ins w:author="Open-Xml-PowerTools" w:id="8787" w:date="2000-01-01T00:00:00Z">
            <w:r>
              <w:rPr>
                <w:b/>
              </w:rPr>
              <w:fldChar w:fldCharType="begin"/>
            </w:r>
          </w:ins>
          <w:ins w:author="Open-Xml-PowerTools" w:id="8788" w:date="2000-01-01T00:00:00Z">
            <w:r>
              <w:rPr>
                <w:b/>
              </w:rPr>
              <w:instrText>STYLEREF CharSchno</w:instrText>
            </w:r>
          </w:ins>
          <w:ins w:author="Open-Xml-PowerTools" w:id="8789" w:date="2000-01-01T00:00:00Z">
            <w:r>
              <w:rPr>
                <w:b/>
              </w:rPr>
              <w:fldChar w:fldCharType="separate"/>
            </w:r>
          </w:ins>
          <w:ins w:author="Open-Xml-PowerTools" w:id="8790" w:date="2000-01-01T00:00:00Z">
            <w:r>
              <w:rPr>
                <w:b/>
              </w:rPr>
              <w:t>Schedule 5</w:t>
            </w:r>
          </w:ins>
          <w:ins w:author="Open-Xml-PowerTools" w:id="8791" w:date="2000-01-01T00:00:00Z">
            <w:r>
              <w:rPr>
                <w:b/>
              </w:rPr>
              <w:fldChar w:fldCharType="end"/>
            </w:r>
          </w:ins>
        </w:p>
      </w:tc>
    </w:tr>
    <w:tr>
      <w:trPr>
        <w:jc w:val="center"/>
        <w:ins w:author="Open-Xml-PowerTools" w:id="8793" w:date="2000-01-01T00:00:00Z"/>
      </w:trPr>
      <w:tc>
        <w:tcPr>
          <w:tcW w:w="5715" w:type="dxa"/>
        </w:tcPr>
        <w:p>
          <w:pPr>
            <w:pStyle w:val="Header"/>
            <w:spacing w:before="40"/>
            <w:jc w:val="right"/>
            <w:rPr>
              <w:ins w:author="Open-Xml-PowerTools" w:id="8797" w:date="2000-01-01T00:00:00Z"/>
            </w:rPr>
          </w:pPr>
          <w:ins w:author="Open-Xml-PowerTools" w:id="8794" w:date="2000-01-01T00:00:00Z">
            <w:r>
              <w:fldChar w:fldCharType="begin"/>
            </w:r>
          </w:ins>
          <w:ins w:author="Open-Xml-PowerTools" w:id="8795" w:date="2000-01-01T00:00:00Z">
            <w:r>
              <w:instrText xml:space="preserve"> styleref CharSDivText </w:instrText>
            </w:r>
          </w:ins>
          <w:ins w:author="Open-Xml-PowerTools" w:id="8796" w:date="2000-01-01T00:00:00Z">
            <w:r>
              <w:fldChar w:fldCharType="end"/>
            </w:r>
          </w:ins>
        </w:p>
      </w:tc>
      <w:tc>
        <w:tcPr>
          <w:tcW w:w="1445" w:type="dxa"/>
        </w:tcPr>
        <w:p>
          <w:pPr>
            <w:pStyle w:val="Header"/>
            <w:spacing w:before="40"/>
            <w:ind w:right="17"/>
            <w:jc w:val="right"/>
            <w:rPr>
              <w:ins w:author="Open-Xml-PowerTools" w:id="8801" w:date="2000-01-01T00:00:00Z"/>
            </w:rPr>
          </w:pPr>
          <w:ins w:author="Open-Xml-PowerTools" w:id="8798" w:date="2000-01-01T00:00:00Z">
            <w:r>
              <w:rPr>
                <w:b/>
              </w:rPr>
              <w:fldChar w:fldCharType="begin"/>
            </w:r>
          </w:ins>
          <w:ins w:author="Open-Xml-PowerTools" w:id="8799" w:date="2000-01-01T00:00:00Z">
            <w:r>
              <w:rPr>
                <w:b/>
              </w:rPr>
              <w:instrText>STYLEREF CharSDivNo</w:instrText>
            </w:r>
          </w:ins>
          <w:ins w:author="Open-Xml-PowerTools" w:id="8800" w:date="2000-01-01T00:00:00Z">
            <w:r>
              <w:rPr>
                <w:b/>
              </w:rPr>
              <w:fldChar w:fldCharType="end"/>
            </w:r>
          </w:ins>
        </w:p>
      </w:tc>
    </w:tr>
    <w:tr>
      <w:trPr>
        <w:jc w:val="center"/>
        <w:ins w:author="Open-Xml-PowerTools" w:id="8802" w:date="2000-01-01T00:00:00Z"/>
      </w:trPr>
      <w:tc>
        <w:tcPr>
          <w:tcW w:w="5715" w:type="dxa"/>
        </w:tcPr>
        <w:p>
          <w:pPr>
            <w:pStyle w:val="Header"/>
            <w:spacing w:before="40"/>
            <w:jc w:val="right"/>
            <w:rPr>
              <w:ins w:author="Open-Xml-PowerTools" w:id="8803" w:date="2000-01-01T00:00:00Z"/>
            </w:rPr>
          </w:pPr>
        </w:p>
      </w:tc>
      <w:tc>
        <w:tcPr>
          <w:tcW w:w="1445" w:type="dxa"/>
        </w:tcPr>
        <w:p>
          <w:pPr>
            <w:pStyle w:val="Header"/>
            <w:spacing w:before="40"/>
            <w:ind w:right="17"/>
            <w:jc w:val="right"/>
            <w:rPr>
              <w:ins w:author="Open-Xml-PowerTools" w:id="8804" w:date="2000-01-01T00:00:00Z"/>
            </w:rPr>
          </w:pPr>
        </w:p>
      </w:tc>
    </w:tr>
  </w:tbl>
  <w:p>
    <w:pPr>
      <w:pStyle w:val="Header"/>
      <w:pBdr>
        <w:top w:val="single" w:sz="4" w:space="1" w:color="auto"/>
      </w:pBdr>
      <w:rPr>
        <w:ins w:author="Open-Xml-PowerTools" w:id="8805" w:date="2000-01-01T00:00:00Z"/>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ins w:author="Open-Xml-PowerTools" w:id="8806" w:date="2000-01-01T00:00:00Z"/>
      </w:trPr>
      <w:tc>
        <w:tcPr>
          <w:tcW w:w="7258" w:type="dxa"/>
          <w:gridSpan w:val="2"/>
        </w:tcPr>
        <w:p>
          <w:pPr>
            <w:pStyle w:val="Header"/>
            <w:rPr>
              <w:ins w:author="Open-Xml-PowerTools" w:id="8812" w:date="2000-01-01T00:00:00Z"/>
            </w:rPr>
          </w:pPr>
          <w:ins w:author="Open-Xml-PowerTools" w:id="8807" w:date="2000-01-01T00:00:00Z">
            <w:r>
              <w:rPr>
                <w:b/>
                <w:i/>
              </w:rPr>
              <w:fldChar w:fldCharType="begin"/>
            </w:r>
          </w:ins>
          <w:ins w:author="Open-Xml-PowerTools" w:id="8808" w:date="2000-01-01T00:00:00Z">
            <w:r>
              <w:rPr>
                <w:b/>
                <w:i/>
              </w:rPr>
              <w:instrText xml:space="preserve"> STYLEREF "Name of Act/Reg" </w:instrText>
            </w:r>
          </w:ins>
          <w:ins w:author="Open-Xml-PowerTools" w:id="8809" w:date="2000-01-01T00:00:00Z">
            <w:r>
              <w:rPr>
                <w:b/>
                <w:i/>
              </w:rPr>
              <w:fldChar w:fldCharType="separate"/>
            </w:r>
          </w:ins>
          <w:ins w:author="Open-Xml-PowerTools" w:id="8810" w:date="2000-01-01T00:00:00Z">
            <w:r>
              <w:rPr>
                <w:b/>
                <w:i/>
              </w:rPr>
              <w:t>Building Regulations 2012</w:t>
            </w:r>
          </w:ins>
          <w:ins w:author="Open-Xml-PowerTools" w:id="8811" w:date="2000-01-01T00:00:00Z">
            <w:r>
              <w:rPr>
                <w:b/>
                <w:i/>
              </w:rPr>
              <w:fldChar w:fldCharType="end"/>
            </w:r>
          </w:ins>
        </w:p>
      </w:tc>
    </w:tr>
    <w:tr>
      <w:trPr>
        <w:jc w:val="center"/>
        <w:ins w:author="Open-Xml-PowerTools" w:id="8813" w:date="2000-01-01T00:00:00Z"/>
      </w:trPr>
      <w:tc>
        <w:tcPr>
          <w:tcW w:w="1548" w:type="dxa"/>
        </w:tcPr>
        <w:p>
          <w:pPr>
            <w:pStyle w:val="Header"/>
            <w:spacing w:before="40"/>
            <w:rPr>
              <w:ins w:author="Open-Xml-PowerTools" w:id="8819" w:date="2000-01-01T00:00:00Z"/>
            </w:rPr>
          </w:pPr>
          <w:ins w:author="Open-Xml-PowerTools" w:id="8814" w:date="2000-01-01T00:00:00Z">
            <w:r>
              <w:rPr>
                <w:b/>
              </w:rPr>
              <w:fldChar w:fldCharType="begin"/>
            </w:r>
          </w:ins>
          <w:ins w:author="Open-Xml-PowerTools" w:id="8815" w:date="2000-01-01T00:00:00Z">
            <w:r>
              <w:rPr>
                <w:b/>
              </w:rPr>
              <w:instrText>STYLEREF CharSchno</w:instrText>
            </w:r>
          </w:ins>
          <w:ins w:author="Open-Xml-PowerTools" w:id="8816" w:date="2000-01-01T00:00:00Z">
            <w:r>
              <w:rPr>
                <w:b/>
              </w:rPr>
              <w:fldChar w:fldCharType="separate"/>
            </w:r>
          </w:ins>
          <w:ins w:author="Open-Xml-PowerTools" w:id="8817" w:date="2000-01-01T00:00:00Z">
            <w:r>
              <w:rPr>
                <w:b/>
              </w:rPr>
              <w:t>Schedule 5</w:t>
            </w:r>
          </w:ins>
          <w:ins w:author="Open-Xml-PowerTools" w:id="8818" w:date="2000-01-01T00:00:00Z">
            <w:r>
              <w:rPr>
                <w:b/>
              </w:rPr>
              <w:fldChar w:fldCharType="end"/>
            </w:r>
          </w:ins>
        </w:p>
      </w:tc>
      <w:tc>
        <w:tcPr>
          <w:tcW w:w="5715" w:type="dxa"/>
        </w:tcPr>
        <w:p>
          <w:pPr>
            <w:pStyle w:val="Header"/>
            <w:spacing w:before="40"/>
            <w:rPr>
              <w:ins w:author="Open-Xml-PowerTools" w:id="8825" w:date="2000-01-01T00:00:00Z"/>
            </w:rPr>
          </w:pPr>
          <w:ins w:author="Open-Xml-PowerTools" w:id="8820" w:date="2000-01-01T00:00:00Z">
            <w:r>
              <w:fldChar w:fldCharType="begin"/>
            </w:r>
          </w:ins>
          <w:ins w:author="Open-Xml-PowerTools" w:id="8821" w:date="2000-01-01T00:00:00Z">
            <w:r>
              <w:instrText xml:space="preserve"> styleref CharSchText </w:instrText>
            </w:r>
          </w:ins>
          <w:ins w:author="Open-Xml-PowerTools" w:id="8822" w:date="2000-01-01T00:00:00Z">
            <w:r>
              <w:fldChar w:fldCharType="separate"/>
            </w:r>
          </w:ins>
          <w:ins w:author="Open-Xml-PowerTools" w:id="8823" w:date="2000-01-01T00:00:00Z">
            <w:r>
              <w:t>Areas of State where Part 8 Division 2 applies</w:t>
            </w:r>
          </w:ins>
          <w:ins w:author="Open-Xml-PowerTools" w:id="8824" w:date="2000-01-01T00:00:00Z">
            <w:r>
              <w:fldChar w:fldCharType="end"/>
            </w:r>
          </w:ins>
        </w:p>
      </w:tc>
    </w:tr>
    <w:tr>
      <w:trPr>
        <w:jc w:val="center"/>
        <w:ins w:author="Open-Xml-PowerTools" w:id="8826" w:date="2000-01-01T00:00:00Z"/>
      </w:trPr>
      <w:tc>
        <w:tcPr>
          <w:tcW w:w="1548" w:type="dxa"/>
        </w:tcPr>
        <w:p>
          <w:pPr>
            <w:pStyle w:val="Header"/>
            <w:spacing w:before="40"/>
            <w:rPr>
              <w:ins w:author="Open-Xml-PowerTools" w:id="8830" w:date="2000-01-01T00:00:00Z"/>
            </w:rPr>
          </w:pPr>
          <w:ins w:author="Open-Xml-PowerTools" w:id="8827" w:date="2000-01-01T00:00:00Z">
            <w:r>
              <w:rPr>
                <w:b/>
              </w:rPr>
              <w:fldChar w:fldCharType="begin"/>
            </w:r>
          </w:ins>
          <w:ins w:author="Open-Xml-PowerTools" w:id="8828" w:date="2000-01-01T00:00:00Z">
            <w:r>
              <w:rPr>
                <w:b/>
              </w:rPr>
              <w:instrText>STYLEREF CharSDivNo</w:instrText>
            </w:r>
          </w:ins>
          <w:ins w:author="Open-Xml-PowerTools" w:id="8829" w:date="2000-01-01T00:00:00Z">
            <w:r>
              <w:rPr>
                <w:b/>
              </w:rPr>
              <w:fldChar w:fldCharType="end"/>
            </w:r>
          </w:ins>
        </w:p>
      </w:tc>
      <w:tc>
        <w:tcPr>
          <w:tcW w:w="5715" w:type="dxa"/>
        </w:tcPr>
        <w:p>
          <w:pPr>
            <w:pStyle w:val="Header"/>
            <w:spacing w:before="40"/>
            <w:rPr>
              <w:ins w:author="Open-Xml-PowerTools" w:id="8834" w:date="2000-01-01T00:00:00Z"/>
            </w:rPr>
          </w:pPr>
          <w:ins w:author="Open-Xml-PowerTools" w:id="8831" w:date="2000-01-01T00:00:00Z">
            <w:r>
              <w:fldChar w:fldCharType="begin"/>
            </w:r>
          </w:ins>
          <w:ins w:author="Open-Xml-PowerTools" w:id="8832" w:date="2000-01-01T00:00:00Z">
            <w:r>
              <w:instrText xml:space="preserve"> styleref CharSDivText </w:instrText>
            </w:r>
          </w:ins>
          <w:ins w:author="Open-Xml-PowerTools" w:id="8833" w:date="2000-01-01T00:00:00Z">
            <w:r>
              <w:fldChar w:fldCharType="end"/>
            </w:r>
          </w:ins>
        </w:p>
      </w:tc>
    </w:tr>
    <w:tr>
      <w:trPr>
        <w:jc w:val="center"/>
        <w:ins w:author="Open-Xml-PowerTools" w:id="8835" w:date="2000-01-01T00:00:00Z"/>
      </w:trPr>
      <w:tc>
        <w:tcPr>
          <w:tcW w:w="1548" w:type="dxa"/>
        </w:tcPr>
        <w:p>
          <w:pPr>
            <w:pStyle w:val="Header"/>
            <w:spacing w:before="40"/>
            <w:rPr>
              <w:ins w:author="Open-Xml-PowerTools" w:id="8836" w:date="2000-01-01T00:00:00Z"/>
            </w:rPr>
          </w:pPr>
        </w:p>
      </w:tc>
      <w:tc>
        <w:tcPr>
          <w:tcW w:w="5715" w:type="dxa"/>
        </w:tcPr>
        <w:p>
          <w:pPr>
            <w:pStyle w:val="Header"/>
            <w:spacing w:before="40"/>
            <w:rPr>
              <w:ins w:author="Open-Xml-PowerTools" w:id="8837" w:date="2000-01-01T00:00:00Z"/>
            </w:rPr>
          </w:pPr>
        </w:p>
      </w:tc>
    </w:tr>
  </w:tbl>
  <w:p>
    <w:pPr>
      <w:pStyle w:val="Header"/>
      <w:pBdr>
        <w:top w:val="single" w:sz="4" w:space="1" w:color="auto"/>
      </w:pBdr>
      <w:rPr>
        <w:ins w:author="Open-Xml-PowerTools" w:id="8838" w:date="2000-01-01T00:00:00Z"/>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7263" w:type="dxa"/>
      <w:jc w:val="center"/>
      <w:tblLayout w:type="fixed"/>
      <w:tblCellMar>
        <w:left w:w="72" w:type="dxa"/>
        <w:right w:w="72" w:type="dxa"/>
      </w:tblCellMar>
      <w:tblLook w:val="0000" w:firstRow="0" w:lastRow="0" w:firstColumn="0" w:lastColumn="0" w:noHBand="0" w:noVBand="0"/>
    </w:tblPr>
    <w:tblGrid>
      <w:gridCol w:w="5797"/>
      <w:gridCol w:w="1466"/>
    </w:tblGrid>
    <w:tr>
      <w:trPr>
        <w:jc w:val="center"/>
        <w:ins w:author="Open-Xml-PowerTools" w:id="8839" w:date="2000-01-01T00:00:00Z"/>
      </w:trPr>
      <w:tc>
        <w:tcPr>
          <w:tcW w:w="7160" w:type="dxa"/>
          <w:gridSpan w:val="2"/>
        </w:tcPr>
        <w:p>
          <w:pPr>
            <w:pStyle w:val="Header"/>
            <w:ind w:right="17"/>
            <w:jc w:val="right"/>
            <w:rPr>
              <w:ins w:author="Open-Xml-PowerTools" w:id="8845" w:date="2000-01-01T00:00:00Z"/>
            </w:rPr>
          </w:pPr>
          <w:ins w:author="Open-Xml-PowerTools" w:id="8840" w:date="2000-01-01T00:00:00Z">
            <w:r>
              <w:rPr>
                <w:b/>
                <w:i/>
              </w:rPr>
              <w:fldChar w:fldCharType="begin"/>
            </w:r>
          </w:ins>
          <w:ins w:author="Open-Xml-PowerTools" w:id="8841" w:date="2000-01-01T00:00:00Z">
            <w:r>
              <w:rPr>
                <w:b/>
                <w:i/>
              </w:rPr>
              <w:instrText xml:space="preserve"> STYLEREF "Name of Act/Reg" </w:instrText>
            </w:r>
          </w:ins>
          <w:ins w:author="Open-Xml-PowerTools" w:id="8842" w:date="2000-01-01T00:00:00Z">
            <w:r>
              <w:rPr>
                <w:b/>
                <w:i/>
              </w:rPr>
              <w:fldChar w:fldCharType="separate"/>
            </w:r>
          </w:ins>
          <w:ins w:author="Open-Xml-PowerTools" w:id="8843" w:date="2000-01-01T00:00:00Z">
            <w:r>
              <w:rPr>
                <w:b/>
                <w:i/>
              </w:rPr>
              <w:t>Building Regulations 2012</w:t>
            </w:r>
          </w:ins>
          <w:ins w:author="Open-Xml-PowerTools" w:id="8844" w:date="2000-01-01T00:00:00Z">
            <w:r>
              <w:rPr>
                <w:b/>
                <w:i/>
              </w:rPr>
              <w:fldChar w:fldCharType="end"/>
            </w:r>
          </w:ins>
        </w:p>
      </w:tc>
    </w:tr>
    <w:tr>
      <w:trPr>
        <w:jc w:val="center"/>
        <w:ins w:author="Open-Xml-PowerTools" w:id="8846" w:date="2000-01-01T00:00:00Z"/>
      </w:trPr>
      <w:tc>
        <w:tcPr>
          <w:tcW w:w="5715" w:type="dxa"/>
        </w:tcPr>
        <w:p>
          <w:pPr>
            <w:pStyle w:val="Header"/>
            <w:spacing w:before="40"/>
            <w:jc w:val="right"/>
            <w:rPr>
              <w:ins w:author="Open-Xml-PowerTools" w:id="8852" w:date="2000-01-01T00:00:00Z"/>
            </w:rPr>
          </w:pPr>
          <w:ins w:author="Open-Xml-PowerTools" w:id="8847" w:date="2000-01-01T00:00:00Z">
            <w:r>
              <w:fldChar w:fldCharType="begin"/>
            </w:r>
          </w:ins>
          <w:ins w:author="Open-Xml-PowerTools" w:id="8848" w:date="2000-01-01T00:00:00Z">
            <w:r>
              <w:instrText xml:space="preserve"> styleref CharSchText </w:instrText>
            </w:r>
          </w:ins>
          <w:ins w:author="Open-Xml-PowerTools" w:id="8849" w:date="2000-01-01T00:00:00Z">
            <w:r>
              <w:fldChar w:fldCharType="separate"/>
            </w:r>
          </w:ins>
          <w:ins w:author="Open-Xml-PowerTools" w:id="8850" w:date="2000-01-01T00:00:00Z">
            <w:r>
              <w:t>Prescribed offences and modified penalties</w:t>
            </w:r>
          </w:ins>
          <w:ins w:author="Open-Xml-PowerTools" w:id="8851" w:date="2000-01-01T00:00:00Z">
            <w:r>
              <w:fldChar w:fldCharType="end"/>
            </w:r>
          </w:ins>
        </w:p>
      </w:tc>
      <w:tc>
        <w:tcPr>
          <w:tcW w:w="1445" w:type="dxa"/>
        </w:tcPr>
        <w:p>
          <w:pPr>
            <w:pStyle w:val="Header"/>
            <w:spacing w:before="40"/>
            <w:ind w:right="17"/>
            <w:jc w:val="right"/>
            <w:rPr>
              <w:ins w:author="Open-Xml-PowerTools" w:id="8858" w:date="2000-01-01T00:00:00Z"/>
            </w:rPr>
          </w:pPr>
          <w:ins w:author="Open-Xml-PowerTools" w:id="8853" w:date="2000-01-01T00:00:00Z">
            <w:r>
              <w:rPr>
                <w:b/>
              </w:rPr>
              <w:fldChar w:fldCharType="begin"/>
            </w:r>
          </w:ins>
          <w:ins w:author="Open-Xml-PowerTools" w:id="8854" w:date="2000-01-01T00:00:00Z">
            <w:r>
              <w:rPr>
                <w:b/>
              </w:rPr>
              <w:instrText>STYLEREF CharSchno</w:instrText>
            </w:r>
          </w:ins>
          <w:ins w:author="Open-Xml-PowerTools" w:id="8855" w:date="2000-01-01T00:00:00Z">
            <w:r>
              <w:rPr>
                <w:b/>
              </w:rPr>
              <w:fldChar w:fldCharType="separate"/>
            </w:r>
          </w:ins>
          <w:ins w:author="Open-Xml-PowerTools" w:id="8856" w:date="2000-01-01T00:00:00Z">
            <w:r>
              <w:rPr>
                <w:b/>
              </w:rPr>
              <w:t>Schedule 6</w:t>
            </w:r>
          </w:ins>
          <w:ins w:author="Open-Xml-PowerTools" w:id="8857" w:date="2000-01-01T00:00:00Z">
            <w:r>
              <w:rPr>
                <w:b/>
              </w:rPr>
              <w:fldChar w:fldCharType="end"/>
            </w:r>
          </w:ins>
        </w:p>
      </w:tc>
    </w:tr>
    <w:tr>
      <w:trPr>
        <w:jc w:val="center"/>
        <w:ins w:author="Open-Xml-PowerTools" w:id="8859" w:date="2000-01-01T00:00:00Z"/>
      </w:trPr>
      <w:tc>
        <w:tcPr>
          <w:tcW w:w="5715" w:type="dxa"/>
        </w:tcPr>
        <w:p>
          <w:pPr>
            <w:pStyle w:val="Header"/>
            <w:spacing w:before="40"/>
            <w:jc w:val="right"/>
            <w:rPr>
              <w:ins w:author="Open-Xml-PowerTools" w:id="8865" w:date="2000-01-01T00:00:00Z"/>
            </w:rPr>
          </w:pPr>
          <w:ins w:author="Open-Xml-PowerTools" w:id="8860" w:date="2000-01-01T00:00:00Z">
            <w:r>
              <w:fldChar w:fldCharType="begin"/>
            </w:r>
          </w:ins>
          <w:ins w:author="Open-Xml-PowerTools" w:id="8861" w:date="2000-01-01T00:00:00Z">
            <w:r>
              <w:instrText xml:space="preserve"> styleref CharSDivText </w:instrText>
            </w:r>
          </w:ins>
          <w:ins w:author="Open-Xml-PowerTools" w:id="8862" w:date="2000-01-01T00:00:00Z">
            <w:r>
              <w:fldChar w:fldCharType="separate"/>
            </w:r>
          </w:ins>
          <w:ins w:author="Open-Xml-PowerTools" w:id="8863" w:date="2000-01-01T00:00:00Z">
            <w:r>
              <w:t>Offences under these regulations</w:t>
            </w:r>
          </w:ins>
          <w:ins w:author="Open-Xml-PowerTools" w:id="8864" w:date="2000-01-01T00:00:00Z">
            <w:r>
              <w:fldChar w:fldCharType="end"/>
            </w:r>
          </w:ins>
        </w:p>
      </w:tc>
      <w:tc>
        <w:tcPr>
          <w:tcW w:w="1445" w:type="dxa"/>
        </w:tcPr>
        <w:p>
          <w:pPr>
            <w:pStyle w:val="Header"/>
            <w:spacing w:before="40"/>
            <w:ind w:right="17"/>
            <w:jc w:val="right"/>
            <w:rPr>
              <w:ins w:author="Open-Xml-PowerTools" w:id="8871" w:date="2000-01-01T00:00:00Z"/>
            </w:rPr>
          </w:pPr>
          <w:ins w:author="Open-Xml-PowerTools" w:id="8866" w:date="2000-01-01T00:00:00Z">
            <w:r>
              <w:rPr>
                <w:b/>
              </w:rPr>
              <w:fldChar w:fldCharType="begin"/>
            </w:r>
          </w:ins>
          <w:ins w:author="Open-Xml-PowerTools" w:id="8867" w:date="2000-01-01T00:00:00Z">
            <w:r>
              <w:rPr>
                <w:b/>
              </w:rPr>
              <w:instrText>STYLEREF CharSDivNo</w:instrText>
            </w:r>
          </w:ins>
          <w:ins w:author="Open-Xml-PowerTools" w:id="8868" w:date="2000-01-01T00:00:00Z">
            <w:r>
              <w:rPr>
                <w:b/>
              </w:rPr>
              <w:fldChar w:fldCharType="separate"/>
            </w:r>
          </w:ins>
          <w:ins w:author="Open-Xml-PowerTools" w:id="8869" w:date="2000-01-01T00:00:00Z">
            <w:r>
              <w:rPr>
                <w:b/>
              </w:rPr>
              <w:t>Division 2</w:t>
            </w:r>
          </w:ins>
          <w:ins w:author="Open-Xml-PowerTools" w:id="8870" w:date="2000-01-01T00:00:00Z">
            <w:r>
              <w:rPr>
                <w:b/>
              </w:rPr>
              <w:fldChar w:fldCharType="end"/>
            </w:r>
          </w:ins>
        </w:p>
      </w:tc>
    </w:tr>
    <w:tr>
      <w:trPr>
        <w:jc w:val="center"/>
        <w:ins w:author="Open-Xml-PowerTools" w:id="8872" w:date="2000-01-01T00:00:00Z"/>
      </w:trPr>
      <w:tc>
        <w:tcPr>
          <w:tcW w:w="5715" w:type="dxa"/>
        </w:tcPr>
        <w:p>
          <w:pPr>
            <w:pStyle w:val="Header"/>
            <w:spacing w:before="40"/>
            <w:jc w:val="right"/>
            <w:rPr>
              <w:ins w:author="Open-Xml-PowerTools" w:id="8873" w:date="2000-01-01T00:00:00Z"/>
            </w:rPr>
          </w:pPr>
        </w:p>
      </w:tc>
      <w:tc>
        <w:tcPr>
          <w:tcW w:w="1445" w:type="dxa"/>
        </w:tcPr>
        <w:p>
          <w:pPr>
            <w:pStyle w:val="Header"/>
            <w:spacing w:before="40"/>
            <w:ind w:right="17"/>
            <w:jc w:val="right"/>
            <w:rPr>
              <w:ins w:author="Open-Xml-PowerTools" w:id="8879" w:date="2000-01-01T00:00:00Z"/>
            </w:rPr>
          </w:pPr>
          <w:ins w:author="Open-Xml-PowerTools" w:id="8874" w:date="2000-01-01T00:00:00Z">
            <w:r>
              <w:rPr>
                <w:b/>
              </w:rPr>
              <w:fldChar w:fldCharType="begin"/>
            </w:r>
          </w:ins>
          <w:ins w:author="Open-Xml-PowerTools" w:id="8875" w:date="2000-01-01T00:00:00Z">
            <w:r>
              <w:rPr>
                <w:b/>
              </w:rPr>
              <w:instrText>STYLEREF CharSClsNo</w:instrText>
            </w:r>
          </w:ins>
          <w:ins w:author="Open-Xml-PowerTools" w:id="8876" w:date="2000-01-01T00:00:00Z">
            <w:r>
              <w:rPr>
                <w:b/>
              </w:rPr>
              <w:fldChar w:fldCharType="separate"/>
            </w:r>
          </w:ins>
          <w:ins w:author="Open-Xml-PowerTools" w:id="8877" w:date="2000-01-01T00:00:00Z">
            <w:r>
              <w:rPr>
                <w:b/>
              </w:rPr>
              <w:t>2</w:t>
            </w:r>
          </w:ins>
          <w:ins w:author="Open-Xml-PowerTools" w:id="8878" w:date="2000-01-01T00:00:00Z">
            <w:r>
              <w:rPr>
                <w:b/>
              </w:rPr>
              <w:fldChar w:fldCharType="end"/>
            </w:r>
          </w:ins>
        </w:p>
      </w:tc>
    </w:tr>
  </w:tbl>
  <w:p>
    <w:pPr>
      <w:pStyle w:val="Header"/>
      <w:pBdr>
        <w:top w:val="single" w:sz="4" w:space="1" w:color="auto"/>
      </w:pBdr>
      <w:rPr>
        <w:ins w:author="Open-Xml-PowerTools" w:id="8880" w:date="2000-01-01T00:00:00Z"/>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ins w:author="Open-Xml-PowerTools" w:id="8881" w:date="2000-01-01T00:00:00Z"/>
      </w:trPr>
      <w:tc>
        <w:tcPr>
          <w:tcW w:w="7258" w:type="dxa"/>
          <w:gridSpan w:val="2"/>
        </w:tcPr>
        <w:p>
          <w:pPr>
            <w:pStyle w:val="Header"/>
            <w:rPr>
              <w:ins w:author="Open-Xml-PowerTools" w:id="8887" w:date="2000-01-01T00:00:00Z"/>
            </w:rPr>
          </w:pPr>
          <w:ins w:author="Open-Xml-PowerTools" w:id="8882" w:date="2000-01-01T00:00:00Z">
            <w:r>
              <w:rPr>
                <w:b/>
                <w:i/>
              </w:rPr>
              <w:fldChar w:fldCharType="begin"/>
            </w:r>
          </w:ins>
          <w:ins w:author="Open-Xml-PowerTools" w:id="8883" w:date="2000-01-01T00:00:00Z">
            <w:r>
              <w:rPr>
                <w:b/>
                <w:i/>
              </w:rPr>
              <w:instrText xml:space="preserve"> STYLEREF "Name of Act/Reg" </w:instrText>
            </w:r>
          </w:ins>
          <w:ins w:author="Open-Xml-PowerTools" w:id="8884" w:date="2000-01-01T00:00:00Z">
            <w:r>
              <w:rPr>
                <w:b/>
                <w:i/>
              </w:rPr>
              <w:fldChar w:fldCharType="separate"/>
            </w:r>
          </w:ins>
          <w:ins w:author="Open-Xml-PowerTools" w:id="8885" w:date="2000-01-01T00:00:00Z">
            <w:r>
              <w:rPr>
                <w:b/>
                <w:i/>
              </w:rPr>
              <w:t>Building Regulations 2012</w:t>
            </w:r>
          </w:ins>
          <w:ins w:author="Open-Xml-PowerTools" w:id="8886" w:date="2000-01-01T00:00:00Z">
            <w:r>
              <w:rPr>
                <w:b/>
                <w:i/>
              </w:rPr>
              <w:fldChar w:fldCharType="end"/>
            </w:r>
          </w:ins>
        </w:p>
      </w:tc>
    </w:tr>
    <w:tr>
      <w:trPr>
        <w:jc w:val="center"/>
        <w:ins w:author="Open-Xml-PowerTools" w:id="8888" w:date="2000-01-01T00:00:00Z"/>
      </w:trPr>
      <w:tc>
        <w:tcPr>
          <w:tcW w:w="1548" w:type="dxa"/>
        </w:tcPr>
        <w:p>
          <w:pPr>
            <w:pStyle w:val="Header"/>
            <w:spacing w:before="40"/>
            <w:rPr>
              <w:ins w:author="Open-Xml-PowerTools" w:id="8894" w:date="2000-01-01T00:00:00Z"/>
            </w:rPr>
          </w:pPr>
          <w:ins w:author="Open-Xml-PowerTools" w:id="8889" w:date="2000-01-01T00:00:00Z">
            <w:r>
              <w:rPr>
                <w:b/>
              </w:rPr>
              <w:fldChar w:fldCharType="begin"/>
            </w:r>
          </w:ins>
          <w:ins w:author="Open-Xml-PowerTools" w:id="8890" w:date="2000-01-01T00:00:00Z">
            <w:r>
              <w:rPr>
                <w:b/>
              </w:rPr>
              <w:instrText>STYLEREF CharSchno</w:instrText>
            </w:r>
          </w:ins>
          <w:ins w:author="Open-Xml-PowerTools" w:id="8891" w:date="2000-01-01T00:00:00Z">
            <w:r>
              <w:rPr>
                <w:b/>
              </w:rPr>
              <w:fldChar w:fldCharType="separate"/>
            </w:r>
          </w:ins>
          <w:ins w:author="Open-Xml-PowerTools" w:id="8892" w:date="2000-01-01T00:00:00Z">
            <w:r>
              <w:rPr>
                <w:b/>
              </w:rPr>
              <w:t>Schedule 6</w:t>
            </w:r>
          </w:ins>
          <w:ins w:author="Open-Xml-PowerTools" w:id="8893" w:date="2000-01-01T00:00:00Z">
            <w:r>
              <w:rPr>
                <w:b/>
              </w:rPr>
              <w:fldChar w:fldCharType="end"/>
            </w:r>
          </w:ins>
        </w:p>
      </w:tc>
      <w:tc>
        <w:tcPr>
          <w:tcW w:w="5715" w:type="dxa"/>
        </w:tcPr>
        <w:p>
          <w:pPr>
            <w:pStyle w:val="Header"/>
            <w:spacing w:before="40"/>
            <w:rPr>
              <w:ins w:author="Open-Xml-PowerTools" w:id="8900" w:date="2000-01-01T00:00:00Z"/>
            </w:rPr>
          </w:pPr>
          <w:ins w:author="Open-Xml-PowerTools" w:id="8895" w:date="2000-01-01T00:00:00Z">
            <w:r>
              <w:fldChar w:fldCharType="begin"/>
            </w:r>
          </w:ins>
          <w:ins w:author="Open-Xml-PowerTools" w:id="8896" w:date="2000-01-01T00:00:00Z">
            <w:r>
              <w:instrText xml:space="preserve"> styleref CharSchText </w:instrText>
            </w:r>
          </w:ins>
          <w:ins w:author="Open-Xml-PowerTools" w:id="8897" w:date="2000-01-01T00:00:00Z">
            <w:r>
              <w:fldChar w:fldCharType="separate"/>
            </w:r>
          </w:ins>
          <w:ins w:author="Open-Xml-PowerTools" w:id="8898" w:date="2000-01-01T00:00:00Z">
            <w:r>
              <w:t>Prescribed offences and modified penalties</w:t>
            </w:r>
          </w:ins>
          <w:ins w:author="Open-Xml-PowerTools" w:id="8899" w:date="2000-01-01T00:00:00Z">
            <w:r>
              <w:fldChar w:fldCharType="end"/>
            </w:r>
          </w:ins>
        </w:p>
      </w:tc>
    </w:tr>
    <w:tr>
      <w:trPr>
        <w:jc w:val="center"/>
        <w:ins w:author="Open-Xml-PowerTools" w:id="8901" w:date="2000-01-01T00:00:00Z"/>
      </w:trPr>
      <w:tc>
        <w:tcPr>
          <w:tcW w:w="1548" w:type="dxa"/>
        </w:tcPr>
        <w:p>
          <w:pPr>
            <w:pStyle w:val="Header"/>
            <w:spacing w:before="40"/>
            <w:rPr>
              <w:ins w:author="Open-Xml-PowerTools" w:id="8907" w:date="2000-01-01T00:00:00Z"/>
            </w:rPr>
          </w:pPr>
          <w:ins w:author="Open-Xml-PowerTools" w:id="8902" w:date="2000-01-01T00:00:00Z">
            <w:r>
              <w:rPr>
                <w:b/>
              </w:rPr>
              <w:fldChar w:fldCharType="begin"/>
            </w:r>
          </w:ins>
          <w:ins w:author="Open-Xml-PowerTools" w:id="8903" w:date="2000-01-01T00:00:00Z">
            <w:r>
              <w:rPr>
                <w:b/>
              </w:rPr>
              <w:instrText>STYLEREF CharSDivNo</w:instrText>
            </w:r>
          </w:ins>
          <w:ins w:author="Open-Xml-PowerTools" w:id="8904" w:date="2000-01-01T00:00:00Z">
            <w:r>
              <w:rPr>
                <w:b/>
              </w:rPr>
              <w:fldChar w:fldCharType="separate"/>
            </w:r>
          </w:ins>
          <w:ins w:author="Open-Xml-PowerTools" w:id="8905" w:date="2000-01-01T00:00:00Z">
            <w:r>
              <w:rPr>
                <w:b/>
              </w:rPr>
              <w:t>Division 2</w:t>
            </w:r>
          </w:ins>
          <w:ins w:author="Open-Xml-PowerTools" w:id="8906" w:date="2000-01-01T00:00:00Z">
            <w:r>
              <w:rPr>
                <w:b/>
              </w:rPr>
              <w:fldChar w:fldCharType="end"/>
            </w:r>
          </w:ins>
        </w:p>
      </w:tc>
      <w:tc>
        <w:tcPr>
          <w:tcW w:w="5715" w:type="dxa"/>
        </w:tcPr>
        <w:p>
          <w:pPr>
            <w:pStyle w:val="Header"/>
            <w:spacing w:before="40"/>
            <w:rPr>
              <w:ins w:author="Open-Xml-PowerTools" w:id="8913" w:date="2000-01-01T00:00:00Z"/>
            </w:rPr>
          </w:pPr>
          <w:ins w:author="Open-Xml-PowerTools" w:id="8908" w:date="2000-01-01T00:00:00Z">
            <w:r>
              <w:fldChar w:fldCharType="begin"/>
            </w:r>
          </w:ins>
          <w:ins w:author="Open-Xml-PowerTools" w:id="8909" w:date="2000-01-01T00:00:00Z">
            <w:r>
              <w:instrText xml:space="preserve"> styleref CharSDivText </w:instrText>
            </w:r>
          </w:ins>
          <w:ins w:author="Open-Xml-PowerTools" w:id="8910" w:date="2000-01-01T00:00:00Z">
            <w:r>
              <w:fldChar w:fldCharType="separate"/>
            </w:r>
          </w:ins>
          <w:ins w:author="Open-Xml-PowerTools" w:id="8911" w:date="2000-01-01T00:00:00Z">
            <w:r>
              <w:t>Offences under these regulations</w:t>
            </w:r>
          </w:ins>
          <w:ins w:author="Open-Xml-PowerTools" w:id="8912" w:date="2000-01-01T00:00:00Z">
            <w:r>
              <w:fldChar w:fldCharType="end"/>
            </w:r>
          </w:ins>
        </w:p>
      </w:tc>
    </w:tr>
    <w:tr>
      <w:trPr>
        <w:jc w:val="center"/>
        <w:ins w:author="Open-Xml-PowerTools" w:id="8914" w:date="2000-01-01T00:00:00Z"/>
      </w:trPr>
      <w:tc>
        <w:tcPr>
          <w:tcW w:w="1548" w:type="dxa"/>
        </w:tcPr>
        <w:p>
          <w:pPr>
            <w:pStyle w:val="Header"/>
            <w:spacing w:before="40"/>
            <w:rPr>
              <w:ins w:author="Open-Xml-PowerTools" w:id="8920" w:date="2000-01-01T00:00:00Z"/>
            </w:rPr>
          </w:pPr>
          <w:ins w:author="Open-Xml-PowerTools" w:id="8915" w:date="2000-01-01T00:00:00Z">
            <w:r>
              <w:rPr>
                <w:b/>
              </w:rPr>
              <w:fldChar w:fldCharType="begin"/>
            </w:r>
          </w:ins>
          <w:ins w:author="Open-Xml-PowerTools" w:id="8916" w:date="2000-01-01T00:00:00Z">
            <w:r>
              <w:rPr>
                <w:b/>
              </w:rPr>
              <w:instrText>STYLEREF CharSClsNo</w:instrText>
            </w:r>
          </w:ins>
          <w:ins w:author="Open-Xml-PowerTools" w:id="8917" w:date="2000-01-01T00:00:00Z">
            <w:r>
              <w:rPr>
                <w:b/>
              </w:rPr>
              <w:fldChar w:fldCharType="separate"/>
            </w:r>
          </w:ins>
          <w:ins w:author="Open-Xml-PowerTools" w:id="8918" w:date="2000-01-01T00:00:00Z">
            <w:r>
              <w:rPr>
                <w:b/>
              </w:rPr>
              <w:t>2</w:t>
            </w:r>
          </w:ins>
          <w:ins w:author="Open-Xml-PowerTools" w:id="8919" w:date="2000-01-01T00:00:00Z">
            <w:r>
              <w:rPr>
                <w:b/>
              </w:rPr>
              <w:fldChar w:fldCharType="end"/>
            </w:r>
          </w:ins>
        </w:p>
      </w:tc>
      <w:tc>
        <w:tcPr>
          <w:tcW w:w="5715" w:type="dxa"/>
        </w:tcPr>
        <w:p>
          <w:pPr>
            <w:pStyle w:val="Header"/>
            <w:spacing w:before="40"/>
            <w:rPr>
              <w:ins w:author="Open-Xml-PowerTools" w:id="8921" w:date="2000-01-01T00:00:00Z"/>
            </w:rPr>
          </w:pPr>
        </w:p>
      </w:tc>
    </w:tr>
  </w:tbl>
  <w:p>
    <w:pPr>
      <w:pStyle w:val="Header"/>
      <w:pBdr>
        <w:top w:val="single" w:sz="4" w:space="1" w:color="auto"/>
      </w:pBdr>
      <w:rPr>
        <w:ins w:author="Open-Xml-PowerTools" w:id="8922" w:date="2000-01-01T00:00:00Z"/>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5715"/>
      <w:gridCol w:w="1548"/>
    </w:tblGrid>
    <w:tr>
      <w:trPr>
        <w:cantSplit/>
        <w:jc w:val="center"/>
        <w:ins w:author="Open-Xml-PowerTools" w:id="8923" w:date="2000-01-01T00:00:00Z"/>
      </w:trPr>
      <w:tc>
        <w:tcPr>
          <w:tcW w:w="7258" w:type="dxa"/>
          <w:gridSpan w:val="2"/>
        </w:tcPr>
        <w:p>
          <w:pPr>
            <w:pStyle w:val="Header"/>
            <w:ind w:right="17"/>
            <w:jc w:val="right"/>
            <w:rPr>
              <w:ins w:author="Open-Xml-PowerTools" w:id="8929" w:date="2000-01-01T00:00:00Z"/>
            </w:rPr>
          </w:pPr>
          <w:ins w:author="Open-Xml-PowerTools" w:id="8924" w:date="2000-01-01T00:00:00Z">
            <w:r>
              <w:rPr>
                <w:b/>
                <w:i/>
              </w:rPr>
              <w:fldChar w:fldCharType="begin"/>
            </w:r>
          </w:ins>
          <w:ins w:author="Open-Xml-PowerTools" w:id="8925" w:date="2000-01-01T00:00:00Z">
            <w:r>
              <w:rPr>
                <w:b/>
                <w:i/>
              </w:rPr>
              <w:instrText xml:space="preserve"> STYLEREF "Name of Act/Reg" </w:instrText>
            </w:r>
          </w:ins>
          <w:ins w:author="Open-Xml-PowerTools" w:id="8926" w:date="2000-01-01T00:00:00Z">
            <w:r>
              <w:rPr>
                <w:b/>
                <w:i/>
              </w:rPr>
              <w:fldChar w:fldCharType="separate"/>
            </w:r>
          </w:ins>
          <w:ins w:author="Open-Xml-PowerTools" w:id="8927" w:date="2000-01-01T00:00:00Z">
            <w:r>
              <w:rPr>
                <w:b/>
                <w:i/>
              </w:rPr>
              <w:t>Building Regulations 2012</w:t>
            </w:r>
          </w:ins>
          <w:ins w:author="Open-Xml-PowerTools" w:id="8928" w:date="2000-01-01T00:00:00Z">
            <w:r>
              <w:rPr>
                <w:b/>
                <w:i/>
              </w:rPr>
              <w:fldChar w:fldCharType="end"/>
            </w:r>
          </w:ins>
        </w:p>
      </w:tc>
    </w:tr>
    <w:tr>
      <w:trPr>
        <w:jc w:val="center"/>
        <w:ins w:author="Open-Xml-PowerTools" w:id="8930" w:date="2000-01-01T00:00:00Z"/>
      </w:trPr>
      <w:tc>
        <w:tcPr>
          <w:tcW w:w="5715" w:type="dxa"/>
        </w:tcPr>
        <w:p>
          <w:pPr>
            <w:pStyle w:val="Header"/>
            <w:spacing w:before="40"/>
            <w:jc w:val="right"/>
            <w:rPr>
              <w:ins w:author="Open-Xml-PowerTools" w:id="8936" w:date="2000-01-01T00:00:00Z"/>
            </w:rPr>
          </w:pPr>
          <w:ins w:author="Open-Xml-PowerTools" w:id="8931" w:date="2000-01-01T00:00:00Z">
            <w:r>
              <w:fldChar w:fldCharType="begin"/>
            </w:r>
          </w:ins>
          <w:ins w:author="Open-Xml-PowerTools" w:id="8932" w:date="2000-01-01T00:00:00Z">
            <w:r>
              <w:instrText xml:space="preserve"> STYLEREF "nHeading 3" </w:instrText>
            </w:r>
          </w:ins>
          <w:ins w:author="Open-Xml-PowerTools" w:id="8933" w:date="2000-01-01T00:00:00Z">
            <w:r>
              <w:fldChar w:fldCharType="separate"/>
            </w:r>
          </w:ins>
          <w:ins w:author="Open-Xml-PowerTools" w:id="8934" w:date="2000-01-01T00:00:00Z">
            <w:r>
              <w:t>Compilation table</w:t>
            </w:r>
          </w:ins>
          <w:ins w:author="Open-Xml-PowerTools" w:id="8935" w:date="2000-01-01T00:00:00Z">
            <w:r>
              <w:fldChar w:fldCharType="end"/>
            </w:r>
          </w:ins>
        </w:p>
      </w:tc>
      <w:tc>
        <w:tcPr>
          <w:tcW w:w="1548" w:type="dxa"/>
        </w:tcPr>
        <w:p>
          <w:pPr>
            <w:pStyle w:val="Header"/>
            <w:spacing w:before="40"/>
            <w:ind w:right="17"/>
            <w:jc w:val="right"/>
            <w:rPr>
              <w:ins w:author="Open-Xml-PowerTools" w:id="8942" w:date="2000-01-01T00:00:00Z"/>
            </w:rPr>
          </w:pPr>
          <w:ins w:author="Open-Xml-PowerTools" w:id="8937" w:date="2000-01-01T00:00:00Z">
            <w:r>
              <w:rPr>
                <w:b/>
              </w:rPr>
              <w:fldChar w:fldCharType="begin"/>
            </w:r>
          </w:ins>
          <w:ins w:author="Open-Xml-PowerTools" w:id="8938" w:date="2000-01-01T00:00:00Z">
            <w:r>
              <w:rPr>
                <w:b/>
              </w:rPr>
              <w:instrText xml:space="preserve"> STYLEREF "nHeading 2" </w:instrText>
            </w:r>
          </w:ins>
          <w:ins w:author="Open-Xml-PowerTools" w:id="8939" w:date="2000-01-01T00:00:00Z">
            <w:r>
              <w:rPr>
                <w:b/>
              </w:rPr>
              <w:fldChar w:fldCharType="separate"/>
            </w:r>
          </w:ins>
          <w:ins w:author="Open-Xml-PowerTools" w:id="8940" w:date="2000-01-01T00:00:00Z">
            <w:r>
              <w:rPr>
                <w:b/>
              </w:rPr>
              <w:t>Notes</w:t>
            </w:r>
          </w:ins>
          <w:ins w:author="Open-Xml-PowerTools" w:id="8941" w:date="2000-01-01T00:00:00Z">
            <w:r>
              <w:rPr>
                <w:b/>
              </w:rPr>
              <w:fldChar w:fldCharType="end"/>
            </w:r>
          </w:ins>
        </w:p>
      </w:tc>
    </w:tr>
    <w:tr>
      <w:trPr>
        <w:jc w:val="center"/>
        <w:ins w:author="Open-Xml-PowerTools" w:id="8943" w:date="2000-01-01T00:00:00Z"/>
      </w:trPr>
      <w:tc>
        <w:tcPr>
          <w:tcW w:w="5715" w:type="dxa"/>
        </w:tcPr>
        <w:p>
          <w:pPr>
            <w:pStyle w:val="Header"/>
            <w:spacing w:before="40"/>
            <w:jc w:val="right"/>
            <w:rPr>
              <w:ins w:author="Open-Xml-PowerTools" w:id="8944" w:date="2000-01-01T00:00:00Z"/>
            </w:rPr>
          </w:pPr>
        </w:p>
      </w:tc>
      <w:tc>
        <w:tcPr>
          <w:tcW w:w="1548" w:type="dxa"/>
        </w:tcPr>
        <w:p>
          <w:pPr>
            <w:pStyle w:val="Header"/>
            <w:spacing w:before="40"/>
            <w:ind w:right="17"/>
            <w:jc w:val="right"/>
            <w:rPr>
              <w:ins w:author="Open-Xml-PowerTools" w:id="8945" w:date="2000-01-01T00:00:00Z"/>
            </w:rPr>
          </w:pPr>
        </w:p>
      </w:tc>
    </w:tr>
    <w:tr>
      <w:trPr>
        <w:cantSplit/>
        <w:jc w:val="center"/>
        <w:ins w:author="Open-Xml-PowerTools" w:id="8946" w:date="2000-01-01T00:00:00Z"/>
      </w:trPr>
      <w:tc>
        <w:tcPr>
          <w:tcW w:w="7258" w:type="dxa"/>
          <w:gridSpan w:val="2"/>
        </w:tcPr>
        <w:p>
          <w:pPr>
            <w:pStyle w:val="Header"/>
            <w:spacing w:before="40"/>
            <w:ind w:right="17"/>
            <w:jc w:val="right"/>
            <w:rPr>
              <w:ins w:author="Open-Xml-PowerTools" w:id="8947" w:date="2000-01-01T00:00:00Z"/>
            </w:rPr>
          </w:pPr>
        </w:p>
      </w:tc>
    </w:tr>
  </w:tbl>
  <w:p>
    <w:pPr>
      <w:pStyle w:val="Header"/>
      <w:pBdr>
        <w:top w:val="single" w:sz="4" w:space="1" w:color="auto"/>
      </w:pBdr>
      <w:rPr>
        <w:ins w:author="Open-Xml-PowerTools" w:id="8950" w:date="2000-01-01T00:00:00Z"/>
      </w:rPr>
    </w:pPr>
    <w:ins w:author="Open-Xml-PowerTools" w:id="8948" w:date="2000-01-01T00:00:00Z">
      <w:bookmarkStart w:id="196" w:name="Compilation"/>
    </w:ins>
    <w:ins w:author="Open-Xml-PowerTools" w:id="8949" w:date="2000-01-01T00:00:00Z">
      <w:bookmarkEnd w:id="196"/>
    </w:ins>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ins w:author="Open-Xml-PowerTools" w:id="8951" w:date="2000-01-01T00:00:00Z"/>
      </w:trPr>
      <w:tc>
        <w:tcPr>
          <w:tcW w:w="7258" w:type="dxa"/>
          <w:gridSpan w:val="2"/>
        </w:tcPr>
        <w:p>
          <w:pPr>
            <w:pStyle w:val="Header"/>
            <w:rPr>
              <w:ins w:author="Open-Xml-PowerTools" w:id="8957" w:date="2000-01-01T00:00:00Z"/>
            </w:rPr>
          </w:pPr>
          <w:ins w:author="Open-Xml-PowerTools" w:id="8952" w:date="2000-01-01T00:00:00Z">
            <w:r>
              <w:rPr>
                <w:b/>
                <w:i/>
              </w:rPr>
              <w:fldChar w:fldCharType="begin"/>
            </w:r>
          </w:ins>
          <w:ins w:author="Open-Xml-PowerTools" w:id="8953" w:date="2000-01-01T00:00:00Z">
            <w:r>
              <w:rPr>
                <w:b/>
                <w:i/>
              </w:rPr>
              <w:instrText xml:space="preserve"> STYLEREF "Name of Act/Reg" </w:instrText>
            </w:r>
          </w:ins>
          <w:ins w:author="Open-Xml-PowerTools" w:id="8954" w:date="2000-01-01T00:00:00Z">
            <w:r>
              <w:rPr>
                <w:b/>
                <w:i/>
              </w:rPr>
              <w:fldChar w:fldCharType="separate"/>
            </w:r>
          </w:ins>
          <w:ins w:author="Open-Xml-PowerTools" w:id="8955" w:date="2000-01-01T00:00:00Z">
            <w:r>
              <w:rPr>
                <w:b/>
                <w:i/>
              </w:rPr>
              <w:t>Building Regulations 2012</w:t>
            </w:r>
          </w:ins>
          <w:ins w:author="Open-Xml-PowerTools" w:id="8956" w:date="2000-01-01T00:00:00Z">
            <w:r>
              <w:rPr>
                <w:b/>
                <w:i/>
              </w:rPr>
              <w:fldChar w:fldCharType="end"/>
            </w:r>
          </w:ins>
        </w:p>
      </w:tc>
    </w:tr>
    <w:tr>
      <w:trPr>
        <w:jc w:val="center"/>
        <w:ins w:author="Open-Xml-PowerTools" w:id="8958" w:date="2000-01-01T00:00:00Z"/>
      </w:trPr>
      <w:tc>
        <w:tcPr>
          <w:tcW w:w="1548" w:type="dxa"/>
        </w:tcPr>
        <w:p>
          <w:pPr>
            <w:pStyle w:val="Header"/>
            <w:spacing w:before="40"/>
            <w:rPr>
              <w:ins w:author="Open-Xml-PowerTools" w:id="8964" w:date="2000-01-01T00:00:00Z"/>
            </w:rPr>
          </w:pPr>
          <w:ins w:author="Open-Xml-PowerTools" w:id="8959" w:date="2000-01-01T00:00:00Z">
            <w:r>
              <w:rPr>
                <w:b/>
              </w:rPr>
              <w:fldChar w:fldCharType="begin"/>
            </w:r>
          </w:ins>
          <w:ins w:author="Open-Xml-PowerTools" w:id="8960" w:date="2000-01-01T00:00:00Z">
            <w:r>
              <w:rPr>
                <w:b/>
              </w:rPr>
              <w:instrText xml:space="preserve"> STYLEREF "nHeading 2" </w:instrText>
            </w:r>
          </w:ins>
          <w:ins w:author="Open-Xml-PowerTools" w:id="8961" w:date="2000-01-01T00:00:00Z">
            <w:r>
              <w:rPr>
                <w:b/>
              </w:rPr>
              <w:fldChar w:fldCharType="separate"/>
            </w:r>
          </w:ins>
          <w:ins w:author="Open-Xml-PowerTools" w:id="8962" w:date="2000-01-01T00:00:00Z">
            <w:r>
              <w:rPr>
                <w:b/>
              </w:rPr>
              <w:t>Notes</w:t>
            </w:r>
          </w:ins>
          <w:ins w:author="Open-Xml-PowerTools" w:id="8963" w:date="2000-01-01T00:00:00Z">
            <w:r>
              <w:rPr>
                <w:b/>
              </w:rPr>
              <w:fldChar w:fldCharType="end"/>
            </w:r>
          </w:ins>
        </w:p>
      </w:tc>
      <w:tc>
        <w:tcPr>
          <w:tcW w:w="5715" w:type="dxa"/>
        </w:tcPr>
        <w:p>
          <w:pPr>
            <w:pStyle w:val="Header"/>
            <w:spacing w:before="40"/>
            <w:rPr>
              <w:ins w:author="Open-Xml-PowerTools" w:id="8970" w:date="2000-01-01T00:00:00Z"/>
            </w:rPr>
          </w:pPr>
          <w:ins w:author="Open-Xml-PowerTools" w:id="8965" w:date="2000-01-01T00:00:00Z">
            <w:r>
              <w:fldChar w:fldCharType="begin"/>
            </w:r>
          </w:ins>
          <w:ins w:author="Open-Xml-PowerTools" w:id="8966" w:date="2000-01-01T00:00:00Z">
            <w:r>
              <w:instrText xml:space="preserve"> STYLEREF "nHeading 3" </w:instrText>
            </w:r>
          </w:ins>
          <w:ins w:author="Open-Xml-PowerTools" w:id="8967" w:date="2000-01-01T00:00:00Z">
            <w:r>
              <w:fldChar w:fldCharType="separate"/>
            </w:r>
          </w:ins>
          <w:ins w:author="Open-Xml-PowerTools" w:id="8968" w:date="2000-01-01T00:00:00Z">
            <w:r>
              <w:t>Compilation table</w:t>
            </w:r>
          </w:ins>
          <w:ins w:author="Open-Xml-PowerTools" w:id="8969" w:date="2000-01-01T00:00:00Z">
            <w:r>
              <w:fldChar w:fldCharType="end"/>
            </w:r>
          </w:ins>
        </w:p>
      </w:tc>
    </w:tr>
    <w:tr>
      <w:trPr>
        <w:jc w:val="center"/>
        <w:ins w:author="Open-Xml-PowerTools" w:id="8971" w:date="2000-01-01T00:00:00Z"/>
      </w:trPr>
      <w:tc>
        <w:tcPr>
          <w:tcW w:w="1548" w:type="dxa"/>
        </w:tcPr>
        <w:p>
          <w:pPr>
            <w:pStyle w:val="Header"/>
            <w:spacing w:before="40"/>
            <w:rPr>
              <w:ins w:author="Open-Xml-PowerTools" w:id="8972" w:date="2000-01-01T00:00:00Z"/>
            </w:rPr>
          </w:pPr>
        </w:p>
      </w:tc>
      <w:tc>
        <w:tcPr>
          <w:tcW w:w="5715" w:type="dxa"/>
        </w:tcPr>
        <w:p>
          <w:pPr>
            <w:pStyle w:val="Header"/>
            <w:spacing w:before="40"/>
            <w:rPr>
              <w:ins w:author="Open-Xml-PowerTools" w:id="8973" w:date="2000-01-01T00:00:00Z"/>
            </w:rPr>
          </w:pPr>
        </w:p>
      </w:tc>
    </w:tr>
    <w:tr>
      <w:trPr>
        <w:cantSplit/>
        <w:jc w:val="center"/>
        <w:ins w:author="Open-Xml-PowerTools" w:id="8974" w:date="2000-01-01T00:00:00Z"/>
      </w:trPr>
      <w:tc>
        <w:tcPr>
          <w:tcW w:w="7258" w:type="dxa"/>
          <w:gridSpan w:val="2"/>
        </w:tcPr>
        <w:p>
          <w:pPr>
            <w:pStyle w:val="Header"/>
            <w:spacing w:before="40"/>
            <w:rPr>
              <w:ins w:author="Open-Xml-PowerTools" w:id="8975" w:date="2000-01-01T00:00:00Z"/>
            </w:rPr>
          </w:pPr>
        </w:p>
      </w:tc>
    </w:tr>
  </w:tbl>
  <w:p>
    <w:pPr>
      <w:pStyle w:val="Header"/>
      <w:pBdr>
        <w:top w:val="single" w:sz="4" w:space="1" w:color="auto"/>
      </w:pBdr>
      <w:rPr>
        <w:ins w:author="Open-Xml-PowerTools" w:id="8976" w:date="2000-01-01T00:00:00Z"/>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5884"/>
      <w:gridCol w:w="1379"/>
    </w:tblGrid>
    <w:tr>
      <w:trPr>
        <w:cantSplit/>
        <w:jc w:val="center"/>
        <w:ins w:author="Open-Xml-PowerTools" w:id="8977" w:date="2000-01-01T00:00:00Z"/>
      </w:trPr>
      <w:tc>
        <w:tcPr>
          <w:tcW w:w="7263" w:type="dxa"/>
          <w:gridSpan w:val="2"/>
        </w:tcPr>
        <w:p>
          <w:pPr>
            <w:pStyle w:val="Header"/>
            <w:spacing w:before="40"/>
            <w:ind w:right="17"/>
            <w:jc w:val="right"/>
            <w:rPr>
              <w:ins w:author="Open-Xml-PowerTools" w:id="8983" w:date="2000-01-01T00:00:00Z"/>
            </w:rPr>
          </w:pPr>
          <w:ins w:author="Open-Xml-PowerTools" w:id="8978" w:date="2000-01-01T00:00:00Z">
            <w:r>
              <w:rPr>
                <w:b/>
                <w:i/>
              </w:rPr>
              <w:fldChar w:fldCharType="begin"/>
            </w:r>
          </w:ins>
          <w:ins w:author="Open-Xml-PowerTools" w:id="8979" w:date="2000-01-01T00:00:00Z">
            <w:r>
              <w:rPr>
                <w:b/>
                <w:i/>
              </w:rPr>
              <w:instrText xml:space="preserve"> STYLEREF "Name of Act/Reg" </w:instrText>
            </w:r>
          </w:ins>
          <w:ins w:author="Open-Xml-PowerTools" w:id="8980" w:date="2000-01-01T00:00:00Z">
            <w:r>
              <w:rPr>
                <w:b/>
                <w:i/>
              </w:rPr>
              <w:fldChar w:fldCharType="separate"/>
            </w:r>
          </w:ins>
          <w:ins w:author="Open-Xml-PowerTools" w:id="8981" w:date="2000-01-01T00:00:00Z">
            <w:r>
              <w:rPr>
                <w:b/>
                <w:i/>
              </w:rPr>
              <w:t>Building Regulations 2012</w:t>
            </w:r>
          </w:ins>
          <w:ins w:author="Open-Xml-PowerTools" w:id="8982" w:date="2000-01-01T00:00:00Z">
            <w:r>
              <w:rPr>
                <w:b/>
                <w:i/>
              </w:rPr>
              <w:fldChar w:fldCharType="end"/>
            </w:r>
          </w:ins>
        </w:p>
      </w:tc>
    </w:tr>
    <w:tr>
      <w:trPr>
        <w:jc w:val="center"/>
        <w:ins w:author="Open-Xml-PowerTools" w:id="8984" w:date="2000-01-01T00:00:00Z"/>
      </w:trPr>
      <w:tc>
        <w:tcPr>
          <w:tcW w:w="5884" w:type="dxa"/>
        </w:tcPr>
        <w:p>
          <w:pPr>
            <w:pStyle w:val="Header"/>
            <w:spacing w:before="40"/>
            <w:jc w:val="right"/>
            <w:rPr>
              <w:ins w:author="Open-Xml-PowerTools" w:id="8985" w:date="2000-01-01T00:00:00Z"/>
            </w:rPr>
          </w:pPr>
        </w:p>
      </w:tc>
      <w:tc>
        <w:tcPr>
          <w:tcW w:w="1379" w:type="dxa"/>
        </w:tcPr>
        <w:p>
          <w:pPr>
            <w:pStyle w:val="Header"/>
            <w:spacing w:before="40"/>
            <w:ind w:right="17"/>
            <w:jc w:val="right"/>
            <w:rPr>
              <w:ins w:author="Open-Xml-PowerTools" w:id="8986" w:date="2000-01-01T00:00:00Z"/>
            </w:rPr>
          </w:pPr>
        </w:p>
      </w:tc>
    </w:tr>
    <w:tr>
      <w:trPr>
        <w:jc w:val="center"/>
        <w:ins w:author="Open-Xml-PowerTools" w:id="8987" w:date="2000-01-01T00:00:00Z"/>
      </w:trPr>
      <w:tc>
        <w:tcPr>
          <w:tcW w:w="5884" w:type="dxa"/>
        </w:tcPr>
        <w:p>
          <w:pPr>
            <w:pStyle w:val="Header"/>
            <w:spacing w:before="40"/>
            <w:jc w:val="right"/>
            <w:rPr>
              <w:ins w:author="Open-Xml-PowerTools" w:id="8988" w:date="2000-01-01T00:00:00Z"/>
            </w:rPr>
          </w:pPr>
        </w:p>
      </w:tc>
      <w:tc>
        <w:tcPr>
          <w:tcW w:w="1379" w:type="dxa"/>
        </w:tcPr>
        <w:p>
          <w:pPr>
            <w:pStyle w:val="Header"/>
            <w:spacing w:before="40"/>
            <w:ind w:right="17"/>
            <w:jc w:val="right"/>
            <w:rPr>
              <w:ins w:author="Open-Xml-PowerTools" w:id="8989" w:date="2000-01-01T00:00:00Z"/>
            </w:rPr>
          </w:pPr>
        </w:p>
      </w:tc>
    </w:tr>
    <w:tr>
      <w:trPr>
        <w:cantSplit/>
        <w:jc w:val="center"/>
        <w:ins w:author="Open-Xml-PowerTools" w:id="8990" w:date="2000-01-01T00:00:00Z"/>
      </w:trPr>
      <w:tc>
        <w:tcPr>
          <w:tcW w:w="7263" w:type="dxa"/>
          <w:gridSpan w:val="2"/>
        </w:tcPr>
        <w:p>
          <w:pPr>
            <w:pStyle w:val="Header"/>
            <w:spacing w:before="40"/>
            <w:ind w:right="17"/>
            <w:jc w:val="right"/>
            <w:rPr>
              <w:ins w:author="Open-Xml-PowerTools" w:id="8992" w:date="2000-01-01T00:00:00Z"/>
            </w:rPr>
          </w:pPr>
          <w:ins w:author="Open-Xml-PowerTools" w:id="8991" w:date="2000-01-01T00:00:00Z">
            <w:r>
              <w:t>Defined terms</w:t>
            </w:r>
          </w:ins>
        </w:p>
      </w:tc>
    </w:tr>
  </w:tbl>
  <w:p>
    <w:pPr>
      <w:pStyle w:val="Header"/>
      <w:pBdr>
        <w:top w:val="single" w:sz="4" w:space="1" w:color="auto"/>
      </w:pBdr>
      <w:rPr>
        <w:ins w:author="Open-Xml-PowerTools" w:id="8995" w:date="2000-01-01T00:00:00Z"/>
      </w:rPr>
    </w:pPr>
    <w:ins w:author="Open-Xml-PowerTools" w:id="8993" w:date="2000-01-01T00:00:00Z">
      <w:bookmarkStart w:id="200" w:name="DefinedTerms"/>
    </w:ins>
    <w:ins w:author="Open-Xml-PowerTools" w:id="8994" w:date="2000-01-01T00:00:00Z">
      <w:bookmarkEnd w:id="200"/>
    </w:ins>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348"/>
      <w:gridCol w:w="5915"/>
    </w:tblGrid>
    <w:tr>
      <w:trPr>
        <w:cantSplit/>
        <w:jc w:val="center"/>
        <w:ins w:author="Open-Xml-PowerTools" w:id="8996" w:date="2000-01-01T00:00:00Z"/>
      </w:trPr>
      <w:tc>
        <w:tcPr>
          <w:tcW w:w="7263" w:type="dxa"/>
          <w:gridSpan w:val="2"/>
        </w:tcPr>
        <w:p>
          <w:pPr>
            <w:pStyle w:val="Header"/>
            <w:rPr>
              <w:ins w:author="Open-Xml-PowerTools" w:id="9002" w:date="2000-01-01T00:00:00Z"/>
            </w:rPr>
          </w:pPr>
          <w:ins w:author="Open-Xml-PowerTools" w:id="8997" w:date="2000-01-01T00:00:00Z">
            <w:r>
              <w:rPr>
                <w:b/>
                <w:i/>
              </w:rPr>
              <w:fldChar w:fldCharType="begin"/>
            </w:r>
          </w:ins>
          <w:ins w:author="Open-Xml-PowerTools" w:id="8998" w:date="2000-01-01T00:00:00Z">
            <w:r>
              <w:rPr>
                <w:b/>
                <w:i/>
              </w:rPr>
              <w:instrText xml:space="preserve"> STYLEREF "Name of Act/Reg" </w:instrText>
            </w:r>
          </w:ins>
          <w:ins w:author="Open-Xml-PowerTools" w:id="8999" w:date="2000-01-01T00:00:00Z">
            <w:r>
              <w:rPr>
                <w:b/>
                <w:i/>
              </w:rPr>
              <w:fldChar w:fldCharType="separate"/>
            </w:r>
          </w:ins>
          <w:ins w:author="Open-Xml-PowerTools" w:id="9000" w:date="2000-01-01T00:00:00Z">
            <w:r>
              <w:rPr>
                <w:b/>
                <w:i/>
              </w:rPr>
              <w:t>Building Regulations 2012</w:t>
            </w:r>
          </w:ins>
          <w:ins w:author="Open-Xml-PowerTools" w:id="9001" w:date="2000-01-01T00:00:00Z">
            <w:r>
              <w:rPr>
                <w:b/>
                <w:i/>
              </w:rPr>
              <w:fldChar w:fldCharType="end"/>
            </w:r>
          </w:ins>
        </w:p>
      </w:tc>
    </w:tr>
    <w:tr>
      <w:trPr>
        <w:jc w:val="center"/>
        <w:ins w:author="Open-Xml-PowerTools" w:id="9003" w:date="2000-01-01T00:00:00Z"/>
      </w:trPr>
      <w:tc>
        <w:tcPr>
          <w:tcW w:w="1348" w:type="dxa"/>
        </w:tcPr>
        <w:p>
          <w:pPr>
            <w:pStyle w:val="Header"/>
            <w:spacing w:before="40"/>
            <w:rPr>
              <w:ins w:author="Open-Xml-PowerTools" w:id="9004" w:date="2000-01-01T00:00:00Z"/>
            </w:rPr>
          </w:pPr>
        </w:p>
      </w:tc>
      <w:tc>
        <w:tcPr>
          <w:tcW w:w="5915" w:type="dxa"/>
        </w:tcPr>
        <w:p>
          <w:pPr>
            <w:pStyle w:val="Header"/>
            <w:spacing w:before="40"/>
            <w:rPr>
              <w:ins w:author="Open-Xml-PowerTools" w:id="9005" w:date="2000-01-01T00:00:00Z"/>
            </w:rPr>
          </w:pPr>
        </w:p>
      </w:tc>
    </w:tr>
    <w:tr>
      <w:trPr>
        <w:jc w:val="center"/>
        <w:ins w:author="Open-Xml-PowerTools" w:id="9006" w:date="2000-01-01T00:00:00Z"/>
      </w:trPr>
      <w:tc>
        <w:tcPr>
          <w:tcW w:w="1348" w:type="dxa"/>
        </w:tcPr>
        <w:p>
          <w:pPr>
            <w:pStyle w:val="Header"/>
            <w:spacing w:before="40"/>
            <w:rPr>
              <w:ins w:author="Open-Xml-PowerTools" w:id="9007" w:date="2000-01-01T00:00:00Z"/>
            </w:rPr>
          </w:pPr>
        </w:p>
      </w:tc>
      <w:tc>
        <w:tcPr>
          <w:tcW w:w="5915" w:type="dxa"/>
        </w:tcPr>
        <w:p>
          <w:pPr>
            <w:pStyle w:val="Header"/>
            <w:spacing w:before="40"/>
            <w:rPr>
              <w:ins w:author="Open-Xml-PowerTools" w:id="9008" w:date="2000-01-01T00:00:00Z"/>
            </w:rPr>
          </w:pPr>
        </w:p>
      </w:tc>
    </w:tr>
    <w:tr>
      <w:trPr>
        <w:cantSplit/>
        <w:jc w:val="center"/>
        <w:ins w:author="Open-Xml-PowerTools" w:id="9009" w:date="2000-01-01T00:00:00Z"/>
      </w:trPr>
      <w:tc>
        <w:tcPr>
          <w:tcW w:w="7263" w:type="dxa"/>
          <w:gridSpan w:val="2"/>
        </w:tcPr>
        <w:p>
          <w:pPr>
            <w:pStyle w:val="Header"/>
            <w:spacing w:before="40"/>
            <w:rPr>
              <w:ins w:author="Open-Xml-PowerTools" w:id="9011" w:date="2000-01-01T00:00:00Z"/>
            </w:rPr>
          </w:pPr>
          <w:ins w:author="Open-Xml-PowerTools" w:id="9010" w:date="2000-01-01T00:00:00Z">
            <w:r>
              <w:t>Defined terms</w:t>
            </w:r>
          </w:ins>
        </w:p>
      </w:tc>
    </w:tr>
  </w:tbl>
  <w:p>
    <w:pPr>
      <w:pStyle w:val="Header"/>
      <w:pBdr>
        <w:top w:val="single" w:sz="4" w:space="1" w:color="auto"/>
      </w:pBdr>
      <w:rPr>
        <w:ins w:author="Open-Xml-PowerTools" w:id="9012" w:date="2000-01-01T00:00:00Z"/>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rPr>
        <w:ins w:author="Open-Xml-PowerTools" w:id="9013" w:date="2000-01-01T00:00:00Z"/>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rPr>
        <w:ins w:author="Open-Xml-PowerTools" w:id="9016" w:date="2000-01-01T00:00:00Z"/>
      </w:rPr>
    </w:pPr>
    <w:ins w:author="Open-Xml-PowerTools" w:id="9014" w:date="2000-01-01T00:00:00Z">
      <w:bookmarkStart w:id="201" w:name="Coversheet"/>
    </w:ins>
    <w:ins w:author="Open-Xml-PowerTools" w:id="9015" w:date="2000-01-01T00:00:00Z">
      <w:bookmarkEnd w:id="201"/>
    </w:ins>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rPr>
        <w:ins w:author="Open-Xml-PowerTools" w:id="9017" w:date="2000-01-01T00:00:00Z"/>
      </w:rPr>
    </w:pPr>
  </w:p>
</w:hdr>
</file>

<file path=word/numbering.xml><?xml version="1.0" encoding="utf-8"?>
<w:numbering xmlns:w="http://schemas.openxmlformats.org/wordprocessingml/2006/main" xmlns:r="http://schemas.openxmlformats.org/officeDocument/2006/relationships">
  <w:abstractNum xmlns:p3="http://schemas.microsoft.com/office/word/2012/wordml" w:abstractNumId="9" p3:restartNumberingAfterBreak="0">
    <w:nsid w:val="FFFFFF89"/>
    <w:multiLevelType w:val="singleLevel"/>
    <w:tmpl w:val="3A149938"/>
    <w:lvl w:ilvl="0">
      <w:start w:val="1"/>
      <w:numFmt w:val="bullet"/>
      <w:pStyle w:val="ListBullet"/>
      <w:lvlText w:val=""/>
      <w:lvlJc w:val="left"/>
      <w:pPr>
        <w:tabs>
          <w:tab w:val="num" w:pos="360"/>
        </w:tabs>
        <w:ind w:left="360" w:hanging="360"/>
      </w:pPr>
      <w:rPr>
        <w:rFonts w:ascii="Symbol" w:hAnsi="Symbol" w:hint="default"/>
      </w:rPr>
    </w:lvl>
  </w:abstractNum>
  <w:abstractNum xmlns:p3="http://schemas.microsoft.com/office/word/2012/wordml" w:abstractNumId="21" p3:restartNumberingAfterBreak="0">
    <w:nsid w:val="4CC03303"/>
    <w:multiLevelType w:val="singleLevel"/>
    <w:tmpl w:val="0809000F"/>
    <w:lvl w:ilvl="0">
      <w:start w:val="1"/>
      <w:numFmt w:val="decimal"/>
      <w:lvlText w:val="%1."/>
      <w:lvlJc w:val="left"/>
      <w:pPr>
        <w:tabs>
          <w:tab w:val="num" w:pos="360"/>
        </w:tabs>
        <w:ind w:left="360" w:hanging="360"/>
      </w:pPr>
    </w:lvl>
  </w:abstractNum>
  <w:abstractNum xmlns:p3="http://schemas.microsoft.com/office/word/2012/wordml" w:abstractNumId="13" p3:restartNumberingAfterBreak="0">
    <w:nsid w:val="138B63E2"/>
    <w:multiLevelType w:val="multilevel"/>
    <w:tmpl w:val="3550C8FC"/>
    <w:name w:val="SectionNumbers"/>
    <w:lvl w:ilvl="0">
      <w:start w:val="1"/>
      <w:numFmt w:val="decimal"/>
      <w:lvlRestart w:val="0"/>
      <w:suff w:val="nothing"/>
      <w:lvlText w:val="%1"/>
      <w:lvlJc w:val="left"/>
    </w:lvl>
    <w:lvl w:ilvl="1">
      <w:start w:val="1"/>
      <w:numFmt w:val="decimal"/>
      <w:suff w:val="nothing"/>
      <w:lvlText w:val="(%2)"/>
      <w:lvlJc w:val="righ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xmlns:p3="http://schemas.microsoft.com/office/word/2012/wordml" w:abstractNumId="11" p3:restartNumberingAfterBreak="0">
    <w:nsid w:val="0A9071E2"/>
    <w:multiLevelType w:val="singleLevel"/>
    <w:tmpl w:val="6686A91E"/>
    <w:lvl w:ilvl="0">
      <w:start w:val="1"/>
      <w:numFmt w:val="decimal"/>
      <w:lvlText w:val="%1."/>
      <w:lvlJc w:val="left"/>
      <w:pPr>
        <w:tabs>
          <w:tab w:val="num" w:pos="570"/>
        </w:tabs>
        <w:ind w:left="570" w:hanging="570"/>
      </w:pPr>
      <w:rPr>
        <w:rFonts w:hint="default"/>
      </w:rPr>
    </w:lvl>
  </w:abstractNum>
  <w:abstractNum xmlns:p3="http://schemas.microsoft.com/office/word/2012/wordml" w:abstractNumId="16" p3:restartNumberingAfterBreak="0">
    <w:nsid w:val="22FF52EB"/>
    <w:multiLevelType w:val="multilevel"/>
    <w:tmpl w:val="85E88ED0"/>
    <w:name w:val="Definition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xmlns:p3="http://schemas.microsoft.com/office/word/2012/wordml" w:abstractNumId="7" p3:restartNumberingAfterBreak="0">
    <w:nsid w:val="FFFFFF83"/>
    <w:multiLevelType w:val="singleLevel"/>
    <w:tmpl w:val="7006F51A"/>
    <w:lvl w:ilvl="0">
      <w:start w:val="1"/>
      <w:numFmt w:val="bullet"/>
      <w:pStyle w:val="ListBullet2"/>
      <w:lvlText w:val=""/>
      <w:lvlJc w:val="left"/>
      <w:pPr>
        <w:tabs>
          <w:tab w:val="num" w:pos="643"/>
        </w:tabs>
        <w:ind w:left="643" w:hanging="360"/>
      </w:pPr>
      <w:rPr>
        <w:rFonts w:ascii="Symbol" w:hAnsi="Symbol" w:hint="default"/>
      </w:rPr>
    </w:lvl>
  </w:abstractNum>
  <w:abstractNum xmlns:p3="http://schemas.microsoft.com/office/word/2012/wordml" w:abstractNumId="6" p3:restartNumberingAfterBreak="0">
    <w:nsid w:val="FFFFFF82"/>
    <w:multiLevelType w:val="singleLevel"/>
    <w:tmpl w:val="856E6702"/>
    <w:lvl w:ilvl="0">
      <w:start w:val="1"/>
      <w:numFmt w:val="bullet"/>
      <w:pStyle w:val="ListBullet3"/>
      <w:lvlText w:val=""/>
      <w:lvlJc w:val="left"/>
      <w:pPr>
        <w:tabs>
          <w:tab w:val="num" w:pos="926"/>
        </w:tabs>
        <w:ind w:left="926" w:hanging="360"/>
      </w:pPr>
      <w:rPr>
        <w:rFonts w:ascii="Symbol" w:hAnsi="Symbol" w:hint="default"/>
      </w:rPr>
    </w:lvl>
  </w:abstractNum>
  <w:abstractNum xmlns:p3="http://schemas.microsoft.com/office/word/2012/wordml" w:abstractNumId="5" p3:restartNumberingAfterBreak="0">
    <w:nsid w:val="FFFFFF81"/>
    <w:multiLevelType w:val="singleLevel"/>
    <w:tmpl w:val="5784C556"/>
    <w:lvl w:ilvl="0">
      <w:start w:val="1"/>
      <w:numFmt w:val="bullet"/>
      <w:pStyle w:val="ListBullet4"/>
      <w:lvlText w:val=""/>
      <w:lvlJc w:val="left"/>
      <w:pPr>
        <w:tabs>
          <w:tab w:val="num" w:pos="1209"/>
        </w:tabs>
        <w:ind w:left="1209" w:hanging="360"/>
      </w:pPr>
      <w:rPr>
        <w:rFonts w:ascii="Symbol" w:hAnsi="Symbol" w:hint="default"/>
      </w:rPr>
    </w:lvl>
  </w:abstractNum>
  <w:abstractNum xmlns:p3="http://schemas.microsoft.com/office/word/2012/wordml" w:abstractNumId="4" p3:restartNumberingAfterBreak="0">
    <w:nsid w:val="FFFFFF80"/>
    <w:multiLevelType w:val="singleLevel"/>
    <w:tmpl w:val="F54AD31C"/>
    <w:lvl w:ilvl="0">
      <w:start w:val="1"/>
      <w:numFmt w:val="bullet"/>
      <w:pStyle w:val="ListBullet5"/>
      <w:lvlText w:val=""/>
      <w:lvlJc w:val="left"/>
      <w:pPr>
        <w:tabs>
          <w:tab w:val="num" w:pos="1492"/>
        </w:tabs>
        <w:ind w:left="1492" w:hanging="360"/>
      </w:pPr>
      <w:rPr>
        <w:rFonts w:ascii="Symbol" w:hAnsi="Symbol" w:hint="default"/>
      </w:rPr>
    </w:lvl>
  </w:abstractNum>
  <w:abstractNum xmlns:p3="http://schemas.microsoft.com/office/word/2012/wordml" w:abstractNumId="8" p3:restartNumberingAfterBreak="0">
    <w:nsid w:val="FFFFFF88"/>
    <w:multiLevelType w:val="singleLevel"/>
    <w:tmpl w:val="83E2D3D6"/>
    <w:lvl w:ilvl="0">
      <w:start w:val="1"/>
      <w:numFmt w:val="decimal"/>
      <w:pStyle w:val="ListNumber"/>
      <w:lvlText w:val="%1."/>
      <w:lvlJc w:val="left"/>
      <w:pPr>
        <w:tabs>
          <w:tab w:val="num" w:pos="360"/>
        </w:tabs>
        <w:ind w:left="360" w:hanging="360"/>
      </w:pPr>
    </w:lvl>
  </w:abstractNum>
  <w:abstractNum xmlns:p3="http://schemas.microsoft.com/office/word/2012/wordml" w:abstractNumId="3" p3:restartNumberingAfterBreak="0">
    <w:nsid w:val="FFFFFF7F"/>
    <w:multiLevelType w:val="singleLevel"/>
    <w:tmpl w:val="615A2A1E"/>
    <w:lvl w:ilvl="0">
      <w:start w:val="1"/>
      <w:numFmt w:val="decimal"/>
      <w:pStyle w:val="ListNumber2"/>
      <w:lvlText w:val="%1."/>
      <w:lvlJc w:val="left"/>
      <w:pPr>
        <w:tabs>
          <w:tab w:val="num" w:pos="643"/>
        </w:tabs>
        <w:ind w:left="643" w:hanging="360"/>
      </w:pPr>
    </w:lvl>
  </w:abstractNum>
  <w:abstractNum xmlns:p3="http://schemas.microsoft.com/office/word/2012/wordml" w:abstractNumId="2" p3:restartNumberingAfterBreak="0">
    <w:nsid w:val="FFFFFF7E"/>
    <w:multiLevelType w:val="singleLevel"/>
    <w:tmpl w:val="4E44E0D6"/>
    <w:lvl w:ilvl="0">
      <w:start w:val="1"/>
      <w:numFmt w:val="decimal"/>
      <w:pStyle w:val="ListNumber3"/>
      <w:lvlText w:val="%1."/>
      <w:lvlJc w:val="left"/>
      <w:pPr>
        <w:tabs>
          <w:tab w:val="num" w:pos="926"/>
        </w:tabs>
        <w:ind w:left="926" w:hanging="360"/>
      </w:pPr>
    </w:lvl>
  </w:abstractNum>
  <w:abstractNum xmlns:p3="http://schemas.microsoft.com/office/word/2012/wordml" w:abstractNumId="1" p3:restartNumberingAfterBreak="0">
    <w:nsid w:val="FFFFFF7D"/>
    <w:multiLevelType w:val="singleLevel"/>
    <w:tmpl w:val="EF88F740"/>
    <w:lvl w:ilvl="0">
      <w:start w:val="1"/>
      <w:numFmt w:val="decimal"/>
      <w:pStyle w:val="ListNumber4"/>
      <w:lvlText w:val="%1."/>
      <w:lvlJc w:val="left"/>
      <w:pPr>
        <w:tabs>
          <w:tab w:val="num" w:pos="1209"/>
        </w:tabs>
        <w:ind w:left="1209" w:hanging="360"/>
      </w:pPr>
    </w:lvl>
  </w:abstractNum>
  <w:abstractNum xmlns:p3="http://schemas.microsoft.com/office/word/2012/wordml" w:abstractNumId="0" p3:restartNumberingAfterBreak="0">
    <w:nsid w:val="FFFFFF7C"/>
    <w:multiLevelType w:val="singleLevel"/>
    <w:tmpl w:val="1F066C2C"/>
    <w:lvl w:ilvl="0">
      <w:start w:val="1"/>
      <w:numFmt w:val="decimal"/>
      <w:pStyle w:val="ListNumber5"/>
      <w:lvlText w:val="%1."/>
      <w:lvlJc w:val="left"/>
      <w:pPr>
        <w:tabs>
          <w:tab w:val="num" w:pos="1492"/>
        </w:tabs>
        <w:ind w:left="1492" w:hanging="360"/>
      </w:pPr>
    </w:lvl>
  </w:abstractNum>
  <w:abstractNum xmlns:p3="http://schemas.microsoft.com/office/word/2012/wordml" w:abstractNumId="19" p3:restartNumberingAfterBreak="0">
    <w:nsid w:val="3C2808C0"/>
    <w:multiLevelType w:val="singleLevel"/>
    <w:tmpl w:val="58E827E4"/>
    <w:lvl w:ilvl="0">
      <w:start w:val="1"/>
      <w:numFmt w:val="bullet"/>
      <w:lvlText w:val=""/>
      <w:lvlJc w:val="left"/>
      <w:pPr>
        <w:tabs>
          <w:tab w:val="num" w:pos="1446"/>
        </w:tabs>
        <w:ind w:left="1446" w:hanging="567"/>
      </w:pPr>
      <w:rPr>
        <w:rFonts w:ascii="Symbol" w:hAnsi="Symbol" w:hint="default"/>
      </w:rPr>
    </w:lvl>
  </w:abstractNum>
  <w:abstractNum xmlns:p3="http://schemas.microsoft.com/office/word/2012/wordml" w:abstractNumId="17" p3:restartNumberingAfterBreak="0">
    <w:nsid w:val="2BE82A86"/>
    <w:multiLevelType w:val="multilevel"/>
    <w:tmpl w:val="E1506BB2"/>
    <w:name w:val="ScheduleNumbers"/>
    <w:lvl w:ilvl="0">
      <w:start w:val="1"/>
      <w:numFmt w:val="decimal"/>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xmlns:p3="http://schemas.microsoft.com/office/word/2012/wordml" w:abstractNumId="22" p3:restartNumberingAfterBreak="0">
    <w:nsid w:val="5E761E26"/>
    <w:multiLevelType w:val="multilevel"/>
    <w:tmpl w:val="9B2EA622"/>
    <w:name w:val="ScheduleSectionNumbers"/>
    <w:lvl w:ilvl="0">
      <w:start w:val="1"/>
      <w:numFmt w:val="decimal"/>
      <w:suff w:val="nothing"/>
      <w:lvlText w:val="%1"/>
      <w:lvlJc w:val="left"/>
    </w:lvl>
    <w:lvl w:ilvl="1">
      <w:start w:val="1"/>
      <w:numFmt w:val="decimal"/>
      <w:suff w:val="nothing"/>
      <w:lvlText w:val="(%2)"/>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xmlns:p3="http://schemas.microsoft.com/office/word/2012/wordml" w:abstractNumId="25" p3:restartNumberingAfterBreak="0">
    <w:nsid w:val="7E512DEB"/>
    <w:multiLevelType w:val="multilevel"/>
    <w:tmpl w:val="9D2ACE92"/>
    <w:name w:val="ScheduleDefinition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xmlns:p3="http://schemas.microsoft.com/office/word/2012/wordml" w:abstractNumId="14" p3:restartNumberingAfterBreak="0">
    <w:nsid w:val="17F0064C"/>
    <w:multiLevelType w:val="multilevel"/>
    <w:tmpl w:val="B978DF16"/>
    <w:name w:val="PartNumbers"/>
    <w:lvl w:ilvl="0">
      <w:start w:val="1"/>
      <w:numFmt w:val="decimal"/>
      <w:lvlRestart w:val="0"/>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decimal"/>
      <w:suff w:val="nothing"/>
      <w:lvlText w:val="%4"/>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xmlns:p3="http://schemas.microsoft.com/office/word/2012/wordml" w:abstractNumId="23" p3:restartNumberingAfterBreak="0">
    <w:nsid w:val="6FDE73CC"/>
    <w:multiLevelType w:val="multilevel"/>
    <w:tmpl w:val="F23471B8"/>
    <w:name w:val="Penalty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xmlns:p3="http://schemas.microsoft.com/office/word/2012/wordml" w:abstractNumId="12" p3:restartNumberingAfterBreak="0">
    <w:nsid w:val="10D0232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xmlns:p3="http://schemas.microsoft.com/office/word/2012/wordml" w:abstractNumId="18" p3:restartNumberingAfterBreak="0">
    <w:nsid w:val="330050B3"/>
    <w:multiLevelType w:val="singleLevel"/>
    <w:tmpl w:val="1B68A73E"/>
    <w:lvl w:ilvl="0">
      <w:numFmt w:val="bullet"/>
      <w:lvlText w:val="•"/>
      <w:lvlJc w:val="left"/>
      <w:pPr>
        <w:tabs>
          <w:tab w:val="num" w:pos="360"/>
        </w:tabs>
        <w:ind w:left="284" w:hanging="284"/>
      </w:pPr>
      <w:rPr>
        <w:rFonts w:ascii="Times New Roman" w:hAnsi="Times New Roman" w:hint="default"/>
        <w:sz w:val="24"/>
      </w:rPr>
    </w:lvl>
  </w:abstractNum>
  <w:num w:numId="1">
    <w:abstractNumId w:val="9"/>
  </w:num>
  <w:num w:numId="2">
    <w:abstractNumId w:val="21"/>
  </w:num>
  <w:num w:numId="3">
    <w:abstractNumId w:val="13"/>
  </w:num>
  <w:num w:numId="4">
    <w:abstractNumId w:val="11"/>
  </w:num>
  <w:num w:numId="5">
    <w:abstractNumId w:val="16"/>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9"/>
  </w:num>
  <w:num w:numId="17">
    <w:abstractNumId w:val="17"/>
  </w:num>
  <w:num w:numId="18">
    <w:abstractNumId w:val="22"/>
  </w:num>
  <w:num w:numId="19">
    <w:abstractNumId w:val="25"/>
  </w:num>
  <w:num w:numId="20">
    <w:abstractNumId w:val="14"/>
  </w:num>
  <w:num w:numId="21">
    <w:abstractNumId w:val="23"/>
  </w:num>
  <w:num w:numId="22">
    <w:abstractNumId w:val="12"/>
  </w:num>
  <w:num w:numId="23">
    <w:abstractNumId w:val="18"/>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521"/>
    <w:rsid w:val="00007FC3"/>
    <w:rsid w:val="00014D2C"/>
    <w:rsid w:val="00035281"/>
    <w:rsid w:val="0015538A"/>
    <w:rsid w:val="00160D19"/>
    <w:rsid w:val="00226A8B"/>
    <w:rsid w:val="00234D06"/>
    <w:rsid w:val="002862EC"/>
    <w:rsid w:val="00310BAF"/>
    <w:rsid w:val="003701B0"/>
    <w:rsid w:val="003F0843"/>
    <w:rsid w:val="003F57D5"/>
    <w:rsid w:val="00445632"/>
    <w:rsid w:val="00450E2C"/>
    <w:rsid w:val="00536F27"/>
    <w:rsid w:val="005536DE"/>
    <w:rsid w:val="0055687D"/>
    <w:rsid w:val="00597BAD"/>
    <w:rsid w:val="005F3CBD"/>
    <w:rsid w:val="006045FF"/>
    <w:rsid w:val="00622773"/>
    <w:rsid w:val="006405A6"/>
    <w:rsid w:val="006436C3"/>
    <w:rsid w:val="00666B89"/>
    <w:rsid w:val="006B78EB"/>
    <w:rsid w:val="007100AA"/>
    <w:rsid w:val="007303B8"/>
    <w:rsid w:val="0076123F"/>
    <w:rsid w:val="007E55D3"/>
    <w:rsid w:val="007F5EF3"/>
    <w:rsid w:val="008075AB"/>
    <w:rsid w:val="00850DCE"/>
    <w:rsid w:val="008B4738"/>
    <w:rsid w:val="008C0D9F"/>
    <w:rsid w:val="009309BD"/>
    <w:rsid w:val="00945352"/>
    <w:rsid w:val="009A342F"/>
    <w:rsid w:val="00A65195"/>
    <w:rsid w:val="00AB0929"/>
    <w:rsid w:val="00AF26CC"/>
    <w:rsid w:val="00B307E6"/>
    <w:rsid w:val="00B46C14"/>
    <w:rsid w:val="00B84431"/>
    <w:rsid w:val="00B85808"/>
    <w:rsid w:val="00BB2928"/>
    <w:rsid w:val="00BC0E80"/>
    <w:rsid w:val="00BD2717"/>
    <w:rsid w:val="00C30018"/>
    <w:rsid w:val="00C45AD2"/>
    <w:rsid w:val="00C64ECA"/>
    <w:rsid w:val="00C77E8D"/>
    <w:rsid w:val="00C97B03"/>
    <w:rsid w:val="00CC0305"/>
    <w:rsid w:val="00CD24F2"/>
    <w:rsid w:val="00D36AEC"/>
    <w:rsid w:val="00DC530D"/>
    <w:rsid w:val="00DD3C69"/>
    <w:rsid w:val="00DD4448"/>
    <w:rsid w:val="00DD70A0"/>
    <w:rsid w:val="00E22056"/>
    <w:rsid w:val="00EE1E2D"/>
    <w:rsid w:val="00F12521"/>
    <w:rsid w:val="00F55868"/>
    <w:rsid w:val="00F8753C"/>
    <w:rsid w:val="00FE38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9E57C"/>
  <w15:docId w15:val="{2CCBB7D8-4F46-4849-8989-675C04A9B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97BA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45AD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C45AD2"/>
    <w:rPr>
      <w:color w:val="0000FF"/>
      <w:u w:val="single"/>
    </w:rPr>
  </w:style>
  <w:style w:type="paragraph" w:styleId="a5">
    <w:name w:val="List Paragraph"/>
    <w:basedOn w:val="a"/>
    <w:uiPriority w:val="34"/>
    <w:qFormat/>
    <w:rsid w:val="00E22056"/>
    <w:pPr>
      <w:ind w:left="720"/>
      <w:contextualSpacing/>
    </w:pPr>
  </w:style>
  <w:style w:type="paragraph" w:customStyle="1" w:styleId="formattext">
    <w:name w:val="formattext"/>
    <w:basedOn w:val="a"/>
    <w:rsid w:val="006405A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yle7">
    <w:name w:val="Style7"/>
    <w:basedOn w:val="a"/>
    <w:rsid w:val="00F55868"/>
    <w:pPr>
      <w:widowControl w:val="0"/>
      <w:autoSpaceDE w:val="0"/>
      <w:autoSpaceDN w:val="0"/>
      <w:adjustRightInd w:val="0"/>
      <w:spacing w:after="0" w:line="240" w:lineRule="auto"/>
    </w:pPr>
    <w:rPr>
      <w:rFonts w:ascii="Arial" w:eastAsia="Times New Roman" w:hAnsi="Arial" w:cs="Times New Roman"/>
      <w:sz w:val="24"/>
      <w:szCs w:val="24"/>
      <w:lang w:eastAsia="ru-RU"/>
    </w:rPr>
  </w:style>
  <w:style w:type="character" w:styleId="a6">
    <w:name w:val="FollowedHyperlink"/>
    <w:basedOn w:val="a0"/>
    <w:uiPriority w:val="99"/>
    <w:semiHidden/>
    <w:unhideWhenUsed/>
    <w:rsid w:val="003701B0"/>
    <w:rPr>
      <w:color w:val="954F72" w:themeColor="followedHyperlink"/>
      <w:u w:val="single"/>
    </w:rPr>
  </w:style>
  <w:style w:type="paragraph" w:styleId="Normal">
    <w:name w:val="Normal"/>
    <w:qFormat/>
    <w:pPr>
      <w:spacing w:after="0" w:line="240" w:lineRule="auto"/>
    </w:pPr>
    <w:rPr>
      <w:rFonts w:ascii="Times New Roman" w:eastAsia="Times New Roman" w:hAnsi="Times New Roman" w:cs="Times New Roman"/>
      <w:sz w:val="24"/>
      <w:lang w:val="en-AU" w:eastAsia="en-AU" w:bidi="ar-SA"/>
    </w:rPr>
  </w:style>
  <w:style w:type="paragraph" w:styleId="Heading1">
    <w:name w:val="heading 1"/>
    <w:next w:val="Heading2"/>
    <w:qFormat/>
    <w:pPr>
      <w:keepNext/>
      <w:keepLines/>
      <w:pageBreakBefore/>
      <w:spacing w:before="320" w:line="260" w:lineRule="atLeast" w:after="0"/>
      <w:jc w:val="center"/>
      <w:outlineLvl w:val="0"/>
    </w:pPr>
    <w:rPr>
      <w:rFonts w:ascii="Times New Roman" w:eastAsia="Times New Roman" w:hAnsi="Times New Roman" w:cs="Times New Roman"/>
      <w:b/>
      <w:kern w:val="28"/>
      <w:sz w:val="34"/>
      <w:lang w:val="en-AU" w:eastAsia="en-AU" w:bidi="ar-SA"/>
    </w:rPr>
  </w:style>
  <w:style w:type="paragraph" w:styleId="Heading2">
    <w:name w:val="heading 2"/>
    <w:next w:val="Heading3"/>
    <w:qFormat/>
    <w:pPr>
      <w:keepNext/>
      <w:pageBreakBefore/>
      <w:spacing w:line="260" w:lineRule="atLeast" w:after="0"/>
      <w:jc w:val="center"/>
      <w:outlineLvl w:val="1"/>
    </w:pPr>
    <w:rPr>
      <w:rFonts w:ascii="Times New Roman" w:eastAsia="Times New Roman" w:hAnsi="Times New Roman" w:cs="Times New Roman"/>
      <w:b/>
      <w:snapToGrid w:val="0"/>
      <w:sz w:val="30"/>
      <w:lang w:val="en-AU" w:eastAsia="en-AU" w:bidi="ar-SA"/>
    </w:rPr>
  </w:style>
  <w:style w:type="paragraph" w:styleId="Heading3">
    <w:name w:val="heading 3"/>
    <w:next w:val="Heading4"/>
    <w:qFormat/>
    <w:pPr>
      <w:keepNext/>
      <w:spacing w:before="240" w:line="260" w:lineRule="atLeast" w:after="0"/>
      <w:jc w:val="center"/>
      <w:outlineLvl w:val="2"/>
    </w:pPr>
    <w:rPr>
      <w:rFonts w:ascii="Times New Roman" w:eastAsia="Times New Roman" w:hAnsi="Times New Roman" w:cs="Times New Roman"/>
      <w:b/>
      <w:sz w:val="26"/>
      <w:lang w:val="en-AU" w:eastAsia="en-AU" w:bidi="ar-SA"/>
    </w:rPr>
  </w:style>
  <w:style w:type="paragraph" w:styleId="Heading4">
    <w:name w:val="heading 4"/>
    <w:next w:val="Heading5"/>
    <w:qFormat/>
    <w:pPr>
      <w:keepNext/>
      <w:spacing w:before="240" w:after="0" w:line="240" w:lineRule="auto"/>
      <w:jc w:val="center"/>
      <w:outlineLvl w:val="3"/>
    </w:pPr>
    <w:rPr>
      <w:rFonts w:ascii="Times New Roman" w:eastAsia="Times New Roman" w:hAnsi="Times New Roman" w:cs="Times New Roman"/>
      <w:b/>
      <w:sz w:val="24"/>
      <w:lang w:val="en-AU" w:eastAsia="en-AU" w:bidi="ar-SA"/>
    </w:rPr>
  </w:style>
  <w:style w:type="paragraph" w:styleId="Heading5">
    <w:name w:val="heading 5"/>
    <w:next w:val="Normal"/>
    <w:qFormat/>
    <w:pPr>
      <w:keepNext/>
      <w:keepLines/>
      <w:tabs>
        <w:tab w:val="left" w:pos="879"/>
      </w:tabs>
      <w:spacing w:before="220" w:line="260" w:lineRule="atLeast" w:after="0"/>
      <w:ind w:left="879" w:hanging="879"/>
      <w:outlineLvl w:val="4"/>
    </w:pPr>
    <w:rPr>
      <w:rFonts w:ascii="Times New Roman" w:eastAsia="Times New Roman" w:hAnsi="Times New Roman" w:cs="Times New Roman"/>
      <w:b/>
      <w:sz w:val="24"/>
      <w:lang w:val="en-AU" w:eastAsia="en-AU" w:bidi="ar-SA"/>
    </w:rPr>
  </w:style>
  <w:style w:type="paragraph" w:styleId="Heading6">
    <w:name w:val="heading 6"/>
    <w:next w:val="Normal"/>
    <w:qFormat/>
    <w:pPr>
      <w:keepNext/>
      <w:spacing w:before="240" w:after="0" w:line="240" w:lineRule="auto"/>
      <w:jc w:val="center"/>
      <w:outlineLvl w:val="5"/>
    </w:pPr>
    <w:rPr>
      <w:rFonts w:ascii="Times New Roman" w:eastAsia="Times New Roman" w:hAnsi="Times New Roman" w:cs="Times New Roman"/>
      <w:i/>
      <w:noProof/>
      <w:sz w:val="24"/>
      <w:lang w:val="en-AU" w:eastAsia="en-AU" w:bidi="ar-SA"/>
    </w:rPr>
  </w:style>
  <w:style w:type="paragraph" w:styleId="Heading7">
    <w:name w:val="heading 7"/>
    <w:basedOn w:val="Heading6"/>
    <w:next w:val="Normal"/>
    <w:qFormat/>
    <w:pPr>
      <w:spacing w:before="280"/>
      <w:outlineLvl w:val="6"/>
    </w:pPr>
    <w:rPr>
      <w:rFonts w:ascii="Times New Roman" w:eastAsia="Times New Roman" w:hAnsi="Times New Roman" w:cs="Times New Roman"/>
      <w:i/>
      <w:noProof/>
      <w:sz w:val="30"/>
      <w:lang w:val="en-AU" w:eastAsia="en-AU" w:bidi="ar-SA"/>
    </w:rPr>
  </w:style>
  <w:style w:type="paragraph" w:styleId="Heading8">
    <w:name w:val="heading 8"/>
    <w:basedOn w:val="Heading6"/>
    <w:next w:val="Normal"/>
    <w:qFormat/>
    <w:pPr>
      <w:outlineLvl w:val="7"/>
    </w:pPr>
    <w:rPr>
      <w:rFonts w:ascii="Times New Roman" w:eastAsia="Times New Roman" w:hAnsi="Times New Roman" w:cs="Times New Roman"/>
      <w:i/>
      <w:noProof/>
      <w:sz w:val="28"/>
      <w:lang w:val="en-AU" w:eastAsia="en-AU" w:bidi="ar-SA"/>
    </w:rPr>
  </w:style>
  <w:style w:type="paragraph" w:styleId="Heading9">
    <w:name w:val="heading 9"/>
    <w:basedOn w:val="Heading1"/>
    <w:next w:val="Normal"/>
    <w:qFormat/>
    <w:pPr>
      <w:keepNext w:val="0"/>
      <w:spacing w:before="280"/>
      <w:outlineLvl w:val="8"/>
    </w:pPr>
    <w:rPr>
      <w:rFonts w:ascii="Times New Roman" w:eastAsia="Times New Roman" w:hAnsi="Times New Roman" w:cs="Times New Roman"/>
      <w:b/>
      <w:i/>
      <w:kern w:val="28"/>
      <w:sz w:val="30"/>
      <w:lang w:val="en-AU" w:eastAsia="en-AU" w:bidi="ar-SA"/>
    </w:rPr>
  </w:style>
  <w:style w:type="character" w:styleId="DefaultParagraphFont">
    <w:name w:val="Default Paragraph Font"/>
    <w:uiPriority w:val="1"/>
    <w:semiHidden/>
    <w:unhideWhenUsed/>
  </w:style>
  <w:style w:type="table" w:styleId="TableNormal">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paragraph" w:customStyle="1" w:styleId="DeleteClose">
    <w:name w:val="DeleteClose"/>
    <w:basedOn w:val="Normal"/>
    <w:pPr>
      <w:keepLines/>
      <w:jc w:val="center"/>
    </w:pPr>
    <w:rPr>
      <w:rFonts w:ascii="Times New Roman" w:eastAsia="Times New Roman" w:hAnsi="Times New Roman" w:cs="Times New Roman"/>
      <w:sz w:val="24"/>
      <w:szCs w:val="24"/>
      <w:lang w:val="en-AU" w:eastAsia="en-AU" w:bidi="ar-SA"/>
    </w:rPr>
  </w:style>
  <w:style w:type="paragraph" w:customStyle="1" w:styleId="ABillFor">
    <w:name w:val="ABillFor"/>
    <w:basedOn w:val="Normal"/>
    <w:pPr>
      <w:spacing w:before="240" w:after="600"/>
      <w:jc w:val="center"/>
    </w:pPr>
    <w:rPr>
      <w:rFonts w:ascii="Times New Roman" w:eastAsia="Times New Roman" w:hAnsi="Times New Roman" w:cs="Times New Roman"/>
      <w:b/>
      <w:sz w:val="24"/>
      <w:lang w:val="en-AU" w:eastAsia="en-AU" w:bidi="ar-SA"/>
    </w:rPr>
  </w:style>
  <w:style w:type="paragraph" w:customStyle="1" w:styleId="NameofActReg">
    <w:name w:val="Name of Act/Reg"/>
    <w:next w:val="Normal"/>
    <w:pPr>
      <w:spacing w:before="480" w:after="600" w:line="240" w:lineRule="auto"/>
      <w:jc w:val="center"/>
    </w:pPr>
    <w:rPr>
      <w:rFonts w:ascii="Times New Roman" w:eastAsia="Times New Roman" w:hAnsi="Times New Roman" w:cs="Times New Roman"/>
      <w:b/>
      <w:snapToGrid w:val="0"/>
      <w:sz w:val="34"/>
      <w:lang w:val="en-AU" w:eastAsia="en-AU" w:bidi="ar-SA"/>
    </w:rPr>
  </w:style>
  <w:style w:type="paragraph" w:customStyle="1" w:styleId="Actno">
    <w:name w:val="Actno"/>
    <w:basedOn w:val="NameofActReg"/>
    <w:next w:val="Normal"/>
    <w:autoRedefine/>
    <w:pPr>
      <w:spacing w:before="500"/>
    </w:pPr>
    <w:rPr>
      <w:rFonts w:ascii="Times New Roman" w:eastAsia="Times New Roman" w:hAnsi="Times New Roman" w:cs="Times New Roman"/>
      <w:b/>
      <w:snapToGrid w:val="0"/>
      <w:sz w:val="26"/>
      <w:lang w:val="en-AU" w:eastAsia="en-AU" w:bidi="ar-SA"/>
    </w:rPr>
  </w:style>
  <w:style w:type="paragraph" w:customStyle="1" w:styleId="Arrangement">
    <w:name w:val="Arrangement"/>
    <w:pPr>
      <w:spacing w:after="480" w:line="240" w:lineRule="auto"/>
      <w:ind w:left="2304" w:right="2304"/>
      <w:jc w:val="center"/>
    </w:pPr>
    <w:rPr>
      <w:rFonts w:ascii="Times New Roman" w:eastAsia="Times New Roman" w:hAnsi="Times New Roman" w:cs="Times New Roman"/>
      <w:b/>
      <w:sz w:val="28"/>
      <w:lang w:val="en-AU" w:eastAsia="en-AU" w:bidi="ar-SA"/>
    </w:rPr>
  </w:style>
  <w:style w:type="paragraph" w:customStyle="1" w:styleId="AssentNote">
    <w:name w:val="Assent Note"/>
    <w:pPr>
      <w:keepLines/>
      <w:spacing w:before="160" w:after="240" w:line="240" w:lineRule="auto"/>
      <w:jc w:val="right"/>
    </w:pPr>
    <w:rPr>
      <w:rFonts w:ascii="Times New Roman" w:eastAsia="Times New Roman" w:hAnsi="Times New Roman" w:cs="Times New Roman"/>
      <w:i/>
      <w:snapToGrid w:val="0"/>
      <w:sz w:val="24"/>
      <w:lang w:val="en-AU" w:eastAsia="en-AU" w:bidi="ar-SA"/>
    </w:rPr>
  </w:style>
  <w:style w:type="paragraph" w:styleId="BlockText">
    <w:name w:val="Block Text"/>
    <w:basedOn w:val="Normal"/>
    <w:pPr>
      <w:spacing w:after="120"/>
      <w:ind w:left="1440" w:right="1440"/>
    </w:pPr>
    <w:rPr>
      <w:rFonts w:ascii="Times New Roman" w:eastAsia="Times New Roman" w:hAnsi="Times New Roman" w:cs="Times New Roman"/>
      <w:sz w:val="24"/>
      <w:lang w:val="en-AU" w:eastAsia="en-AU" w:bidi="ar-SA"/>
    </w:rPr>
  </w:style>
  <w:style w:type="paragraph" w:styleId="BodyText">
    <w:name w:val="Body Text"/>
    <w:basedOn w:val="Normal"/>
    <w:pPr>
      <w:spacing w:after="120"/>
    </w:pPr>
    <w:rPr>
      <w:rFonts w:ascii="Times New Roman" w:eastAsia="Times New Roman" w:hAnsi="Times New Roman" w:cs="Times New Roman"/>
      <w:sz w:val="24"/>
      <w:lang w:val="en-AU" w:eastAsia="en-AU" w:bidi="ar-SA"/>
    </w:rPr>
  </w:style>
  <w:style w:type="paragraph" w:styleId="BodyText2">
    <w:name w:val="Body Text 2"/>
    <w:basedOn w:val="Normal"/>
    <w:pPr>
      <w:spacing w:after="120" w:line="480" w:lineRule="auto"/>
    </w:pPr>
    <w:rPr>
      <w:rFonts w:ascii="Times New Roman" w:eastAsia="Times New Roman" w:hAnsi="Times New Roman" w:cs="Times New Roman"/>
      <w:sz w:val="24"/>
      <w:lang w:val="en-AU" w:eastAsia="en-AU" w:bidi="ar-SA"/>
    </w:rPr>
  </w:style>
  <w:style w:type="paragraph" w:styleId="BodyText3">
    <w:name w:val="Body Text 3"/>
    <w:basedOn w:val="Normal"/>
    <w:pPr>
      <w:spacing w:after="120"/>
    </w:pPr>
    <w:rPr>
      <w:rFonts w:ascii="Times New Roman" w:eastAsia="Times New Roman" w:hAnsi="Times New Roman" w:cs="Times New Roman"/>
      <w:sz w:val="18"/>
      <w:lang w:val="en-AU" w:eastAsia="en-AU" w:bidi="ar-SA"/>
    </w:rPr>
  </w:style>
  <w:style w:type="paragraph" w:styleId="BodyTextFirstIndent">
    <w:name w:val="Body Text First Indent"/>
    <w:basedOn w:val="BodyText"/>
    <w:pPr>
      <w:ind w:firstLine="210"/>
    </w:pPr>
    <w:rPr>
      <w:rFonts w:ascii="Times New Roman" w:eastAsia="Times New Roman" w:hAnsi="Times New Roman" w:cs="Times New Roman"/>
      <w:sz w:val="24"/>
      <w:lang w:val="en-AU" w:eastAsia="en-AU" w:bidi="ar-SA"/>
    </w:rPr>
  </w:style>
  <w:style w:type="paragraph" w:styleId="BodyTextIndent">
    <w:name w:val="Body Text Indent"/>
    <w:basedOn w:val="Normal"/>
    <w:pPr>
      <w:spacing w:after="120"/>
      <w:ind w:left="283"/>
    </w:pPr>
    <w:rPr>
      <w:rFonts w:ascii="Times New Roman" w:eastAsia="Times New Roman" w:hAnsi="Times New Roman" w:cs="Times New Roman"/>
      <w:sz w:val="24"/>
      <w:lang w:val="en-AU" w:eastAsia="en-AU" w:bidi="ar-SA"/>
    </w:rPr>
  </w:style>
  <w:style w:type="paragraph" w:styleId="BodyTextFirstIndent2">
    <w:name w:val="Body Text First Indent 2"/>
    <w:basedOn w:val="BodyTextIndent"/>
    <w:pPr>
      <w:ind w:firstLine="210"/>
    </w:pPr>
    <w:rPr>
      <w:rFonts w:ascii="Times New Roman" w:eastAsia="Times New Roman" w:hAnsi="Times New Roman" w:cs="Times New Roman"/>
      <w:sz w:val="24"/>
      <w:lang w:val="en-AU" w:eastAsia="en-AU" w:bidi="ar-SA"/>
    </w:rPr>
  </w:style>
  <w:style w:type="paragraph" w:styleId="BodyTextIndent2">
    <w:name w:val="Body Text Indent 2"/>
    <w:basedOn w:val="Normal"/>
    <w:pPr>
      <w:spacing w:after="120" w:line="480" w:lineRule="auto"/>
      <w:ind w:left="283"/>
    </w:pPr>
    <w:rPr>
      <w:rFonts w:ascii="Times New Roman" w:eastAsia="Times New Roman" w:hAnsi="Times New Roman" w:cs="Times New Roman"/>
      <w:sz w:val="24"/>
      <w:lang w:val="en-AU" w:eastAsia="en-AU" w:bidi="ar-SA"/>
    </w:rPr>
  </w:style>
  <w:style w:type="paragraph" w:styleId="DocumentMap">
    <w:name w:val="Document Map"/>
    <w:basedOn w:val="Normal"/>
    <w:semiHidden/>
    <w:pPr>
      <w:pBdr>
        <w:top w:val="single" w:sz="4" w:space="1" w:color="auto"/>
        <w:left w:val="single" w:sz="4" w:space="4" w:color="auto"/>
        <w:bottom w:val="single" w:sz="4" w:space="1" w:color="auto"/>
        <w:right w:val="single" w:sz="4" w:space="4" w:color="auto"/>
      </w:pBdr>
      <w:shd w:val="clear" w:color="auto" w:fill="000080"/>
    </w:pPr>
    <w:rPr>
      <w:rFonts w:ascii="Times New Roman" w:eastAsia="Times New Roman" w:hAnsi="Times New Roman" w:cs="Times New Roman"/>
      <w:sz w:val="24"/>
      <w:lang w:val="en-AU" w:eastAsia="en-AU" w:bidi="ar-SA"/>
    </w:rPr>
  </w:style>
  <w:style w:type="paragraph" w:customStyle="1" w:styleId="WA">
    <w:name w:val="WA"/>
    <w:pPr>
      <w:spacing w:after="720" w:line="240" w:lineRule="auto"/>
      <w:jc w:val="center"/>
    </w:pPr>
    <w:rPr>
      <w:rFonts w:ascii="Times New Roman" w:eastAsia="Times New Roman" w:hAnsi="Times New Roman" w:cs="Times New Roman"/>
      <w:sz w:val="24"/>
      <w:lang w:val="en-AU" w:eastAsia="en-AU" w:bidi="ar-SA"/>
    </w:rPr>
  </w:style>
  <w:style w:type="paragraph" w:customStyle="1" w:styleId="Subsection">
    <w:name w:val="Subsection"/>
    <w:pPr>
      <w:tabs>
        <w:tab w:val="right" w:pos="595"/>
        <w:tab w:val="left" w:pos="879"/>
      </w:tabs>
      <w:spacing w:before="160" w:line="260" w:lineRule="atLeast" w:after="0"/>
      <w:ind w:left="879" w:hanging="879"/>
    </w:pPr>
    <w:rPr>
      <w:rFonts w:ascii="Times New Roman" w:eastAsia="Times New Roman" w:hAnsi="Times New Roman" w:cs="Times New Roman"/>
      <w:sz w:val="24"/>
      <w:lang w:val="en-AU" w:eastAsia="en-AU" w:bidi="ar-SA"/>
    </w:rPr>
  </w:style>
  <w:style w:type="paragraph" w:styleId="BodyTextIndent3">
    <w:name w:val="Body Text Indent 3"/>
    <w:basedOn w:val="Normal"/>
    <w:pPr>
      <w:spacing w:after="120"/>
      <w:ind w:left="283"/>
    </w:pPr>
    <w:rPr>
      <w:rFonts w:ascii="Times New Roman" w:eastAsia="Times New Roman" w:hAnsi="Times New Roman" w:cs="Times New Roman"/>
      <w:sz w:val="18"/>
      <w:lang w:val="en-AU" w:eastAsia="en-AU" w:bidi="ar-SA"/>
    </w:rPr>
  </w:style>
  <w:style w:type="paragraph" w:styleId="Caption">
    <w:name w:val="caption"/>
    <w:basedOn w:val="Normal"/>
    <w:next w:val="Normal"/>
    <w:qFormat/>
    <w:pPr>
      <w:spacing w:before="120" w:after="120"/>
    </w:pPr>
    <w:rPr>
      <w:rFonts w:ascii="Times New Roman" w:eastAsia="Times New Roman" w:hAnsi="Times New Roman" w:cs="Times New Roman"/>
      <w:b/>
      <w:sz w:val="24"/>
      <w:lang w:val="en-AU" w:eastAsia="en-AU" w:bidi="ar-SA"/>
    </w:rPr>
  </w:style>
  <w:style w:type="paragraph" w:customStyle="1" w:styleId="CentredBaseLine">
    <w:name w:val="CentredBaseLine"/>
    <w:pPr>
      <w:suppressLineNumbers/>
      <w:spacing w:before="240" w:after="0" w:line="240" w:lineRule="auto"/>
    </w:pPr>
    <w:rPr>
      <w:rFonts w:ascii="Times New Roman" w:eastAsia="Times New Roman" w:hAnsi="Times New Roman" w:cs="Times New Roman"/>
      <w:lang w:val="en-AU" w:eastAsia="en-AU" w:bidi="ar-SA"/>
    </w:rPr>
  </w:style>
  <w:style w:type="character" w:customStyle="1" w:styleId="CharChapNo">
    <w:name w:val="CharChapNo"/>
    <w:rPr>
      <w:noProof w:val="0"/>
    </w:rPr>
  </w:style>
  <w:style w:type="character" w:customStyle="1" w:styleId="CharChapText">
    <w:name w:val="CharChapText"/>
    <w:rPr>
      <w:noProof w:val="0"/>
    </w:rPr>
  </w:style>
  <w:style w:type="character" w:customStyle="1" w:styleId="CharDivNo">
    <w:name w:val="CharDivNo"/>
    <w:rPr>
      <w:noProof w:val="0"/>
    </w:rPr>
  </w:style>
  <w:style w:type="character" w:customStyle="1" w:styleId="CharDivText">
    <w:name w:val="CharDivText"/>
    <w:rPr>
      <w:noProof w:val="0"/>
    </w:rPr>
  </w:style>
  <w:style w:type="character" w:customStyle="1" w:styleId="CharPartNo">
    <w:name w:val="CharPartNo"/>
    <w:rPr>
      <w:noProof w:val="0"/>
    </w:rPr>
  </w:style>
  <w:style w:type="character" w:customStyle="1" w:styleId="CharPartText">
    <w:name w:val="CharPartText"/>
    <w:rPr>
      <w:noProof w:val="0"/>
    </w:rPr>
  </w:style>
  <w:style w:type="character" w:customStyle="1" w:styleId="CharProduced">
    <w:name w:val="CharProduced"/>
    <w:rPr>
      <w:noProof w:val="0"/>
      <w:spacing w:val="-3"/>
    </w:rPr>
  </w:style>
  <w:style w:type="character" w:customStyle="1" w:styleId="CharSchNo">
    <w:name w:val="CharSchNo"/>
    <w:rPr>
      <w:noProof w:val="0"/>
    </w:rPr>
  </w:style>
  <w:style w:type="character" w:customStyle="1" w:styleId="CharSectno">
    <w:name w:val="CharSectno"/>
    <w:rPr>
      <w:noProof w:val="0"/>
    </w:rPr>
  </w:style>
  <w:style w:type="paragraph" w:styleId="Closing">
    <w:name w:val="Closing"/>
    <w:basedOn w:val="Normal"/>
    <w:pPr>
      <w:ind w:left="4252"/>
    </w:pPr>
    <w:rPr>
      <w:rFonts w:ascii="Times New Roman" w:eastAsia="Times New Roman" w:hAnsi="Times New Roman" w:cs="Times New Roman"/>
      <w:sz w:val="24"/>
      <w:lang w:val="en-AU" w:eastAsia="en-AU" w:bidi="ar-SA"/>
    </w:rPr>
  </w:style>
  <w:style w:type="character" w:styleId="CommentReference">
    <w:name w:val="annotation reference"/>
    <w:basedOn w:val="DefaultParagraphFont"/>
    <w:semiHidden/>
    <w:rPr>
      <w:noProof w:val="0"/>
      <w:sz w:val="18"/>
    </w:rPr>
  </w:style>
  <w:style w:type="paragraph" w:styleId="CommentText">
    <w:name w:val="annotation text"/>
    <w:basedOn w:val="Normal"/>
    <w:semiHidden/>
    <w:rPr>
      <w:rFonts w:ascii="Times New Roman" w:eastAsia="Times New Roman" w:hAnsi="Times New Roman" w:cs="Times New Roman"/>
      <w:sz w:val="24"/>
      <w:lang w:val="en-AU" w:eastAsia="en-AU" w:bidi="ar-SA"/>
    </w:rPr>
  </w:style>
  <w:style w:type="paragraph" w:styleId="Date">
    <w:name w:val="Date"/>
    <w:basedOn w:val="Normal"/>
    <w:next w:val="Normal"/>
    <w:rPr>
      <w:rFonts w:ascii="Times New Roman" w:eastAsia="Times New Roman" w:hAnsi="Times New Roman" w:cs="Times New Roman"/>
      <w:sz w:val="24"/>
      <w:lang w:val="en-AU" w:eastAsia="en-AU" w:bidi="ar-SA"/>
    </w:rPr>
  </w:style>
  <w:style w:type="paragraph" w:customStyle="1" w:styleId="Defitem">
    <w:name w:val="Defitem"/>
    <w:pPr>
      <w:tabs>
        <w:tab w:val="right" w:pos="2892"/>
      </w:tabs>
      <w:spacing w:before="80" w:line="260" w:lineRule="atLeast" w:after="0"/>
      <w:ind w:left="3204" w:hanging="3204"/>
    </w:pPr>
    <w:rPr>
      <w:rFonts w:ascii="Times New Roman" w:eastAsia="Times New Roman" w:hAnsi="Times New Roman" w:cs="Times New Roman"/>
      <w:snapToGrid w:val="0"/>
      <w:sz w:val="24"/>
      <w:lang w:val="en-AU" w:eastAsia="en-AU" w:bidi="ar-SA"/>
    </w:rPr>
  </w:style>
  <w:style w:type="paragraph" w:customStyle="1" w:styleId="Defpara">
    <w:name w:val="Defpara"/>
    <w:pPr>
      <w:tabs>
        <w:tab w:val="right" w:pos="1332"/>
      </w:tabs>
      <w:spacing w:before="80" w:line="260" w:lineRule="atLeast" w:after="0"/>
      <w:ind w:left="1616" w:hanging="1616"/>
    </w:pPr>
    <w:rPr>
      <w:rFonts w:ascii="Times New Roman" w:eastAsia="Times New Roman" w:hAnsi="Times New Roman" w:cs="Times New Roman"/>
      <w:snapToGrid w:val="0"/>
      <w:sz w:val="24"/>
      <w:lang w:val="en-AU" w:eastAsia="en-AU" w:bidi="ar-SA"/>
    </w:rPr>
  </w:style>
  <w:style w:type="paragraph" w:customStyle="1" w:styleId="Defstart">
    <w:name w:val="Defstart"/>
    <w:pPr>
      <w:spacing w:before="80" w:line="260" w:lineRule="atLeast" w:after="0"/>
      <w:ind w:left="879" w:hanging="879"/>
    </w:pPr>
    <w:rPr>
      <w:rFonts w:ascii="Times New Roman" w:eastAsia="Times New Roman" w:hAnsi="Times New Roman" w:cs="Times New Roman"/>
      <w:snapToGrid w:val="0"/>
      <w:sz w:val="24"/>
      <w:lang w:val="en-AU" w:eastAsia="en-AU" w:bidi="ar-SA"/>
    </w:rPr>
  </w:style>
  <w:style w:type="paragraph" w:customStyle="1" w:styleId="Defsubpara">
    <w:name w:val="Defsubpara"/>
    <w:pPr>
      <w:keepLines/>
      <w:tabs>
        <w:tab w:val="right" w:pos="2041"/>
      </w:tabs>
      <w:spacing w:before="80" w:line="260" w:lineRule="atLeast" w:after="0"/>
      <w:ind w:left="2325" w:hanging="2325"/>
    </w:pPr>
    <w:rPr>
      <w:rFonts w:ascii="Times New Roman" w:eastAsia="Times New Roman" w:hAnsi="Times New Roman" w:cs="Times New Roman"/>
      <w:snapToGrid w:val="0"/>
      <w:sz w:val="24"/>
      <w:lang w:val="en-AU" w:eastAsia="en-AU" w:bidi="ar-SA"/>
    </w:rPr>
  </w:style>
  <w:style w:type="character" w:customStyle="1" w:styleId="DraftersNotes">
    <w:name w:val="DraftersNotes"/>
    <w:basedOn w:val="DefaultParagraphFont"/>
    <w:rPr>
      <w:b/>
      <w:i/>
      <w:sz w:val="20"/>
    </w:rPr>
  </w:style>
  <w:style w:type="paragraph" w:customStyle="1" w:styleId="Ednoteitem">
    <w:name w:val="Ednote(item)"/>
    <w:pPr>
      <w:tabs>
        <w:tab w:val="right" w:pos="2765"/>
        <w:tab w:val="left" w:pos="3053"/>
      </w:tabs>
      <w:spacing w:before="80" w:line="260" w:lineRule="atLeast" w:after="0"/>
      <w:ind w:left="3050" w:hanging="3050"/>
    </w:pPr>
    <w:rPr>
      <w:rFonts w:ascii="Times New Roman" w:eastAsia="Times New Roman" w:hAnsi="Times New Roman" w:cs="Times New Roman"/>
      <w:i/>
      <w:sz w:val="24"/>
      <w:lang w:val="en-AU" w:eastAsia="en-AU" w:bidi="ar-SA"/>
    </w:rPr>
  </w:style>
  <w:style w:type="paragraph" w:customStyle="1" w:styleId="Ednotedefitem">
    <w:name w:val="Ednote(defitem)"/>
    <w:basedOn w:val="Defitem"/>
    <w:rPr>
      <w:rFonts w:ascii="Times New Roman" w:eastAsia="Times New Roman" w:hAnsi="Times New Roman" w:cs="Times New Roman"/>
      <w:i/>
      <w:snapToGrid w:val="0"/>
      <w:sz w:val="24"/>
      <w:lang w:val="en-AU" w:eastAsia="en-AU" w:bidi="ar-SA"/>
    </w:rPr>
  </w:style>
  <w:style w:type="paragraph" w:customStyle="1" w:styleId="Ednotepara">
    <w:name w:val="Ednote(para)"/>
    <w:pPr>
      <w:tabs>
        <w:tab w:val="right" w:pos="1325"/>
        <w:tab w:val="left" w:pos="1613"/>
      </w:tabs>
      <w:spacing w:before="120" w:line="260" w:lineRule="atLeast" w:after="0"/>
      <w:ind w:left="1613" w:hanging="1613"/>
    </w:pPr>
    <w:rPr>
      <w:rFonts w:ascii="Times New Roman" w:eastAsia="Times New Roman" w:hAnsi="Times New Roman" w:cs="Times New Roman"/>
      <w:i/>
      <w:sz w:val="24"/>
      <w:lang w:val="en-AU" w:eastAsia="en-AU" w:bidi="ar-SA"/>
    </w:rPr>
  </w:style>
  <w:style w:type="paragraph" w:customStyle="1" w:styleId="Ednotedefpara">
    <w:name w:val="Ednote(defpara)"/>
    <w:basedOn w:val="Defpara"/>
    <w:rPr>
      <w:rFonts w:ascii="Times New Roman" w:eastAsia="Times New Roman" w:hAnsi="Times New Roman" w:cs="Times New Roman"/>
      <w:i/>
      <w:snapToGrid w:val="0"/>
      <w:sz w:val="24"/>
      <w:lang w:val="en-AU" w:eastAsia="en-AU" w:bidi="ar-SA"/>
    </w:rPr>
  </w:style>
  <w:style w:type="paragraph" w:customStyle="1" w:styleId="Ednotesubpara">
    <w:name w:val="Ednote(subpara)"/>
    <w:pPr>
      <w:tabs>
        <w:tab w:val="right" w:pos="2047"/>
        <w:tab w:val="left" w:pos="2333"/>
      </w:tabs>
      <w:spacing w:before="80" w:line="260" w:lineRule="atLeast" w:after="0"/>
      <w:ind w:left="2330" w:hanging="2330"/>
    </w:pPr>
    <w:rPr>
      <w:rFonts w:ascii="Times New Roman" w:eastAsia="Times New Roman" w:hAnsi="Times New Roman" w:cs="Times New Roman"/>
      <w:i/>
      <w:sz w:val="24"/>
      <w:lang w:val="en-AU" w:eastAsia="en-AU" w:bidi="ar-SA"/>
    </w:rPr>
  </w:style>
  <w:style w:type="paragraph" w:customStyle="1" w:styleId="Ednotedefsubpara">
    <w:name w:val="Ednote(defsubpara)"/>
    <w:basedOn w:val="Defsubpara"/>
    <w:rPr>
      <w:rFonts w:ascii="Times New Roman" w:eastAsia="Times New Roman" w:hAnsi="Times New Roman" w:cs="Times New Roman"/>
      <w:i/>
      <w:snapToGrid w:val="0"/>
      <w:sz w:val="24"/>
      <w:lang w:val="en-AU" w:eastAsia="en-AU" w:bidi="ar-SA"/>
    </w:rPr>
  </w:style>
  <w:style w:type="paragraph" w:customStyle="1" w:styleId="Ednotepenitem">
    <w:name w:val="Ednote(penitem)"/>
    <w:basedOn w:val="Ednoteitem"/>
    <w:rPr>
      <w:rFonts w:ascii="Times New Roman" w:eastAsia="Times New Roman" w:hAnsi="Times New Roman" w:cs="Times New Roman"/>
      <w:i/>
      <w:sz w:val="24"/>
      <w:lang w:val="en-AU" w:eastAsia="en-AU" w:bidi="ar-SA"/>
    </w:rPr>
  </w:style>
  <w:style w:type="paragraph" w:customStyle="1" w:styleId="Ednotepenpara">
    <w:name w:val="Ednote(penpara)"/>
    <w:basedOn w:val="Ednotepara"/>
    <w:rPr>
      <w:rFonts w:ascii="Times New Roman" w:eastAsia="Times New Roman" w:hAnsi="Times New Roman" w:cs="Times New Roman"/>
      <w:i/>
      <w:sz w:val="24"/>
      <w:lang w:val="en-AU" w:eastAsia="en-AU" w:bidi="ar-SA"/>
    </w:rPr>
  </w:style>
  <w:style w:type="paragraph" w:customStyle="1" w:styleId="Ednotepensubpara">
    <w:name w:val="Ednote(pensubpara)"/>
    <w:basedOn w:val="Ednotesubpara"/>
    <w:rPr>
      <w:rFonts w:ascii="Times New Roman" w:eastAsia="Times New Roman" w:hAnsi="Times New Roman" w:cs="Times New Roman"/>
      <w:i/>
      <w:sz w:val="24"/>
      <w:lang w:val="en-AU" w:eastAsia="en-AU" w:bidi="ar-SA"/>
    </w:rPr>
  </w:style>
  <w:style w:type="paragraph" w:customStyle="1" w:styleId="Ednotesection">
    <w:name w:val="Ednote(section)"/>
    <w:pPr>
      <w:tabs>
        <w:tab w:val="left" w:pos="893"/>
      </w:tabs>
      <w:spacing w:before="220" w:line="260" w:lineRule="atLeast" w:after="0"/>
      <w:ind w:left="893" w:hanging="893"/>
      <w:outlineLvl w:val="4"/>
    </w:pPr>
    <w:rPr>
      <w:rFonts w:ascii="Times New Roman" w:eastAsia="Times New Roman" w:hAnsi="Times New Roman" w:cs="Times New Roman"/>
      <w:i/>
      <w:snapToGrid w:val="0"/>
      <w:sz w:val="24"/>
      <w:lang w:val="en-AU" w:eastAsia="en-AU" w:bidi="ar-SA"/>
    </w:rPr>
  </w:style>
  <w:style w:type="paragraph" w:customStyle="1" w:styleId="Ednotesubitem">
    <w:name w:val="Ednote(subitem)"/>
    <w:pPr>
      <w:tabs>
        <w:tab w:val="right" w:pos="3485"/>
        <w:tab w:val="left" w:pos="3773"/>
      </w:tabs>
      <w:spacing w:before="80" w:line="260" w:lineRule="atLeast" w:after="0"/>
      <w:ind w:left="3771" w:hanging="3771"/>
    </w:pPr>
    <w:rPr>
      <w:rFonts w:ascii="Times New Roman" w:eastAsia="Times New Roman" w:hAnsi="Times New Roman" w:cs="Times New Roman"/>
      <w:i/>
      <w:sz w:val="24"/>
      <w:lang w:val="en-AU" w:eastAsia="en-AU" w:bidi="ar-SA"/>
    </w:rPr>
  </w:style>
  <w:style w:type="paragraph" w:customStyle="1" w:styleId="Ednotesubsection">
    <w:name w:val="Ednote(subsection)"/>
    <w:basedOn w:val="Ednotesection"/>
    <w:pPr>
      <w:tabs>
        <w:tab w:val="clear" w:pos="893"/>
        <w:tab w:val="right" w:pos="595"/>
        <w:tab w:val="left" w:pos="879"/>
      </w:tabs>
      <w:spacing w:before="160"/>
      <w:ind w:left="890" w:hanging="890"/>
      <w:outlineLvl w:val="9"/>
    </w:pPr>
    <w:rPr>
      <w:rFonts w:ascii="Times New Roman" w:eastAsia="Times New Roman" w:hAnsi="Times New Roman" w:cs="Times New Roman"/>
      <w:i/>
      <w:snapToGrid w:val="0"/>
      <w:sz w:val="24"/>
      <w:lang w:val="en-AU" w:eastAsia="en-AU" w:bidi="ar-SA"/>
    </w:rPr>
  </w:style>
  <w:style w:type="character" w:styleId="Emphasis">
    <w:name w:val="Emphasis"/>
    <w:basedOn w:val="DefaultParagraphFont"/>
    <w:qFormat/>
    <w:rPr>
      <w:i/>
      <w:sz w:val="24"/>
    </w:rPr>
  </w:style>
  <w:style w:type="paragraph" w:customStyle="1" w:styleId="Enactment">
    <w:name w:val="Enactment"/>
    <w:pPr>
      <w:spacing w:before="800" w:after="0" w:line="240" w:lineRule="auto"/>
    </w:pPr>
    <w:rPr>
      <w:rFonts w:ascii="Times New Roman" w:eastAsia="Times New Roman" w:hAnsi="Times New Roman" w:cs="Times New Roman"/>
      <w:sz w:val="24"/>
      <w:lang w:val="en-AU" w:eastAsia="en-AU" w:bidi="ar-SA"/>
    </w:rPr>
  </w:style>
  <w:style w:type="character" w:styleId="EndnoteReference">
    <w:name w:val="endnote reference"/>
    <w:basedOn w:val="DefaultParagraphFont"/>
    <w:semiHidden/>
    <w:rPr>
      <w:sz w:val="24"/>
      <w:vertAlign w:val="superscript"/>
    </w:rPr>
  </w:style>
  <w:style w:type="paragraph" w:styleId="EndnoteText">
    <w:name w:val="endnote text"/>
    <w:basedOn w:val="Normal"/>
    <w:semiHidden/>
    <w:pPr>
      <w:spacing w:after="40"/>
      <w:ind w:left="397" w:hanging="397"/>
    </w:pPr>
    <w:rPr>
      <w:rFonts w:ascii="Times New Roman" w:eastAsia="Times New Roman" w:hAnsi="Times New Roman" w:cs="Times New Roman"/>
      <w:sz w:val="24"/>
      <w:lang w:val="en-AU" w:eastAsia="en-AU" w:bidi="ar-SA"/>
    </w:rPr>
  </w:style>
  <w:style w:type="paragraph" w:styleId="EnvelopeAddress">
    <w:name w:val="envelope address"/>
    <w:basedOn w:val="Normal"/>
    <w:pPr>
      <w:framePr w:w="7920" w:h="1980" w:hRule="exact" w:hSpace="180" w:wrap="auto" w:hAnchor="page" w:xAlign="center" w:yAlign="bottom"/>
      <w:ind w:left="2880"/>
    </w:pPr>
    <w:rPr>
      <w:rFonts w:ascii="Arial" w:eastAsia="Times New Roman" w:hAnsi="Arial" w:cs="Times New Roman"/>
      <w:sz w:val="26"/>
      <w:lang w:val="en-AU" w:eastAsia="en-AU" w:bidi="ar-SA"/>
    </w:rPr>
  </w:style>
  <w:style w:type="paragraph" w:styleId="EnvelopeReturn">
    <w:name w:val="envelope return"/>
    <w:basedOn w:val="Normal"/>
    <w:rPr>
      <w:rFonts w:ascii="Arial" w:eastAsia="Times New Roman" w:hAnsi="Arial" w:cs="Times New Roman"/>
      <w:sz w:val="24"/>
      <w:lang w:val="en-AU" w:eastAsia="en-AU" w:bidi="ar-SA"/>
    </w:rPr>
  </w:style>
  <w:style w:type="paragraph" w:customStyle="1" w:styleId="Equation">
    <w:name w:val="Equation"/>
    <w:pPr>
      <w:spacing w:after="0" w:line="240" w:lineRule="auto"/>
    </w:pPr>
    <w:rPr>
      <w:rFonts w:ascii="Times New Roman" w:eastAsia="Times New Roman" w:hAnsi="Times New Roman" w:cs="Times New Roman"/>
      <w:noProof/>
      <w:sz w:val="24"/>
      <w:lang w:val="en-AU" w:eastAsia="en-AU" w:bidi="ar-SA"/>
    </w:rPr>
  </w:style>
  <w:style w:type="character" w:styleId="FollowedHyperlink">
    <w:name w:val="FollowedHyperlink"/>
    <w:basedOn w:val="DefaultParagraphFont"/>
    <w:rPr>
      <w:color w:val="800080"/>
      <w:sz w:val="24"/>
      <w:u w:val="single"/>
    </w:rPr>
  </w:style>
  <w:style w:type="paragraph" w:styleId="Footer">
    <w:name w:val="footer"/>
    <w:basedOn w:val="Normal"/>
    <w:rPr>
      <w:rFonts w:ascii="Arial" w:eastAsia="Times New Roman" w:hAnsi="Arial" w:cs="Times New Roman"/>
      <w:sz w:val="24"/>
      <w:lang w:val="en-AU" w:eastAsia="en-AU" w:bidi="ar-SA"/>
    </w:rPr>
  </w:style>
  <w:style w:type="paragraph" w:customStyle="1" w:styleId="FooterDisclaimer">
    <w:name w:val="Footer.Disclaimer"/>
    <w:pPr>
      <w:spacing w:after="0" w:line="240" w:lineRule="auto"/>
      <w:jc w:val="center"/>
    </w:pPr>
    <w:rPr>
      <w:rFonts w:ascii="Arial" w:eastAsia="Times New Roman" w:hAnsi="Arial" w:cs="Times New Roman"/>
      <w:i/>
      <w:sz w:val="16"/>
      <w:lang w:val="en-AU" w:eastAsia="en-AU" w:bidi="ar-SA"/>
    </w:rPr>
  </w:style>
  <w:style w:type="character" w:styleId="FootnoteReference">
    <w:name w:val="footnote reference"/>
    <w:basedOn w:val="DefaultParagraphFont"/>
    <w:semiHidden/>
    <w:rPr>
      <w:sz w:val="24"/>
      <w:vertAlign w:val="superscript"/>
    </w:rPr>
  </w:style>
  <w:style w:type="paragraph" w:styleId="FootnoteText">
    <w:name w:val="footnote text"/>
    <w:basedOn w:val="Normal"/>
    <w:semiHidden/>
    <w:rPr>
      <w:rFonts w:ascii="Times New Roman" w:eastAsia="Times New Roman" w:hAnsi="Times New Roman" w:cs="Times New Roman"/>
      <w:sz w:val="24"/>
      <w:lang w:val="en-AU" w:eastAsia="en-AU" w:bidi="ar-SA"/>
    </w:rPr>
  </w:style>
  <w:style w:type="paragraph" w:customStyle="1" w:styleId="Footnoteheading">
    <w:name w:val="Footnote(heading)"/>
    <w:pPr>
      <w:tabs>
        <w:tab w:val="left" w:pos="879"/>
      </w:tabs>
      <w:spacing w:before="120" w:line="260" w:lineRule="atLeast" w:after="0"/>
      <w:ind w:left="879" w:hanging="879"/>
    </w:pPr>
    <w:rPr>
      <w:rFonts w:ascii="Times New Roman" w:eastAsia="Times New Roman" w:hAnsi="Times New Roman" w:cs="Times New Roman"/>
      <w:i/>
      <w:sz w:val="24"/>
      <w:lang w:val="en-AU" w:eastAsia="en-AU" w:bidi="ar-SA"/>
    </w:rPr>
  </w:style>
  <w:style w:type="paragraph" w:customStyle="1" w:styleId="Footnotesection">
    <w:name w:val="Footnote(section)"/>
    <w:pPr>
      <w:keepLines/>
      <w:tabs>
        <w:tab w:val="left" w:pos="893"/>
      </w:tabs>
      <w:spacing w:before="120" w:line="260" w:lineRule="atLeast" w:after="0"/>
      <w:ind w:left="893" w:hanging="893"/>
    </w:pPr>
    <w:rPr>
      <w:rFonts w:ascii="Times New Roman" w:eastAsia="Times New Roman" w:hAnsi="Times New Roman" w:cs="Times New Roman"/>
      <w:i/>
      <w:snapToGrid w:val="0"/>
      <w:sz w:val="24"/>
      <w:lang w:val="en-AU" w:eastAsia="en-AU" w:bidi="ar-SA"/>
    </w:rPr>
  </w:style>
  <w:style w:type="paragraph" w:customStyle="1" w:styleId="Graphics">
    <w:name w:val="Graphics"/>
    <w:basedOn w:val="Equation"/>
    <w:rPr>
      <w:rFonts w:ascii="Times New Roman" w:eastAsia="Times New Roman" w:hAnsi="Times New Roman" w:cs="Times New Roman"/>
      <w:noProof/>
      <w:sz w:val="24"/>
      <w:lang w:val="en-AU" w:eastAsia="en-AU" w:bidi="ar-SA"/>
    </w:rPr>
  </w:style>
  <w:style w:type="character" w:styleId="Hyperlink">
    <w:name w:val="Hyperlink"/>
    <w:basedOn w:val="DefaultParagraphFont"/>
    <w:rPr>
      <w:color w:val="0000FF"/>
      <w:sz w:val="24"/>
      <w:u w:val="single"/>
    </w:rPr>
  </w:style>
  <w:style w:type="paragraph" w:customStyle="1" w:styleId="Indenta">
    <w:name w:val="Indent(a)"/>
    <w:pPr>
      <w:tabs>
        <w:tab w:val="right" w:pos="1332"/>
        <w:tab w:val="left" w:pos="1616"/>
      </w:tabs>
      <w:spacing w:before="80" w:line="260" w:lineRule="atLeast" w:after="0"/>
      <w:ind w:left="1616" w:hanging="1616"/>
    </w:pPr>
    <w:rPr>
      <w:rFonts w:ascii="Times New Roman" w:eastAsia="Times New Roman" w:hAnsi="Times New Roman" w:cs="Times New Roman"/>
      <w:sz w:val="24"/>
      <w:lang w:val="en-AU" w:eastAsia="en-AU" w:bidi="ar-SA"/>
    </w:rPr>
  </w:style>
  <w:style w:type="paragraph" w:customStyle="1" w:styleId="IndentA0">
    <w:name w:val="Indent(A)"/>
    <w:pPr>
      <w:tabs>
        <w:tab w:val="right" w:pos="3686"/>
        <w:tab w:val="left" w:pos="3969"/>
      </w:tabs>
      <w:spacing w:before="80" w:line="260" w:lineRule="atLeast" w:after="0"/>
      <w:ind w:left="3969" w:hanging="3969"/>
    </w:pPr>
    <w:rPr>
      <w:rFonts w:ascii="Times New Roman" w:eastAsia="Times New Roman" w:hAnsi="Times New Roman" w:cs="Times New Roman"/>
      <w:sz w:val="24"/>
      <w:lang w:val="en-AU" w:eastAsia="en-AU" w:bidi="ar-SA"/>
    </w:rPr>
  </w:style>
  <w:style w:type="paragraph" w:customStyle="1" w:styleId="Indenti">
    <w:name w:val="Indent(i)"/>
    <w:pPr>
      <w:tabs>
        <w:tab w:val="right" w:pos="2041"/>
        <w:tab w:val="left" w:pos="2325"/>
      </w:tabs>
      <w:spacing w:before="80" w:line="260" w:lineRule="atLeast" w:after="0"/>
      <w:ind w:left="2325" w:hanging="2325"/>
    </w:pPr>
    <w:rPr>
      <w:rFonts w:ascii="Times New Roman" w:eastAsia="Times New Roman" w:hAnsi="Times New Roman" w:cs="Times New Roman"/>
      <w:sz w:val="24"/>
      <w:lang w:val="en-AU" w:eastAsia="en-AU" w:bidi="ar-SA"/>
    </w:rPr>
  </w:style>
  <w:style w:type="paragraph" w:customStyle="1" w:styleId="IndentI0">
    <w:name w:val="Indent(I)"/>
    <w:pPr>
      <w:tabs>
        <w:tab w:val="right" w:pos="2892"/>
        <w:tab w:val="left" w:pos="3204"/>
      </w:tabs>
      <w:spacing w:before="80" w:line="260" w:lineRule="atLeast" w:after="0"/>
      <w:ind w:left="3204" w:hanging="3204"/>
    </w:pPr>
    <w:rPr>
      <w:rFonts w:ascii="Times New Roman" w:eastAsia="Times New Roman" w:hAnsi="Times New Roman" w:cs="Times New Roman"/>
      <w:sz w:val="24"/>
      <w:lang w:val="en-AU" w:eastAsia="en-AU" w:bidi="ar-SA"/>
    </w:rPr>
  </w:style>
  <w:style w:type="paragraph" w:styleId="Index1">
    <w:name w:val="index 1"/>
    <w:basedOn w:val="Normal"/>
    <w:next w:val="Normal"/>
    <w:autoRedefine/>
    <w:semiHidden/>
    <w:pPr>
      <w:ind w:left="200" w:hanging="200"/>
    </w:pPr>
    <w:rPr>
      <w:rFonts w:ascii="Times New Roman" w:eastAsia="Times New Roman" w:hAnsi="Times New Roman" w:cs="Times New Roman"/>
      <w:sz w:val="24"/>
      <w:lang w:val="en-AU" w:eastAsia="en-AU" w:bidi="ar-SA"/>
    </w:rPr>
  </w:style>
  <w:style w:type="paragraph" w:styleId="Index2">
    <w:name w:val="index 2"/>
    <w:basedOn w:val="Normal"/>
    <w:next w:val="Normal"/>
    <w:autoRedefine/>
    <w:semiHidden/>
    <w:pPr>
      <w:ind w:left="400" w:hanging="200"/>
    </w:pPr>
    <w:rPr>
      <w:rFonts w:ascii="Times New Roman" w:eastAsia="Times New Roman" w:hAnsi="Times New Roman" w:cs="Times New Roman"/>
      <w:sz w:val="24"/>
      <w:lang w:val="en-AU" w:eastAsia="en-AU" w:bidi="ar-SA"/>
    </w:rPr>
  </w:style>
  <w:style w:type="paragraph" w:styleId="Index3">
    <w:name w:val="index 3"/>
    <w:basedOn w:val="Normal"/>
    <w:next w:val="Normal"/>
    <w:autoRedefine/>
    <w:semiHidden/>
    <w:pPr>
      <w:ind w:left="600" w:hanging="200"/>
    </w:pPr>
    <w:rPr>
      <w:rFonts w:ascii="Times New Roman" w:eastAsia="Times New Roman" w:hAnsi="Times New Roman" w:cs="Times New Roman"/>
      <w:sz w:val="24"/>
      <w:lang w:val="en-AU" w:eastAsia="en-AU" w:bidi="ar-SA"/>
    </w:rPr>
  </w:style>
  <w:style w:type="paragraph" w:styleId="Index4">
    <w:name w:val="index 4"/>
    <w:basedOn w:val="Normal"/>
    <w:next w:val="Normal"/>
    <w:autoRedefine/>
    <w:semiHidden/>
    <w:pPr>
      <w:ind w:left="800" w:hanging="200"/>
    </w:pPr>
    <w:rPr>
      <w:rFonts w:ascii="Times New Roman" w:eastAsia="Times New Roman" w:hAnsi="Times New Roman" w:cs="Times New Roman"/>
      <w:sz w:val="24"/>
      <w:lang w:val="en-AU" w:eastAsia="en-AU" w:bidi="ar-SA"/>
    </w:rPr>
  </w:style>
  <w:style w:type="paragraph" w:styleId="Index5">
    <w:name w:val="index 5"/>
    <w:basedOn w:val="Normal"/>
    <w:next w:val="Normal"/>
    <w:autoRedefine/>
    <w:semiHidden/>
    <w:pPr>
      <w:ind w:left="1000" w:hanging="200"/>
    </w:pPr>
    <w:rPr>
      <w:rFonts w:ascii="Times New Roman" w:eastAsia="Times New Roman" w:hAnsi="Times New Roman" w:cs="Times New Roman"/>
      <w:sz w:val="24"/>
      <w:lang w:val="en-AU" w:eastAsia="en-AU" w:bidi="ar-SA"/>
    </w:rPr>
  </w:style>
  <w:style w:type="paragraph" w:styleId="Index6">
    <w:name w:val="index 6"/>
    <w:basedOn w:val="Normal"/>
    <w:next w:val="Normal"/>
    <w:autoRedefine/>
    <w:semiHidden/>
    <w:pPr>
      <w:ind w:left="1200" w:hanging="200"/>
    </w:pPr>
    <w:rPr>
      <w:rFonts w:ascii="Times New Roman" w:eastAsia="Times New Roman" w:hAnsi="Times New Roman" w:cs="Times New Roman"/>
      <w:sz w:val="24"/>
      <w:lang w:val="en-AU" w:eastAsia="en-AU" w:bidi="ar-SA"/>
    </w:rPr>
  </w:style>
  <w:style w:type="paragraph" w:styleId="Index7">
    <w:name w:val="index 7"/>
    <w:basedOn w:val="Normal"/>
    <w:next w:val="Normal"/>
    <w:autoRedefine/>
    <w:semiHidden/>
    <w:pPr>
      <w:ind w:left="1400" w:hanging="200"/>
    </w:pPr>
    <w:rPr>
      <w:rFonts w:ascii="Times New Roman" w:eastAsia="Times New Roman" w:hAnsi="Times New Roman" w:cs="Times New Roman"/>
      <w:sz w:val="24"/>
      <w:lang w:val="en-AU" w:eastAsia="en-AU" w:bidi="ar-SA"/>
    </w:rPr>
  </w:style>
  <w:style w:type="paragraph" w:styleId="Index8">
    <w:name w:val="index 8"/>
    <w:basedOn w:val="Normal"/>
    <w:next w:val="Normal"/>
    <w:autoRedefine/>
    <w:semiHidden/>
    <w:pPr>
      <w:ind w:left="1600" w:hanging="200"/>
    </w:pPr>
    <w:rPr>
      <w:rFonts w:ascii="Times New Roman" w:eastAsia="Times New Roman" w:hAnsi="Times New Roman" w:cs="Times New Roman"/>
      <w:sz w:val="24"/>
      <w:lang w:val="en-AU" w:eastAsia="en-AU" w:bidi="ar-SA"/>
    </w:rPr>
  </w:style>
  <w:style w:type="paragraph" w:styleId="Index9">
    <w:name w:val="index 9"/>
    <w:basedOn w:val="Normal"/>
    <w:next w:val="Normal"/>
    <w:autoRedefine/>
    <w:semiHidden/>
    <w:pPr>
      <w:ind w:left="1800" w:hanging="200"/>
    </w:pPr>
    <w:rPr>
      <w:rFonts w:ascii="Times New Roman" w:eastAsia="Times New Roman" w:hAnsi="Times New Roman" w:cs="Times New Roman"/>
      <w:sz w:val="24"/>
      <w:lang w:val="en-AU" w:eastAsia="en-AU" w:bidi="ar-SA"/>
    </w:rPr>
  </w:style>
  <w:style w:type="paragraph" w:styleId="IndexHeading">
    <w:name w:val="index heading"/>
    <w:basedOn w:val="Normal"/>
    <w:next w:val="Index1"/>
    <w:semiHidden/>
    <w:rPr>
      <w:rFonts w:ascii="Arial" w:eastAsia="Times New Roman" w:hAnsi="Arial" w:cs="Times New Roman"/>
      <w:b/>
      <w:sz w:val="24"/>
      <w:lang w:val="en-AU" w:eastAsia="en-AU" w:bidi="ar-SA"/>
    </w:rPr>
  </w:style>
  <w:style w:type="character" w:styleId="LineNumber">
    <w:name w:val="line number"/>
    <w:basedOn w:val="DefaultParagraphFont"/>
    <w:rPr>
      <w:rFonts w:ascii="Times" w:hAnsi="Times"/>
      <w:sz w:val="18"/>
    </w:rPr>
  </w:style>
  <w:style w:type="paragraph" w:styleId="List">
    <w:name w:val="List"/>
    <w:basedOn w:val="Normal"/>
    <w:pPr>
      <w:ind w:left="283" w:hanging="283"/>
    </w:pPr>
    <w:rPr>
      <w:rFonts w:ascii="Times New Roman" w:eastAsia="Times New Roman" w:hAnsi="Times New Roman" w:cs="Times New Roman"/>
      <w:sz w:val="24"/>
      <w:lang w:val="en-AU" w:eastAsia="en-AU" w:bidi="ar-SA"/>
    </w:rPr>
  </w:style>
  <w:style w:type="paragraph" w:styleId="List2">
    <w:name w:val="List 2"/>
    <w:basedOn w:val="Normal"/>
    <w:pPr>
      <w:ind w:left="566" w:hanging="283"/>
    </w:pPr>
    <w:rPr>
      <w:rFonts w:ascii="Times New Roman" w:eastAsia="Times New Roman" w:hAnsi="Times New Roman" w:cs="Times New Roman"/>
      <w:sz w:val="24"/>
      <w:lang w:val="en-AU" w:eastAsia="en-AU" w:bidi="ar-SA"/>
    </w:rPr>
  </w:style>
  <w:style w:type="paragraph" w:styleId="List3">
    <w:name w:val="List 3"/>
    <w:basedOn w:val="Normal"/>
    <w:pPr>
      <w:ind w:left="849" w:hanging="283"/>
    </w:pPr>
    <w:rPr>
      <w:rFonts w:ascii="Times New Roman" w:eastAsia="Times New Roman" w:hAnsi="Times New Roman" w:cs="Times New Roman"/>
      <w:sz w:val="24"/>
      <w:lang w:val="en-AU" w:eastAsia="en-AU" w:bidi="ar-SA"/>
    </w:rPr>
  </w:style>
  <w:style w:type="paragraph" w:styleId="List4">
    <w:name w:val="List 4"/>
    <w:basedOn w:val="Normal"/>
    <w:pPr>
      <w:ind w:left="1132" w:hanging="283"/>
    </w:pPr>
    <w:rPr>
      <w:rFonts w:ascii="Times New Roman" w:eastAsia="Times New Roman" w:hAnsi="Times New Roman" w:cs="Times New Roman"/>
      <w:sz w:val="24"/>
      <w:lang w:val="en-AU" w:eastAsia="en-AU" w:bidi="ar-SA"/>
    </w:rPr>
  </w:style>
  <w:style w:type="paragraph" w:styleId="List5">
    <w:name w:val="List 5"/>
    <w:basedOn w:val="Normal"/>
    <w:pPr>
      <w:ind w:left="1415" w:hanging="283"/>
    </w:pPr>
    <w:rPr>
      <w:rFonts w:ascii="Times New Roman" w:eastAsia="Times New Roman" w:hAnsi="Times New Roman" w:cs="Times New Roman"/>
      <w:sz w:val="24"/>
      <w:lang w:val="en-AU" w:eastAsia="en-AU" w:bidi="ar-SA"/>
    </w:rPr>
  </w:style>
  <w:style w:type="paragraph" w:styleId="ListBullet">
    <w:name w:val="List Bullet"/>
    <w:basedOn w:val="Normal"/>
    <w:autoRedefine/>
    <w:pPr>
      <w:numPr>
        <w:numId w:val="1"/>
      </w:numPr>
    </w:pPr>
    <w:rPr>
      <w:rFonts w:ascii="Times New Roman" w:eastAsia="Times New Roman" w:hAnsi="Times New Roman" w:cs="Times New Roman"/>
      <w:sz w:val="24"/>
      <w:lang w:val="en-AU" w:eastAsia="en-AU" w:bidi="ar-SA"/>
    </w:rPr>
  </w:style>
  <w:style w:type="paragraph" w:styleId="ListBullet2">
    <w:name w:val="List Bullet 2"/>
    <w:basedOn w:val="Normal"/>
    <w:autoRedefine/>
    <w:pPr>
      <w:numPr>
        <w:numId w:val="7"/>
      </w:numPr>
      <w:tabs>
        <w:tab w:val="clear" w:pos="643"/>
        <w:tab w:val="num" w:pos="720"/>
      </w:tabs>
      <w:ind w:left="720"/>
    </w:pPr>
    <w:rPr>
      <w:rFonts w:ascii="Times New Roman" w:eastAsia="Times New Roman" w:hAnsi="Times New Roman" w:cs="Times New Roman"/>
      <w:sz w:val="24"/>
      <w:lang w:val="en-AU" w:eastAsia="en-AU" w:bidi="ar-SA"/>
    </w:rPr>
  </w:style>
  <w:style w:type="paragraph" w:styleId="ListBullet3">
    <w:name w:val="List Bullet 3"/>
    <w:basedOn w:val="Normal"/>
    <w:autoRedefine/>
    <w:pPr>
      <w:numPr>
        <w:numId w:val="8"/>
      </w:numPr>
      <w:tabs>
        <w:tab w:val="clear" w:pos="926"/>
        <w:tab w:val="num" w:pos="1080"/>
      </w:tabs>
      <w:ind w:left="1080"/>
    </w:pPr>
    <w:rPr>
      <w:rFonts w:ascii="Times New Roman" w:eastAsia="Times New Roman" w:hAnsi="Times New Roman" w:cs="Times New Roman"/>
      <w:sz w:val="24"/>
      <w:lang w:val="en-AU" w:eastAsia="en-AU" w:bidi="ar-SA"/>
    </w:rPr>
  </w:style>
  <w:style w:type="paragraph" w:styleId="ListBullet4">
    <w:name w:val="List Bullet 4"/>
    <w:basedOn w:val="Normal"/>
    <w:autoRedefine/>
    <w:pPr>
      <w:numPr>
        <w:numId w:val="9"/>
      </w:numPr>
      <w:tabs>
        <w:tab w:val="clear" w:pos="1209"/>
        <w:tab w:val="num" w:pos="1440"/>
      </w:tabs>
      <w:ind w:left="1440"/>
    </w:pPr>
    <w:rPr>
      <w:rFonts w:ascii="Times New Roman" w:eastAsia="Times New Roman" w:hAnsi="Times New Roman" w:cs="Times New Roman"/>
      <w:sz w:val="24"/>
      <w:lang w:val="en-AU" w:eastAsia="en-AU" w:bidi="ar-SA"/>
    </w:rPr>
  </w:style>
  <w:style w:type="paragraph" w:styleId="ListBullet5">
    <w:name w:val="List Bullet 5"/>
    <w:basedOn w:val="Normal"/>
    <w:autoRedefine/>
    <w:pPr>
      <w:numPr>
        <w:numId w:val="10"/>
      </w:numPr>
      <w:tabs>
        <w:tab w:val="clear" w:pos="1492"/>
        <w:tab w:val="num" w:pos="1800"/>
      </w:tabs>
      <w:ind w:left="1800"/>
    </w:pPr>
    <w:rPr>
      <w:rFonts w:ascii="Times New Roman" w:eastAsia="Times New Roman" w:hAnsi="Times New Roman" w:cs="Times New Roman"/>
      <w:sz w:val="24"/>
      <w:lang w:val="en-AU" w:eastAsia="en-AU" w:bidi="ar-SA"/>
    </w:rPr>
  </w:style>
  <w:style w:type="paragraph" w:styleId="ListContinue">
    <w:name w:val="List Continue"/>
    <w:basedOn w:val="Normal"/>
    <w:pPr>
      <w:spacing w:after="120"/>
      <w:ind w:left="283"/>
    </w:pPr>
    <w:rPr>
      <w:rFonts w:ascii="Times New Roman" w:eastAsia="Times New Roman" w:hAnsi="Times New Roman" w:cs="Times New Roman"/>
      <w:sz w:val="24"/>
      <w:lang w:val="en-AU" w:eastAsia="en-AU" w:bidi="ar-SA"/>
    </w:rPr>
  </w:style>
  <w:style w:type="paragraph" w:styleId="ListContinue2">
    <w:name w:val="List Continue 2"/>
    <w:basedOn w:val="Normal"/>
    <w:pPr>
      <w:spacing w:after="120"/>
      <w:ind w:left="566"/>
    </w:pPr>
    <w:rPr>
      <w:rFonts w:ascii="Times New Roman" w:eastAsia="Times New Roman" w:hAnsi="Times New Roman" w:cs="Times New Roman"/>
      <w:sz w:val="24"/>
      <w:lang w:val="en-AU" w:eastAsia="en-AU" w:bidi="ar-SA"/>
    </w:rPr>
  </w:style>
  <w:style w:type="paragraph" w:styleId="ListContinue3">
    <w:name w:val="List Continue 3"/>
    <w:basedOn w:val="Normal"/>
    <w:pPr>
      <w:spacing w:after="120"/>
      <w:ind w:left="849"/>
    </w:pPr>
    <w:rPr>
      <w:rFonts w:ascii="Times New Roman" w:eastAsia="Times New Roman" w:hAnsi="Times New Roman" w:cs="Times New Roman"/>
      <w:sz w:val="24"/>
      <w:lang w:val="en-AU" w:eastAsia="en-AU" w:bidi="ar-SA"/>
    </w:rPr>
  </w:style>
  <w:style w:type="paragraph" w:styleId="ListContinue4">
    <w:name w:val="List Continue 4"/>
    <w:basedOn w:val="Normal"/>
    <w:pPr>
      <w:spacing w:after="120"/>
      <w:ind w:left="1132"/>
    </w:pPr>
    <w:rPr>
      <w:rFonts w:ascii="Times New Roman" w:eastAsia="Times New Roman" w:hAnsi="Times New Roman" w:cs="Times New Roman"/>
      <w:sz w:val="24"/>
      <w:lang w:val="en-AU" w:eastAsia="en-AU" w:bidi="ar-SA"/>
    </w:rPr>
  </w:style>
  <w:style w:type="paragraph" w:styleId="ListContinue5">
    <w:name w:val="List Continue 5"/>
    <w:basedOn w:val="Normal"/>
    <w:pPr>
      <w:spacing w:after="120"/>
      <w:ind w:left="1415"/>
    </w:pPr>
    <w:rPr>
      <w:rFonts w:ascii="Times New Roman" w:eastAsia="Times New Roman" w:hAnsi="Times New Roman" w:cs="Times New Roman"/>
      <w:sz w:val="24"/>
      <w:lang w:val="en-AU" w:eastAsia="en-AU" w:bidi="ar-SA"/>
    </w:rPr>
  </w:style>
  <w:style w:type="paragraph" w:styleId="ListNumber">
    <w:name w:val="List Number"/>
    <w:basedOn w:val="Normal"/>
    <w:pPr>
      <w:numPr>
        <w:numId w:val="11"/>
      </w:numPr>
    </w:pPr>
    <w:rPr>
      <w:rFonts w:ascii="Times New Roman" w:eastAsia="Times New Roman" w:hAnsi="Times New Roman" w:cs="Times New Roman"/>
      <w:sz w:val="24"/>
      <w:lang w:val="en-AU" w:eastAsia="en-AU" w:bidi="ar-SA"/>
    </w:rPr>
  </w:style>
  <w:style w:type="paragraph" w:styleId="ListNumber2">
    <w:name w:val="List Number 2"/>
    <w:basedOn w:val="Normal"/>
    <w:pPr>
      <w:numPr>
        <w:numId w:val="12"/>
      </w:numPr>
      <w:tabs>
        <w:tab w:val="clear" w:pos="643"/>
        <w:tab w:val="num" w:pos="720"/>
      </w:tabs>
      <w:ind w:left="720"/>
    </w:pPr>
    <w:rPr>
      <w:rFonts w:ascii="Times New Roman" w:eastAsia="Times New Roman" w:hAnsi="Times New Roman" w:cs="Times New Roman"/>
      <w:sz w:val="24"/>
      <w:lang w:val="en-AU" w:eastAsia="en-AU" w:bidi="ar-SA"/>
    </w:rPr>
  </w:style>
  <w:style w:type="paragraph" w:styleId="ListNumber3">
    <w:name w:val="List Number 3"/>
    <w:basedOn w:val="Normal"/>
    <w:pPr>
      <w:numPr>
        <w:numId w:val="13"/>
      </w:numPr>
      <w:tabs>
        <w:tab w:val="clear" w:pos="926"/>
        <w:tab w:val="num" w:pos="1080"/>
      </w:tabs>
      <w:ind w:left="1080"/>
    </w:pPr>
    <w:rPr>
      <w:rFonts w:ascii="Times New Roman" w:eastAsia="Times New Roman" w:hAnsi="Times New Roman" w:cs="Times New Roman"/>
      <w:sz w:val="24"/>
      <w:lang w:val="en-AU" w:eastAsia="en-AU" w:bidi="ar-SA"/>
    </w:rPr>
  </w:style>
  <w:style w:type="paragraph" w:styleId="ListNumber4">
    <w:name w:val="List Number 4"/>
    <w:basedOn w:val="Normal"/>
    <w:pPr>
      <w:numPr>
        <w:numId w:val="14"/>
      </w:numPr>
      <w:tabs>
        <w:tab w:val="clear" w:pos="1209"/>
        <w:tab w:val="num" w:pos="1440"/>
      </w:tabs>
      <w:ind w:left="1440"/>
    </w:pPr>
    <w:rPr>
      <w:rFonts w:ascii="Times New Roman" w:eastAsia="Times New Roman" w:hAnsi="Times New Roman" w:cs="Times New Roman"/>
      <w:sz w:val="24"/>
      <w:lang w:val="en-AU" w:eastAsia="en-AU" w:bidi="ar-SA"/>
    </w:rPr>
  </w:style>
  <w:style w:type="paragraph" w:styleId="ListNumber5">
    <w:name w:val="List Number 5"/>
    <w:basedOn w:val="Normal"/>
    <w:pPr>
      <w:numPr>
        <w:numId w:val="15"/>
      </w:numPr>
      <w:tabs>
        <w:tab w:val="clear" w:pos="1492"/>
        <w:tab w:val="num" w:pos="1800"/>
      </w:tabs>
      <w:ind w:left="1800"/>
    </w:pPr>
    <w:rPr>
      <w:rFonts w:ascii="Times New Roman" w:eastAsia="Times New Roman" w:hAnsi="Times New Roman" w:cs="Times New Roman"/>
      <w:sz w:val="24"/>
      <w:lang w:val="en-AU" w:eastAsia="en-AU" w:bidi="ar-SA"/>
    </w:rPr>
  </w:style>
  <w:style w:type="paragraph" w:customStyle="1" w:styleId="LongTitle">
    <w:name w:val="Long Title"/>
    <w:pPr>
      <w:spacing w:after="0" w:line="240" w:lineRule="auto"/>
    </w:pPr>
    <w:rPr>
      <w:rFonts w:ascii="Times New Roman" w:eastAsia="Times New Roman" w:hAnsi="Times New Roman" w:cs="Times New Roman"/>
      <w:b/>
      <w:sz w:val="24"/>
      <w:lang w:val="en-AU" w:eastAsia="en-AU" w:bidi="ar-SA"/>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Times New Roman" w:eastAsia="Times New Roman" w:hAnsi="Times New Roman" w:cs="Times New Roman"/>
      <w:sz w:val="24"/>
      <w:lang w:val="en-AU" w:eastAsia="en-AU" w:bidi="ar-SA"/>
    </w:rPr>
  </w:style>
  <w:style w:type="paragraph" w:customStyle="1" w:styleId="MadeBy">
    <w:name w:val="MadeBy"/>
    <w:pPr>
      <w:spacing w:before="600" w:after="0" w:line="240" w:lineRule="auto"/>
    </w:pPr>
    <w:rPr>
      <w:rFonts w:ascii="Times New Roman" w:eastAsia="Times New Roman" w:hAnsi="Times New Roman" w:cs="Times New Roman"/>
      <w:sz w:val="24"/>
      <w:lang w:val="en-AU" w:eastAsia="en-AU" w:bidi="ar-SA"/>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eastAsia="Times New Roman" w:hAnsi="Arial" w:cs="Times New Roman"/>
      <w:sz w:val="26"/>
      <w:lang w:val="en-AU" w:eastAsia="en-AU" w:bidi="ar-SA"/>
    </w:rPr>
  </w:style>
  <w:style w:type="paragraph" w:customStyle="1" w:styleId="MiscClose">
    <w:name w:val="MiscClose"/>
    <w:basedOn w:val="Normal"/>
    <w:pPr>
      <w:keepLines/>
      <w:tabs>
        <w:tab w:val="left" w:pos="893"/>
      </w:tabs>
      <w:spacing w:line="260" w:lineRule="atLeast"/>
      <w:jc w:val="right"/>
    </w:pPr>
    <w:rPr>
      <w:rFonts w:ascii="Times New Roman" w:eastAsia="Times New Roman" w:hAnsi="Times New Roman" w:cs="Times New Roman"/>
      <w:sz w:val="24"/>
      <w:lang w:val="en-AU" w:eastAsia="en-AU" w:bidi="ar-SA"/>
    </w:rPr>
  </w:style>
  <w:style w:type="paragraph" w:customStyle="1" w:styleId="MiscellaneousHeading">
    <w:name w:val="Miscellaneous Heading"/>
    <w:pPr>
      <w:keepNext/>
      <w:spacing w:before="160" w:line="260" w:lineRule="atLeast" w:after="0"/>
      <w:jc w:val="center"/>
    </w:pPr>
    <w:rPr>
      <w:rFonts w:ascii="Times New Roman" w:eastAsia="Times New Roman" w:hAnsi="Times New Roman" w:cs="Times New Roman"/>
      <w:sz w:val="24"/>
      <w:lang w:val="en-AU" w:eastAsia="en-AU" w:bidi="ar-SA"/>
    </w:rPr>
  </w:style>
  <w:style w:type="paragraph" w:customStyle="1" w:styleId="MiscellaneousBody">
    <w:name w:val="Miscellaneous Body"/>
    <w:basedOn w:val="MiscellaneousHeading"/>
    <w:pPr>
      <w:keepNext w:val="0"/>
      <w:jc w:val="left"/>
    </w:pPr>
    <w:rPr>
      <w:rFonts w:ascii="Times New Roman" w:eastAsia="Times New Roman" w:hAnsi="Times New Roman" w:cs="Times New Roman"/>
      <w:sz w:val="24"/>
      <w:lang w:val="en-AU" w:eastAsia="en-AU" w:bidi="ar-SA"/>
    </w:rPr>
  </w:style>
  <w:style w:type="paragraph" w:customStyle="1" w:styleId="MiscellaneousFootnotes">
    <w:name w:val="Miscellaneous Footnotes"/>
    <w:basedOn w:val="MiscellaneousBody"/>
    <w:rPr>
      <w:rFonts w:ascii="Times New Roman" w:eastAsia="Times New Roman" w:hAnsi="Times New Roman" w:cs="Times New Roman"/>
      <w:sz w:val="24"/>
      <w:lang w:val="en-AU" w:eastAsia="en-AU" w:bidi="ar-SA"/>
    </w:rPr>
  </w:style>
  <w:style w:type="paragraph" w:customStyle="1" w:styleId="MiscOpen">
    <w:name w:val="MiscOpen"/>
    <w:pPr>
      <w:keepNext/>
      <w:keepLines/>
      <w:tabs>
        <w:tab w:val="left" w:pos="893"/>
      </w:tabs>
      <w:spacing w:before="120" w:line="260" w:lineRule="atLeast" w:after="0"/>
    </w:pPr>
    <w:rPr>
      <w:rFonts w:ascii="Times New Roman" w:eastAsia="Times New Roman" w:hAnsi="Times New Roman" w:cs="Times New Roman"/>
      <w:sz w:val="24"/>
      <w:lang w:val="en-AU" w:eastAsia="en-AU" w:bidi="ar-SA"/>
    </w:rPr>
  </w:style>
  <w:style w:type="paragraph" w:customStyle="1" w:styleId="NameofActRegPage1">
    <w:name w:val="Name of Act/Reg(Page 1)"/>
    <w:basedOn w:val="NameofActReg"/>
    <w:pPr>
      <w:spacing w:before="0" w:after="720"/>
    </w:pPr>
    <w:rPr>
      <w:rFonts w:ascii="Times New Roman" w:eastAsia="Times New Roman" w:hAnsi="Times New Roman" w:cs="Times New Roman"/>
      <w:b/>
      <w:snapToGrid w:val="0"/>
      <w:sz w:val="34"/>
      <w:lang w:val="en-AU" w:eastAsia="en-AU" w:bidi="ar-SA"/>
    </w:rPr>
  </w:style>
  <w:style w:type="paragraph" w:customStyle="1" w:styleId="nHeading2">
    <w:name w:val="nHeading 2"/>
    <w:qFormat/>
    <w:pPr>
      <w:keepNext/>
      <w:spacing w:after="0" w:line="240" w:lineRule="auto"/>
      <w:jc w:val="center"/>
      <w:outlineLvl w:val="1"/>
    </w:pPr>
    <w:rPr>
      <w:rFonts w:ascii="Times New Roman" w:eastAsia="Times New Roman" w:hAnsi="Times New Roman" w:cs="Times New Roman"/>
      <w:b/>
      <w:sz w:val="32"/>
      <w:lang w:val="en-AU" w:eastAsia="en-AU" w:bidi="ar-SA"/>
    </w:rPr>
  </w:style>
  <w:style w:type="paragraph" w:customStyle="1" w:styleId="nHeading3">
    <w:name w:val="nHeading 3"/>
    <w:qFormat/>
    <w:pPr>
      <w:keepNext/>
      <w:spacing w:before="240" w:after="120" w:line="240" w:lineRule="auto"/>
      <w:jc w:val="center"/>
      <w:outlineLvl w:val="2"/>
    </w:pPr>
    <w:rPr>
      <w:rFonts w:ascii="Times New Roman" w:eastAsia="Times New Roman" w:hAnsi="Times New Roman" w:cs="Times New Roman"/>
      <w:b/>
      <w:sz w:val="26"/>
      <w:lang w:val="en-AU" w:eastAsia="en-AU" w:bidi="ar-SA"/>
    </w:rPr>
  </w:style>
  <w:style w:type="paragraph" w:styleId="NormalIndent">
    <w:name w:val="Normal Indent"/>
    <w:basedOn w:val="Normal"/>
    <w:pPr>
      <w:ind w:left="720"/>
    </w:pPr>
    <w:rPr>
      <w:rFonts w:ascii="Times New Roman" w:eastAsia="Times New Roman" w:hAnsi="Times New Roman" w:cs="Times New Roman"/>
      <w:sz w:val="24"/>
      <w:lang w:val="en-AU" w:eastAsia="en-AU" w:bidi="ar-SA"/>
    </w:rPr>
  </w:style>
  <w:style w:type="paragraph" w:styleId="NoteHeading">
    <w:name w:val="Note Heading"/>
    <w:basedOn w:val="Normal"/>
    <w:next w:val="Normal"/>
    <w:rPr>
      <w:rFonts w:ascii="Times New Roman" w:eastAsia="Times New Roman" w:hAnsi="Times New Roman" w:cs="Times New Roman"/>
      <w:sz w:val="24"/>
      <w:lang w:val="en-AU" w:eastAsia="en-AU" w:bidi="ar-SA"/>
    </w:rPr>
  </w:style>
  <w:style w:type="paragraph" w:customStyle="1" w:styleId="Penpara">
    <w:name w:val="Penpara"/>
    <w:pPr>
      <w:tabs>
        <w:tab w:val="right" w:pos="1616"/>
        <w:tab w:val="left" w:pos="1899"/>
      </w:tabs>
      <w:spacing w:before="80" w:line="260" w:lineRule="atLeast" w:after="0"/>
      <w:ind w:left="1899" w:hanging="1899"/>
    </w:pPr>
    <w:rPr>
      <w:rFonts w:ascii="Times New Roman" w:eastAsia="Times New Roman" w:hAnsi="Times New Roman" w:cs="Times New Roman"/>
      <w:sz w:val="24"/>
      <w:lang w:val="en-AU" w:eastAsia="en-AU" w:bidi="ar-SA"/>
    </w:rPr>
  </w:style>
  <w:style w:type="paragraph" w:customStyle="1" w:styleId="Penstart">
    <w:name w:val="Penstart"/>
    <w:basedOn w:val="Normal"/>
    <w:pPr>
      <w:tabs>
        <w:tab w:val="left" w:pos="879"/>
      </w:tabs>
      <w:spacing w:before="80" w:line="260" w:lineRule="atLeast"/>
      <w:ind w:left="1332" w:hanging="1332"/>
    </w:pPr>
    <w:rPr>
      <w:rFonts w:ascii="Times New Roman" w:eastAsia="Times New Roman" w:hAnsi="Times New Roman" w:cs="Times New Roman"/>
      <w:sz w:val="24"/>
      <w:lang w:val="en-AU" w:eastAsia="en-AU" w:bidi="ar-SA"/>
    </w:rPr>
  </w:style>
  <w:style w:type="paragraph" w:customStyle="1" w:styleId="Table">
    <w:name w:val="Table"/>
    <w:aliases w:val="t"/>
    <w:basedOn w:val="Normal"/>
    <w:pPr>
      <w:spacing w:before="60" w:line="240" w:lineRule="atLeast"/>
    </w:pPr>
    <w:rPr>
      <w:rFonts w:ascii="Times New Roman" w:eastAsia="Times New Roman" w:hAnsi="Times New Roman" w:cs="Times New Roman"/>
      <w:sz w:val="22"/>
      <w:lang w:val="en-AU" w:eastAsia="en-AU" w:bidi="ar-SA"/>
    </w:rPr>
  </w:style>
  <w:style w:type="paragraph" w:customStyle="1" w:styleId="nTable">
    <w:name w:val="nTable"/>
    <w:pPr>
      <w:spacing w:before="40" w:after="0" w:line="240" w:lineRule="auto"/>
    </w:pPr>
    <w:rPr>
      <w:rFonts w:ascii="Times New Roman" w:eastAsia="Times New Roman" w:hAnsi="Times New Roman" w:cs="Times New Roman"/>
      <w:sz w:val="19"/>
      <w:lang w:val="en-AU" w:eastAsia="en-AU" w:bidi="ar-SA"/>
    </w:rPr>
  </w:style>
  <w:style w:type="paragraph" w:customStyle="1" w:styleId="zDefpara">
    <w:name w:val="zDefpara"/>
    <w:pPr>
      <w:tabs>
        <w:tab w:val="right" w:pos="1899"/>
      </w:tabs>
      <w:spacing w:before="80" w:line="260" w:lineRule="atLeast" w:after="0"/>
      <w:ind w:left="2183" w:right="284" w:hanging="1616"/>
    </w:pPr>
    <w:rPr>
      <w:rFonts w:ascii="Times New Roman" w:eastAsia="Times New Roman" w:hAnsi="Times New Roman" w:cs="Times New Roman"/>
      <w:snapToGrid w:val="0"/>
      <w:sz w:val="24"/>
      <w:lang w:val="en-AU" w:eastAsia="en-AU" w:bidi="ar-SA"/>
    </w:rPr>
  </w:style>
  <w:style w:type="paragraph" w:customStyle="1" w:styleId="zDefstart">
    <w:name w:val="zDefstart"/>
    <w:pPr>
      <w:spacing w:before="80" w:line="260" w:lineRule="atLeast" w:after="0"/>
      <w:ind w:left="1446" w:right="284" w:hanging="879"/>
    </w:pPr>
    <w:rPr>
      <w:rFonts w:ascii="Times New Roman" w:eastAsia="Times New Roman" w:hAnsi="Times New Roman" w:cs="Times New Roman"/>
      <w:snapToGrid w:val="0"/>
      <w:sz w:val="24"/>
      <w:lang w:val="en-AU" w:eastAsia="en-AU" w:bidi="ar-SA"/>
    </w:rPr>
  </w:style>
  <w:style w:type="paragraph" w:customStyle="1" w:styleId="zDefsubpara">
    <w:name w:val="zDefsubpara"/>
    <w:pPr>
      <w:keepLines/>
      <w:tabs>
        <w:tab w:val="right" w:pos="2608"/>
      </w:tabs>
      <w:spacing w:before="80" w:line="260" w:lineRule="atLeast" w:after="0"/>
      <w:ind w:left="2892" w:right="284" w:hanging="2325"/>
    </w:pPr>
    <w:rPr>
      <w:rFonts w:ascii="Times New Roman" w:eastAsia="Times New Roman" w:hAnsi="Times New Roman" w:cs="Times New Roman"/>
      <w:snapToGrid w:val="0"/>
      <w:sz w:val="24"/>
      <w:lang w:val="en-AU" w:eastAsia="en-AU" w:bidi="ar-SA"/>
    </w:rPr>
  </w:style>
  <w:style w:type="paragraph" w:customStyle="1" w:styleId="zHeading2">
    <w:name w:val="zHeading 2"/>
    <w:basedOn w:val="Heading2"/>
    <w:pPr>
      <w:pageBreakBefore w:val="0"/>
      <w:spacing w:before="240"/>
      <w:ind w:left="567" w:right="284"/>
      <w:outlineLvl w:val="9"/>
    </w:pPr>
    <w:rPr>
      <w:rFonts w:ascii="Times New Roman" w:eastAsia="Times New Roman" w:hAnsi="Times New Roman" w:cs="Times New Roman"/>
      <w:b/>
      <w:snapToGrid w:val="0"/>
      <w:sz w:val="30"/>
      <w:lang w:val="en-AU" w:eastAsia="en-AU" w:bidi="ar-SA"/>
    </w:rPr>
  </w:style>
  <w:style w:type="paragraph" w:customStyle="1" w:styleId="zHeading3">
    <w:name w:val="zHeading 3"/>
    <w:basedOn w:val="Heading3"/>
    <w:pPr>
      <w:ind w:left="567" w:right="284"/>
      <w:outlineLvl w:val="9"/>
    </w:pPr>
    <w:rPr>
      <w:rFonts w:ascii="Times New Roman" w:eastAsia="Times New Roman" w:hAnsi="Times New Roman" w:cs="Times New Roman"/>
      <w:b/>
      <w:sz w:val="26"/>
      <w:lang w:val="en-AU" w:eastAsia="en-AU" w:bidi="ar-SA"/>
    </w:rPr>
  </w:style>
  <w:style w:type="paragraph" w:customStyle="1" w:styleId="zHeading4">
    <w:name w:val="zHeading 4"/>
    <w:basedOn w:val="Heading4"/>
    <w:pPr>
      <w:ind w:left="567" w:right="284"/>
      <w:outlineLvl w:val="9"/>
    </w:pPr>
    <w:rPr>
      <w:rFonts w:ascii="Times New Roman" w:eastAsia="Times New Roman" w:hAnsi="Times New Roman" w:cs="Times New Roman"/>
      <w:b/>
      <w:sz w:val="24"/>
      <w:lang w:val="en-AU" w:eastAsia="en-AU" w:bidi="ar-SA"/>
    </w:rPr>
  </w:style>
  <w:style w:type="paragraph" w:customStyle="1" w:styleId="zHeading5">
    <w:name w:val="zHeading 5"/>
    <w:basedOn w:val="Heading5"/>
    <w:pPr>
      <w:tabs>
        <w:tab w:val="clear" w:pos="879"/>
        <w:tab w:val="left" w:pos="1446"/>
      </w:tabs>
      <w:ind w:left="1446" w:right="284"/>
      <w:outlineLvl w:val="9"/>
    </w:pPr>
    <w:rPr>
      <w:rFonts w:ascii="Times New Roman" w:eastAsia="Times New Roman" w:hAnsi="Times New Roman" w:cs="Times New Roman"/>
      <w:b/>
      <w:sz w:val="24"/>
      <w:lang w:val="en-AU" w:eastAsia="en-AU" w:bidi="ar-SA"/>
    </w:rPr>
  </w:style>
  <w:style w:type="paragraph" w:customStyle="1" w:styleId="zIndenta">
    <w:name w:val="zIndent(a)"/>
    <w:basedOn w:val="Normal"/>
    <w:pPr>
      <w:tabs>
        <w:tab w:val="right" w:pos="1899"/>
        <w:tab w:val="left" w:pos="2183"/>
      </w:tabs>
      <w:spacing w:before="80" w:line="260" w:lineRule="atLeast"/>
      <w:ind w:left="2183" w:right="284" w:hanging="851"/>
    </w:pPr>
    <w:rPr>
      <w:rFonts w:ascii="Times New Roman" w:eastAsia="Times New Roman" w:hAnsi="Times New Roman" w:cs="Times New Roman"/>
      <w:sz w:val="24"/>
      <w:lang w:val="en-AU" w:eastAsia="en-AU" w:bidi="ar-SA"/>
    </w:rPr>
  </w:style>
  <w:style w:type="paragraph" w:customStyle="1" w:styleId="zIndentA0">
    <w:name w:val="zIndent(A)"/>
    <w:basedOn w:val="Normal"/>
    <w:pPr>
      <w:tabs>
        <w:tab w:val="right" w:pos="4253"/>
        <w:tab w:val="left" w:pos="4536"/>
      </w:tabs>
      <w:spacing w:before="80" w:line="260" w:lineRule="atLeast"/>
      <w:ind w:left="4537" w:right="284" w:hanging="851"/>
    </w:pPr>
    <w:rPr>
      <w:rFonts w:ascii="Times New Roman" w:eastAsia="Times New Roman" w:hAnsi="Times New Roman" w:cs="Times New Roman"/>
      <w:sz w:val="24"/>
      <w:lang w:val="en-AU" w:eastAsia="en-AU" w:bidi="ar-SA"/>
    </w:rPr>
  </w:style>
  <w:style w:type="paragraph" w:customStyle="1" w:styleId="zIndenti">
    <w:name w:val="zIndent(i)"/>
    <w:basedOn w:val="Normal"/>
    <w:pPr>
      <w:tabs>
        <w:tab w:val="right" w:pos="2608"/>
        <w:tab w:val="left" w:pos="2892"/>
      </w:tabs>
      <w:spacing w:before="80" w:line="260" w:lineRule="atLeast"/>
      <w:ind w:left="2892" w:right="284" w:hanging="851"/>
    </w:pPr>
    <w:rPr>
      <w:rFonts w:ascii="Times New Roman" w:eastAsia="Times New Roman" w:hAnsi="Times New Roman" w:cs="Times New Roman"/>
      <w:sz w:val="24"/>
      <w:lang w:val="en-AU" w:eastAsia="en-AU" w:bidi="ar-SA"/>
    </w:rPr>
  </w:style>
  <w:style w:type="paragraph" w:customStyle="1" w:styleId="zIndentI0">
    <w:name w:val="zIndent(I)"/>
    <w:basedOn w:val="Normal"/>
    <w:pPr>
      <w:tabs>
        <w:tab w:val="right" w:pos="3459"/>
        <w:tab w:val="left" w:pos="3771"/>
      </w:tabs>
      <w:spacing w:before="80" w:line="260" w:lineRule="atLeast"/>
      <w:ind w:left="3743" w:right="284" w:hanging="851"/>
    </w:pPr>
    <w:rPr>
      <w:rFonts w:ascii="Times New Roman" w:eastAsia="Times New Roman" w:hAnsi="Times New Roman" w:cs="Times New Roman"/>
      <w:sz w:val="24"/>
      <w:lang w:val="en-AU" w:eastAsia="en-AU" w:bidi="ar-SA"/>
    </w:rPr>
  </w:style>
  <w:style w:type="paragraph" w:customStyle="1" w:styleId="zPenpara">
    <w:name w:val="zPenpara"/>
    <w:basedOn w:val="Normal"/>
    <w:pPr>
      <w:tabs>
        <w:tab w:val="right" w:pos="2155"/>
        <w:tab w:val="left" w:pos="2438"/>
      </w:tabs>
      <w:spacing w:before="80" w:line="260" w:lineRule="atLeast"/>
      <w:ind w:left="2439" w:right="284" w:hanging="2070"/>
    </w:pPr>
    <w:rPr>
      <w:rFonts w:ascii="Times New Roman" w:eastAsia="Times New Roman" w:hAnsi="Times New Roman" w:cs="Times New Roman"/>
      <w:sz w:val="24"/>
      <w:lang w:val="en-AU" w:eastAsia="en-AU" w:bidi="ar-SA"/>
    </w:rPr>
  </w:style>
  <w:style w:type="paragraph" w:customStyle="1" w:styleId="zPenstart">
    <w:name w:val="zPenstart"/>
    <w:basedOn w:val="Normal"/>
    <w:pPr>
      <w:tabs>
        <w:tab w:val="left" w:pos="1446"/>
      </w:tabs>
      <w:spacing w:before="80" w:line="260" w:lineRule="atLeast"/>
      <w:ind w:left="1843" w:right="284" w:hanging="1021"/>
    </w:pPr>
    <w:rPr>
      <w:rFonts w:ascii="Times New Roman" w:eastAsia="Times New Roman" w:hAnsi="Times New Roman" w:cs="Times New Roman"/>
      <w:sz w:val="24"/>
      <w:lang w:val="en-AU" w:eastAsia="en-AU" w:bidi="ar-SA"/>
    </w:rPr>
  </w:style>
  <w:style w:type="paragraph" w:customStyle="1" w:styleId="zSubsection">
    <w:name w:val="zSubsection"/>
    <w:basedOn w:val="Normal"/>
    <w:pPr>
      <w:tabs>
        <w:tab w:val="right" w:pos="1162"/>
        <w:tab w:val="left" w:pos="1446"/>
      </w:tabs>
      <w:spacing w:before="160" w:line="260" w:lineRule="atLeast"/>
      <w:ind w:left="1446" w:right="284" w:hanging="851"/>
    </w:pPr>
    <w:rPr>
      <w:rFonts w:ascii="Times New Roman" w:eastAsia="Times New Roman" w:hAnsi="Times New Roman" w:cs="Times New Roman"/>
      <w:sz w:val="24"/>
      <w:lang w:val="en-AU" w:eastAsia="en-AU" w:bidi="ar-SA"/>
    </w:rPr>
  </w:style>
  <w:style w:type="paragraph" w:customStyle="1" w:styleId="BlankClose">
    <w:name w:val="BlankClose"/>
    <w:basedOn w:val="Normal"/>
    <w:pPr>
      <w:keepLines/>
      <w:jc w:val="center"/>
    </w:pPr>
    <w:rPr>
      <w:rFonts w:ascii="Times New Roman" w:eastAsia="Times New Roman" w:hAnsi="Times New Roman" w:cs="Times New Roman"/>
      <w:sz w:val="24"/>
      <w:szCs w:val="24"/>
      <w:lang w:val="en-AU" w:eastAsia="en-AU" w:bidi="ar-SA"/>
    </w:rPr>
  </w:style>
  <w:style w:type="paragraph" w:customStyle="1" w:styleId="ParlHouse">
    <w:name w:val="ParlHouse"/>
    <w:basedOn w:val="WA"/>
    <w:pPr>
      <w:spacing w:after="300"/>
    </w:pPr>
    <w:rPr>
      <w:rFonts w:ascii="Times New Roman" w:eastAsia="Times New Roman" w:hAnsi="Times New Roman" w:cs="Times New Roman"/>
      <w:sz w:val="24"/>
      <w:u w:val="single"/>
      <w:lang w:val="en-AU" w:eastAsia="en-AU" w:bidi="ar-SA"/>
    </w:rPr>
  </w:style>
  <w:style w:type="paragraph" w:customStyle="1" w:styleId="Penitem">
    <w:name w:val="Penitem"/>
    <w:pPr>
      <w:tabs>
        <w:tab w:val="right" w:pos="3119"/>
        <w:tab w:val="left" w:pos="3402"/>
      </w:tabs>
      <w:spacing w:before="80" w:line="260" w:lineRule="atLeast" w:after="0"/>
      <w:ind w:left="3402" w:hanging="3402"/>
    </w:pPr>
    <w:rPr>
      <w:rFonts w:ascii="Times New Roman" w:eastAsia="Times New Roman" w:hAnsi="Times New Roman" w:cs="Times New Roman"/>
      <w:sz w:val="24"/>
      <w:lang w:val="en-AU" w:eastAsia="en-AU" w:bidi="ar-SA"/>
    </w:rPr>
  </w:style>
  <w:style w:type="paragraph" w:customStyle="1" w:styleId="Pensubpara">
    <w:name w:val="Pensubpara"/>
    <w:pPr>
      <w:tabs>
        <w:tab w:val="right" w:pos="2325"/>
        <w:tab w:val="left" w:pos="2608"/>
      </w:tabs>
      <w:spacing w:before="80" w:line="260" w:lineRule="atLeast" w:after="0"/>
      <w:ind w:left="2608" w:hanging="2608"/>
    </w:pPr>
    <w:rPr>
      <w:rFonts w:ascii="Times New Roman" w:eastAsia="Times New Roman" w:hAnsi="Times New Roman" w:cs="Times New Roman"/>
      <w:sz w:val="24"/>
      <w:lang w:val="en-AU" w:eastAsia="en-AU" w:bidi="ar-SA"/>
    </w:rPr>
  </w:style>
  <w:style w:type="paragraph" w:customStyle="1" w:styleId="Preamble">
    <w:name w:val="Preamble"/>
    <w:pPr>
      <w:tabs>
        <w:tab w:val="left" w:pos="567"/>
      </w:tabs>
      <w:spacing w:before="160" w:line="260" w:lineRule="atLeast" w:after="0"/>
      <w:ind w:left="567" w:hanging="567"/>
    </w:pPr>
    <w:rPr>
      <w:rFonts w:ascii="Times" w:eastAsia="Times New Roman" w:hAnsi="Times" w:cs="Times New Roman"/>
      <w:sz w:val="24"/>
      <w:lang w:val="en-AU" w:eastAsia="en-AU" w:bidi="ar-SA"/>
    </w:rPr>
  </w:style>
  <w:style w:type="paragraph" w:customStyle="1" w:styleId="PrincipalActReg">
    <w:name w:val="PrincipalAct_Reg"/>
    <w:pPr>
      <w:spacing w:after="480" w:line="240" w:lineRule="auto"/>
      <w:jc w:val="center"/>
    </w:pPr>
    <w:rPr>
      <w:rFonts w:ascii="Times New Roman" w:eastAsia="Times New Roman" w:hAnsi="Times New Roman" w:cs="Times New Roman"/>
      <w:sz w:val="24"/>
      <w:lang w:val="en-AU" w:eastAsia="en-AU" w:bidi="ar-SA"/>
    </w:rPr>
  </w:style>
  <w:style w:type="paragraph" w:styleId="Salutation">
    <w:name w:val="Salutation"/>
    <w:basedOn w:val="Normal"/>
    <w:next w:val="Normal"/>
    <w:rPr>
      <w:rFonts w:ascii="Times New Roman" w:eastAsia="Times New Roman" w:hAnsi="Times New Roman" w:cs="Times New Roman"/>
      <w:sz w:val="24"/>
      <w:lang w:val="en-AU" w:eastAsia="en-AU" w:bidi="ar-SA"/>
    </w:rPr>
  </w:style>
  <w:style w:type="paragraph" w:styleId="Signature">
    <w:name w:val="Signature"/>
    <w:basedOn w:val="Normal"/>
    <w:pPr>
      <w:ind w:left="4252"/>
    </w:pPr>
    <w:rPr>
      <w:rFonts w:ascii="Times New Roman" w:eastAsia="Times New Roman" w:hAnsi="Times New Roman" w:cs="Times New Roman"/>
      <w:sz w:val="24"/>
      <w:lang w:val="en-AU" w:eastAsia="en-AU" w:bidi="ar-SA"/>
    </w:rPr>
  </w:style>
  <w:style w:type="character" w:styleId="Strong">
    <w:name w:val="Strong"/>
    <w:basedOn w:val="DefaultParagraphFont"/>
    <w:qFormat/>
    <w:rPr>
      <w:b/>
      <w:sz w:val="24"/>
    </w:rPr>
  </w:style>
  <w:style w:type="paragraph" w:styleId="Subtitle">
    <w:name w:val="Subtitle"/>
    <w:basedOn w:val="Normal"/>
    <w:qFormat/>
    <w:pPr>
      <w:spacing w:after="60"/>
      <w:jc w:val="center"/>
      <w:outlineLvl w:val="1"/>
    </w:pPr>
    <w:rPr>
      <w:rFonts w:ascii="Arial" w:eastAsia="Times New Roman" w:hAnsi="Arial" w:cs="Times New Roman"/>
      <w:sz w:val="26"/>
      <w:lang w:val="en-AU" w:eastAsia="en-AU" w:bidi="ar-SA"/>
    </w:rPr>
  </w:style>
  <w:style w:type="paragraph" w:styleId="TableofAuthorities">
    <w:name w:val="table of authorities"/>
    <w:basedOn w:val="Normal"/>
    <w:next w:val="Normal"/>
    <w:semiHidden/>
    <w:pPr>
      <w:ind w:left="220" w:hanging="220"/>
    </w:pPr>
    <w:rPr>
      <w:rFonts w:ascii="Times New Roman" w:eastAsia="Times New Roman" w:hAnsi="Times New Roman" w:cs="Times New Roman"/>
      <w:sz w:val="24"/>
      <w:lang w:val="en-AU" w:eastAsia="en-AU" w:bidi="ar-SA"/>
    </w:rPr>
  </w:style>
  <w:style w:type="paragraph" w:styleId="TableofFigures">
    <w:name w:val="table of figures"/>
    <w:basedOn w:val="Normal"/>
    <w:next w:val="Normal"/>
    <w:semiHidden/>
    <w:pPr>
      <w:ind w:left="440" w:hanging="440"/>
    </w:pPr>
    <w:rPr>
      <w:rFonts w:ascii="Times New Roman" w:eastAsia="Times New Roman" w:hAnsi="Times New Roman" w:cs="Times New Roman"/>
      <w:sz w:val="24"/>
      <w:lang w:val="en-AU" w:eastAsia="en-AU" w:bidi="ar-SA"/>
    </w:rPr>
  </w:style>
  <w:style w:type="paragraph" w:styleId="Title">
    <w:name w:val="Title"/>
    <w:basedOn w:val="Normal"/>
    <w:qFormat/>
    <w:pPr>
      <w:spacing w:before="240" w:after="60"/>
      <w:jc w:val="center"/>
      <w:outlineLvl w:val="0"/>
    </w:pPr>
    <w:rPr>
      <w:rFonts w:ascii="Arial" w:eastAsia="Times New Roman" w:hAnsi="Arial" w:cs="Times New Roman"/>
      <w:b/>
      <w:kern w:val="28"/>
      <w:sz w:val="34"/>
      <w:lang w:val="en-AU" w:eastAsia="en-AU" w:bidi="ar-SA"/>
    </w:rPr>
  </w:style>
  <w:style w:type="paragraph" w:styleId="TOAHeading">
    <w:name w:val="toa heading"/>
    <w:basedOn w:val="Normal"/>
    <w:next w:val="Normal"/>
    <w:semiHidden/>
    <w:pPr>
      <w:spacing w:before="120"/>
    </w:pPr>
    <w:rPr>
      <w:rFonts w:ascii="Arial" w:eastAsia="Times New Roman" w:hAnsi="Arial" w:cs="Times New Roman"/>
      <w:b/>
      <w:sz w:val="26"/>
      <w:lang w:val="en-AU" w:eastAsia="en-AU" w:bidi="ar-SA"/>
    </w:rPr>
  </w:style>
  <w:style w:type="paragraph" w:styleId="TOC1">
    <w:name w:val="toc 1"/>
    <w:basedOn w:val="Heading1"/>
    <w:next w:val="Normal"/>
    <w:semiHidden/>
    <w:pPr>
      <w:keepNext w:val="0"/>
      <w:keepLines w:val="0"/>
      <w:pageBreakBefore w:val="0"/>
      <w:spacing w:before="120" w:after="120"/>
      <w:jc w:val="left"/>
      <w:outlineLvl w:val="9"/>
    </w:pPr>
    <w:rPr>
      <w:rFonts w:ascii="Times New Roman" w:eastAsia="Times New Roman" w:hAnsi="Times New Roman" w:cs="Times New Roman"/>
      <w:b/>
      <w:caps/>
      <w:kern w:val="0"/>
      <w:sz w:val="20"/>
      <w:lang w:val="en-AU" w:eastAsia="en-AU" w:bidi="ar-SA"/>
    </w:rPr>
  </w:style>
  <w:style w:type="paragraph" w:styleId="TOC2">
    <w:name w:val="toc 2"/>
    <w:next w:val="Normal"/>
    <w:uiPriority w:val="39"/>
    <w:pPr>
      <w:keepNext/>
      <w:spacing w:before="120" w:after="60" w:line="240" w:lineRule="auto"/>
      <w:ind w:left="1985" w:right="1134" w:hanging="567"/>
    </w:pPr>
    <w:rPr>
      <w:rFonts w:ascii="Times New Roman" w:eastAsia="Times New Roman" w:hAnsi="Times New Roman" w:cs="Times New Roman"/>
      <w:b/>
      <w:noProof/>
      <w:sz w:val="28"/>
      <w:lang w:val="en-AU" w:eastAsia="en-AU" w:bidi="ar-SA"/>
    </w:rPr>
  </w:style>
  <w:style w:type="paragraph" w:styleId="TOC3">
    <w:name w:val="toc 3"/>
    <w:next w:val="Normal"/>
    <w:semiHidden/>
    <w:pPr>
      <w:keepNext/>
      <w:spacing w:before="120" w:after="60" w:line="240" w:lineRule="auto"/>
      <w:ind w:left="1985" w:right="1134" w:hanging="567"/>
    </w:pPr>
    <w:rPr>
      <w:rFonts w:ascii="Helvetica" w:eastAsia="Times New Roman" w:hAnsi="Helvetica" w:cs="Times New Roman"/>
      <w:b/>
      <w:noProof/>
      <w:sz w:val="18"/>
      <w:lang w:val="en-AU" w:eastAsia="en-AU" w:bidi="ar-SA"/>
    </w:rPr>
  </w:style>
  <w:style w:type="paragraph" w:styleId="TOC4">
    <w:name w:val="toc 4"/>
    <w:next w:val="Normal"/>
    <w:uiPriority w:val="39"/>
    <w:pPr>
      <w:keepNext/>
      <w:spacing w:before="60" w:after="20" w:line="240" w:lineRule="auto"/>
      <w:ind w:left="1985" w:right="1134" w:hanging="567"/>
    </w:pPr>
    <w:rPr>
      <w:rFonts w:ascii="Times New Roman" w:eastAsia="Times New Roman" w:hAnsi="Times New Roman" w:cs="Times New Roman"/>
      <w:b/>
      <w:noProof/>
      <w:sz w:val="22"/>
      <w:lang w:val="en-AU" w:eastAsia="en-AU" w:bidi="ar-SA"/>
    </w:rPr>
  </w:style>
  <w:style w:type="paragraph" w:styleId="TOC5">
    <w:name w:val="toc 5"/>
    <w:next w:val="Normal"/>
    <w:semiHidden/>
    <w:pPr>
      <w:keepNext/>
      <w:spacing w:before="60" w:after="20" w:line="240" w:lineRule="auto"/>
      <w:ind w:left="1985" w:right="1134" w:hanging="567"/>
    </w:pPr>
    <w:rPr>
      <w:rFonts w:ascii="Helvetica" w:eastAsia="Times New Roman" w:hAnsi="Helvetica" w:cs="Times New Roman"/>
      <w:b/>
      <w:noProof/>
      <w:sz w:val="18"/>
      <w:lang w:val="en-AU" w:eastAsia="en-AU" w:bidi="ar-SA"/>
    </w:rPr>
  </w:style>
  <w:style w:type="paragraph" w:styleId="TOC6">
    <w:name w:val="toc 6"/>
    <w:next w:val="Normal"/>
    <w:uiPriority w:val="39"/>
    <w:pPr>
      <w:keepNext/>
      <w:spacing w:before="60" w:after="20" w:line="240" w:lineRule="auto"/>
      <w:ind w:left="1985" w:right="1134" w:hanging="567"/>
    </w:pPr>
    <w:rPr>
      <w:rFonts w:ascii="Times New Roman" w:eastAsia="Times New Roman" w:hAnsi="Times New Roman" w:cs="Times New Roman"/>
      <w:b/>
      <w:noProof/>
      <w:lang w:val="en-AU" w:eastAsia="en-AU" w:bidi="ar-SA"/>
    </w:rPr>
  </w:style>
  <w:style w:type="paragraph" w:styleId="TOC7">
    <w:name w:val="toc 7"/>
    <w:next w:val="Normal"/>
    <w:semiHidden/>
    <w:pPr>
      <w:keepNext/>
      <w:spacing w:before="60" w:after="20" w:line="240" w:lineRule="auto"/>
      <w:ind w:left="1985" w:right="1134" w:hanging="567"/>
    </w:pPr>
    <w:rPr>
      <w:rFonts w:ascii="Helvetica" w:eastAsia="Times New Roman" w:hAnsi="Helvetica" w:cs="Times New Roman"/>
      <w:b/>
      <w:sz w:val="18"/>
      <w:lang w:val="en-AU" w:eastAsia="en-AU" w:bidi="ar-SA"/>
    </w:rPr>
  </w:style>
  <w:style w:type="paragraph" w:styleId="TOC8">
    <w:name w:val="toc 8"/>
    <w:next w:val="Normal"/>
    <w:uiPriority w:val="39"/>
    <w:pPr>
      <w:tabs>
        <w:tab w:val="left" w:pos="1418"/>
        <w:tab w:val="right" w:pos="6804"/>
      </w:tabs>
      <w:spacing w:after="0" w:line="240" w:lineRule="auto"/>
      <w:ind w:left="1418" w:right="1134" w:hanging="851"/>
    </w:pPr>
    <w:rPr>
      <w:rFonts w:ascii="Times New Roman" w:eastAsia="Times New Roman" w:hAnsi="Times New Roman" w:cs="Times New Roman"/>
      <w:noProof/>
      <w:sz w:val="22"/>
      <w:lang w:val="en-AU" w:eastAsia="en-AU" w:bidi="ar-SA"/>
    </w:rPr>
  </w:style>
  <w:style w:type="paragraph" w:styleId="TOC9">
    <w:name w:val="toc 9"/>
    <w:next w:val="Normal"/>
    <w:semiHidden/>
    <w:pPr>
      <w:tabs>
        <w:tab w:val="left" w:pos="2268"/>
        <w:tab w:val="right" w:pos="6237"/>
      </w:tabs>
      <w:spacing w:after="0" w:line="240" w:lineRule="auto"/>
      <w:ind w:left="2269" w:right="1418" w:hanging="851"/>
    </w:pPr>
    <w:rPr>
      <w:rFonts w:ascii="Helvetica" w:eastAsia="Times New Roman" w:hAnsi="Helvetica" w:cs="Times New Roman"/>
      <w:sz w:val="18"/>
      <w:lang w:val="en-AU" w:eastAsia="en-AU" w:bidi="ar-SA"/>
    </w:rPr>
  </w:style>
  <w:style w:type="paragraph" w:customStyle="1" w:styleId="yDefitem">
    <w:name w:val="yDefitem"/>
    <w:pPr>
      <w:tabs>
        <w:tab w:val="right" w:pos="2892"/>
      </w:tabs>
      <w:spacing w:before="80" w:after="0" w:line="240" w:lineRule="auto"/>
      <w:ind w:left="3204" w:hanging="3204"/>
    </w:pPr>
    <w:rPr>
      <w:rFonts w:ascii="Times New Roman" w:eastAsia="Times New Roman" w:hAnsi="Times New Roman" w:cs="Times New Roman"/>
      <w:snapToGrid w:val="0"/>
      <w:sz w:val="22"/>
      <w:lang w:val="en-AU" w:eastAsia="en-AU" w:bidi="ar-SA"/>
    </w:rPr>
  </w:style>
  <w:style w:type="paragraph" w:customStyle="1" w:styleId="yDefpara">
    <w:name w:val="yDefpara"/>
    <w:pPr>
      <w:tabs>
        <w:tab w:val="right" w:pos="1332"/>
      </w:tabs>
      <w:spacing w:before="80" w:after="0" w:line="240" w:lineRule="auto"/>
      <w:ind w:left="1616" w:hanging="1616"/>
    </w:pPr>
    <w:rPr>
      <w:rFonts w:ascii="Times New Roman" w:eastAsia="Times New Roman" w:hAnsi="Times New Roman" w:cs="Times New Roman"/>
      <w:snapToGrid w:val="0"/>
      <w:sz w:val="22"/>
      <w:lang w:val="en-AU" w:eastAsia="en-AU" w:bidi="ar-SA"/>
    </w:rPr>
  </w:style>
  <w:style w:type="paragraph" w:customStyle="1" w:styleId="yDefstart">
    <w:name w:val="yDefstart"/>
    <w:pPr>
      <w:spacing w:before="80" w:after="0" w:line="240" w:lineRule="auto"/>
      <w:ind w:left="879" w:hanging="879"/>
    </w:pPr>
    <w:rPr>
      <w:rFonts w:ascii="Times New Roman" w:eastAsia="Times New Roman" w:hAnsi="Times New Roman" w:cs="Times New Roman"/>
      <w:snapToGrid w:val="0"/>
      <w:sz w:val="22"/>
      <w:lang w:val="en-AU" w:eastAsia="en-AU" w:bidi="ar-SA"/>
    </w:rPr>
  </w:style>
  <w:style w:type="paragraph" w:customStyle="1" w:styleId="yDefsubpara">
    <w:name w:val="yDefsubpara"/>
    <w:pPr>
      <w:keepLines/>
      <w:tabs>
        <w:tab w:val="right" w:pos="2041"/>
      </w:tabs>
      <w:spacing w:before="80" w:after="0" w:line="240" w:lineRule="auto"/>
      <w:ind w:left="2325" w:hanging="2325"/>
    </w:pPr>
    <w:rPr>
      <w:rFonts w:ascii="Times New Roman" w:eastAsia="Times New Roman" w:hAnsi="Times New Roman" w:cs="Times New Roman"/>
      <w:snapToGrid w:val="0"/>
      <w:sz w:val="22"/>
      <w:lang w:val="en-AU" w:eastAsia="en-AU" w:bidi="ar-SA"/>
    </w:rPr>
  </w:style>
  <w:style w:type="paragraph" w:customStyle="1" w:styleId="yEdnoteitem">
    <w:name w:val="yEdnote(item)"/>
    <w:basedOn w:val="Ednoteitem"/>
    <w:pPr>
      <w:spacing w:line="240" w:lineRule="auto"/>
    </w:pPr>
    <w:rPr>
      <w:rFonts w:ascii="Times New Roman" w:eastAsia="Times New Roman" w:hAnsi="Times New Roman" w:cs="Times New Roman"/>
      <w:i/>
      <w:sz w:val="22"/>
      <w:lang w:val="en-AU" w:eastAsia="en-AU" w:bidi="ar-SA"/>
    </w:rPr>
  </w:style>
  <w:style w:type="paragraph" w:customStyle="1" w:styleId="yEdnotepara">
    <w:name w:val="yEdnote(para)"/>
    <w:basedOn w:val="Ednotepara"/>
    <w:pPr>
      <w:spacing w:before="80" w:line="240" w:lineRule="auto"/>
      <w:ind w:left="1610" w:hanging="1610"/>
    </w:pPr>
    <w:rPr>
      <w:rFonts w:ascii="Times New Roman" w:eastAsia="Times New Roman" w:hAnsi="Times New Roman" w:cs="Times New Roman"/>
      <w:i/>
      <w:sz w:val="22"/>
      <w:lang w:val="en-AU" w:eastAsia="en-AU" w:bidi="ar-SA"/>
    </w:rPr>
  </w:style>
  <w:style w:type="paragraph" w:customStyle="1" w:styleId="yEdnotesection">
    <w:name w:val="yEdnote(section)"/>
    <w:basedOn w:val="Ednotesection"/>
    <w:pPr>
      <w:spacing w:line="240" w:lineRule="auto"/>
      <w:ind w:left="890" w:hanging="890"/>
    </w:pPr>
    <w:rPr>
      <w:rFonts w:ascii="Times New Roman" w:eastAsia="Times New Roman" w:hAnsi="Times New Roman" w:cs="Times New Roman"/>
      <w:i/>
      <w:snapToGrid w:val="0"/>
      <w:sz w:val="22"/>
      <w:lang w:val="en-AU" w:eastAsia="en-AU" w:bidi="ar-SA"/>
    </w:rPr>
  </w:style>
  <w:style w:type="paragraph" w:customStyle="1" w:styleId="yEdnotesubitem">
    <w:name w:val="yEdnote(subitem)"/>
    <w:basedOn w:val="Ednotesubitem"/>
    <w:pPr>
      <w:spacing w:line="240" w:lineRule="auto"/>
    </w:pPr>
    <w:rPr>
      <w:rFonts w:ascii="Times New Roman" w:eastAsia="Times New Roman" w:hAnsi="Times New Roman" w:cs="Times New Roman"/>
      <w:i/>
      <w:sz w:val="22"/>
      <w:lang w:val="en-AU" w:eastAsia="en-AU" w:bidi="ar-SA"/>
    </w:rPr>
  </w:style>
  <w:style w:type="paragraph" w:customStyle="1" w:styleId="yEdnotesubpara">
    <w:name w:val="yEdnote(subpara)"/>
    <w:basedOn w:val="Ednotesubpara"/>
    <w:pPr>
      <w:spacing w:line="240" w:lineRule="auto"/>
    </w:pPr>
    <w:rPr>
      <w:rFonts w:ascii="Times New Roman" w:eastAsia="Times New Roman" w:hAnsi="Times New Roman" w:cs="Times New Roman"/>
      <w:i/>
      <w:sz w:val="22"/>
      <w:lang w:val="en-AU" w:eastAsia="en-AU" w:bidi="ar-SA"/>
    </w:rPr>
  </w:style>
  <w:style w:type="paragraph" w:customStyle="1" w:styleId="yFootnoteheading">
    <w:name w:val="yFootnote(heading)"/>
    <w:basedOn w:val="Footnoteheading"/>
    <w:pPr>
      <w:spacing w:line="240" w:lineRule="auto"/>
    </w:pPr>
    <w:rPr>
      <w:rFonts w:ascii="Times New Roman" w:eastAsia="Times New Roman" w:hAnsi="Times New Roman" w:cs="Times New Roman"/>
      <w:i/>
      <w:sz w:val="22"/>
      <w:lang w:val="en-AU" w:eastAsia="en-AU" w:bidi="ar-SA"/>
    </w:rPr>
  </w:style>
  <w:style w:type="paragraph" w:customStyle="1" w:styleId="yFootnotesection">
    <w:name w:val="yFootnote(section)"/>
    <w:basedOn w:val="Footnotesection"/>
    <w:pPr>
      <w:spacing w:line="240" w:lineRule="auto"/>
      <w:ind w:left="890" w:hanging="890"/>
    </w:pPr>
    <w:rPr>
      <w:rFonts w:ascii="Times New Roman" w:eastAsia="Times New Roman" w:hAnsi="Times New Roman" w:cs="Times New Roman"/>
      <w:i/>
      <w:snapToGrid w:val="0"/>
      <w:sz w:val="22"/>
      <w:lang w:val="en-AU" w:eastAsia="en-AU" w:bidi="ar-SA"/>
    </w:rPr>
  </w:style>
  <w:style w:type="paragraph" w:customStyle="1" w:styleId="yHeading1">
    <w:name w:val="yHeading 1"/>
    <w:basedOn w:val="Heading1"/>
    <w:pPr>
      <w:spacing w:line="240" w:lineRule="auto"/>
    </w:pPr>
    <w:rPr>
      <w:rFonts w:ascii="Times New Roman" w:eastAsia="Times New Roman" w:hAnsi="Times New Roman" w:cs="Times New Roman"/>
      <w:b/>
      <w:kern w:val="28"/>
      <w:sz w:val="32"/>
      <w:lang w:val="en-AU" w:eastAsia="en-AU" w:bidi="ar-SA"/>
    </w:rPr>
  </w:style>
  <w:style w:type="paragraph" w:customStyle="1" w:styleId="yHeading2">
    <w:name w:val="yHeading 2"/>
    <w:basedOn w:val="Heading2"/>
    <w:pPr>
      <w:pageBreakBefore w:val="0"/>
      <w:spacing w:before="240" w:line="240" w:lineRule="auto"/>
    </w:pPr>
    <w:rPr>
      <w:rFonts w:ascii="Times New Roman" w:eastAsia="Times New Roman" w:hAnsi="Times New Roman" w:cs="Times New Roman"/>
      <w:b/>
      <w:snapToGrid w:val="0"/>
      <w:sz w:val="28"/>
      <w:lang w:val="en-AU" w:eastAsia="en-AU" w:bidi="ar-SA"/>
    </w:rPr>
  </w:style>
  <w:style w:type="paragraph" w:customStyle="1" w:styleId="yHeading3">
    <w:name w:val="yHeading 3"/>
    <w:basedOn w:val="Heading3"/>
    <w:pPr>
      <w:spacing w:line="240" w:lineRule="auto"/>
    </w:pPr>
    <w:rPr>
      <w:rFonts w:ascii="Times New Roman" w:eastAsia="Times New Roman" w:hAnsi="Times New Roman" w:cs="Times New Roman"/>
      <w:b/>
      <w:sz w:val="24"/>
      <w:lang w:val="en-AU" w:eastAsia="en-AU" w:bidi="ar-SA"/>
    </w:rPr>
  </w:style>
  <w:style w:type="paragraph" w:customStyle="1" w:styleId="yHeading4">
    <w:name w:val="yHeading 4"/>
    <w:basedOn w:val="Heading4"/>
    <w:rPr>
      <w:rFonts w:ascii="Times New Roman" w:eastAsia="Times New Roman" w:hAnsi="Times New Roman" w:cs="Times New Roman"/>
      <w:b/>
      <w:sz w:val="22"/>
      <w:lang w:val="en-AU" w:eastAsia="en-AU" w:bidi="ar-SA"/>
    </w:rPr>
  </w:style>
  <w:style w:type="paragraph" w:customStyle="1" w:styleId="yHeading5">
    <w:name w:val="yHeading 5"/>
    <w:basedOn w:val="Heading5"/>
    <w:pPr>
      <w:spacing w:line="240" w:lineRule="auto"/>
    </w:pPr>
    <w:rPr>
      <w:rFonts w:ascii="Times New Roman" w:eastAsia="Times New Roman" w:hAnsi="Times New Roman" w:cs="Times New Roman"/>
      <w:b/>
      <w:sz w:val="22"/>
      <w:lang w:val="en-AU" w:eastAsia="en-AU" w:bidi="ar-SA"/>
    </w:rPr>
  </w:style>
  <w:style w:type="paragraph" w:customStyle="1" w:styleId="yIndenta">
    <w:name w:val="yIndent(a)"/>
    <w:basedOn w:val="Indenta"/>
    <w:pPr>
      <w:spacing w:line="240" w:lineRule="auto"/>
    </w:pPr>
    <w:rPr>
      <w:rFonts w:ascii="Times New Roman" w:eastAsia="Times New Roman" w:hAnsi="Times New Roman" w:cs="Times New Roman"/>
      <w:sz w:val="22"/>
      <w:lang w:val="en-AU" w:eastAsia="en-AU" w:bidi="ar-SA"/>
    </w:rPr>
  </w:style>
  <w:style w:type="paragraph" w:customStyle="1" w:styleId="yIndentA0">
    <w:name w:val="yIndent(A)"/>
    <w:basedOn w:val="IndentA0"/>
    <w:pPr>
      <w:spacing w:line="240" w:lineRule="auto"/>
    </w:pPr>
    <w:rPr>
      <w:rFonts w:ascii="Times New Roman" w:eastAsia="Times New Roman" w:hAnsi="Times New Roman" w:cs="Times New Roman"/>
      <w:sz w:val="22"/>
      <w:lang w:val="en-AU" w:eastAsia="en-AU" w:bidi="ar-SA"/>
    </w:rPr>
  </w:style>
  <w:style w:type="paragraph" w:customStyle="1" w:styleId="yIndentI">
    <w:name w:val="yIndent(I)"/>
    <w:basedOn w:val="IndentI0"/>
    <w:pPr>
      <w:spacing w:line="240" w:lineRule="auto"/>
    </w:pPr>
    <w:rPr>
      <w:rFonts w:ascii="Times New Roman" w:eastAsia="Times New Roman" w:hAnsi="Times New Roman" w:cs="Times New Roman"/>
      <w:sz w:val="22"/>
      <w:lang w:val="en-AU" w:eastAsia="en-AU" w:bidi="ar-SA"/>
    </w:rPr>
  </w:style>
  <w:style w:type="paragraph" w:customStyle="1" w:styleId="yIndenti0">
    <w:name w:val="yIndent(i)"/>
    <w:basedOn w:val="Indenti"/>
    <w:pPr>
      <w:spacing w:line="240" w:lineRule="auto"/>
    </w:pPr>
    <w:rPr>
      <w:rFonts w:ascii="Times New Roman" w:eastAsia="Times New Roman" w:hAnsi="Times New Roman" w:cs="Times New Roman"/>
      <w:sz w:val="22"/>
      <w:lang w:val="en-AU" w:eastAsia="en-AU" w:bidi="ar-SA"/>
    </w:rPr>
  </w:style>
  <w:style w:type="paragraph" w:customStyle="1" w:styleId="yPenitem">
    <w:name w:val="yPenitem"/>
    <w:basedOn w:val="Penitem"/>
    <w:pPr>
      <w:spacing w:line="240" w:lineRule="auto"/>
    </w:pPr>
    <w:rPr>
      <w:rFonts w:ascii="Times New Roman" w:eastAsia="Times New Roman" w:hAnsi="Times New Roman" w:cs="Times New Roman"/>
      <w:sz w:val="22"/>
      <w:lang w:val="en-AU" w:eastAsia="en-AU" w:bidi="ar-SA"/>
    </w:rPr>
  </w:style>
  <w:style w:type="paragraph" w:customStyle="1" w:styleId="yPenpara">
    <w:name w:val="yPenpara"/>
    <w:basedOn w:val="Penpara"/>
    <w:pPr>
      <w:spacing w:line="240" w:lineRule="auto"/>
    </w:pPr>
    <w:rPr>
      <w:rFonts w:ascii="Times New Roman" w:eastAsia="Times New Roman" w:hAnsi="Times New Roman" w:cs="Times New Roman"/>
      <w:sz w:val="22"/>
      <w:lang w:val="en-AU" w:eastAsia="en-AU" w:bidi="ar-SA"/>
    </w:rPr>
  </w:style>
  <w:style w:type="paragraph" w:customStyle="1" w:styleId="yPenstart">
    <w:name w:val="yPenstart"/>
    <w:basedOn w:val="Penstart"/>
    <w:pPr>
      <w:spacing w:line="240" w:lineRule="auto"/>
    </w:pPr>
    <w:rPr>
      <w:rFonts w:ascii="Times New Roman" w:eastAsia="Times New Roman" w:hAnsi="Times New Roman" w:cs="Times New Roman"/>
      <w:sz w:val="22"/>
      <w:lang w:val="en-AU" w:eastAsia="en-AU" w:bidi="ar-SA"/>
    </w:rPr>
  </w:style>
  <w:style w:type="paragraph" w:customStyle="1" w:styleId="yPensubpara">
    <w:name w:val="yPensubpara"/>
    <w:basedOn w:val="Pensubpara"/>
    <w:pPr>
      <w:spacing w:line="240" w:lineRule="auto"/>
    </w:pPr>
    <w:rPr>
      <w:rFonts w:ascii="Times New Roman" w:eastAsia="Times New Roman" w:hAnsi="Times New Roman" w:cs="Times New Roman"/>
      <w:sz w:val="22"/>
      <w:lang w:val="en-AU" w:eastAsia="en-AU" w:bidi="ar-SA"/>
    </w:rPr>
  </w:style>
  <w:style w:type="paragraph" w:customStyle="1" w:styleId="yScheduleHeading">
    <w:name w:val="yScheduleHeading"/>
    <w:basedOn w:val="yHeading2"/>
    <w:pPr>
      <w:pageBreakBefore/>
      <w:spacing w:before="0"/>
    </w:pPr>
    <w:rPr>
      <w:rFonts w:ascii="Times New Roman" w:eastAsia="Times New Roman" w:hAnsi="Times New Roman" w:cs="Times New Roman"/>
      <w:b/>
      <w:snapToGrid w:val="0"/>
      <w:sz w:val="28"/>
      <w:lang w:val="en-AU" w:eastAsia="en-AU" w:bidi="ar-SA"/>
    </w:rPr>
  </w:style>
  <w:style w:type="paragraph" w:customStyle="1" w:styleId="yShoulderClause">
    <w:name w:val="yShoulderClause"/>
    <w:next w:val="ySubsection"/>
    <w:pPr>
      <w:spacing w:before="120" w:after="0" w:line="240" w:lineRule="auto"/>
      <w:jc w:val="right"/>
    </w:pPr>
    <w:rPr>
      <w:rFonts w:ascii="Times New Roman" w:eastAsia="Times New Roman" w:hAnsi="Times New Roman" w:cs="Times New Roman"/>
      <w:sz w:val="22"/>
      <w:lang w:val="en-AU" w:eastAsia="en-AU" w:bidi="ar-SA"/>
    </w:rPr>
  </w:style>
  <w:style w:type="paragraph" w:customStyle="1" w:styleId="ySubsection">
    <w:name w:val="ySubsection"/>
    <w:basedOn w:val="Subsection"/>
    <w:pPr>
      <w:spacing w:line="240" w:lineRule="auto"/>
    </w:pPr>
    <w:rPr>
      <w:rFonts w:ascii="Times New Roman" w:eastAsia="Times New Roman" w:hAnsi="Times New Roman" w:cs="Times New Roman"/>
      <w:sz w:val="22"/>
      <w:lang w:val="en-AU" w:eastAsia="en-AU" w:bidi="ar-SA"/>
    </w:rPr>
  </w:style>
  <w:style w:type="paragraph" w:customStyle="1" w:styleId="yTable">
    <w:name w:val="yTable"/>
    <w:basedOn w:val="Table"/>
    <w:pPr>
      <w:spacing w:line="240" w:lineRule="auto"/>
    </w:pPr>
    <w:rPr>
      <w:rFonts w:ascii="Times New Roman" w:eastAsia="Times New Roman" w:hAnsi="Times New Roman" w:cs="Times New Roman"/>
      <w:sz w:val="22"/>
      <w:lang w:val="en-AU" w:eastAsia="en-AU" w:bidi="ar-SA"/>
    </w:rPr>
  </w:style>
  <w:style w:type="paragraph" w:customStyle="1" w:styleId="zDefitem">
    <w:name w:val="zDefitem"/>
    <w:pPr>
      <w:tabs>
        <w:tab w:val="right" w:pos="3459"/>
      </w:tabs>
      <w:spacing w:before="80" w:line="260" w:lineRule="atLeast" w:after="0"/>
      <w:ind w:left="3686" w:right="284" w:hanging="3119"/>
    </w:pPr>
    <w:rPr>
      <w:rFonts w:ascii="Times New Roman" w:eastAsia="Times New Roman" w:hAnsi="Times New Roman" w:cs="Times New Roman"/>
      <w:snapToGrid w:val="0"/>
      <w:sz w:val="24"/>
      <w:lang w:val="en-AU" w:eastAsia="en-AU" w:bidi="ar-SA"/>
    </w:rPr>
  </w:style>
  <w:style w:type="paragraph" w:customStyle="1" w:styleId="zHeading1">
    <w:name w:val="zHeading 1"/>
    <w:basedOn w:val="Heading1"/>
    <w:pPr>
      <w:ind w:left="567" w:right="284"/>
      <w:outlineLvl w:val="9"/>
    </w:pPr>
    <w:rPr>
      <w:rFonts w:ascii="Times New Roman" w:eastAsia="Times New Roman" w:hAnsi="Times New Roman" w:cs="Times New Roman"/>
      <w:b/>
      <w:kern w:val="28"/>
      <w:sz w:val="34"/>
      <w:lang w:val="en-AU" w:eastAsia="en-AU" w:bidi="ar-SA"/>
    </w:rPr>
  </w:style>
  <w:style w:type="paragraph" w:customStyle="1" w:styleId="zMiscellaneousBody">
    <w:name w:val="zMiscellaneousBody"/>
    <w:basedOn w:val="Normal"/>
    <w:pPr>
      <w:spacing w:before="160" w:line="260" w:lineRule="atLeast"/>
      <w:ind w:left="567" w:right="284"/>
    </w:pPr>
    <w:rPr>
      <w:rFonts w:ascii="Times New Roman" w:eastAsia="Times New Roman" w:hAnsi="Times New Roman" w:cs="Times New Roman"/>
      <w:sz w:val="24"/>
      <w:lang w:val="en-AU" w:eastAsia="en-AU" w:bidi="ar-SA"/>
    </w:rPr>
  </w:style>
  <w:style w:type="paragraph" w:customStyle="1" w:styleId="zMiscellaneousHeading">
    <w:name w:val="zMiscellaneousHeading"/>
    <w:basedOn w:val="MiscellaneousHeading"/>
    <w:pPr>
      <w:ind w:left="567" w:right="284"/>
    </w:pPr>
    <w:rPr>
      <w:rFonts w:ascii="Times New Roman" w:eastAsia="Times New Roman" w:hAnsi="Times New Roman" w:cs="Times New Roman"/>
      <w:sz w:val="24"/>
      <w:lang w:val="en-AU" w:eastAsia="en-AU" w:bidi="ar-SA"/>
    </w:rPr>
  </w:style>
  <w:style w:type="paragraph" w:customStyle="1" w:styleId="zPenitem">
    <w:name w:val="zPenitem"/>
    <w:basedOn w:val="Normal"/>
    <w:pPr>
      <w:tabs>
        <w:tab w:val="right" w:pos="3402"/>
        <w:tab w:val="left" w:pos="3686"/>
      </w:tabs>
      <w:spacing w:before="80" w:line="260" w:lineRule="atLeast"/>
      <w:ind w:left="3686" w:right="284" w:hanging="851"/>
    </w:pPr>
    <w:rPr>
      <w:rFonts w:ascii="Times New Roman" w:eastAsia="Times New Roman" w:hAnsi="Times New Roman" w:cs="Times New Roman"/>
      <w:sz w:val="24"/>
      <w:lang w:val="en-AU" w:eastAsia="en-AU" w:bidi="ar-SA"/>
    </w:rPr>
  </w:style>
  <w:style w:type="paragraph" w:customStyle="1" w:styleId="zPensubpara">
    <w:name w:val="zPensubpara"/>
    <w:basedOn w:val="Normal"/>
    <w:pPr>
      <w:tabs>
        <w:tab w:val="right" w:pos="2608"/>
        <w:tab w:val="left" w:pos="2892"/>
      </w:tabs>
      <w:spacing w:before="160" w:line="260" w:lineRule="atLeast"/>
      <w:ind w:left="2892" w:right="284" w:hanging="851"/>
    </w:pPr>
    <w:rPr>
      <w:rFonts w:ascii="Times New Roman" w:eastAsia="Times New Roman" w:hAnsi="Times New Roman" w:cs="Times New Roman"/>
      <w:sz w:val="24"/>
      <w:lang w:val="en-AU" w:eastAsia="en-AU" w:bidi="ar-SA"/>
    </w:rPr>
  </w:style>
  <w:style w:type="paragraph" w:customStyle="1" w:styleId="zyDefitem">
    <w:name w:val="zyDefitem"/>
    <w:pPr>
      <w:tabs>
        <w:tab w:val="right" w:pos="3459"/>
      </w:tabs>
      <w:spacing w:before="80" w:after="0" w:line="240" w:lineRule="auto"/>
      <w:ind w:left="3686" w:right="284" w:hanging="3119"/>
    </w:pPr>
    <w:rPr>
      <w:rFonts w:ascii="Times New Roman" w:eastAsia="Times New Roman" w:hAnsi="Times New Roman" w:cs="Times New Roman"/>
      <w:snapToGrid w:val="0"/>
      <w:sz w:val="22"/>
      <w:lang w:val="en-AU" w:eastAsia="en-AU" w:bidi="ar-SA"/>
    </w:rPr>
  </w:style>
  <w:style w:type="paragraph" w:customStyle="1" w:styleId="zyDefpara">
    <w:name w:val="zyDefpara"/>
    <w:pPr>
      <w:tabs>
        <w:tab w:val="right" w:pos="1899"/>
      </w:tabs>
      <w:spacing w:before="80" w:after="0" w:line="240" w:lineRule="auto"/>
      <w:ind w:left="2183" w:right="284" w:hanging="1616"/>
    </w:pPr>
    <w:rPr>
      <w:rFonts w:ascii="Times New Roman" w:eastAsia="Times New Roman" w:hAnsi="Times New Roman" w:cs="Times New Roman"/>
      <w:snapToGrid w:val="0"/>
      <w:sz w:val="22"/>
      <w:lang w:val="en-AU" w:eastAsia="en-AU" w:bidi="ar-SA"/>
    </w:rPr>
  </w:style>
  <w:style w:type="paragraph" w:customStyle="1" w:styleId="zyDefstart">
    <w:name w:val="zyDefstart"/>
    <w:pPr>
      <w:spacing w:before="80" w:after="0" w:line="240" w:lineRule="auto"/>
      <w:ind w:left="1446" w:right="284" w:hanging="879"/>
    </w:pPr>
    <w:rPr>
      <w:rFonts w:ascii="Times New Roman" w:eastAsia="Times New Roman" w:hAnsi="Times New Roman" w:cs="Times New Roman"/>
      <w:snapToGrid w:val="0"/>
      <w:sz w:val="22"/>
      <w:lang w:val="en-AU" w:eastAsia="en-AU" w:bidi="ar-SA"/>
    </w:rPr>
  </w:style>
  <w:style w:type="paragraph" w:customStyle="1" w:styleId="zyDefsubpara">
    <w:name w:val="zyDefsubpara"/>
    <w:pPr>
      <w:keepLines/>
      <w:tabs>
        <w:tab w:val="right" w:pos="2608"/>
      </w:tabs>
      <w:spacing w:before="80" w:after="0" w:line="240" w:lineRule="auto"/>
      <w:ind w:left="2892" w:right="284" w:hanging="2325"/>
    </w:pPr>
    <w:rPr>
      <w:rFonts w:ascii="Times New Roman" w:eastAsia="Times New Roman" w:hAnsi="Times New Roman" w:cs="Times New Roman"/>
      <w:snapToGrid w:val="0"/>
      <w:sz w:val="22"/>
      <w:lang w:val="en-AU" w:eastAsia="en-AU" w:bidi="ar-SA"/>
    </w:rPr>
  </w:style>
  <w:style w:type="paragraph" w:customStyle="1" w:styleId="zyHeading1">
    <w:name w:val="zyHeading 1"/>
    <w:basedOn w:val="zHeading1"/>
    <w:pPr>
      <w:spacing w:line="240" w:lineRule="auto"/>
    </w:pPr>
    <w:rPr>
      <w:rFonts w:ascii="Times New Roman" w:eastAsia="Times New Roman" w:hAnsi="Times New Roman" w:cs="Times New Roman"/>
      <w:b/>
      <w:kern w:val="28"/>
      <w:sz w:val="32"/>
      <w:lang w:val="en-AU" w:eastAsia="en-AU" w:bidi="ar-SA"/>
    </w:rPr>
  </w:style>
  <w:style w:type="paragraph" w:customStyle="1" w:styleId="zyHeading2">
    <w:name w:val="zyHeading 2"/>
    <w:basedOn w:val="zHeading2"/>
    <w:pPr>
      <w:spacing w:line="240" w:lineRule="auto"/>
    </w:pPr>
    <w:rPr>
      <w:rFonts w:ascii="Times New Roman" w:eastAsia="Times New Roman" w:hAnsi="Times New Roman" w:cs="Times New Roman"/>
      <w:b/>
      <w:snapToGrid w:val="0"/>
      <w:sz w:val="28"/>
      <w:lang w:val="en-AU" w:eastAsia="en-AU" w:bidi="ar-SA"/>
    </w:rPr>
  </w:style>
  <w:style w:type="paragraph" w:customStyle="1" w:styleId="zyHeading3">
    <w:name w:val="zyHeading 3"/>
    <w:basedOn w:val="zHeading3"/>
    <w:pPr>
      <w:spacing w:line="240" w:lineRule="auto"/>
    </w:pPr>
    <w:rPr>
      <w:rFonts w:ascii="Times New Roman" w:eastAsia="Times New Roman" w:hAnsi="Times New Roman" w:cs="Times New Roman"/>
      <w:b/>
      <w:sz w:val="24"/>
      <w:lang w:val="en-AU" w:eastAsia="en-AU" w:bidi="ar-SA"/>
    </w:rPr>
  </w:style>
  <w:style w:type="paragraph" w:customStyle="1" w:styleId="zyHeading4">
    <w:name w:val="zyHeading 4"/>
    <w:basedOn w:val="zHeading4"/>
    <w:rPr>
      <w:rFonts w:ascii="Times New Roman" w:eastAsia="Times New Roman" w:hAnsi="Times New Roman" w:cs="Times New Roman"/>
      <w:b/>
      <w:sz w:val="22"/>
      <w:lang w:val="en-AU" w:eastAsia="en-AU" w:bidi="ar-SA"/>
    </w:rPr>
  </w:style>
  <w:style w:type="paragraph" w:customStyle="1" w:styleId="zyHeading5">
    <w:name w:val="zyHeading 5"/>
    <w:basedOn w:val="zHeading5"/>
    <w:pPr>
      <w:spacing w:line="240" w:lineRule="auto"/>
    </w:pPr>
    <w:rPr>
      <w:rFonts w:ascii="Times New Roman" w:eastAsia="Times New Roman" w:hAnsi="Times New Roman" w:cs="Times New Roman"/>
      <w:b/>
      <w:sz w:val="22"/>
      <w:lang w:val="en-AU" w:eastAsia="en-AU" w:bidi="ar-SA"/>
    </w:rPr>
  </w:style>
  <w:style w:type="paragraph" w:customStyle="1" w:styleId="zyIndenta">
    <w:name w:val="zyIndent(a)"/>
    <w:basedOn w:val="zIndenta"/>
    <w:pPr>
      <w:spacing w:line="240" w:lineRule="auto"/>
    </w:pPr>
    <w:rPr>
      <w:rFonts w:ascii="Times New Roman" w:eastAsia="Times New Roman" w:hAnsi="Times New Roman" w:cs="Times New Roman"/>
      <w:sz w:val="22"/>
      <w:lang w:val="en-AU" w:eastAsia="en-AU" w:bidi="ar-SA"/>
    </w:rPr>
  </w:style>
  <w:style w:type="paragraph" w:customStyle="1" w:styleId="zyIndentA0">
    <w:name w:val="zyIndent(A)"/>
    <w:basedOn w:val="zIndentA0"/>
    <w:pPr>
      <w:spacing w:line="240" w:lineRule="auto"/>
    </w:pPr>
    <w:rPr>
      <w:rFonts w:ascii="Times New Roman" w:eastAsia="Times New Roman" w:hAnsi="Times New Roman" w:cs="Times New Roman"/>
      <w:sz w:val="22"/>
      <w:lang w:val="en-AU" w:eastAsia="en-AU" w:bidi="ar-SA"/>
    </w:rPr>
  </w:style>
  <w:style w:type="paragraph" w:customStyle="1" w:styleId="zyIndenti">
    <w:name w:val="zyIndent(i)"/>
    <w:basedOn w:val="zIndenti"/>
    <w:pPr>
      <w:spacing w:line="240" w:lineRule="auto"/>
    </w:pPr>
    <w:rPr>
      <w:rFonts w:ascii="Times New Roman" w:eastAsia="Times New Roman" w:hAnsi="Times New Roman" w:cs="Times New Roman"/>
      <w:sz w:val="22"/>
      <w:lang w:val="en-AU" w:eastAsia="en-AU" w:bidi="ar-SA"/>
    </w:rPr>
  </w:style>
  <w:style w:type="paragraph" w:customStyle="1" w:styleId="zyIndentI0">
    <w:name w:val="zyIndent(I)"/>
    <w:basedOn w:val="zIndentI0"/>
    <w:pPr>
      <w:spacing w:line="240" w:lineRule="auto"/>
    </w:pPr>
    <w:rPr>
      <w:rFonts w:ascii="Times New Roman" w:eastAsia="Times New Roman" w:hAnsi="Times New Roman" w:cs="Times New Roman"/>
      <w:sz w:val="22"/>
      <w:lang w:val="en-AU" w:eastAsia="en-AU" w:bidi="ar-SA"/>
    </w:rPr>
  </w:style>
  <w:style w:type="paragraph" w:customStyle="1" w:styleId="zyPenitem">
    <w:name w:val="zyPenitem"/>
    <w:basedOn w:val="zPenitem"/>
    <w:pPr>
      <w:spacing w:line="240" w:lineRule="auto"/>
    </w:pPr>
    <w:rPr>
      <w:rFonts w:ascii="Times New Roman" w:eastAsia="Times New Roman" w:hAnsi="Times New Roman" w:cs="Times New Roman"/>
      <w:sz w:val="22"/>
      <w:lang w:val="en-AU" w:eastAsia="en-AU" w:bidi="ar-SA"/>
    </w:rPr>
  </w:style>
  <w:style w:type="paragraph" w:customStyle="1" w:styleId="zyPenpara">
    <w:name w:val="zyPenpara"/>
    <w:basedOn w:val="zPenpara"/>
    <w:pPr>
      <w:spacing w:line="240" w:lineRule="auto"/>
    </w:pPr>
    <w:rPr>
      <w:rFonts w:ascii="Times New Roman" w:eastAsia="Times New Roman" w:hAnsi="Times New Roman" w:cs="Times New Roman"/>
      <w:sz w:val="22"/>
      <w:lang w:val="en-AU" w:eastAsia="en-AU" w:bidi="ar-SA"/>
    </w:rPr>
  </w:style>
  <w:style w:type="paragraph" w:customStyle="1" w:styleId="zyPenstart">
    <w:name w:val="zyPenstart"/>
    <w:basedOn w:val="zPenstart"/>
    <w:pPr>
      <w:spacing w:line="240" w:lineRule="auto"/>
    </w:pPr>
    <w:rPr>
      <w:rFonts w:ascii="Times New Roman" w:eastAsia="Times New Roman" w:hAnsi="Times New Roman" w:cs="Times New Roman"/>
      <w:sz w:val="22"/>
      <w:lang w:val="en-AU" w:eastAsia="en-AU" w:bidi="ar-SA"/>
    </w:rPr>
  </w:style>
  <w:style w:type="paragraph" w:customStyle="1" w:styleId="zyPensubpara">
    <w:name w:val="zyPensubpara"/>
    <w:basedOn w:val="zPensubpara"/>
    <w:pPr>
      <w:spacing w:line="240" w:lineRule="auto"/>
      <w:ind w:left="3459" w:hanging="2892"/>
    </w:pPr>
    <w:rPr>
      <w:rFonts w:ascii="Times New Roman" w:eastAsia="Times New Roman" w:hAnsi="Times New Roman" w:cs="Times New Roman"/>
      <w:sz w:val="22"/>
      <w:lang w:val="en-AU" w:eastAsia="en-AU" w:bidi="ar-SA"/>
    </w:rPr>
  </w:style>
  <w:style w:type="paragraph" w:customStyle="1" w:styleId="zyScheduleHeading">
    <w:name w:val="zyScheduleHeading"/>
    <w:basedOn w:val="yScheduleHeading"/>
    <w:pPr>
      <w:pageBreakBefore w:val="0"/>
      <w:outlineLvl w:val="9"/>
    </w:pPr>
    <w:rPr>
      <w:rFonts w:ascii="Times New Roman" w:eastAsia="Times New Roman" w:hAnsi="Times New Roman" w:cs="Times New Roman"/>
      <w:b/>
      <w:snapToGrid w:val="0"/>
      <w:sz w:val="26"/>
      <w:lang w:val="en-AU" w:eastAsia="en-AU" w:bidi="ar-SA"/>
    </w:rPr>
  </w:style>
  <w:style w:type="paragraph" w:customStyle="1" w:styleId="zyShoulderClause">
    <w:name w:val="zyShoulderClause"/>
    <w:basedOn w:val="yShoulderClause"/>
    <w:rPr>
      <w:rFonts w:ascii="Times New Roman" w:eastAsia="Times New Roman" w:hAnsi="Times New Roman" w:cs="Times New Roman"/>
      <w:sz w:val="22"/>
      <w:lang w:val="en-AU" w:eastAsia="en-AU" w:bidi="ar-SA"/>
    </w:rPr>
  </w:style>
  <w:style w:type="paragraph" w:customStyle="1" w:styleId="zySubsection">
    <w:name w:val="zySubsection"/>
    <w:basedOn w:val="zSubsection"/>
    <w:pPr>
      <w:spacing w:line="240" w:lineRule="auto"/>
    </w:pPr>
    <w:rPr>
      <w:rFonts w:ascii="Times New Roman" w:eastAsia="Times New Roman" w:hAnsi="Times New Roman" w:cs="Times New Roman"/>
      <w:sz w:val="22"/>
      <w:lang w:val="en-AU" w:eastAsia="en-AU" w:bidi="ar-SA"/>
    </w:rPr>
  </w:style>
  <w:style w:type="paragraph" w:styleId="Header">
    <w:name w:val="header"/>
    <w:pPr>
      <w:spacing w:after="0" w:line="240" w:lineRule="auto"/>
    </w:pPr>
    <w:rPr>
      <w:rFonts w:ascii="Arial" w:eastAsia="Times New Roman" w:hAnsi="Arial" w:cs="Times New Roman"/>
      <w:noProof/>
      <w:lang w:val="en-AU" w:eastAsia="en-AU" w:bidi="ar-SA"/>
    </w:rPr>
  </w:style>
  <w:style w:type="character" w:customStyle="1" w:styleId="CharDefText">
    <w:name w:val="CharDefText"/>
    <w:basedOn w:val="DefaultParagraphFont"/>
    <w:rPr>
      <w:b/>
      <w:i/>
    </w:rPr>
  </w:style>
  <w:style w:type="paragraph" w:customStyle="1" w:styleId="ByCommand">
    <w:name w:val="ByCommand"/>
    <w:basedOn w:val="Normal"/>
    <w:pPr>
      <w:tabs>
        <w:tab w:val="left" w:pos="4536"/>
      </w:tabs>
      <w:spacing w:before="240"/>
    </w:pPr>
    <w:rPr>
      <w:rFonts w:ascii="Times New Roman" w:eastAsia="Times New Roman" w:hAnsi="Times New Roman" w:cs="Times New Roman"/>
      <w:sz w:val="24"/>
      <w:lang w:val="en-AU" w:eastAsia="en-AU" w:bidi="ar-SA"/>
    </w:rPr>
  </w:style>
  <w:style w:type="paragraph" w:customStyle="1" w:styleId="DraftNo">
    <w:name w:val="DraftNo"/>
    <w:basedOn w:val="WA"/>
    <w:pPr>
      <w:spacing w:before="120" w:after="120"/>
    </w:pPr>
    <w:rPr>
      <w:rFonts w:ascii="Times New Roman" w:eastAsia="Times New Roman" w:hAnsi="Times New Roman" w:cs="Times New Roman"/>
      <w:sz w:val="24"/>
      <w:lang w:val="en-AU" w:eastAsia="en-AU" w:bidi="ar-SA"/>
    </w:rPr>
  </w:style>
  <w:style w:type="character" w:customStyle="1" w:styleId="CharSchText">
    <w:name w:val="CharSchText"/>
    <w:rPr>
      <w:noProof w:val="0"/>
    </w:rPr>
  </w:style>
  <w:style w:type="paragraph" w:customStyle="1" w:styleId="DefinedTerms">
    <w:name w:val="Defined Terms"/>
    <w:pPr>
      <w:tabs>
        <w:tab w:val="right" w:leader="dot" w:pos="7070"/>
      </w:tabs>
      <w:spacing w:after="0" w:line="240" w:lineRule="auto"/>
      <w:ind w:left="578" w:right="578"/>
    </w:pPr>
    <w:rPr>
      <w:rFonts w:ascii="Times New Roman" w:eastAsia="Times New Roman" w:hAnsi="Times New Roman" w:cs="Times New Roman"/>
      <w:lang w:val="en-AU" w:eastAsia="en-AU" w:bidi="ar-SA"/>
    </w:rPr>
  </w:style>
  <w:style w:type="paragraph" w:customStyle="1" w:styleId="zLongTitle">
    <w:name w:val="zLong Title"/>
    <w:basedOn w:val="LongTitle"/>
    <w:pPr>
      <w:ind w:left="567" w:right="284"/>
    </w:pPr>
    <w:rPr>
      <w:rFonts w:ascii="Times New Roman" w:eastAsia="Times New Roman" w:hAnsi="Times New Roman" w:cs="Times New Roman"/>
      <w:b/>
      <w:sz w:val="24"/>
      <w:lang w:val="en-AU" w:eastAsia="en-AU" w:bidi="ar-SA"/>
    </w:rPr>
  </w:style>
  <w:style w:type="paragraph" w:customStyle="1" w:styleId="zytable">
    <w:name w:val="zytable"/>
    <w:basedOn w:val="yTable"/>
    <w:pPr>
      <w:ind w:left="567" w:right="284"/>
    </w:pPr>
    <w:rPr>
      <w:rFonts w:ascii="Times New Roman" w:eastAsia="Times New Roman" w:hAnsi="Times New Roman" w:cs="Times New Roman"/>
      <w:sz w:val="22"/>
      <w:lang w:val="en-AU" w:eastAsia="en-AU" w:bidi="ar-SA"/>
    </w:rPr>
  </w:style>
  <w:style w:type="paragraph" w:customStyle="1" w:styleId="yMiscellaneousBody">
    <w:name w:val="yMiscellaneous Body"/>
    <w:basedOn w:val="MiscellaneousBody"/>
    <w:pPr>
      <w:spacing w:line="240" w:lineRule="auto"/>
    </w:pPr>
    <w:rPr>
      <w:rFonts w:ascii="Times New Roman" w:eastAsia="Times New Roman" w:hAnsi="Times New Roman" w:cs="Times New Roman"/>
      <w:sz w:val="22"/>
      <w:lang w:val="en-AU" w:eastAsia="en-AU" w:bidi="ar-SA"/>
    </w:rPr>
  </w:style>
  <w:style w:type="paragraph" w:customStyle="1" w:styleId="yMiscellaneousFootnotes">
    <w:name w:val="yMiscellaneous Footnotes"/>
    <w:basedOn w:val="MiscellaneousFootnotes"/>
    <w:pPr>
      <w:spacing w:line="240" w:lineRule="auto"/>
    </w:pPr>
    <w:rPr>
      <w:rFonts w:ascii="Times New Roman" w:eastAsia="Times New Roman" w:hAnsi="Times New Roman" w:cs="Times New Roman"/>
      <w:sz w:val="22"/>
      <w:lang w:val="en-AU" w:eastAsia="en-AU" w:bidi="ar-SA"/>
    </w:rPr>
  </w:style>
  <w:style w:type="paragraph" w:customStyle="1" w:styleId="yMiscellaneousHeading">
    <w:name w:val="yMiscellaneous Heading"/>
    <w:basedOn w:val="MiscellaneousHeading"/>
    <w:pPr>
      <w:spacing w:line="240" w:lineRule="auto"/>
    </w:pPr>
    <w:rPr>
      <w:rFonts w:ascii="Times New Roman" w:eastAsia="Times New Roman" w:hAnsi="Times New Roman" w:cs="Times New Roman"/>
      <w:sz w:val="22"/>
      <w:lang w:val="en-AU" w:eastAsia="en-AU" w:bidi="ar-SA"/>
    </w:rPr>
  </w:style>
  <w:style w:type="paragraph" w:customStyle="1" w:styleId="zTablet">
    <w:name w:val="zTable t"/>
    <w:basedOn w:val="Table"/>
    <w:rPr>
      <w:rFonts w:ascii="Times New Roman" w:eastAsia="Times New Roman" w:hAnsi="Times New Roman" w:cs="Times New Roman"/>
      <w:sz w:val="22"/>
      <w:lang w:val="en-AU" w:eastAsia="en-AU" w:bidi="ar-SA"/>
    </w:rPr>
  </w:style>
  <w:style w:type="paragraph" w:customStyle="1" w:styleId="zyMiscellaneousBody">
    <w:name w:val="zyMiscellaneous Body"/>
    <w:basedOn w:val="zMiscellaneousBody"/>
    <w:pPr>
      <w:spacing w:line="240" w:lineRule="auto"/>
    </w:pPr>
    <w:rPr>
      <w:rFonts w:ascii="Times New Roman" w:eastAsia="Times New Roman" w:hAnsi="Times New Roman" w:cs="Times New Roman"/>
      <w:sz w:val="22"/>
      <w:lang w:val="en-AU" w:eastAsia="en-AU" w:bidi="ar-SA"/>
    </w:rPr>
  </w:style>
  <w:style w:type="paragraph" w:customStyle="1" w:styleId="zyMiscellaneousHeading">
    <w:name w:val="zyMiscellaneous Heading"/>
    <w:basedOn w:val="zMiscellaneousHeading"/>
    <w:pPr>
      <w:spacing w:line="240" w:lineRule="auto"/>
    </w:pPr>
    <w:rPr>
      <w:rFonts w:ascii="Times New Roman" w:eastAsia="Times New Roman" w:hAnsi="Times New Roman" w:cs="Times New Roman"/>
      <w:sz w:val="22"/>
      <w:lang w:val="en-AU" w:eastAsia="en-AU" w:bidi="ar-SA"/>
    </w:rPr>
  </w:style>
  <w:style w:type="paragraph" w:customStyle="1" w:styleId="OmitFootnote">
    <w:name w:val="OmitFootnote"/>
    <w:basedOn w:val="yEdnotesection"/>
    <w:pPr>
      <w:spacing w:before="600"/>
      <w:outlineLvl w:val="1"/>
    </w:pPr>
    <w:rPr>
      <w:rFonts w:ascii="Times New Roman" w:eastAsia="Times New Roman" w:hAnsi="Times New Roman" w:cs="Times New Roman"/>
      <w:i/>
      <w:snapToGrid w:val="0"/>
      <w:sz w:val="22"/>
      <w:lang w:val="en-AU" w:eastAsia="en-AU" w:bidi="ar-SA"/>
    </w:rPr>
  </w:style>
  <w:style w:type="paragraph" w:customStyle="1" w:styleId="yNumberedItem">
    <w:name w:val="yNumberedItem"/>
    <w:pPr>
      <w:spacing w:before="120" w:after="0" w:line="240" w:lineRule="auto"/>
      <w:ind w:left="879" w:hanging="879"/>
    </w:pPr>
    <w:rPr>
      <w:rFonts w:ascii="Times New Roman" w:eastAsia="Times New Roman" w:hAnsi="Times New Roman" w:cs="Times New Roman"/>
      <w:sz w:val="22"/>
      <w:lang w:val="en-AU" w:eastAsia="en-AU" w:bidi="ar-SA"/>
    </w:rPr>
  </w:style>
  <w:style w:type="paragraph" w:customStyle="1" w:styleId="zyNumberedItem">
    <w:name w:val="zyNumberedItem"/>
    <w:pPr>
      <w:spacing w:before="120" w:after="0" w:line="240" w:lineRule="auto"/>
      <w:ind w:left="1446" w:right="284" w:hanging="879"/>
    </w:pPr>
    <w:rPr>
      <w:rFonts w:ascii="Times New Roman" w:eastAsia="Times New Roman" w:hAnsi="Times New Roman" w:cs="Times New Roman"/>
      <w:sz w:val="22"/>
      <w:lang w:val="en-AU" w:eastAsia="en-AU" w:bidi="ar-SA"/>
    </w:rPr>
  </w:style>
  <w:style w:type="paragraph" w:customStyle="1" w:styleId="yScheduleHeading2">
    <w:name w:val="yScheduleHeading 2"/>
    <w:basedOn w:val="yScheduleHeading"/>
    <w:pPr>
      <w:pageBreakBefore w:val="0"/>
      <w:spacing w:before="240"/>
    </w:pPr>
    <w:rPr>
      <w:rFonts w:ascii="Times New Roman" w:eastAsia="Times New Roman" w:hAnsi="Times New Roman" w:cs="Times New Roman"/>
      <w:b/>
      <w:snapToGrid w:val="0"/>
      <w:sz w:val="28"/>
      <w:lang w:val="en-AU" w:eastAsia="en-AU" w:bidi="ar-SA"/>
    </w:rPr>
  </w:style>
  <w:style w:type="character" w:customStyle="1" w:styleId="CharSClsNo">
    <w:name w:val="CharSClsNo"/>
    <w:basedOn w:val="DefaultParagraphFont"/>
    <w:rPr>
      <w:sz w:val="22"/>
    </w:rPr>
  </w:style>
  <w:style w:type="character" w:customStyle="1" w:styleId="CharSDivNo">
    <w:name w:val="CharSDivNo"/>
    <w:basedOn w:val="DefaultParagraphFont"/>
    <w:rPr>
      <w:sz w:val="24"/>
    </w:rPr>
  </w:style>
  <w:style w:type="character" w:customStyle="1" w:styleId="CharSDivText">
    <w:name w:val="CharSDivText"/>
    <w:basedOn w:val="DefaultParagraphFont"/>
    <w:rPr>
      <w:sz w:val="24"/>
    </w:rPr>
  </w:style>
  <w:style w:type="paragraph" w:customStyle="1" w:styleId="BlankOpen">
    <w:name w:val="BlankOpen"/>
    <w:basedOn w:val="Normal"/>
    <w:pPr>
      <w:keepNext/>
      <w:keepLines/>
      <w:jc w:val="center"/>
    </w:pPr>
    <w:rPr>
      <w:rFonts w:ascii="Times New Roman" w:eastAsia="Times New Roman" w:hAnsi="Times New Roman" w:cs="Times New Roman"/>
      <w:sz w:val="24"/>
      <w:szCs w:val="24"/>
      <w:lang w:val="en-AU" w:eastAsia="en-AU" w:bidi="ar-SA"/>
    </w:rPr>
  </w:style>
  <w:style w:type="paragraph" w:customStyle="1" w:styleId="Ednotepart">
    <w:name w:val="Ednote(part)"/>
    <w:basedOn w:val="Ednotesection"/>
    <w:pPr>
      <w:tabs>
        <w:tab w:val="clear" w:pos="893"/>
      </w:tabs>
      <w:ind w:left="0" w:firstLine="0"/>
    </w:pPr>
    <w:rPr>
      <w:rFonts w:ascii="Times New Roman" w:eastAsia="Times New Roman" w:hAnsi="Times New Roman" w:cs="Times New Roman"/>
      <w:i/>
      <w:snapToGrid w:val="0"/>
      <w:sz w:val="24"/>
      <w:lang w:val="en-AU" w:eastAsia="en-AU" w:bidi="ar-SA"/>
    </w:rPr>
  </w:style>
  <w:style w:type="paragraph" w:customStyle="1" w:styleId="Ednotedivision">
    <w:name w:val="Ednote(division)"/>
    <w:basedOn w:val="Ednotepart"/>
    <w:rPr>
      <w:rFonts w:ascii="Times New Roman" w:eastAsia="Times New Roman" w:hAnsi="Times New Roman" w:cs="Times New Roman"/>
      <w:i/>
      <w:snapToGrid w:val="0"/>
      <w:sz w:val="24"/>
      <w:lang w:val="en-AU" w:eastAsia="en-AU" w:bidi="ar-SA"/>
    </w:rPr>
  </w:style>
  <w:style w:type="paragraph" w:customStyle="1" w:styleId="Ednotesubdivision">
    <w:name w:val="Ednote(subdivision)"/>
    <w:basedOn w:val="Ednotepart"/>
    <w:rPr>
      <w:rFonts w:ascii="Times New Roman" w:eastAsia="Times New Roman" w:hAnsi="Times New Roman" w:cs="Times New Roman"/>
      <w:i/>
      <w:snapToGrid w:val="0"/>
      <w:sz w:val="24"/>
      <w:lang w:val="en-AU" w:eastAsia="en-AU" w:bidi="ar-SA"/>
    </w:rPr>
  </w:style>
  <w:style w:type="paragraph" w:customStyle="1" w:styleId="Footnotelongtitle">
    <w:name w:val="Footnote(longtitle)"/>
    <w:basedOn w:val="Footnotesection"/>
    <w:rPr>
      <w:rFonts w:ascii="Times New Roman" w:eastAsia="Times New Roman" w:hAnsi="Times New Roman" w:cs="Times New Roman"/>
      <w:i/>
      <w:snapToGrid w:val="0"/>
      <w:sz w:val="24"/>
      <w:lang w:val="en-AU" w:eastAsia="en-AU" w:bidi="ar-SA"/>
    </w:rPr>
  </w:style>
  <w:style w:type="paragraph" w:customStyle="1" w:styleId="Footnotepreamble">
    <w:name w:val="Footnote(preamble)"/>
    <w:basedOn w:val="Footnotesection"/>
    <w:rPr>
      <w:rFonts w:ascii="Times New Roman" w:eastAsia="Times New Roman" w:hAnsi="Times New Roman" w:cs="Times New Roman"/>
      <w:i/>
      <w:snapToGrid w:val="0"/>
      <w:sz w:val="24"/>
      <w:lang w:val="en-AU" w:eastAsia="en-AU" w:bidi="ar-SA"/>
    </w:rPr>
  </w:style>
  <w:style w:type="paragraph" w:customStyle="1" w:styleId="LongTitle2">
    <w:name w:val="Long Title2"/>
    <w:basedOn w:val="LongTitle"/>
    <w:pPr>
      <w:tabs>
        <w:tab w:val="right" w:pos="170"/>
        <w:tab w:val="left" w:pos="397"/>
      </w:tabs>
      <w:ind w:left="397" w:hanging="397"/>
    </w:pPr>
    <w:rPr>
      <w:rFonts w:ascii="Times New Roman" w:eastAsia="Times New Roman" w:hAnsi="Times New Roman" w:cs="Times New Roman"/>
      <w:b/>
      <w:sz w:val="24"/>
      <w:lang w:val="en-AU" w:eastAsia="en-AU" w:bidi="ar-SA"/>
    </w:rPr>
  </w:style>
  <w:style w:type="paragraph" w:customStyle="1" w:styleId="LongTitle3">
    <w:name w:val="Long Title3"/>
    <w:basedOn w:val="LongTitle"/>
    <w:pPr>
      <w:tabs>
        <w:tab w:val="right" w:pos="567"/>
        <w:tab w:val="left" w:pos="794"/>
      </w:tabs>
      <w:ind w:left="794" w:hanging="794"/>
    </w:pPr>
    <w:rPr>
      <w:rFonts w:ascii="Times New Roman" w:eastAsia="Times New Roman" w:hAnsi="Times New Roman" w:cs="Times New Roman"/>
      <w:b/>
      <w:sz w:val="24"/>
      <w:lang w:val="en-AU" w:eastAsia="en-AU" w:bidi="ar-SA"/>
    </w:rPr>
  </w:style>
  <w:style w:type="paragraph" w:customStyle="1" w:styleId="Preamble2">
    <w:name w:val="Preamble2"/>
    <w:basedOn w:val="Preamble"/>
    <w:pPr>
      <w:tabs>
        <w:tab w:val="clear" w:pos="567"/>
      </w:tabs>
      <w:spacing w:before="80"/>
      <w:ind w:left="0" w:firstLine="0"/>
    </w:pPr>
    <w:rPr>
      <w:rFonts w:ascii="Times" w:eastAsia="Times New Roman" w:hAnsi="Times" w:cs="Times New Roman"/>
      <w:sz w:val="24"/>
      <w:lang w:val="en-AU" w:eastAsia="en-AU" w:bidi="ar-SA"/>
    </w:rPr>
  </w:style>
  <w:style w:type="paragraph" w:customStyle="1" w:styleId="Preamble1">
    <w:name w:val="Preamble1"/>
    <w:basedOn w:val="Preamble2"/>
    <w:pPr>
      <w:spacing w:before="120"/>
    </w:pPr>
    <w:rPr>
      <w:rFonts w:ascii="Times" w:eastAsia="Times New Roman" w:hAnsi="Times" w:cs="Times New Roman"/>
      <w:b/>
      <w:sz w:val="24"/>
      <w:lang w:val="en-AU" w:eastAsia="en-AU" w:bidi="ar-SA"/>
    </w:rPr>
  </w:style>
  <w:style w:type="paragraph" w:customStyle="1" w:styleId="Preamble3">
    <w:name w:val="Preamble3"/>
    <w:basedOn w:val="Preamble2"/>
    <w:pPr>
      <w:tabs>
        <w:tab w:val="right" w:pos="595"/>
        <w:tab w:val="left" w:pos="879"/>
      </w:tabs>
      <w:ind w:left="879" w:hanging="879"/>
    </w:pPr>
    <w:rPr>
      <w:rFonts w:ascii="Times" w:eastAsia="Times New Roman" w:hAnsi="Times" w:cs="Times New Roman"/>
      <w:sz w:val="24"/>
      <w:lang w:val="en-AU" w:eastAsia="en-AU" w:bidi="ar-SA"/>
    </w:rPr>
  </w:style>
  <w:style w:type="paragraph" w:customStyle="1" w:styleId="Preamble4">
    <w:name w:val="Preamble4"/>
    <w:basedOn w:val="Preamble2"/>
    <w:pPr>
      <w:tabs>
        <w:tab w:val="right" w:pos="1332"/>
        <w:tab w:val="left" w:pos="1616"/>
      </w:tabs>
      <w:ind w:left="1616" w:hanging="1616"/>
    </w:pPr>
    <w:rPr>
      <w:rFonts w:ascii="Times" w:eastAsia="Times New Roman" w:hAnsi="Times" w:cs="Times New Roman"/>
      <w:sz w:val="24"/>
      <w:lang w:val="en-AU" w:eastAsia="en-AU" w:bidi="ar-SA"/>
    </w:rPr>
  </w:style>
  <w:style w:type="paragraph" w:customStyle="1" w:styleId="ReprintNo">
    <w:name w:val="ReprintNo"/>
    <w:pPr>
      <w:spacing w:after="0" w:line="240" w:lineRule="auto"/>
    </w:pPr>
    <w:rPr>
      <w:rFonts w:ascii="Times New Roman" w:eastAsia="Times New Roman" w:hAnsi="Times New Roman" w:cs="Times New Roman"/>
      <w:b/>
      <w:noProof/>
      <w:sz w:val="28"/>
      <w:lang w:val="en-AU" w:eastAsia="en-AU" w:bidi="ar-SA"/>
    </w:rPr>
  </w:style>
  <w:style w:type="paragraph" w:customStyle="1" w:styleId="TableAm">
    <w:name w:val="TableAm"/>
    <w:qFormat/>
    <w:pPr>
      <w:tabs>
        <w:tab w:val="left" w:pos="567"/>
      </w:tabs>
      <w:spacing w:before="120" w:after="0" w:line="240" w:lineRule="auto"/>
    </w:pPr>
    <w:rPr>
      <w:rFonts w:ascii="Times New Roman" w:eastAsia="Times New Roman" w:hAnsi="Times New Roman" w:cs="Times New Roman"/>
      <w:sz w:val="24"/>
      <w:lang w:val="en-AU" w:eastAsia="en-AU" w:bidi="ar-SA"/>
    </w:rPr>
  </w:style>
  <w:style w:type="paragraph" w:customStyle="1" w:styleId="TableAmNote">
    <w:name w:val="TableAmNote"/>
    <w:pPr>
      <w:tabs>
        <w:tab w:val="left" w:pos="567"/>
      </w:tabs>
      <w:spacing w:before="60" w:after="0" w:line="240" w:lineRule="auto"/>
    </w:pPr>
    <w:rPr>
      <w:rFonts w:ascii="Arial" w:eastAsia="Times New Roman" w:hAnsi="Arial" w:cs="Times New Roman"/>
      <w:sz w:val="18"/>
      <w:lang w:val="en-AU" w:eastAsia="en-AU" w:bidi="ar-SA"/>
    </w:rPr>
  </w:style>
  <w:style w:type="paragraph" w:customStyle="1" w:styleId="yEdnotedefitem">
    <w:name w:val="yEdnote(defitem)"/>
    <w:basedOn w:val="yDefitem"/>
    <w:rPr>
      <w:rFonts w:ascii="Times New Roman" w:eastAsia="Times New Roman" w:hAnsi="Times New Roman" w:cs="Times New Roman"/>
      <w:i/>
      <w:snapToGrid w:val="0"/>
      <w:sz w:val="22"/>
      <w:lang w:val="en-AU" w:eastAsia="en-AU" w:bidi="ar-SA"/>
    </w:rPr>
  </w:style>
  <w:style w:type="paragraph" w:customStyle="1" w:styleId="yEdnotedefpara">
    <w:name w:val="yEdnote(defpara)"/>
    <w:basedOn w:val="yDefpara"/>
    <w:rPr>
      <w:rFonts w:ascii="Times New Roman" w:eastAsia="Times New Roman" w:hAnsi="Times New Roman" w:cs="Times New Roman"/>
      <w:i/>
      <w:snapToGrid w:val="0"/>
      <w:sz w:val="22"/>
      <w:lang w:val="en-AU" w:eastAsia="en-AU" w:bidi="ar-SA"/>
    </w:rPr>
  </w:style>
  <w:style w:type="paragraph" w:customStyle="1" w:styleId="yEdnotedefsubpara">
    <w:name w:val="yEdnote(defsubpara)"/>
    <w:basedOn w:val="yDefsubpara"/>
    <w:rPr>
      <w:rFonts w:ascii="Times New Roman" w:eastAsia="Times New Roman" w:hAnsi="Times New Roman" w:cs="Times New Roman"/>
      <w:i/>
      <w:snapToGrid w:val="0"/>
      <w:sz w:val="22"/>
      <w:lang w:val="en-AU" w:eastAsia="en-AU" w:bidi="ar-SA"/>
    </w:rPr>
  </w:style>
  <w:style w:type="paragraph" w:customStyle="1" w:styleId="yEdnoteschedule">
    <w:name w:val="yEdnote(schedule)"/>
    <w:basedOn w:val="yEdnotesection"/>
    <w:pPr>
      <w:tabs>
        <w:tab w:val="clear" w:pos="893"/>
      </w:tabs>
      <w:ind w:left="0" w:firstLine="0"/>
    </w:pPr>
    <w:rPr>
      <w:rFonts w:ascii="Times New Roman" w:eastAsia="Times New Roman" w:hAnsi="Times New Roman" w:cs="Times New Roman"/>
      <w:i/>
      <w:snapToGrid w:val="0"/>
      <w:sz w:val="22"/>
      <w:lang w:val="en-AU" w:eastAsia="en-AU" w:bidi="ar-SA"/>
    </w:rPr>
  </w:style>
  <w:style w:type="paragraph" w:customStyle="1" w:styleId="yEdnotedivision">
    <w:name w:val="yEdnote(division)"/>
    <w:basedOn w:val="yEdnoteschedule"/>
    <w:rPr>
      <w:rFonts w:ascii="Times New Roman" w:eastAsia="Times New Roman" w:hAnsi="Times New Roman" w:cs="Times New Roman"/>
      <w:i/>
      <w:snapToGrid w:val="0"/>
      <w:sz w:val="22"/>
      <w:lang w:val="en-AU" w:eastAsia="en-AU" w:bidi="ar-SA"/>
    </w:rPr>
  </w:style>
  <w:style w:type="paragraph" w:customStyle="1" w:styleId="yEdnotesubdivision">
    <w:name w:val="yEdnote(subdivision)"/>
    <w:basedOn w:val="yEdnoteschedule"/>
    <w:rPr>
      <w:rFonts w:ascii="Times New Roman" w:eastAsia="Times New Roman" w:hAnsi="Times New Roman" w:cs="Times New Roman"/>
      <w:i/>
      <w:snapToGrid w:val="0"/>
      <w:sz w:val="22"/>
      <w:lang w:val="en-AU" w:eastAsia="en-AU" w:bidi="ar-SA"/>
    </w:rPr>
  </w:style>
  <w:style w:type="paragraph" w:customStyle="1" w:styleId="yEdnotesubsection">
    <w:name w:val="yEdnote(subsection)"/>
    <w:basedOn w:val="Ednotesubsection"/>
    <w:rPr>
      <w:rFonts w:ascii="Times New Roman" w:eastAsia="Times New Roman" w:hAnsi="Times New Roman" w:cs="Times New Roman"/>
      <w:i/>
      <w:snapToGrid w:val="0"/>
      <w:sz w:val="22"/>
      <w:lang w:val="en-AU" w:eastAsia="en-AU" w:bidi="ar-SA"/>
    </w:rPr>
  </w:style>
  <w:style w:type="paragraph" w:customStyle="1" w:styleId="DeleteListSub">
    <w:name w:val="DeleteListSub"/>
    <w:basedOn w:val="Normal"/>
    <w:pPr>
      <w:widowControl w:val="0"/>
      <w:spacing w:before="80" w:line="260" w:lineRule="atLeast"/>
      <w:ind w:left="879"/>
    </w:pPr>
    <w:rPr>
      <w:rFonts w:ascii="Times New Roman" w:eastAsia="Times New Roman" w:hAnsi="Times New Roman" w:cs="Times New Roman"/>
      <w:sz w:val="24"/>
      <w:lang w:val="en-AU" w:eastAsia="en-AU" w:bidi="ar-SA"/>
    </w:rPr>
  </w:style>
  <w:style w:type="paragraph" w:customStyle="1" w:styleId="DeleteListPara">
    <w:name w:val="DeleteListPara"/>
    <w:basedOn w:val="DeleteListSub"/>
    <w:pPr>
      <w:ind w:left="1616"/>
    </w:pPr>
    <w:rPr>
      <w:rFonts w:ascii="Times New Roman" w:eastAsia="Times New Roman" w:hAnsi="Times New Roman" w:cs="Times New Roman"/>
      <w:sz w:val="24"/>
      <w:lang w:val="en-AU" w:eastAsia="en-AU" w:bidi="ar-SA"/>
    </w:rPr>
  </w:style>
  <w:style w:type="paragraph" w:customStyle="1" w:styleId="DeleteOpen">
    <w:name w:val="DeleteOpen"/>
    <w:basedOn w:val="Normal"/>
    <w:pPr>
      <w:keepNext/>
      <w:keepLines/>
      <w:jc w:val="center"/>
    </w:pPr>
    <w:rPr>
      <w:rFonts w:ascii="Times New Roman" w:eastAsia="Times New Roman" w:hAnsi="Times New Roman" w:cs="Times New Roman"/>
      <w:sz w:val="24"/>
      <w:szCs w:val="24"/>
      <w:lang w:val="en-AU" w:eastAsia="en-AU" w:bidi="ar-SA"/>
    </w:rPr>
  </w:style>
  <w:style w:type="paragraph" w:customStyle="1" w:styleId="yDeleteListPara">
    <w:name w:val="yDeleteListPara"/>
    <w:basedOn w:val="DeleteListPara"/>
    <w:rPr>
      <w:rFonts w:ascii="Times New Roman" w:eastAsia="Times New Roman" w:hAnsi="Times New Roman" w:cs="Times New Roman"/>
      <w:sz w:val="22"/>
      <w:lang w:val="en-AU" w:eastAsia="en-AU" w:bidi="ar-SA"/>
    </w:rPr>
  </w:style>
  <w:style w:type="paragraph" w:customStyle="1" w:styleId="yDeleteListSub">
    <w:name w:val="yDeleteListSub"/>
    <w:basedOn w:val="DeleteListSub"/>
    <w:rPr>
      <w:rFonts w:ascii="Times New Roman" w:eastAsia="Times New Roman" w:hAnsi="Times New Roman" w:cs="Times New Roman"/>
      <w:sz w:val="22"/>
      <w:lang w:val="en-AU" w:eastAsia="en-AU" w:bidi="ar-SA"/>
    </w:rPr>
  </w:style>
  <w:style w:type="paragraph" w:customStyle="1" w:styleId="zDeleteListPara">
    <w:name w:val="zDeleteListPara"/>
    <w:basedOn w:val="DeleteListPara"/>
    <w:pPr>
      <w:ind w:left="2183"/>
    </w:pPr>
    <w:rPr>
      <w:rFonts w:ascii="Times New Roman" w:eastAsia="Times New Roman" w:hAnsi="Times New Roman" w:cs="Times New Roman"/>
      <w:sz w:val="24"/>
      <w:lang w:val="en-AU" w:eastAsia="en-AU" w:bidi="ar-SA"/>
    </w:rPr>
  </w:style>
  <w:style w:type="paragraph" w:customStyle="1" w:styleId="zDeleteListSub">
    <w:name w:val="zDeleteListSub"/>
    <w:basedOn w:val="DeleteListSub"/>
    <w:pPr>
      <w:ind w:left="1446"/>
    </w:pPr>
    <w:rPr>
      <w:rFonts w:ascii="Times New Roman" w:eastAsia="Times New Roman" w:hAnsi="Times New Roman" w:cs="Times New Roman"/>
      <w:sz w:val="24"/>
      <w:lang w:val="en-AU" w:eastAsia="en-AU" w:bidi="ar-SA"/>
    </w:rPr>
  </w:style>
  <w:style w:type="paragraph" w:customStyle="1" w:styleId="zyDeleteListPara">
    <w:name w:val="zyDeleteListPara"/>
    <w:basedOn w:val="DeleteListPara"/>
    <w:rPr>
      <w:rFonts w:ascii="Times New Roman" w:eastAsia="Times New Roman" w:hAnsi="Times New Roman" w:cs="Times New Roman"/>
      <w:sz w:val="22"/>
      <w:lang w:val="en-AU" w:eastAsia="en-AU" w:bidi="ar-SA"/>
    </w:rPr>
  </w:style>
  <w:style w:type="paragraph" w:customStyle="1" w:styleId="zyDeleteListSub">
    <w:name w:val="zyDeleteListSub"/>
    <w:basedOn w:val="DeleteListSub"/>
    <w:rPr>
      <w:rFonts w:ascii="Times New Roman" w:eastAsia="Times New Roman" w:hAnsi="Times New Roman" w:cs="Times New Roman"/>
      <w:sz w:val="22"/>
      <w:lang w:val="en-AU" w:eastAsia="en-AU" w:bidi="ar-SA"/>
    </w:rPr>
  </w:style>
  <w:style w:type="paragraph" w:customStyle="1" w:styleId="TableNAm">
    <w:name w:val="TableNAm"/>
    <w:qFormat/>
    <w:pPr>
      <w:tabs>
        <w:tab w:val="left" w:pos="567"/>
      </w:tabs>
      <w:spacing w:before="120" w:after="0" w:line="240" w:lineRule="auto"/>
    </w:pPr>
    <w:rPr>
      <w:rFonts w:ascii="Times New Roman" w:eastAsia="Times New Roman" w:hAnsi="Times New Roman" w:cs="Times New Roman"/>
      <w:sz w:val="24"/>
      <w:lang w:val="en-AU" w:eastAsia="en-AU" w:bidi="ar-SA"/>
    </w:rPr>
  </w:style>
  <w:style w:type="paragraph" w:customStyle="1" w:styleId="THeading">
    <w:name w:val="THeading"/>
    <w:pPr>
      <w:keepNext/>
      <w:spacing w:before="160" w:after="60" w:line="260" w:lineRule="atLeast"/>
      <w:jc w:val="center"/>
    </w:pPr>
    <w:rPr>
      <w:rFonts w:ascii="Times New Roman" w:eastAsia="Times New Roman" w:hAnsi="Times New Roman" w:cs="Times New Roman"/>
      <w:b/>
      <w:bCs/>
      <w:sz w:val="24"/>
      <w:lang w:val="en-AU" w:eastAsia="en-AU" w:bidi="ar-SA"/>
    </w:rPr>
  </w:style>
  <w:style w:type="paragraph" w:customStyle="1" w:styleId="THeadingAmNote">
    <w:name w:val="THeadingAmNote"/>
    <w:pPr>
      <w:keepNext/>
      <w:spacing w:before="160" w:after="60" w:line="240" w:lineRule="auto"/>
      <w:jc w:val="center"/>
    </w:pPr>
    <w:rPr>
      <w:rFonts w:ascii="Arial" w:eastAsia="Times New Roman" w:hAnsi="Arial" w:cs="Times New Roman"/>
      <w:b/>
      <w:bCs/>
      <w:sz w:val="18"/>
      <w:lang w:val="en-AU" w:eastAsia="en-AU" w:bidi="ar-SA"/>
    </w:rPr>
  </w:style>
  <w:style w:type="paragraph" w:customStyle="1" w:styleId="THeadingNAm">
    <w:name w:val="THeadingNAm"/>
    <w:pPr>
      <w:keepNext/>
      <w:spacing w:before="160" w:after="60" w:line="260" w:lineRule="atLeast"/>
      <w:ind w:left="879" w:right="142"/>
      <w:jc w:val="center"/>
    </w:pPr>
    <w:rPr>
      <w:rFonts w:ascii="Times New Roman" w:eastAsia="Times New Roman" w:hAnsi="Times New Roman" w:cs="Times New Roman"/>
      <w:b/>
      <w:bCs/>
      <w:sz w:val="24"/>
      <w:lang w:val="en-AU" w:eastAsia="en-AU" w:bidi="ar-SA"/>
    </w:rPr>
  </w:style>
  <w:style w:type="paragraph" w:customStyle="1" w:styleId="yTableNAm">
    <w:name w:val="yTableNAm"/>
    <w:basedOn w:val="TableNAm"/>
    <w:rPr>
      <w:rFonts w:ascii="Times New Roman" w:eastAsia="Times New Roman" w:hAnsi="Times New Roman" w:cs="Times New Roman"/>
      <w:sz w:val="22"/>
      <w:lang w:val="en-AU" w:eastAsia="en-AU" w:bidi="ar-SA"/>
    </w:rPr>
  </w:style>
  <w:style w:type="paragraph" w:customStyle="1" w:styleId="yTHeadingNAm">
    <w:name w:val="yTHeadingNAm"/>
    <w:basedOn w:val="THeadingNAm"/>
    <w:pPr>
      <w:ind w:left="142"/>
    </w:pPr>
    <w:rPr>
      <w:rFonts w:ascii="Times New Roman" w:eastAsia="Times New Roman" w:hAnsi="Times New Roman" w:cs="Times New Roman"/>
      <w:b/>
      <w:bCs/>
      <w:sz w:val="22"/>
      <w:lang w:val="en-AU" w:eastAsia="en-AU" w:bidi="ar-SA"/>
    </w:rPr>
  </w:style>
  <w:style w:type="paragraph" w:customStyle="1" w:styleId="zTableNAm">
    <w:name w:val="zTableNAm"/>
    <w:basedOn w:val="TableNAm"/>
    <w:rPr>
      <w:rFonts w:ascii="Times New Roman" w:eastAsia="Times New Roman" w:hAnsi="Times New Roman" w:cs="Times New Roman"/>
      <w:sz w:val="24"/>
      <w:lang w:val="en-AU" w:eastAsia="en-AU" w:bidi="ar-SA"/>
    </w:rPr>
  </w:style>
  <w:style w:type="paragraph" w:customStyle="1" w:styleId="zTHeadingNAm">
    <w:name w:val="zTHeadingNAm"/>
    <w:basedOn w:val="THeadingNAm"/>
    <w:rPr>
      <w:rFonts w:ascii="Times New Roman" w:eastAsia="Times New Roman" w:hAnsi="Times New Roman" w:cs="Times New Roman"/>
      <w:b/>
      <w:bCs/>
      <w:sz w:val="24"/>
      <w:lang w:val="en-AU" w:eastAsia="en-AU" w:bidi="ar-SA"/>
    </w:rPr>
  </w:style>
  <w:style w:type="paragraph" w:customStyle="1" w:styleId="zyTableNAm">
    <w:name w:val="zyTableNAm"/>
    <w:basedOn w:val="yTableNAm"/>
    <w:rPr>
      <w:rFonts w:ascii="Times New Roman" w:eastAsia="Times New Roman" w:hAnsi="Times New Roman" w:cs="Times New Roman"/>
      <w:sz w:val="22"/>
      <w:lang w:val="en-AU" w:eastAsia="en-AU" w:bidi="ar-SA"/>
    </w:rPr>
  </w:style>
  <w:style w:type="paragraph" w:customStyle="1" w:styleId="zyTHeadingNAm">
    <w:name w:val="zyTHeadingNAm"/>
    <w:basedOn w:val="yTHeadingNAm"/>
    <w:rPr>
      <w:rFonts w:ascii="Times New Roman" w:eastAsia="Times New Roman" w:hAnsi="Times New Roman" w:cs="Times New Roman"/>
      <w:b/>
      <w:bCs/>
      <w:sz w:val="22"/>
      <w:lang w:val="en-AU" w:eastAsia="en-AU" w:bidi="ar-SA"/>
    </w:rPr>
  </w:style>
  <w:style w:type="paragraph" w:customStyle="1" w:styleId="SignatureText">
    <w:name w:val="SignatureText"/>
    <w:basedOn w:val="Normal"/>
    <w:rPr>
      <w:rFonts w:ascii="Times New Roman" w:eastAsia="Times New Roman" w:hAnsi="Times New Roman" w:cs="Times New Roman"/>
      <w:sz w:val="24"/>
      <w:lang w:val="en-AU" w:eastAsia="en-AU" w:bidi="ar-SA"/>
    </w:rPr>
  </w:style>
  <w:style w:type="paragraph" w:styleId="BalloonText">
    <w:name w:val="Balloon Text"/>
    <w:basedOn w:val="Normal"/>
    <w:link w:val="BalloonTextChar"/>
    <w:rPr>
      <w:rFonts w:ascii="Tahoma" w:eastAsia="Times New Roman" w:hAnsi="Tahoma" w:cs="Tahoma"/>
      <w:sz w:val="16"/>
      <w:szCs w:val="16"/>
      <w:lang w:val="en-AU" w:eastAsia="en-AU" w:bidi="ar-SA"/>
    </w:rPr>
  </w:style>
  <w:style w:type="character" w:customStyle="1" w:styleId="BalloonTextChar">
    <w:name w:val="Balloon Text Char"/>
    <w:basedOn w:val="DefaultParagraphFont"/>
    <w:link w:val="BalloonText"/>
    <w:rPr>
      <w:rFonts w:ascii="Tahoma" w:hAnsi="Tahoma" w:cs="Tahoma"/>
      <w:sz w:val="16"/>
      <w:szCs w:val="16"/>
    </w:rPr>
  </w:style>
  <w:style w:type="paragraph" w:customStyle="1" w:styleId="PrincipalActRegPage1">
    <w:name w:val="PrincipalAct_Reg(Page 1)"/>
    <w:pPr>
      <w:spacing w:before="2600" w:after="0" w:line="240" w:lineRule="auto"/>
      <w:jc w:val="center"/>
    </w:pPr>
    <w:rPr>
      <w:rFonts w:ascii="Times New Roman" w:eastAsia="Times New Roman" w:hAnsi="Times New Roman" w:cs="Times New Roman"/>
      <w:sz w:val="24"/>
      <w:lang w:val="en-AU" w:eastAsia="en-AU" w:bidi="ar-SA"/>
    </w:rPr>
  </w:style>
  <w:style w:type="paragraph" w:customStyle="1" w:styleId="Defsubitem">
    <w:name w:val="Defsubitem"/>
    <w:qFormat/>
    <w:pPr>
      <w:tabs>
        <w:tab w:val="right" w:pos="3686"/>
      </w:tabs>
      <w:spacing w:before="80" w:line="260" w:lineRule="atLeast" w:after="0"/>
      <w:ind w:left="3969" w:hanging="3969"/>
    </w:pPr>
    <w:rPr>
      <w:rFonts w:ascii="Times New Roman" w:eastAsia="Times New Roman" w:hAnsi="Times New Roman" w:cs="Times New Roman"/>
      <w:snapToGrid w:val="0"/>
      <w:sz w:val="24"/>
      <w:lang w:val="en-AU" w:eastAsia="en-AU" w:bidi="ar-SA"/>
    </w:rPr>
  </w:style>
  <w:style w:type="paragraph" w:customStyle="1" w:styleId="Ednotedefsubitem">
    <w:name w:val="Ednote(defsubitem)"/>
    <w:basedOn w:val="Defsubitem"/>
    <w:rPr>
      <w:rFonts w:ascii="Times New Roman" w:eastAsia="Times New Roman" w:hAnsi="Times New Roman" w:cs="Times New Roman"/>
      <w:i/>
      <w:snapToGrid w:val="0"/>
      <w:sz w:val="24"/>
      <w:lang w:val="en-AU" w:eastAsia="en-AU" w:bidi="ar-SA"/>
    </w:rPr>
  </w:style>
  <w:style w:type="paragraph" w:customStyle="1" w:styleId="yDefsubitem">
    <w:name w:val="yDefsubitem"/>
    <w:qFormat/>
    <w:pPr>
      <w:tabs>
        <w:tab w:val="right" w:pos="3686"/>
      </w:tabs>
      <w:spacing w:before="80" w:after="0" w:line="240" w:lineRule="auto"/>
      <w:ind w:left="3969" w:hanging="3969"/>
    </w:pPr>
    <w:rPr>
      <w:rFonts w:ascii="Times New Roman" w:eastAsia="Times New Roman" w:hAnsi="Times New Roman" w:cs="Times New Roman"/>
      <w:snapToGrid w:val="0"/>
      <w:sz w:val="22"/>
      <w:lang w:val="en-AU" w:eastAsia="en-AU" w:bidi="ar-SA"/>
    </w:rPr>
  </w:style>
  <w:style w:type="paragraph" w:customStyle="1" w:styleId="yEdnotedefsubitem">
    <w:name w:val="yEdnote(defsubitem)"/>
    <w:basedOn w:val="yDefsubitem"/>
    <w:rPr>
      <w:rFonts w:ascii="Times New Roman" w:eastAsia="Times New Roman" w:hAnsi="Times New Roman" w:cs="Times New Roman"/>
      <w:i/>
      <w:snapToGrid w:val="0"/>
      <w:sz w:val="22"/>
      <w:lang w:val="en-AU" w:eastAsia="en-AU" w:bidi="ar-SA"/>
    </w:rPr>
  </w:style>
  <w:style w:type="paragraph" w:customStyle="1" w:styleId="zDefsubitem">
    <w:name w:val="zDefsubitem"/>
    <w:qFormat/>
    <w:pPr>
      <w:tabs>
        <w:tab w:val="right" w:pos="4167"/>
      </w:tabs>
      <w:spacing w:before="80" w:line="260" w:lineRule="atLeast" w:after="0"/>
      <w:ind w:left="4451" w:right="284" w:hanging="3884"/>
    </w:pPr>
    <w:rPr>
      <w:rFonts w:ascii="Times New Roman" w:eastAsia="Times New Roman" w:hAnsi="Times New Roman" w:cs="Times New Roman"/>
      <w:snapToGrid w:val="0"/>
      <w:sz w:val="24"/>
      <w:lang w:val="en-AU" w:eastAsia="en-AU" w:bidi="ar-SA"/>
    </w:rPr>
  </w:style>
  <w:style w:type="paragraph" w:customStyle="1" w:styleId="zyDefsubitem">
    <w:name w:val="zyDefsubitem"/>
    <w:qFormat/>
    <w:pPr>
      <w:tabs>
        <w:tab w:val="right" w:pos="4167"/>
      </w:tabs>
      <w:spacing w:before="80" w:after="0" w:line="240" w:lineRule="auto"/>
      <w:ind w:left="4451" w:right="284" w:hanging="3884"/>
    </w:pPr>
    <w:rPr>
      <w:rFonts w:ascii="Times New Roman" w:eastAsia="Times New Roman" w:hAnsi="Times New Roman" w:cs="Times New Roman"/>
      <w:snapToGrid w:val="0"/>
      <w:sz w:val="22"/>
      <w:lang w:val="en-AU" w:eastAsia="en-AU" w:bidi="ar-SA"/>
    </w:rPr>
  </w:style>
  <w:style w:type="paragraph" w:customStyle="1" w:styleId="yEdnotenumbereditem">
    <w:name w:val="yEdnote(numbereditem)"/>
    <w:basedOn w:val="yNumberedItem"/>
    <w:rPr>
      <w:rFonts w:ascii="Times New Roman" w:eastAsia="Times New Roman" w:hAnsi="Times New Roman" w:cs="Times New Roman"/>
      <w:i/>
      <w:sz w:val="22"/>
      <w:lang w:val="en-AU" w:eastAsia="en-AU" w:bidi="ar-SA"/>
    </w:rPr>
  </w:style>
  <w:style w:type="paragraph" w:customStyle="1" w:styleId="yNumberedItemPara">
    <w:name w:val="yNumberedItemPara"/>
    <w:qFormat/>
    <w:pPr>
      <w:tabs>
        <w:tab w:val="right" w:pos="1332"/>
      </w:tabs>
      <w:spacing w:before="80" w:after="0" w:line="240" w:lineRule="auto"/>
      <w:ind w:left="1616" w:hanging="1616"/>
    </w:pPr>
    <w:rPr>
      <w:rFonts w:ascii="Times New Roman" w:eastAsia="Times New Roman" w:hAnsi="Times New Roman" w:cs="Times New Roman"/>
      <w:sz w:val="22"/>
      <w:lang w:val="en-AU" w:eastAsia="en-AU" w:bidi="ar-SA"/>
    </w:rPr>
  </w:style>
  <w:style w:type="paragraph" w:customStyle="1" w:styleId="yEdnotenumbereditempara">
    <w:name w:val="yEdnote(numbereditempara)"/>
    <w:basedOn w:val="yNumberedItemPara"/>
    <w:rPr>
      <w:rFonts w:ascii="Times New Roman" w:eastAsia="Times New Roman" w:hAnsi="Times New Roman" w:cs="Times New Roman"/>
      <w:i/>
      <w:sz w:val="22"/>
      <w:lang w:val="en-AU" w:eastAsia="en-AU" w:bidi="ar-SA"/>
    </w:rPr>
  </w:style>
  <w:style w:type="paragraph" w:customStyle="1" w:styleId="zyNumberedItemPara">
    <w:name w:val="zyNumberedItemPara"/>
    <w:qFormat/>
    <w:pPr>
      <w:tabs>
        <w:tab w:val="right" w:pos="1899"/>
      </w:tabs>
      <w:spacing w:before="80" w:after="0" w:line="240" w:lineRule="auto"/>
      <w:ind w:left="2183" w:right="284" w:hanging="1616"/>
    </w:pPr>
    <w:rPr>
      <w:rFonts w:ascii="Times New Roman" w:eastAsia="Times New Roman" w:hAnsi="Times New Roman" w:cs="Times New Roman"/>
      <w:sz w:val="22"/>
      <w:lang w:val="en-AU" w:eastAsia="en-AU" w:bidi="ar-SA"/>
    </w:rPr>
  </w:style>
  <w:style w:type="paragraph" w:customStyle="1" w:styleId="yNumberedItemSubPara">
    <w:name w:val="yNumberedItemSubPara"/>
    <w:qFormat/>
    <w:pPr>
      <w:tabs>
        <w:tab w:val="right" w:pos="2041"/>
      </w:tabs>
      <w:spacing w:before="80" w:after="0" w:line="240" w:lineRule="auto"/>
      <w:ind w:left="2325" w:hanging="2325"/>
    </w:pPr>
    <w:rPr>
      <w:rFonts w:ascii="Times New Roman" w:eastAsia="Times New Roman" w:hAnsi="Times New Roman" w:cs="Times New Roman"/>
      <w:sz w:val="22"/>
      <w:lang w:val="en-AU" w:eastAsia="en-AU" w:bidi="ar-SA"/>
    </w:rPr>
  </w:style>
  <w:style w:type="paragraph" w:customStyle="1" w:styleId="yEdnotenumbereditemsubpara">
    <w:name w:val="yEdnote(numbereditemsubpara)"/>
    <w:basedOn w:val="yNumberedItemSubPara"/>
    <w:rPr>
      <w:rFonts w:ascii="Times New Roman" w:eastAsia="Times New Roman" w:hAnsi="Times New Roman" w:cs="Times New Roman"/>
      <w:i/>
      <w:sz w:val="22"/>
      <w:lang w:val="en-AU" w:eastAsia="en-AU" w:bidi="ar-SA"/>
    </w:rPr>
  </w:style>
  <w:style w:type="paragraph" w:customStyle="1" w:styleId="zyNumberedItemSubPara">
    <w:name w:val="zyNumberedItemSubPara"/>
    <w:qFormat/>
    <w:pPr>
      <w:tabs>
        <w:tab w:val="right" w:pos="2608"/>
      </w:tabs>
      <w:spacing w:before="80" w:after="0" w:line="240" w:lineRule="auto"/>
      <w:ind w:left="2892" w:right="284" w:hanging="2325"/>
    </w:pPr>
    <w:rPr>
      <w:rFonts w:ascii="Times New Roman" w:eastAsia="Times New Roman" w:hAnsi="Times New Roman" w:cs="Times New Roman"/>
      <w:sz w:val="22"/>
      <w:lang w:val="en-AU" w:eastAsia="en-AU" w:bidi="ar-SA"/>
    </w:rPr>
  </w:style>
  <w:style w:type="paragraph" w:customStyle="1" w:styleId="PermNoteHeading">
    <w:name w:val="PermNoteHeading"/>
    <w:qFormat/>
    <w:pPr>
      <w:keepNext/>
      <w:spacing w:before="160" w:after="0" w:line="240" w:lineRule="auto"/>
      <w:ind w:left="879" w:hanging="879"/>
    </w:pPr>
    <w:rPr>
      <w:rFonts w:ascii="Arial" w:eastAsia="Times New Roman" w:hAnsi="Arial" w:cs="Times New Roman"/>
      <w:sz w:val="18"/>
      <w:lang w:val="en-AU" w:eastAsia="en-AU" w:bidi="ar-SA"/>
    </w:rPr>
  </w:style>
  <w:style w:type="paragraph" w:customStyle="1" w:styleId="Ednotepermnoteheading">
    <w:name w:val="Ednote(permnoteheading)"/>
    <w:basedOn w:val="PermNoteHeading"/>
    <w:rPr>
      <w:rFonts w:ascii="Arial" w:eastAsia="Times New Roman" w:hAnsi="Arial" w:cs="Times New Roman"/>
      <w:i/>
      <w:sz w:val="18"/>
      <w:lang w:val="en-AU" w:eastAsia="en-AU" w:bidi="ar-SA"/>
    </w:rPr>
  </w:style>
  <w:style w:type="paragraph" w:customStyle="1" w:styleId="zPermNoteHeading">
    <w:name w:val="zPermNoteHeading"/>
    <w:qFormat/>
    <w:pPr>
      <w:spacing w:before="160" w:after="0" w:line="240" w:lineRule="auto"/>
      <w:ind w:left="1446" w:right="284" w:hanging="879"/>
    </w:pPr>
    <w:rPr>
      <w:rFonts w:ascii="Arial" w:eastAsia="Times New Roman" w:hAnsi="Arial" w:cs="Times New Roman"/>
      <w:sz w:val="18"/>
      <w:lang w:val="en-AU" w:eastAsia="en-AU" w:bidi="ar-SA"/>
    </w:rPr>
  </w:style>
  <w:style w:type="paragraph" w:customStyle="1" w:styleId="PermNoteText">
    <w:name w:val="PermNoteText"/>
    <w:qFormat/>
    <w:pPr>
      <w:tabs>
        <w:tab w:val="left" w:pos="879"/>
      </w:tabs>
      <w:spacing w:before="80" w:after="0" w:line="240" w:lineRule="auto"/>
      <w:ind w:left="1418" w:hanging="1418"/>
    </w:pPr>
    <w:rPr>
      <w:rFonts w:ascii="Arial" w:eastAsia="Times New Roman" w:hAnsi="Arial" w:cs="Times New Roman"/>
      <w:sz w:val="18"/>
      <w:lang w:val="en-AU" w:eastAsia="en-AU" w:bidi="ar-SA"/>
    </w:rPr>
  </w:style>
  <w:style w:type="paragraph" w:customStyle="1" w:styleId="Ednotepermnotetext">
    <w:name w:val="Ednote(permnotetext)"/>
    <w:basedOn w:val="PermNoteText"/>
    <w:rPr>
      <w:rFonts w:ascii="Arial" w:eastAsia="Times New Roman" w:hAnsi="Arial" w:cs="Times New Roman"/>
      <w:i/>
      <w:sz w:val="18"/>
      <w:lang w:val="en-AU" w:eastAsia="en-AU" w:bidi="ar-SA"/>
    </w:rPr>
  </w:style>
  <w:style w:type="paragraph" w:customStyle="1" w:styleId="zPermNoteText">
    <w:name w:val="zPermNoteText"/>
    <w:qFormat/>
    <w:pPr>
      <w:tabs>
        <w:tab w:val="left" w:pos="1446"/>
      </w:tabs>
      <w:spacing w:before="80" w:after="0" w:line="240" w:lineRule="auto"/>
      <w:ind w:left="2013" w:right="284" w:hanging="1446"/>
    </w:pPr>
    <w:rPr>
      <w:rFonts w:ascii="Arial" w:eastAsia="Times New Roman" w:hAnsi="Arial" w:cs="Times New Roman"/>
      <w:sz w:val="18"/>
      <w:lang w:val="en-AU" w:eastAsia="en-AU" w:bidi="ar-SA"/>
    </w:rPr>
  </w:style>
  <w:style w:type="paragraph" w:customStyle="1" w:styleId="PermNotePara">
    <w:name w:val="PermNotePara"/>
    <w:qFormat/>
    <w:pPr>
      <w:tabs>
        <w:tab w:val="right" w:pos="1843"/>
      </w:tabs>
      <w:spacing w:before="80" w:after="0" w:line="240" w:lineRule="auto"/>
      <w:ind w:left="2013" w:hanging="2013"/>
    </w:pPr>
    <w:rPr>
      <w:rFonts w:ascii="Arial" w:eastAsia="Times New Roman" w:hAnsi="Arial" w:cs="Times New Roman"/>
      <w:sz w:val="18"/>
      <w:lang w:val="en-AU" w:eastAsia="en-AU" w:bidi="ar-SA"/>
    </w:rPr>
  </w:style>
  <w:style w:type="paragraph" w:customStyle="1" w:styleId="Ednotepermnotepara">
    <w:name w:val="Ednote(permnotepara)"/>
    <w:basedOn w:val="PermNotePara"/>
    <w:rPr>
      <w:rFonts w:ascii="Arial" w:eastAsia="Times New Roman" w:hAnsi="Arial" w:cs="Times New Roman"/>
      <w:i/>
      <w:sz w:val="18"/>
      <w:lang w:val="en-AU" w:eastAsia="en-AU" w:bidi="ar-SA"/>
    </w:rPr>
  </w:style>
  <w:style w:type="paragraph" w:customStyle="1" w:styleId="zPermNotePara">
    <w:name w:val="zPermNotePara"/>
    <w:qFormat/>
    <w:pPr>
      <w:tabs>
        <w:tab w:val="right" w:pos="2410"/>
      </w:tabs>
      <w:spacing w:before="80" w:after="0" w:line="240" w:lineRule="auto"/>
      <w:ind w:left="2580" w:right="284" w:hanging="2013"/>
    </w:pPr>
    <w:rPr>
      <w:rFonts w:ascii="Arial" w:eastAsia="Times New Roman" w:hAnsi="Arial" w:cs="Times New Roman"/>
      <w:sz w:val="18"/>
      <w:lang w:val="en-AU" w:eastAsia="en-AU" w:bidi="ar-SA"/>
    </w:rPr>
  </w:style>
  <w:style w:type="paragraph" w:customStyle="1" w:styleId="PermNoteSubPara">
    <w:name w:val="PermNoteSubPara"/>
    <w:qFormat/>
    <w:pPr>
      <w:tabs>
        <w:tab w:val="right" w:pos="2296"/>
      </w:tabs>
      <w:spacing w:before="80" w:after="0" w:line="240" w:lineRule="auto"/>
      <w:ind w:left="2580" w:hanging="2580"/>
    </w:pPr>
    <w:rPr>
      <w:rFonts w:ascii="Arial" w:eastAsia="Times New Roman" w:hAnsi="Arial" w:cs="Times New Roman"/>
      <w:sz w:val="18"/>
      <w:lang w:val="en-AU" w:eastAsia="en-AU" w:bidi="ar-SA"/>
    </w:rPr>
  </w:style>
  <w:style w:type="paragraph" w:customStyle="1" w:styleId="Ednotepermnotesubpara">
    <w:name w:val="Ednote(permnotesubpara)"/>
    <w:basedOn w:val="PermNoteSubPara"/>
    <w:rPr>
      <w:rFonts w:ascii="Arial" w:eastAsia="Times New Roman" w:hAnsi="Arial" w:cs="Times New Roman"/>
      <w:i/>
      <w:sz w:val="18"/>
      <w:lang w:val="en-AU" w:eastAsia="en-AU" w:bidi="ar-SA"/>
    </w:rPr>
  </w:style>
  <w:style w:type="paragraph" w:customStyle="1" w:styleId="zPermNoteSubPara">
    <w:name w:val="zPermNoteSubPara"/>
    <w:qFormat/>
    <w:pPr>
      <w:tabs>
        <w:tab w:val="right" w:pos="2863"/>
      </w:tabs>
      <w:spacing w:before="80" w:after="0" w:line="240" w:lineRule="auto"/>
      <w:ind w:left="3147" w:right="284" w:hanging="2580"/>
    </w:pPr>
    <w:rPr>
      <w:rFonts w:ascii="Arial" w:eastAsia="Times New Roman" w:hAnsi="Arial" w:cs="Times New Roman"/>
      <w:sz w:val="18"/>
      <w:lang w:val="en-AU" w:eastAsia="en-AU" w:bidi="ar-SA"/>
    </w:rPr>
  </w:style>
  <w:style w:type="paragraph" w:customStyle="1" w:styleId="SectAltNote">
    <w:name w:val="SectAltNote"/>
    <w:qFormat/>
    <w:pPr>
      <w:keepNext/>
      <w:tabs>
        <w:tab w:val="left" w:pos="879"/>
      </w:tabs>
      <w:spacing w:before="160" w:after="0" w:line="240" w:lineRule="auto"/>
      <w:ind w:left="1418" w:hanging="1418"/>
    </w:pPr>
    <w:rPr>
      <w:rFonts w:ascii="Arial" w:eastAsia="Times New Roman" w:hAnsi="Arial" w:cs="Times New Roman"/>
      <w:sz w:val="18"/>
      <w:lang w:val="en-AU" w:eastAsia="en-AU" w:bidi="ar-SA"/>
    </w:rPr>
  </w:style>
  <w:style w:type="paragraph" w:customStyle="1" w:styleId="SectAltHeading">
    <w:name w:val="SectAltHeading"/>
    <w:qFormat/>
    <w:pPr>
      <w:tabs>
        <w:tab w:val="left" w:pos="879"/>
      </w:tabs>
      <w:spacing w:before="80" w:after="0" w:line="240" w:lineRule="auto"/>
      <w:ind w:left="1418" w:hanging="1418"/>
    </w:pPr>
    <w:rPr>
      <w:rFonts w:ascii="Arial" w:eastAsia="Times New Roman" w:hAnsi="Arial" w:cs="Times New Roman"/>
      <w:b/>
      <w:sz w:val="18"/>
      <w:lang w:val="en-AU" w:eastAsia="en-AU" w:bidi="ar-SA"/>
    </w:rPr>
  </w:style>
  <w:style w:type="paragraph" w:customStyle="1" w:styleId="ExCo">
    <w:name w:val="ExCo"/>
    <w:qFormat/>
    <w:pPr>
      <w:spacing w:after="0" w:line="240" w:lineRule="auto"/>
    </w:pPr>
    <w:rPr>
      <w:rFonts w:ascii="Times New Roman" w:eastAsia="Times New Roman" w:hAnsi="Times New Roman" w:cs="Times New Roman"/>
      <w:sz w:val="24"/>
      <w:lang w:val="en-AU" w:eastAsia="en-AU" w:bidi="ar-SA"/>
    </w:rPr>
  </w:style>
  <w:style w:type="paragraph" w:customStyle="1" w:styleId="TitleNote">
    <w:name w:val="TitleNote"/>
    <w:pPr>
      <w:spacing w:after="0" w:line="240" w:lineRule="auto"/>
    </w:pPr>
    <w:rPr>
      <w:rFonts w:ascii="Times New Roman" w:eastAsia="Times New Roman" w:hAnsi="Times New Roman" w:cs="Times New Roman"/>
      <w:sz w:val="24"/>
      <w:lang w:val="en-AU" w:eastAsia="en-AU" w:bidi="ar-SA"/>
    </w:rPr>
  </w:style>
  <w:style w:type="paragraph" w:customStyle="1" w:styleId="nStatement">
    <w:name w:val="nStatement"/>
    <w:pPr>
      <w:spacing w:before="80" w:after="0" w:line="240" w:lineRule="auto"/>
    </w:pPr>
    <w:rPr>
      <w:rFonts w:ascii="Times New Roman" w:eastAsia="Times New Roman" w:hAnsi="Times New Roman" w:cs="Times New Roman"/>
      <w:lang w:val="en-AU" w:eastAsia="en-AU" w:bidi="ar-SA"/>
    </w:rPr>
  </w:style>
  <w:style w:type="paragraph" w:customStyle="1" w:styleId="nNote">
    <w:name w:val="nNote"/>
    <w:pPr>
      <w:spacing w:before="80" w:after="0" w:line="240" w:lineRule="auto"/>
      <w:ind w:left="454" w:hanging="454"/>
    </w:pPr>
    <w:rPr>
      <w:rFonts w:ascii="Times New Roman" w:eastAsia="Times New Roman" w:hAnsi="Times New Roman" w:cs="Times New Roman"/>
      <w:lang w:val="en-AU" w:eastAsia="en-AU" w:bidi="ar-SA"/>
    </w:rPr>
  </w:style>
  <w:style w:type="paragraph" w:customStyle="1" w:styleId="nNotePara">
    <w:name w:val="nNotePara"/>
    <w:pPr>
      <w:tabs>
        <w:tab w:val="right" w:pos="993"/>
      </w:tabs>
      <w:spacing w:before="40" w:after="0" w:line="240" w:lineRule="auto"/>
      <w:ind w:left="1134" w:hanging="1134"/>
    </w:pPr>
    <w:rPr>
      <w:rFonts w:ascii="Times New Roman" w:eastAsia="Times New Roman" w:hAnsi="Times New Roman" w:cs="Times New Roman"/>
      <w:lang w:val="en-AU" w:eastAsia="en-AU" w:bidi="ar-SA"/>
    </w:rPr>
  </w:style>
  <w:style w:type="paragraph" w:customStyle="1" w:styleId="nNoteSubPara">
    <w:name w:val="nNoteSubPara"/>
    <w:pPr>
      <w:tabs>
        <w:tab w:val="right" w:pos="1418"/>
      </w:tabs>
      <w:spacing w:before="40" w:after="0" w:line="240" w:lineRule="auto"/>
      <w:ind w:left="1701" w:hanging="1701"/>
    </w:pPr>
    <w:rPr>
      <w:rFonts w:ascii="Times New Roman" w:eastAsia="Times New Roman" w:hAnsi="Times New Roman" w:cs="Times New Roman"/>
      <w:lang w:val="en-AU" w:eastAsia="en-AU" w:bidi="ar-SA"/>
    </w:rPr>
  </w:style>
  <w:style w:type="paragraph" w:customStyle="1" w:styleId="AssentDate">
    <w:name w:val="AssentDate"/>
    <w:pPr>
      <w:spacing w:after="0" w:line="240" w:lineRule="auto"/>
      <w:jc w:val="right"/>
    </w:pPr>
    <w:rPr>
      <w:rFonts w:ascii="Times New Roman" w:eastAsia="Times New Roman" w:hAnsi="Times New Roman" w:cs="Times New Roman"/>
      <w:sz w:val="24"/>
      <w:lang w:val="en-AU" w:eastAsia="en-A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92924">
      <w:bodyDiv w:val="1"/>
      <w:marLeft w:val="0"/>
      <w:marRight w:val="0"/>
      <w:marTop w:val="0"/>
      <w:marBottom w:val="0"/>
      <w:divBdr>
        <w:top w:val="none" w:sz="0" w:space="0" w:color="auto"/>
        <w:left w:val="none" w:sz="0" w:space="0" w:color="auto"/>
        <w:bottom w:val="none" w:sz="0" w:space="0" w:color="auto"/>
        <w:right w:val="none" w:sz="0" w:space="0" w:color="auto"/>
      </w:divBdr>
    </w:div>
    <w:div w:id="423186019">
      <w:bodyDiv w:val="1"/>
      <w:marLeft w:val="0"/>
      <w:marRight w:val="0"/>
      <w:marTop w:val="0"/>
      <w:marBottom w:val="0"/>
      <w:divBdr>
        <w:top w:val="none" w:sz="0" w:space="0" w:color="auto"/>
        <w:left w:val="none" w:sz="0" w:space="0" w:color="auto"/>
        <w:bottom w:val="none" w:sz="0" w:space="0" w:color="auto"/>
        <w:right w:val="none" w:sz="0" w:space="0" w:color="auto"/>
      </w:divBdr>
    </w:div>
    <w:div w:id="472525031">
      <w:bodyDiv w:val="1"/>
      <w:marLeft w:val="0"/>
      <w:marRight w:val="0"/>
      <w:marTop w:val="0"/>
      <w:marBottom w:val="0"/>
      <w:divBdr>
        <w:top w:val="none" w:sz="0" w:space="0" w:color="auto"/>
        <w:left w:val="none" w:sz="0" w:space="0" w:color="auto"/>
        <w:bottom w:val="none" w:sz="0" w:space="0" w:color="auto"/>
        <w:right w:val="none" w:sz="0" w:space="0" w:color="auto"/>
      </w:divBdr>
    </w:div>
    <w:div w:id="487669086">
      <w:bodyDiv w:val="1"/>
      <w:marLeft w:val="0"/>
      <w:marRight w:val="0"/>
      <w:marTop w:val="0"/>
      <w:marBottom w:val="0"/>
      <w:divBdr>
        <w:top w:val="none" w:sz="0" w:space="0" w:color="auto"/>
        <w:left w:val="none" w:sz="0" w:space="0" w:color="auto"/>
        <w:bottom w:val="none" w:sz="0" w:space="0" w:color="auto"/>
        <w:right w:val="none" w:sz="0" w:space="0" w:color="auto"/>
      </w:divBdr>
    </w:div>
    <w:div w:id="584536402">
      <w:bodyDiv w:val="1"/>
      <w:marLeft w:val="0"/>
      <w:marRight w:val="0"/>
      <w:marTop w:val="0"/>
      <w:marBottom w:val="0"/>
      <w:divBdr>
        <w:top w:val="none" w:sz="0" w:space="0" w:color="auto"/>
        <w:left w:val="none" w:sz="0" w:space="0" w:color="auto"/>
        <w:bottom w:val="none" w:sz="0" w:space="0" w:color="auto"/>
        <w:right w:val="none" w:sz="0" w:space="0" w:color="auto"/>
      </w:divBdr>
    </w:div>
    <w:div w:id="675576951">
      <w:bodyDiv w:val="1"/>
      <w:marLeft w:val="0"/>
      <w:marRight w:val="0"/>
      <w:marTop w:val="0"/>
      <w:marBottom w:val="0"/>
      <w:divBdr>
        <w:top w:val="none" w:sz="0" w:space="0" w:color="auto"/>
        <w:left w:val="none" w:sz="0" w:space="0" w:color="auto"/>
        <w:bottom w:val="none" w:sz="0" w:space="0" w:color="auto"/>
        <w:right w:val="none" w:sz="0" w:space="0" w:color="auto"/>
      </w:divBdr>
      <w:divsChild>
        <w:div w:id="1905872100">
          <w:marLeft w:val="0"/>
          <w:marRight w:val="0"/>
          <w:marTop w:val="0"/>
          <w:marBottom w:val="0"/>
          <w:divBdr>
            <w:top w:val="none" w:sz="0" w:space="0" w:color="auto"/>
            <w:left w:val="none" w:sz="0" w:space="0" w:color="auto"/>
            <w:bottom w:val="none" w:sz="0" w:space="0" w:color="auto"/>
            <w:right w:val="none" w:sz="0" w:space="0" w:color="auto"/>
          </w:divBdr>
        </w:div>
        <w:div w:id="1538855344">
          <w:marLeft w:val="0"/>
          <w:marRight w:val="0"/>
          <w:marTop w:val="0"/>
          <w:marBottom w:val="0"/>
          <w:divBdr>
            <w:top w:val="none" w:sz="0" w:space="0" w:color="auto"/>
            <w:left w:val="none" w:sz="0" w:space="0" w:color="auto"/>
            <w:bottom w:val="none" w:sz="0" w:space="0" w:color="auto"/>
            <w:right w:val="none" w:sz="0" w:space="0" w:color="auto"/>
          </w:divBdr>
        </w:div>
        <w:div w:id="312179936">
          <w:marLeft w:val="0"/>
          <w:marRight w:val="0"/>
          <w:marTop w:val="0"/>
          <w:marBottom w:val="0"/>
          <w:divBdr>
            <w:top w:val="none" w:sz="0" w:space="0" w:color="auto"/>
            <w:left w:val="none" w:sz="0" w:space="0" w:color="auto"/>
            <w:bottom w:val="none" w:sz="0" w:space="0" w:color="auto"/>
            <w:right w:val="none" w:sz="0" w:space="0" w:color="auto"/>
          </w:divBdr>
        </w:div>
        <w:div w:id="1515000867">
          <w:marLeft w:val="0"/>
          <w:marRight w:val="0"/>
          <w:marTop w:val="0"/>
          <w:marBottom w:val="0"/>
          <w:divBdr>
            <w:top w:val="none" w:sz="0" w:space="0" w:color="auto"/>
            <w:left w:val="none" w:sz="0" w:space="0" w:color="auto"/>
            <w:bottom w:val="none" w:sz="0" w:space="0" w:color="auto"/>
            <w:right w:val="none" w:sz="0" w:space="0" w:color="auto"/>
          </w:divBdr>
        </w:div>
        <w:div w:id="37511776">
          <w:marLeft w:val="0"/>
          <w:marRight w:val="0"/>
          <w:marTop w:val="0"/>
          <w:marBottom w:val="0"/>
          <w:divBdr>
            <w:top w:val="none" w:sz="0" w:space="0" w:color="auto"/>
            <w:left w:val="none" w:sz="0" w:space="0" w:color="auto"/>
            <w:bottom w:val="none" w:sz="0" w:space="0" w:color="auto"/>
            <w:right w:val="none" w:sz="0" w:space="0" w:color="auto"/>
          </w:divBdr>
        </w:div>
        <w:div w:id="468480523">
          <w:marLeft w:val="0"/>
          <w:marRight w:val="0"/>
          <w:marTop w:val="0"/>
          <w:marBottom w:val="0"/>
          <w:divBdr>
            <w:top w:val="none" w:sz="0" w:space="0" w:color="auto"/>
            <w:left w:val="none" w:sz="0" w:space="0" w:color="auto"/>
            <w:bottom w:val="none" w:sz="0" w:space="0" w:color="auto"/>
            <w:right w:val="none" w:sz="0" w:space="0" w:color="auto"/>
          </w:divBdr>
        </w:div>
        <w:div w:id="872309495">
          <w:marLeft w:val="0"/>
          <w:marRight w:val="0"/>
          <w:marTop w:val="0"/>
          <w:marBottom w:val="0"/>
          <w:divBdr>
            <w:top w:val="none" w:sz="0" w:space="0" w:color="auto"/>
            <w:left w:val="none" w:sz="0" w:space="0" w:color="auto"/>
            <w:bottom w:val="none" w:sz="0" w:space="0" w:color="auto"/>
            <w:right w:val="none" w:sz="0" w:space="0" w:color="auto"/>
          </w:divBdr>
        </w:div>
        <w:div w:id="885338786">
          <w:marLeft w:val="0"/>
          <w:marRight w:val="0"/>
          <w:marTop w:val="0"/>
          <w:marBottom w:val="0"/>
          <w:divBdr>
            <w:top w:val="none" w:sz="0" w:space="0" w:color="auto"/>
            <w:left w:val="none" w:sz="0" w:space="0" w:color="auto"/>
            <w:bottom w:val="none" w:sz="0" w:space="0" w:color="auto"/>
            <w:right w:val="none" w:sz="0" w:space="0" w:color="auto"/>
          </w:divBdr>
        </w:div>
        <w:div w:id="370106226">
          <w:marLeft w:val="0"/>
          <w:marRight w:val="0"/>
          <w:marTop w:val="0"/>
          <w:marBottom w:val="0"/>
          <w:divBdr>
            <w:top w:val="none" w:sz="0" w:space="0" w:color="auto"/>
            <w:left w:val="none" w:sz="0" w:space="0" w:color="auto"/>
            <w:bottom w:val="none" w:sz="0" w:space="0" w:color="auto"/>
            <w:right w:val="none" w:sz="0" w:space="0" w:color="auto"/>
          </w:divBdr>
        </w:div>
        <w:div w:id="1241520882">
          <w:marLeft w:val="0"/>
          <w:marRight w:val="0"/>
          <w:marTop w:val="0"/>
          <w:marBottom w:val="0"/>
          <w:divBdr>
            <w:top w:val="none" w:sz="0" w:space="0" w:color="auto"/>
            <w:left w:val="none" w:sz="0" w:space="0" w:color="auto"/>
            <w:bottom w:val="none" w:sz="0" w:space="0" w:color="auto"/>
            <w:right w:val="none" w:sz="0" w:space="0" w:color="auto"/>
          </w:divBdr>
        </w:div>
        <w:div w:id="1117602088">
          <w:marLeft w:val="0"/>
          <w:marRight w:val="0"/>
          <w:marTop w:val="0"/>
          <w:marBottom w:val="0"/>
          <w:divBdr>
            <w:top w:val="none" w:sz="0" w:space="0" w:color="auto"/>
            <w:left w:val="none" w:sz="0" w:space="0" w:color="auto"/>
            <w:bottom w:val="none" w:sz="0" w:space="0" w:color="auto"/>
            <w:right w:val="none" w:sz="0" w:space="0" w:color="auto"/>
          </w:divBdr>
        </w:div>
      </w:divsChild>
    </w:div>
    <w:div w:id="676886753">
      <w:bodyDiv w:val="1"/>
      <w:marLeft w:val="0"/>
      <w:marRight w:val="0"/>
      <w:marTop w:val="0"/>
      <w:marBottom w:val="0"/>
      <w:divBdr>
        <w:top w:val="none" w:sz="0" w:space="0" w:color="auto"/>
        <w:left w:val="none" w:sz="0" w:space="0" w:color="auto"/>
        <w:bottom w:val="none" w:sz="0" w:space="0" w:color="auto"/>
        <w:right w:val="none" w:sz="0" w:space="0" w:color="auto"/>
      </w:divBdr>
    </w:div>
    <w:div w:id="679625274">
      <w:bodyDiv w:val="1"/>
      <w:marLeft w:val="0"/>
      <w:marRight w:val="0"/>
      <w:marTop w:val="0"/>
      <w:marBottom w:val="0"/>
      <w:divBdr>
        <w:top w:val="none" w:sz="0" w:space="0" w:color="auto"/>
        <w:left w:val="none" w:sz="0" w:space="0" w:color="auto"/>
        <w:bottom w:val="none" w:sz="0" w:space="0" w:color="auto"/>
        <w:right w:val="none" w:sz="0" w:space="0" w:color="auto"/>
      </w:divBdr>
      <w:divsChild>
        <w:div w:id="1193423909">
          <w:marLeft w:val="0"/>
          <w:marRight w:val="0"/>
          <w:marTop w:val="0"/>
          <w:marBottom w:val="0"/>
          <w:divBdr>
            <w:top w:val="none" w:sz="0" w:space="0" w:color="auto"/>
            <w:left w:val="none" w:sz="0" w:space="0" w:color="auto"/>
            <w:bottom w:val="none" w:sz="0" w:space="0" w:color="auto"/>
            <w:right w:val="none" w:sz="0" w:space="0" w:color="auto"/>
          </w:divBdr>
        </w:div>
        <w:div w:id="353239302">
          <w:marLeft w:val="0"/>
          <w:marRight w:val="0"/>
          <w:marTop w:val="0"/>
          <w:marBottom w:val="0"/>
          <w:divBdr>
            <w:top w:val="none" w:sz="0" w:space="0" w:color="auto"/>
            <w:left w:val="none" w:sz="0" w:space="0" w:color="auto"/>
            <w:bottom w:val="none" w:sz="0" w:space="0" w:color="auto"/>
            <w:right w:val="none" w:sz="0" w:space="0" w:color="auto"/>
          </w:divBdr>
        </w:div>
        <w:div w:id="1208953572">
          <w:marLeft w:val="0"/>
          <w:marRight w:val="0"/>
          <w:marTop w:val="0"/>
          <w:marBottom w:val="0"/>
          <w:divBdr>
            <w:top w:val="none" w:sz="0" w:space="0" w:color="auto"/>
            <w:left w:val="none" w:sz="0" w:space="0" w:color="auto"/>
            <w:bottom w:val="none" w:sz="0" w:space="0" w:color="auto"/>
            <w:right w:val="none" w:sz="0" w:space="0" w:color="auto"/>
          </w:divBdr>
        </w:div>
        <w:div w:id="241642712">
          <w:marLeft w:val="0"/>
          <w:marRight w:val="0"/>
          <w:marTop w:val="0"/>
          <w:marBottom w:val="0"/>
          <w:divBdr>
            <w:top w:val="none" w:sz="0" w:space="0" w:color="auto"/>
            <w:left w:val="none" w:sz="0" w:space="0" w:color="auto"/>
            <w:bottom w:val="none" w:sz="0" w:space="0" w:color="auto"/>
            <w:right w:val="none" w:sz="0" w:space="0" w:color="auto"/>
          </w:divBdr>
        </w:div>
        <w:div w:id="1903329116">
          <w:marLeft w:val="0"/>
          <w:marRight w:val="0"/>
          <w:marTop w:val="0"/>
          <w:marBottom w:val="0"/>
          <w:divBdr>
            <w:top w:val="none" w:sz="0" w:space="0" w:color="auto"/>
            <w:left w:val="none" w:sz="0" w:space="0" w:color="auto"/>
            <w:bottom w:val="none" w:sz="0" w:space="0" w:color="auto"/>
            <w:right w:val="none" w:sz="0" w:space="0" w:color="auto"/>
          </w:divBdr>
        </w:div>
      </w:divsChild>
    </w:div>
    <w:div w:id="769155389">
      <w:bodyDiv w:val="1"/>
      <w:marLeft w:val="0"/>
      <w:marRight w:val="0"/>
      <w:marTop w:val="0"/>
      <w:marBottom w:val="0"/>
      <w:divBdr>
        <w:top w:val="none" w:sz="0" w:space="0" w:color="auto"/>
        <w:left w:val="none" w:sz="0" w:space="0" w:color="auto"/>
        <w:bottom w:val="none" w:sz="0" w:space="0" w:color="auto"/>
        <w:right w:val="none" w:sz="0" w:space="0" w:color="auto"/>
      </w:divBdr>
      <w:divsChild>
        <w:div w:id="359090952">
          <w:marLeft w:val="0"/>
          <w:marRight w:val="0"/>
          <w:marTop w:val="0"/>
          <w:marBottom w:val="0"/>
          <w:divBdr>
            <w:top w:val="none" w:sz="0" w:space="0" w:color="auto"/>
            <w:left w:val="none" w:sz="0" w:space="0" w:color="auto"/>
            <w:bottom w:val="none" w:sz="0" w:space="0" w:color="auto"/>
            <w:right w:val="none" w:sz="0" w:space="0" w:color="auto"/>
          </w:divBdr>
        </w:div>
        <w:div w:id="33309405">
          <w:marLeft w:val="0"/>
          <w:marRight w:val="0"/>
          <w:marTop w:val="0"/>
          <w:marBottom w:val="0"/>
          <w:divBdr>
            <w:top w:val="none" w:sz="0" w:space="0" w:color="auto"/>
            <w:left w:val="none" w:sz="0" w:space="0" w:color="auto"/>
            <w:bottom w:val="none" w:sz="0" w:space="0" w:color="auto"/>
            <w:right w:val="none" w:sz="0" w:space="0" w:color="auto"/>
          </w:divBdr>
        </w:div>
      </w:divsChild>
    </w:div>
    <w:div w:id="884102980">
      <w:bodyDiv w:val="1"/>
      <w:marLeft w:val="0"/>
      <w:marRight w:val="0"/>
      <w:marTop w:val="0"/>
      <w:marBottom w:val="0"/>
      <w:divBdr>
        <w:top w:val="none" w:sz="0" w:space="0" w:color="auto"/>
        <w:left w:val="none" w:sz="0" w:space="0" w:color="auto"/>
        <w:bottom w:val="none" w:sz="0" w:space="0" w:color="auto"/>
        <w:right w:val="none" w:sz="0" w:space="0" w:color="auto"/>
      </w:divBdr>
      <w:divsChild>
        <w:div w:id="349187096">
          <w:marLeft w:val="0"/>
          <w:marRight w:val="0"/>
          <w:marTop w:val="0"/>
          <w:marBottom w:val="0"/>
          <w:divBdr>
            <w:top w:val="none" w:sz="0" w:space="0" w:color="auto"/>
            <w:left w:val="none" w:sz="0" w:space="0" w:color="auto"/>
            <w:bottom w:val="none" w:sz="0" w:space="0" w:color="auto"/>
            <w:right w:val="none" w:sz="0" w:space="0" w:color="auto"/>
          </w:divBdr>
        </w:div>
      </w:divsChild>
    </w:div>
    <w:div w:id="890045658">
      <w:bodyDiv w:val="1"/>
      <w:marLeft w:val="0"/>
      <w:marRight w:val="0"/>
      <w:marTop w:val="0"/>
      <w:marBottom w:val="0"/>
      <w:divBdr>
        <w:top w:val="none" w:sz="0" w:space="0" w:color="auto"/>
        <w:left w:val="none" w:sz="0" w:space="0" w:color="auto"/>
        <w:bottom w:val="none" w:sz="0" w:space="0" w:color="auto"/>
        <w:right w:val="none" w:sz="0" w:space="0" w:color="auto"/>
      </w:divBdr>
    </w:div>
    <w:div w:id="923342959">
      <w:bodyDiv w:val="1"/>
      <w:marLeft w:val="0"/>
      <w:marRight w:val="0"/>
      <w:marTop w:val="0"/>
      <w:marBottom w:val="0"/>
      <w:divBdr>
        <w:top w:val="none" w:sz="0" w:space="0" w:color="auto"/>
        <w:left w:val="none" w:sz="0" w:space="0" w:color="auto"/>
        <w:bottom w:val="none" w:sz="0" w:space="0" w:color="auto"/>
        <w:right w:val="none" w:sz="0" w:space="0" w:color="auto"/>
      </w:divBdr>
      <w:divsChild>
        <w:div w:id="2113158667">
          <w:marLeft w:val="0"/>
          <w:marRight w:val="0"/>
          <w:marTop w:val="0"/>
          <w:marBottom w:val="0"/>
          <w:divBdr>
            <w:top w:val="none" w:sz="0" w:space="0" w:color="auto"/>
            <w:left w:val="none" w:sz="0" w:space="0" w:color="auto"/>
            <w:bottom w:val="none" w:sz="0" w:space="0" w:color="auto"/>
            <w:right w:val="none" w:sz="0" w:space="0" w:color="auto"/>
          </w:divBdr>
        </w:div>
      </w:divsChild>
    </w:div>
    <w:div w:id="1036589610">
      <w:bodyDiv w:val="1"/>
      <w:marLeft w:val="0"/>
      <w:marRight w:val="0"/>
      <w:marTop w:val="0"/>
      <w:marBottom w:val="0"/>
      <w:divBdr>
        <w:top w:val="none" w:sz="0" w:space="0" w:color="auto"/>
        <w:left w:val="none" w:sz="0" w:space="0" w:color="auto"/>
        <w:bottom w:val="none" w:sz="0" w:space="0" w:color="auto"/>
        <w:right w:val="none" w:sz="0" w:space="0" w:color="auto"/>
      </w:divBdr>
      <w:divsChild>
        <w:div w:id="193857242">
          <w:marLeft w:val="0"/>
          <w:marRight w:val="0"/>
          <w:marTop w:val="0"/>
          <w:marBottom w:val="0"/>
          <w:divBdr>
            <w:top w:val="none" w:sz="0" w:space="0" w:color="auto"/>
            <w:left w:val="none" w:sz="0" w:space="0" w:color="auto"/>
            <w:bottom w:val="none" w:sz="0" w:space="0" w:color="auto"/>
            <w:right w:val="none" w:sz="0" w:space="0" w:color="auto"/>
          </w:divBdr>
        </w:div>
        <w:div w:id="1845317951">
          <w:marLeft w:val="0"/>
          <w:marRight w:val="0"/>
          <w:marTop w:val="0"/>
          <w:marBottom w:val="0"/>
          <w:divBdr>
            <w:top w:val="none" w:sz="0" w:space="0" w:color="auto"/>
            <w:left w:val="none" w:sz="0" w:space="0" w:color="auto"/>
            <w:bottom w:val="none" w:sz="0" w:space="0" w:color="auto"/>
            <w:right w:val="none" w:sz="0" w:space="0" w:color="auto"/>
          </w:divBdr>
        </w:div>
        <w:div w:id="2012834839">
          <w:marLeft w:val="0"/>
          <w:marRight w:val="0"/>
          <w:marTop w:val="0"/>
          <w:marBottom w:val="0"/>
          <w:divBdr>
            <w:top w:val="none" w:sz="0" w:space="0" w:color="auto"/>
            <w:left w:val="none" w:sz="0" w:space="0" w:color="auto"/>
            <w:bottom w:val="none" w:sz="0" w:space="0" w:color="auto"/>
            <w:right w:val="none" w:sz="0" w:space="0" w:color="auto"/>
          </w:divBdr>
        </w:div>
        <w:div w:id="1265727675">
          <w:marLeft w:val="0"/>
          <w:marRight w:val="0"/>
          <w:marTop w:val="0"/>
          <w:marBottom w:val="0"/>
          <w:divBdr>
            <w:top w:val="none" w:sz="0" w:space="0" w:color="auto"/>
            <w:left w:val="none" w:sz="0" w:space="0" w:color="auto"/>
            <w:bottom w:val="none" w:sz="0" w:space="0" w:color="auto"/>
            <w:right w:val="none" w:sz="0" w:space="0" w:color="auto"/>
          </w:divBdr>
        </w:div>
        <w:div w:id="1101948059">
          <w:marLeft w:val="0"/>
          <w:marRight w:val="0"/>
          <w:marTop w:val="0"/>
          <w:marBottom w:val="0"/>
          <w:divBdr>
            <w:top w:val="none" w:sz="0" w:space="0" w:color="auto"/>
            <w:left w:val="none" w:sz="0" w:space="0" w:color="auto"/>
            <w:bottom w:val="none" w:sz="0" w:space="0" w:color="auto"/>
            <w:right w:val="none" w:sz="0" w:space="0" w:color="auto"/>
          </w:divBdr>
        </w:div>
      </w:divsChild>
    </w:div>
    <w:div w:id="1042443918">
      <w:bodyDiv w:val="1"/>
      <w:marLeft w:val="0"/>
      <w:marRight w:val="0"/>
      <w:marTop w:val="0"/>
      <w:marBottom w:val="0"/>
      <w:divBdr>
        <w:top w:val="none" w:sz="0" w:space="0" w:color="auto"/>
        <w:left w:val="none" w:sz="0" w:space="0" w:color="auto"/>
        <w:bottom w:val="none" w:sz="0" w:space="0" w:color="auto"/>
        <w:right w:val="none" w:sz="0" w:space="0" w:color="auto"/>
      </w:divBdr>
    </w:div>
    <w:div w:id="1086341829">
      <w:bodyDiv w:val="1"/>
      <w:marLeft w:val="0"/>
      <w:marRight w:val="0"/>
      <w:marTop w:val="0"/>
      <w:marBottom w:val="0"/>
      <w:divBdr>
        <w:top w:val="none" w:sz="0" w:space="0" w:color="auto"/>
        <w:left w:val="none" w:sz="0" w:space="0" w:color="auto"/>
        <w:bottom w:val="none" w:sz="0" w:space="0" w:color="auto"/>
        <w:right w:val="none" w:sz="0" w:space="0" w:color="auto"/>
      </w:divBdr>
      <w:divsChild>
        <w:div w:id="364062534">
          <w:marLeft w:val="0"/>
          <w:marRight w:val="0"/>
          <w:marTop w:val="0"/>
          <w:marBottom w:val="0"/>
          <w:divBdr>
            <w:top w:val="none" w:sz="0" w:space="0" w:color="auto"/>
            <w:left w:val="none" w:sz="0" w:space="0" w:color="auto"/>
            <w:bottom w:val="none" w:sz="0" w:space="0" w:color="auto"/>
            <w:right w:val="none" w:sz="0" w:space="0" w:color="auto"/>
          </w:divBdr>
        </w:div>
      </w:divsChild>
    </w:div>
    <w:div w:id="1131752258">
      <w:bodyDiv w:val="1"/>
      <w:marLeft w:val="0"/>
      <w:marRight w:val="0"/>
      <w:marTop w:val="0"/>
      <w:marBottom w:val="0"/>
      <w:divBdr>
        <w:top w:val="none" w:sz="0" w:space="0" w:color="auto"/>
        <w:left w:val="none" w:sz="0" w:space="0" w:color="auto"/>
        <w:bottom w:val="none" w:sz="0" w:space="0" w:color="auto"/>
        <w:right w:val="none" w:sz="0" w:space="0" w:color="auto"/>
      </w:divBdr>
    </w:div>
    <w:div w:id="1367369909">
      <w:bodyDiv w:val="1"/>
      <w:marLeft w:val="0"/>
      <w:marRight w:val="0"/>
      <w:marTop w:val="0"/>
      <w:marBottom w:val="0"/>
      <w:divBdr>
        <w:top w:val="none" w:sz="0" w:space="0" w:color="auto"/>
        <w:left w:val="none" w:sz="0" w:space="0" w:color="auto"/>
        <w:bottom w:val="none" w:sz="0" w:space="0" w:color="auto"/>
        <w:right w:val="none" w:sz="0" w:space="0" w:color="auto"/>
      </w:divBdr>
    </w:div>
    <w:div w:id="1407260794">
      <w:bodyDiv w:val="1"/>
      <w:marLeft w:val="0"/>
      <w:marRight w:val="0"/>
      <w:marTop w:val="0"/>
      <w:marBottom w:val="0"/>
      <w:divBdr>
        <w:top w:val="none" w:sz="0" w:space="0" w:color="auto"/>
        <w:left w:val="none" w:sz="0" w:space="0" w:color="auto"/>
        <w:bottom w:val="none" w:sz="0" w:space="0" w:color="auto"/>
        <w:right w:val="none" w:sz="0" w:space="0" w:color="auto"/>
      </w:divBdr>
    </w:div>
    <w:div w:id="1474519862">
      <w:bodyDiv w:val="1"/>
      <w:marLeft w:val="0"/>
      <w:marRight w:val="0"/>
      <w:marTop w:val="0"/>
      <w:marBottom w:val="0"/>
      <w:divBdr>
        <w:top w:val="none" w:sz="0" w:space="0" w:color="auto"/>
        <w:left w:val="none" w:sz="0" w:space="0" w:color="auto"/>
        <w:bottom w:val="none" w:sz="0" w:space="0" w:color="auto"/>
        <w:right w:val="none" w:sz="0" w:space="0" w:color="auto"/>
      </w:divBdr>
    </w:div>
    <w:div w:id="1504973558">
      <w:bodyDiv w:val="1"/>
      <w:marLeft w:val="0"/>
      <w:marRight w:val="0"/>
      <w:marTop w:val="0"/>
      <w:marBottom w:val="0"/>
      <w:divBdr>
        <w:top w:val="none" w:sz="0" w:space="0" w:color="auto"/>
        <w:left w:val="none" w:sz="0" w:space="0" w:color="auto"/>
        <w:bottom w:val="none" w:sz="0" w:space="0" w:color="auto"/>
        <w:right w:val="none" w:sz="0" w:space="0" w:color="auto"/>
      </w:divBdr>
    </w:div>
    <w:div w:id="1631015537">
      <w:bodyDiv w:val="1"/>
      <w:marLeft w:val="0"/>
      <w:marRight w:val="0"/>
      <w:marTop w:val="0"/>
      <w:marBottom w:val="0"/>
      <w:divBdr>
        <w:top w:val="none" w:sz="0" w:space="0" w:color="auto"/>
        <w:left w:val="none" w:sz="0" w:space="0" w:color="auto"/>
        <w:bottom w:val="none" w:sz="0" w:space="0" w:color="auto"/>
        <w:right w:val="none" w:sz="0" w:space="0" w:color="auto"/>
      </w:divBdr>
      <w:divsChild>
        <w:div w:id="238256109">
          <w:marLeft w:val="0"/>
          <w:marRight w:val="0"/>
          <w:marTop w:val="0"/>
          <w:marBottom w:val="0"/>
          <w:divBdr>
            <w:top w:val="none" w:sz="0" w:space="0" w:color="auto"/>
            <w:left w:val="none" w:sz="0" w:space="0" w:color="auto"/>
            <w:bottom w:val="none" w:sz="0" w:space="0" w:color="auto"/>
            <w:right w:val="none" w:sz="0" w:space="0" w:color="auto"/>
          </w:divBdr>
        </w:div>
      </w:divsChild>
    </w:div>
    <w:div w:id="1846826706">
      <w:bodyDiv w:val="1"/>
      <w:marLeft w:val="0"/>
      <w:marRight w:val="0"/>
      <w:marTop w:val="0"/>
      <w:marBottom w:val="0"/>
      <w:divBdr>
        <w:top w:val="none" w:sz="0" w:space="0" w:color="auto"/>
        <w:left w:val="none" w:sz="0" w:space="0" w:color="auto"/>
        <w:bottom w:val="none" w:sz="0" w:space="0" w:color="auto"/>
        <w:right w:val="none" w:sz="0" w:space="0" w:color="auto"/>
      </w:divBdr>
      <w:divsChild>
        <w:div w:id="2065055661">
          <w:marLeft w:val="0"/>
          <w:marRight w:val="0"/>
          <w:marTop w:val="0"/>
          <w:marBottom w:val="0"/>
          <w:divBdr>
            <w:top w:val="none" w:sz="0" w:space="0" w:color="auto"/>
            <w:left w:val="none" w:sz="0" w:space="0" w:color="auto"/>
            <w:bottom w:val="none" w:sz="0" w:space="0" w:color="auto"/>
            <w:right w:val="none" w:sz="0" w:space="0" w:color="auto"/>
          </w:divBdr>
        </w:div>
        <w:div w:id="1667781783">
          <w:marLeft w:val="0"/>
          <w:marRight w:val="0"/>
          <w:marTop w:val="0"/>
          <w:marBottom w:val="0"/>
          <w:divBdr>
            <w:top w:val="none" w:sz="0" w:space="0" w:color="auto"/>
            <w:left w:val="none" w:sz="0" w:space="0" w:color="auto"/>
            <w:bottom w:val="none" w:sz="0" w:space="0" w:color="auto"/>
            <w:right w:val="none" w:sz="0" w:space="0" w:color="auto"/>
          </w:divBdr>
        </w:div>
        <w:div w:id="1109618168">
          <w:marLeft w:val="0"/>
          <w:marRight w:val="0"/>
          <w:marTop w:val="0"/>
          <w:marBottom w:val="0"/>
          <w:divBdr>
            <w:top w:val="none" w:sz="0" w:space="0" w:color="auto"/>
            <w:left w:val="none" w:sz="0" w:space="0" w:color="auto"/>
            <w:bottom w:val="none" w:sz="0" w:space="0" w:color="auto"/>
            <w:right w:val="none" w:sz="0" w:space="0" w:color="auto"/>
          </w:divBdr>
        </w:div>
        <w:div w:id="1991641159">
          <w:marLeft w:val="0"/>
          <w:marRight w:val="0"/>
          <w:marTop w:val="0"/>
          <w:marBottom w:val="0"/>
          <w:divBdr>
            <w:top w:val="none" w:sz="0" w:space="0" w:color="auto"/>
            <w:left w:val="none" w:sz="0" w:space="0" w:color="auto"/>
            <w:bottom w:val="none" w:sz="0" w:space="0" w:color="auto"/>
            <w:right w:val="none" w:sz="0" w:space="0" w:color="auto"/>
          </w:divBdr>
        </w:div>
        <w:div w:id="677003029">
          <w:marLeft w:val="0"/>
          <w:marRight w:val="0"/>
          <w:marTop w:val="0"/>
          <w:marBottom w:val="0"/>
          <w:divBdr>
            <w:top w:val="none" w:sz="0" w:space="0" w:color="auto"/>
            <w:left w:val="none" w:sz="0" w:space="0" w:color="auto"/>
            <w:bottom w:val="none" w:sz="0" w:space="0" w:color="auto"/>
            <w:right w:val="none" w:sz="0" w:space="0" w:color="auto"/>
          </w:divBdr>
        </w:div>
        <w:div w:id="900289943">
          <w:marLeft w:val="0"/>
          <w:marRight w:val="0"/>
          <w:marTop w:val="0"/>
          <w:marBottom w:val="0"/>
          <w:divBdr>
            <w:top w:val="none" w:sz="0" w:space="0" w:color="auto"/>
            <w:left w:val="none" w:sz="0" w:space="0" w:color="auto"/>
            <w:bottom w:val="none" w:sz="0" w:space="0" w:color="auto"/>
            <w:right w:val="none" w:sz="0" w:space="0" w:color="auto"/>
          </w:divBdr>
        </w:div>
        <w:div w:id="736124278">
          <w:marLeft w:val="0"/>
          <w:marRight w:val="0"/>
          <w:marTop w:val="0"/>
          <w:marBottom w:val="0"/>
          <w:divBdr>
            <w:top w:val="none" w:sz="0" w:space="0" w:color="auto"/>
            <w:left w:val="none" w:sz="0" w:space="0" w:color="auto"/>
            <w:bottom w:val="none" w:sz="0" w:space="0" w:color="auto"/>
            <w:right w:val="none" w:sz="0" w:space="0" w:color="auto"/>
          </w:divBdr>
        </w:div>
        <w:div w:id="180555813">
          <w:marLeft w:val="0"/>
          <w:marRight w:val="0"/>
          <w:marTop w:val="0"/>
          <w:marBottom w:val="0"/>
          <w:divBdr>
            <w:top w:val="none" w:sz="0" w:space="0" w:color="auto"/>
            <w:left w:val="none" w:sz="0" w:space="0" w:color="auto"/>
            <w:bottom w:val="none" w:sz="0" w:space="0" w:color="auto"/>
            <w:right w:val="none" w:sz="0" w:space="0" w:color="auto"/>
          </w:divBdr>
        </w:div>
        <w:div w:id="2026441335">
          <w:marLeft w:val="0"/>
          <w:marRight w:val="0"/>
          <w:marTop w:val="0"/>
          <w:marBottom w:val="0"/>
          <w:divBdr>
            <w:top w:val="none" w:sz="0" w:space="0" w:color="auto"/>
            <w:left w:val="none" w:sz="0" w:space="0" w:color="auto"/>
            <w:bottom w:val="none" w:sz="0" w:space="0" w:color="auto"/>
            <w:right w:val="none" w:sz="0" w:space="0" w:color="auto"/>
          </w:divBdr>
        </w:div>
        <w:div w:id="2078552163">
          <w:marLeft w:val="0"/>
          <w:marRight w:val="0"/>
          <w:marTop w:val="0"/>
          <w:marBottom w:val="0"/>
          <w:divBdr>
            <w:top w:val="none" w:sz="0" w:space="0" w:color="auto"/>
            <w:left w:val="none" w:sz="0" w:space="0" w:color="auto"/>
            <w:bottom w:val="none" w:sz="0" w:space="0" w:color="auto"/>
            <w:right w:val="none" w:sz="0" w:space="0" w:color="auto"/>
          </w:divBdr>
        </w:div>
      </w:divsChild>
    </w:div>
    <w:div w:id="197918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pravo.gov.ru/proxy/ips/?docbody=&amp;nd=102118003" TargetMode="External" Id="rId8" /><Relationship Type="http://schemas.openxmlformats.org/officeDocument/2006/relationships/hyperlink" Target="https://legalacts.ru/doc/prikaz-rostekhregulirovanija-ot-15122004-n-120-st-ob/" TargetMode="External" Id="rId13" /><Relationship Type="http://schemas.openxmlformats.org/officeDocument/2006/relationships/hyperlink" Target="https://legalacts.ru/doc/prikaz-rostekhregulirovanija-ot-23102007-n-270-st-ob-utverzhdenii-natsionalnogo/" TargetMode="External" Id="rId18" /><Relationship Type="http://schemas.openxmlformats.org/officeDocument/2006/relationships/hyperlink" Target="https://krasnodarpravo.ru/zakon/2001-06-07-n-369-kz/" TargetMode="External" Id="rId26" /><Relationship Type="http://schemas.openxmlformats.org/officeDocument/2006/relationships/settings" Target="settings.xml" Id="rId3" /><Relationship Type="http://schemas.openxmlformats.org/officeDocument/2006/relationships/hyperlink" Target="https://legalacts.ru/doc/prikaz-rostekhregulirovanija-ot-15122004-n-121-st-ob/" TargetMode="External" Id="rId21" /><Relationship Type="http://schemas.openxmlformats.org/officeDocument/2006/relationships/hyperlink" Target="http://pravo.gov.ru/proxy/ips/?docbody=&amp;nd=102038671" TargetMode="External" Id="rId7" /><Relationship Type="http://schemas.openxmlformats.org/officeDocument/2006/relationships/hyperlink" Target="https://legalacts.ru/doc/prikaz-rostekhregulirovanija-ot-15122004-n-120-st-ob/" TargetMode="External" Id="rId12" /><Relationship Type="http://schemas.openxmlformats.org/officeDocument/2006/relationships/hyperlink" Target="https://legalacts.ru/doc/prikaz-rostekhregulirovanija-ot-23102007-n-270-st-ob-utverzhdenii-natsionalnogo/" TargetMode="External" Id="rId17" /><Relationship Type="http://schemas.openxmlformats.org/officeDocument/2006/relationships/hyperlink" Target="https://legalacts.ru/doc/prikaz-rostekhregulirovanija-ot-15122004-n-121-st-ob/" TargetMode="External" Id="rId25" /><Relationship Type="http://schemas.openxmlformats.org/officeDocument/2006/relationships/styles" Target="styles.xml" Id="rId2" /><Relationship Type="http://schemas.openxmlformats.org/officeDocument/2006/relationships/hyperlink" Target="https://legalacts.ru/doc/prikaz-rostekhregulirovanija-ot-15122004-n-120-st-ob/" TargetMode="External" Id="rId16" /><Relationship Type="http://schemas.openxmlformats.org/officeDocument/2006/relationships/hyperlink" Target="https://legalacts.ru/doc/prikaz-rostekhregulirovanija-ot-23102007-n-270-st-ob-utverzhdenii-natsionalnogo/" TargetMode="Externa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hyperlink" Target="http://pravo.gov.ru/proxy/ips/?docbody=&amp;nd=102139598&amp;intelsearch=%CF%EE%F1%F2%E0%ED%EE%E2%EB%E5%ED%E8%E5+%CF%F0%E0%E2%E8%F2%E5%EB%FC%F1%F2%E2%E0+%D0%EE%F1%F1%E8%E9%F1%EA%EE%E9+%D4%E5%E4%E5%F0%E0%F6%E8%E8+%EE%F2+30.06.2010+%B9489+%3F" TargetMode="External" Id="rId6" /><Relationship Type="http://schemas.openxmlformats.org/officeDocument/2006/relationships/hyperlink" Target="https://base.garant.ru/70106098/" TargetMode="External" Id="rId11" /><Relationship Type="http://schemas.openxmlformats.org/officeDocument/2006/relationships/hyperlink" Target="https://krd.ru/uploads/files/2019/05/21/84542-gost-52290-2004.pdf" TargetMode="External" Id="rId24" /><Relationship Type="http://schemas.openxmlformats.org/officeDocument/2006/relationships/hyperlink" Target="http://pravo.gov.ru/proxy/ips/?docbody=&amp;nd=102139598&amp;intelsearch=%CF%EE%F1%F2%E0%ED%EE%E2%EB%E5%ED%E8%E5+%CF%F0%E0%E2%E8%F2%E5%EB%FC%F1%F2%E2%E0+%D0%EE%F1%F1%E8%E9%F1%EA%EE%E9+%D4%E5%E4%E5%F0%E0%F6%E8%E8+%EE%F2+30.06.2010+%B9489+%3F" TargetMode="External" Id="rId5" /><Relationship Type="http://schemas.openxmlformats.org/officeDocument/2006/relationships/hyperlink" Target="https://krd.ru/uploads/files/2019/05/21/84541-gost-52289-2004.pdf" TargetMode="External" Id="rId15" /><Relationship Type="http://schemas.openxmlformats.org/officeDocument/2006/relationships/hyperlink" Target="https://legalacts.ru/doc/prikaz-rostekhregulirovanija-ot-15122004-n-121-st-ob/" TargetMode="External" Id="rId23" /><Relationship Type="http://schemas.openxmlformats.org/officeDocument/2006/relationships/hyperlink" Target="https://plastunovskoe.ru/regulatory/obnarodovanie/" TargetMode="External" Id="rId28" /><Relationship Type="http://schemas.openxmlformats.org/officeDocument/2006/relationships/hyperlink" Target="https://mintrans.gov.ru/documents/for_mo/3009" TargetMode="External" Id="rId10" /><Relationship Type="http://schemas.openxmlformats.org/officeDocument/2006/relationships/hyperlink" Target="https://krd.ru/uploads/files/2019/05/21/84540-gost-52766-2007.pdf" TargetMode="External" Id="rId19" /><Relationship Type="http://schemas.openxmlformats.org/officeDocument/2006/relationships/webSettings" Target="webSettings.xml" Id="rId4" /><Relationship Type="http://schemas.openxmlformats.org/officeDocument/2006/relationships/hyperlink" Target="http://pravo.gov.ru/proxy/ips/?docbody=&amp;nd=102136181&amp;intelsearch=%CF%F0%E8%EA%E0%E7+%CC%E8%ED%E8%F1%F2%E5%F0%F1%F2%E2%E0+%F2%F0%E0%ED%F1%EF%EE%F0%F2%E0+%D0%EE%F1%F1%E8%E9%F1%EA%EE%E9+%D4%E5%E4%E5%F0%E0%F6%E8%E8+%EE%F2+27.08.2009+%B9+150" TargetMode="External" Id="rId9" /><Relationship Type="http://schemas.openxmlformats.org/officeDocument/2006/relationships/hyperlink" Target="https://legalacts.ru/doc/prikaz-rostekhregulirovanija-ot-15122004-n-120-st-ob/" TargetMode="External" Id="rId14" /><Relationship Type="http://schemas.openxmlformats.org/officeDocument/2006/relationships/hyperlink" Target="https://legalacts.ru/doc/prikaz-rostekhregulirovanija-ot-15122004-n-121-st-ob/" TargetMode="External" Id="rId22" /><Relationship Type="http://schemas.openxmlformats.org/officeDocument/2006/relationships/hyperlink" Target="https://dinskoi-raion.ru/pravila-blagoustroystva-i-sanitarnogo-sostoyaniya-territorii-selskikh-poseleniy.php?ELEMENT_ID=45997" TargetMode="External" Id="rId27" /><Relationship Type="http://schemas.openxmlformats.org/officeDocument/2006/relationships/theme" Target="theme/theme1.xml" Id="rId30" /><Relationship Type="http://schemas.openxmlformats.org/officeDocument/2006/relationships/image" Target="/word/media/P57db6338f83e703715b3d75734107240.png" Id="R1" /><Relationship Type="http://schemas.openxmlformats.org/officeDocument/2006/relationships/footnotes" Target="/word/Pb8167cc4bbc0abb0c138777f6a7b5e28.xml" Id="R3" /><Relationship Type="http://schemas.openxmlformats.org/officeDocument/2006/relationships/endnotes" Target="/word/Pf6794d01d5dbb2af4e37ca107936fa3b.xml" Id="R4" /><Relationship Type="http://schemas.openxmlformats.org/officeDocument/2006/relationships/image" Target="/word/media/P57db6338f83e703715b3d75734107240-1.png" Id="R5" /><Relationship Type="http://schemas.openxmlformats.org/officeDocument/2006/relationships/header" Target="/word/P7b9e8df911d43a5a3c68cbe2e7487e90.xml" Id="R6" /><Relationship Type="http://schemas.openxmlformats.org/officeDocument/2006/relationships/header" Target="/word/P7b9e8df911d43a5a3c68cbe2e7487e90-1.xml" Id="R7" /><Relationship Type="http://schemas.openxmlformats.org/officeDocument/2006/relationships/header" Target="/word/Pe8007105067d1f0c8452b5ffaa988d91.xml" Id="R8" /><Relationship Type="http://schemas.openxmlformats.org/officeDocument/2006/relationships/header" Target="/word/P02a01ee64b78d05e4047044fe96ced98.xml" Id="R9" /><Relationship Type="http://schemas.openxmlformats.org/officeDocument/2006/relationships/header" Target="/word/Pb4f1f1c701d3212efaf54824e62d95c1.xml" Id="R10" /><Relationship Type="http://schemas.openxmlformats.org/officeDocument/2006/relationships/image" Target="/word/media/P2a1bd662a54863960135ae256d8e537d.png" Id="R11" /><Relationship Type="http://schemas.openxmlformats.org/officeDocument/2006/relationships/header" Target="/word/header1.xml" Id="rIdHeader" /><Relationship Type="http://schemas.openxmlformats.org/officeDocument/2006/relationships/header" Target="/word/header2.xml" Id="rIdHeader2" /><Relationship Type="http://schemas.openxmlformats.org/officeDocument/2006/relationships/header" Target="/word/header3.xml" Id="rIdHeader3" /><Relationship Type="http://schemas.openxmlformats.org/officeDocument/2006/relationships/header" Target="/word/header4.xml" Id="rIdHeader4" /><Relationship Type="http://schemas.openxmlformats.org/officeDocument/2006/relationships/header" Target="/word/header5.xml" Id="rIdHeader5" /><Relationship Type="http://schemas.openxmlformats.org/officeDocument/2006/relationships/header" Target="/word/header6.xml" Id="rIdHeader6" /><Relationship Type="http://schemas.openxmlformats.org/officeDocument/2006/relationships/header" Target="/word/header7.xml" Id="rIdHeader7" /><Relationship Type="http://schemas.openxmlformats.org/officeDocument/2006/relationships/header" Target="/word/header8.xml" Id="rIdHeader8" /><Relationship Type="http://schemas.openxmlformats.org/officeDocument/2006/relationships/header" Target="/word/header9.xml" Id="rIdHeader9" /><Relationship Type="http://schemas.openxmlformats.org/officeDocument/2006/relationships/header" Target="/word/header10.xml" Id="rIdHeader10" /><Relationship Type="http://schemas.openxmlformats.org/officeDocument/2006/relationships/header" Target="/word/header11.xml" Id="rIdHeader11" /><Relationship Type="http://schemas.openxmlformats.org/officeDocument/2006/relationships/header" Target="/word/header12.xml" Id="rIdHeader12" /><Relationship Type="http://schemas.openxmlformats.org/officeDocument/2006/relationships/header" Target="/word/header13.xml" Id="rIdHeader13" /><Relationship Type="http://schemas.openxmlformats.org/officeDocument/2006/relationships/header" Target="/word/header14.xml" Id="rIdHeader14" /><Relationship Type="http://schemas.openxmlformats.org/officeDocument/2006/relationships/header" Target="/word/header15.xml" Id="rIdHeader15" /><Relationship Type="http://schemas.openxmlformats.org/officeDocument/2006/relationships/header" Target="/word/header16.xml" Id="rIdHeader16" /><Relationship Type="http://schemas.openxmlformats.org/officeDocument/2006/relationships/header" Target="/word/header17.xml" Id="rIdHeader17" /><Relationship Type="http://schemas.openxmlformats.org/officeDocument/2006/relationships/header" Target="/word/header18.xml" Id="rIdHeader18" /><Relationship Type="http://schemas.openxmlformats.org/officeDocument/2006/relationships/header" Target="/word/header19.xml" Id="rIdHeader19" /><Relationship Type="http://schemas.openxmlformats.org/officeDocument/2006/relationships/header" Target="/word/header20.xml" Id="rIdHeader20" /><Relationship Type="http://schemas.openxmlformats.org/officeDocument/2006/relationships/header" Target="/word/header21.xml" Id="rIdHeader21" /><Relationship Type="http://schemas.openxmlformats.org/officeDocument/2006/relationships/header" Target="/word/header22.xml" Id="rIdHeader22" /><Relationship Type="http://schemas.openxmlformats.org/officeDocument/2006/relationships/header" Target="/word/header23.xml" Id="rIdHeader23" /><Relationship Type="http://schemas.openxmlformats.org/officeDocument/2006/relationships/header" Target="/word/header24.xml" Id="rIdHeader24" /><Relationship Type="http://schemas.openxmlformats.org/officeDocument/2006/relationships/header" Target="/word/header25.xml" Id="rIdHeader25" /><Relationship Type="http://schemas.openxmlformats.org/officeDocument/2006/relationships/header" Target="/word/header26.xml" Id="rIdHeader26" /><Relationship Type="http://schemas.openxmlformats.org/officeDocument/2006/relationships/header" Target="/word/header27.xml" Id="rIdHeader27" /><Relationship Type="http://schemas.openxmlformats.org/officeDocument/2006/relationships/header" Target="/word/header28.xml" Id="rIdHeader28" /><Relationship Type="http://schemas.openxmlformats.org/officeDocument/2006/relationships/footer" Target="/word/footer1.xml" Id="rIdFooter" /><Relationship Type="http://schemas.openxmlformats.org/officeDocument/2006/relationships/footer" Target="/word/footer2.xml" Id="rIdFooter2" /><Relationship Type="http://schemas.openxmlformats.org/officeDocument/2006/relationships/footer" Target="/word/footer3.xml" Id="rIdFooter3" /><Relationship Type="http://schemas.openxmlformats.org/officeDocument/2006/relationships/footer" Target="/word/footer4.xml" Id="rIdFooter4" /><Relationship Type="http://schemas.openxmlformats.org/officeDocument/2006/relationships/footer" Target="/word/footer5.xml" Id="rIdFooter5" /><Relationship Type="http://schemas.openxmlformats.org/officeDocument/2006/relationships/footer" Target="/word/footer6.xml" Id="rIdFooter6" /><Relationship Type="http://schemas.openxmlformats.org/officeDocument/2006/relationships/footer" Target="/word/footer7.xml" Id="rIdFooter7" /><Relationship Type="http://schemas.openxmlformats.org/officeDocument/2006/relationships/footer" Target="/word/footer8.xml" Id="rIdFooter8" /><Relationship Type="http://schemas.openxmlformats.org/officeDocument/2006/relationships/footer" Target="/word/footer9.xml" Id="rIdFooter9" /><Relationship Type="http://schemas.openxmlformats.org/officeDocument/2006/relationships/numbering" Target="/word/numbering.xml" Id="rIdNumbering" /><Relationship Type="http://schemas.openxmlformats.org/officeDocument/2006/relationships/webSettings" Target="webSettings.xml" Id="R2"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D50E6C-EB8C-4404-AB60-FE3116475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6</Pages>
  <Words>1816</Words>
  <Characters>10355</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HP</cp:lastModifiedBy>
  <cp:revision>4</cp:revision>
  <dcterms:created xsi:type="dcterms:W3CDTF">2020-02-26T06:39:00Z</dcterms:created>
  <dcterms:modified xsi:type="dcterms:W3CDTF">2021-07-20T08:50:00Z</dcterms:modified>
</cp:coreProperties>
</file>
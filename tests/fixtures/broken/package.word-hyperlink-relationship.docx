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extended-properties" Target="docProps/app.xml"/>
  <Relationship Id="rId3" Type="http://schemas.openxmlformats.org/officeDocument/2006/relationships/officeDocument" Target="word/document.xml"/>
  <Relationship Id="rId4"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xmlns:taisx="http://lrs.lt/TAIS/DocPartXmlMarks" mc:Ignorable="w14 w15 w16se w16cid w16 w16cex w16sdtdh w16sdtfl w16du wp14">
  <w:body>
    <w:p>
      <w:pPr>
        <w:jc w:val="both"/>
        <w:rPr>
          <w:b/>
          <w:i/>
          <w:rFonts w:ascii="Times New Roman" w:hAnsi="Times New Roman" w:eastAsia="Times New Roman" w:cs="Times New Roman"/>
        </w:rPr>
      </w:pPr>
      <w:del w:id="a4016360-866e-4753-82da-b64884ed8282" w:author="Live Bench" w:authorEmail="ai@example.com" w:date="2026-10-09T17:50:00.000Z">
        <w:r>
          <w:rPr>
            <w:b/>
            <w:i/>
            <w:rFonts w:ascii="Times New Roman" w:hAnsi="Times New Roman" w:eastAsia="Times New Roman" w:cs="Times New Roman"/>
          </w:rPr>
          <w:delText>Suvestinė redakcija nuo 2019-09-07 iki 2021-12-27</w:delText>
        </w:r>
      </w:del>
      <w:ins w:id="a4016360-866e-4753-82da-b64884ed8282" w:author="Live Bench" w:authorEmail="ai@example.com" w:date="2026-10-09T17:50:00.000Z">
        <w:r>
          <w:rPr>
            <w:b/>
            <w:i/>
            <w:rFonts w:ascii="Times New Roman" w:hAnsi="Times New Roman" w:eastAsia="Times New Roman" w:cs="Times New Roman"/>
          </w:rPr>
          <w:t>Anlaşma Memorandumu</w:t>
        </w:r>
      </w:ins>
    </w:p>
    <w:p>
      <w:pPr>
        <w:jc w:val="both"/>
        <w:rPr>
          <w:rFonts w:ascii="Times New Roman" w:hAnsi="Times New Roman"/>
          <w:sz w:val="20"/>
        </w:rPr>
      </w:pPr>
    </w:p>
    <w:p>
      <w:pPr>
        <w:jc w:val="both"/>
        <w:rPr>
          <w:rFonts w:ascii="Times New Roman" w:hAnsi="Times New Roman"/>
          <w:sz w:val="20"/>
        </w:rPr>
      </w:pPr>
      <w:bookmarkStart w:id="0" w:name="_GoBack"/>
      <w:bookmarkEnd w:id="0"/>
      <w:del w:id="f201917b-6067-4499-b912-d26aa199a593" w:author="Live Bench" w:authorEmail="ai@example.com" w:date="2026-10-09T17:50:00.000Z">
        <w:r>
          <w:rPr>
            <w:i/>
            <w:rFonts w:ascii="Times New Roman" w:hAnsi="Times New Roman" w:eastAsia="Times New Roman" w:cs="Times New Roman"/>
            <w:sz w:val="20"/>
          </w:rPr>
          <w:delText>Sprendimas paskelbtas: TAR 2014-08-29, i. k. 2014-11433</w:delText>
        </w:r>
      </w:del>
      <w:ins w:id="f201917b-6067-4499-b912-d26aa199a593" w:author="Live Bench" w:authorEmail="ai@example.com" w:date="2026-10-09T17:50:00.000Z">
        <w:r>
          <w:rPr>
            <w:i/>
            <w:rFonts w:ascii="Times New Roman" w:hAnsi="Times New Roman" w:eastAsia="Times New Roman" w:cs="Times New Roman"/>
            <w:sz w:val="20"/>
          </w:rPr>
          <w:t>Giriş</w:t>
        </w:r>
      </w:ins>
    </w:p>
    <w:p>
      <w:pPr>
        <w:jc w:val="both"/>
        <w:rPr>
          <w:rFonts w:ascii="Times New Roman" w:hAnsi="Times New Roman"/>
          <w:sz w:val="20"/>
        </w:rPr>
      </w:pPr>
    </w:p>
    <w:p>
      <w:pPr>
        <w:widowControl w:val="0"/>
        <w:suppressAutoHyphens/>
        <w:jc w:val="center"/>
        <w:rPr>
          <w:rFonts w:eastAsia="Lucida Sans Unicode" w:cs="Calibri"/>
          <w:b/>
          <w:bCs/>
          <w:szCs w:val="24"/>
          <w:lang w:eastAsia="ar-SA"/>
        </w:rPr>
      </w:pPr>
      <w:r>
        <w:rPr>
          <w:rFonts w:eastAsia="Lucida Sans Unicode" w:cs="Calibri"/>
          <w:b/>
          <w:bCs/>
          <w:szCs w:val="24"/>
          <w:lang w:eastAsia="lt-LT"/>
        </w:rPr>
        <w:drawing>
          <wp:inline distT="0" distB="0" distL="0" distR="0">
            <wp:extent cx="923925" cy="933450"/>
            <wp:effectExtent l="19050" t="0" r="9525" b="0"/>
            <wp:docPr id="2" name="Paveikslė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23925" cy="933450"/>
                    </a:xfrm>
                    <a:prstGeom prst="rect">
                      <a:avLst/>
                    </a:prstGeom>
                    <a:noFill/>
                  </pic:spPr>
                </pic:pic>
              </a:graphicData>
            </a:graphic>
          </wp:inline>
        </w:drawing>
      </w:r>
    </w:p>
    <w:p>
      <w:pPr>
        <w:widowControl w:val="0"/>
        <w:suppressAutoHyphens/>
        <w:jc w:val="center"/>
        <w:rPr>
          <w:b/>
          <w:rFonts w:ascii="Times New Roman" w:hAnsi="Times New Roman" w:eastAsia="Times New Roman" w:cs="Times New Roman"/>
        </w:rPr>
      </w:pPr>
      <w:del w:id="9d925f87-ea0c-4034-beec-d22f682eb1ee" w:author="Live Bench" w:authorEmail="ai@example.com" w:date="2026-10-09T17:50:00.000Z">
        <w:r>
          <w:rPr>
            <w:b/>
            <w:rFonts w:ascii="Times New Roman" w:hAnsi="Times New Roman" w:eastAsia="Times New Roman" w:cs="Times New Roman"/>
          </w:rPr>
          <w:delText>ŠIAULIŲ MIESTO SAVIVALDYBĖS TARYBA</w:delText>
        </w:r>
      </w:del>
      <w:ins w:id="9d925f87-ea0c-4034-beec-d22f682eb1ee" w:author="Live Bench" w:authorEmail="ai@example.com" w:date="2026-10-09T17:50:00.000Z">
        <w:r>
          <w:rPr>
            <w:b/>
            <w:rFonts w:ascii="Times New Roman" w:hAnsi="Times New Roman" w:eastAsia="Times New Roman" w:cs="Times New Roman"/>
          </w:rPr>
          <w:t>Bütün dünyanın ümumi sərvəti olan meşələr bəşəriyyətin rifahı və xoşbəxtliyi, bioloji müxtəlifliyin qorunması, iqlim dəyişikliyinə uyğunlaşma, enerji, su və ərzaq təhlükəsizliyi kimi bir çox məsələlərdə mühüm rol oynayır. 2015-ci ildə Birləşmiş Millətlər Təşkilatının Baş Assambleyası tərəfindən qəbul edilmiş “2030: Davamlı inkişaf hədəfləri”nə nail olmaq üçün meşələr əsas sahələrdən biridir.</w:t>
        </w:r>
      </w:ins>
    </w:p>
    <w:p>
      <w:pPr>
        <w:widowControl w:val="0"/>
        <w:suppressAutoHyphens/>
        <w:jc w:val="center"/>
        <w:rPr>
          <w:rFonts w:eastAsia="Lucida Sans Unicode" w:cs="Calibri"/>
          <w:b/>
          <w:bCs/>
          <w:szCs w:val="24"/>
          <w:lang w:eastAsia="ar-SA"/>
        </w:rPr>
      </w:pPr>
    </w:p>
    <w:p>
      <w:pPr>
        <w:widowControl w:val="0"/>
        <w:suppressAutoHyphens/>
        <w:jc w:val="center"/>
        <w:rPr>
          <w:rFonts w:eastAsia="Lucida Sans Unicode" w:cs="Calibri"/>
          <w:b/>
          <w:bCs/>
          <w:szCs w:val="24"/>
          <w:lang w:eastAsia="ar-SA"/>
        </w:rPr>
      </w:pPr>
      <w:r>
        <w:rPr>
          <w:rFonts w:eastAsia="Lucida Sans Unicode" w:cs="Calibri"/>
          <w:b/>
          <w:bCs/>
          <w:szCs w:val="24"/>
          <w:lang w:eastAsia="ar-SA"/>
        </w:rPr>
        <w:t>SPRENDIMAS</w:t>
      </w:r>
    </w:p>
    <w:p>
      <w:pPr>
        <w:widowControl w:val="0"/>
        <w:suppressAutoHyphens/>
        <w:jc w:val="center"/>
        <w:rPr>
          <w:b/>
          <w:rFonts w:ascii="Times New Roman" w:hAnsi="Times New Roman" w:eastAsia="Times New Roman" w:cs="Times New Roman"/>
        </w:rPr>
      </w:pPr>
      <w:del w:id="f0fce7ad-1d16-4ff7-945a-e9d51a309039" w:author="Live Bench" w:authorEmail="ai@example.com" w:date="2026-10-09T17:50:00.000Z">
        <w:r>
          <w:rPr>
            <w:b/>
            <w:rFonts w:ascii="Times New Roman" w:hAnsi="Times New Roman" w:eastAsia="Times New Roman" w:cs="Times New Roman"/>
          </w:rPr>
          <w:delText xml:space="preserve">DĖL </w:delText>
        </w:r>
        <w:r>
          <w:rPr>
            <w:b/>
            <w:rFonts w:ascii="Times New Roman" w:hAnsi="Times New Roman" w:eastAsia="Times New Roman" w:cs="Times New Roman"/>
          </w:rPr>
          <w:delText>ŠIAULIŲ MIESTO SAVIVALDYBĖS STIPENDIJŲ SKYRIMO JAUNIESIEMS MENININKAMS KONKURSO NUOSTATŲ PATVIRTINIMO</w:delText>
        </w:r>
      </w:del>
      <w:ins w:id="f0fce7ad-1d16-4ff7-945a-e9d51a309039" w:author="Live Bench" w:authorEmail="ai@example.com" w:date="2026-10-09T17:50:00.000Z">
        <w:r>
          <w:rPr>
            <w:b/>
            <w:rFonts w:ascii="Times New Roman" w:hAnsi="Times New Roman" w:eastAsia="Times New Roman" w:cs="Times New Roman"/>
          </w:rPr>
          <w:t>Bu məqsədlərə nail olmaq üçün dövlət, özəl sektor, akademik dairələr və qeyri-hökumət təşkilatları daxil olmaqla, bütün sahələr arasında milli və beynəlxalq səviyyədə ortaq anlaşma və əməkdaşlıq tələb olunur. Digər tərəfdən, bütün səviyyələrdə, bütün fəaliyyətlərdə əsas rol oynayan insandır.</w:t>
        </w:r>
      </w:ins>
    </w:p>
    <w:p>
      <w:pPr>
        <w:widowControl w:val="0"/>
        <w:suppressAutoHyphens/>
        <w:jc w:val="center"/>
        <w:rPr>
          <w:rFonts w:eastAsia="Lucida Sans Unicode" w:cs="Calibri"/>
          <w:szCs w:val="24"/>
          <w:lang w:eastAsia="ar-SA"/>
        </w:rPr>
      </w:pPr>
    </w:p>
    <w:p>
      <w:pPr>
        <w:widowControl w:val="0"/>
        <w:suppressAutoHyphens/>
        <w:jc w:val="center"/>
        <w:rPr>
          <w:rFonts w:ascii="Times New Roman" w:hAnsi="Times New Roman" w:eastAsia="Times New Roman" w:cs="Times New Roman"/>
        </w:rPr>
      </w:pPr>
      <w:del w:id="0cbdd033-a884-4362-9ea4-c895524d2606" w:author="Live Bench" w:authorEmail="ai@example.com" w:date="2026-10-09T17:50:00.000Z">
        <w:r>
          <w:rPr>
            <w:rFonts w:ascii="Times New Roman" w:hAnsi="Times New Roman" w:eastAsia="Times New Roman" w:cs="Times New Roman"/>
          </w:rPr>
          <w:delText>2014 m. rugpjūčio 28 d. Nr. T-204</w:delText>
        </w:r>
      </w:del>
      <w:ins w:id="0cbdd033-a884-4362-9ea4-c895524d2606" w:author="Live Bench" w:authorEmail="ai@example.com" w:date="2026-10-09T17:50:00.000Z">
        <w:r>
          <w:rPr>
            <w:rFonts w:ascii="Times New Roman" w:hAnsi="Times New Roman" w:eastAsia="Times New Roman" w:cs="Times New Roman"/>
          </w:rPr>
          <w:t>Bu çərçivədə meşəçiliklə əlaqədar iki əhəmiyyətli təşkilat olan TÜRKİYƏ Orman Mühendisleri Odası ilə AZƏRBAYCAN Təbii Sərvətlər və Ekologiya İşçiləri Həmkarlar İttifaqı Respublika Komitəsi aşağıda müəyyən edilən məsələlər çərçivəsində əməkdaşlıq etmək üçün bu razılaşma memorandumunu imzaladılar.</w:t>
        </w:r>
      </w:ins>
    </w:p>
    <w:p>
      <w:pPr>
        <w:widowControl w:val="0"/>
        <w:suppressAutoHyphens/>
        <w:jc w:val="center"/>
        <w:rPr>
          <w:rFonts w:ascii="Times New Roman" w:hAnsi="Times New Roman" w:eastAsia="Times New Roman" w:cs="Times New Roman"/>
        </w:rPr>
      </w:pPr>
      <w:del w:id="6a5ebe90-c414-49ed-a7fc-aa269529300e" w:author="Live Bench" w:authorEmail="ai@example.com" w:date="2026-10-09T17:50:00.000Z">
        <w:r>
          <w:rPr>
            <w:rFonts w:ascii="Times New Roman" w:hAnsi="Times New Roman" w:eastAsia="Times New Roman" w:cs="Times New Roman"/>
          </w:rPr>
          <w:delText>Šiauliai</w:delText>
        </w:r>
      </w:del>
      <w:ins w:id="6a5ebe90-c414-49ed-a7fc-aa269529300e" w:author="Live Bench" w:authorEmail="ai@example.com" w:date="2026-10-09T17:50:00.000Z">
        <w:r>
          <w:rPr>
            <w:rFonts w:ascii="Times New Roman" w:hAnsi="Times New Roman" w:eastAsia="Times New Roman" w:cs="Times New Roman"/>
          </w:rPr>
          <w:t>Maddə 1: Məqsəd:</w:t>
        </w:r>
      </w:ins>
    </w:p>
    <w:p>
      <w:pPr>
        <w:widowControl w:val="0"/>
        <w:suppressAutoHyphens/>
        <w:jc w:val="both"/>
        <w:rPr>
          <w:rFonts w:cs="Calibri"/>
          <w:szCs w:val="24"/>
          <w:lang w:eastAsia="ar-SA"/>
        </w:rPr>
      </w:pPr>
    </w:p>
    <w:p>
      <w:pPr>
        <w:widowControl w:val="0"/>
        <w:suppressAutoHyphens/>
        <w:jc w:val="both"/>
        <w:rPr>
          <w:rFonts w:cs="Calibri"/>
          <w:szCs w:val="24"/>
          <w:lang w:eastAsia="ar-SA"/>
        </w:rPr>
      </w:pPr>
    </w:p>
    <w:p>
      <w:pPr>
        <w:widowControl w:val="0"/>
        <w:suppressAutoHyphens/>
        <w:ind w:firstLine="720"/>
        <w:jc w:val="both"/>
        <w:rPr>
          <w:rFonts w:ascii="Times New Roman" w:hAnsi="Times New Roman" w:eastAsia="Times New Roman" w:cs="Times New Roman"/>
        </w:rPr>
      </w:pPr>
      <w:del w:id="8e5082d0-6c4e-4cf7-84ed-addc6d33a777" w:author="Live Bench" w:authorEmail="ai@example.com" w:date="2026-10-09T17:50:00.000Z">
        <w:r>
          <w:rPr>
            <w:rFonts w:ascii="Times New Roman" w:hAnsi="Times New Roman" w:eastAsia="Times New Roman" w:cs="Times New Roman"/>
          </w:rPr>
          <w:delText xml:space="preserve">Vadovaudamasi Lietuvos Respublikos vietos savivaldos įstatymo 6 straipsnio 13 punktu, 18 straipsnio 1 dalimi ir </w:delText>
        </w:r>
        <w:r>
          <w:rPr>
            <w:rFonts w:ascii="Times New Roman" w:hAnsi="Times New Roman" w:eastAsia="Times New Roman" w:cs="Times New Roman"/>
            <w:highlight w:val="white"/>
          </w:rPr>
          <w:delText>siekdama skatinti jaunų talentingų menininkų kūrybinį aktyvumą,</w:delText>
        </w:r>
        <w:r>
          <w:rPr>
            <w:rFonts w:ascii="Times New Roman" w:hAnsi="Times New Roman" w:eastAsia="Times New Roman" w:cs="Times New Roman"/>
          </w:rPr>
          <w:delText xml:space="preserve"> Šiaulių miesto savivaldybės taryba  </w:delText>
        </w:r>
        <w:r>
          <w:rPr>
            <w:rFonts w:ascii="Times New Roman" w:hAnsi="Times New Roman" w:eastAsia="Times New Roman" w:cs="Times New Roman"/>
          </w:rPr>
          <w:delText>nusprendži</w:delText>
        </w:r>
        <w:r>
          <w:rPr>
            <w:rFonts w:ascii="Times New Roman" w:hAnsi="Times New Roman" w:eastAsia="Times New Roman" w:cs="Times New Roman"/>
          </w:rPr>
          <w:delText>a:</w:delText>
        </w:r>
      </w:del>
      <w:ins w:id="8e5082d0-6c4e-4cf7-84ed-addc6d33a777" w:author="Live Bench" w:authorEmail="ai@example.com" w:date="2026-10-09T17:50:00.000Z">
        <w:r>
          <w:rPr>
            <w:rFonts w:ascii="Times New Roman" w:hAnsi="Times New Roman" w:eastAsia="Times New Roman" w:cs="Times New Roman"/>
          </w:rPr>
          <w:t>Anlaşma Memorandumunun məqsədi TÜRKİYƏ Orman Mühendisleri Odası ilə AZƏRBAYCAN Təbii Sərvətlər və Ekologiya İşçiləri Həmkarlar İttifaqı Respublika Komitəsi arasında qurulacaq əməkdaşlığın prinsipləri və prosedurlarını müəyyən etməkdir.</w:t>
        </w:r>
      </w:ins>
    </w:p>
    <w:p>
      <w:pPr>
        <w:widowControl w:val="0"/>
        <w:suppressAutoHyphens/>
        <w:ind w:firstLine="720"/>
        <w:jc w:val="both"/>
        <w:rPr>
          <w:rFonts w:ascii="Times New Roman" w:hAnsi="Times New Roman" w:eastAsia="Times New Roman" w:cs="Times New Roman"/>
          <w:highlight w:val="white"/>
        </w:rPr>
      </w:pPr>
      <w:del w:id="bd66370c-8d25-47f1-b3d5-7ca5f41cd329" w:author="Live Bench" w:authorEmail="ai@example.com" w:date="2026-10-09T17:50:00.000Z">
        <w:r>
          <w:rPr>
            <w:rFonts w:ascii="Times New Roman" w:hAnsi="Times New Roman" w:eastAsia="Times New Roman" w:cs="Times New Roman"/>
            <w:highlight w:val="white"/>
          </w:rPr>
          <w:delText>1</w:delText>
        </w:r>
        <w:r>
          <w:rPr>
            <w:rFonts w:ascii="Times New Roman" w:hAnsi="Times New Roman" w:eastAsia="Times New Roman" w:cs="Times New Roman"/>
            <w:highlight w:val="white"/>
          </w:rPr>
          <w:delText>.</w:delText>
        </w:r>
        <w:r>
          <w:rPr>
            <w:color w:val="000000"/>
            <w:rFonts w:ascii="Times New Roman" w:hAnsi="Times New Roman" w:eastAsia="Times New Roman" w:cs="Times New Roman"/>
            <w:highlight w:val="white"/>
          </w:rPr>
          <w:delText>Patvirtinti</w:delText>
        </w:r>
        <w:r>
          <w:rPr>
            <w:b/>
            <w:rFonts w:ascii="Times New Roman" w:hAnsi="Times New Roman" w:eastAsia="Times New Roman" w:cs="Times New Roman"/>
            <w:highlight w:val="white"/>
          </w:rPr>
          <w:delText xml:space="preserve"> </w:delText>
        </w:r>
        <w:r>
          <w:rPr>
            <w:rFonts w:ascii="Times New Roman" w:hAnsi="Times New Roman" w:eastAsia="Times New Roman" w:cs="Times New Roman"/>
            <w:highlight w:val="white"/>
          </w:rPr>
          <w:delText>Šiaulių miesto savivaldybės stipendijų skyrimo jauniesiems menininkams konkurso nuostatus (pridedama).</w:delText>
        </w:r>
        <w:r>
          <w:rPr>
            <w:color w:val="000000"/>
            <w:rFonts w:ascii="Times New Roman" w:hAnsi="Times New Roman" w:eastAsia="Times New Roman" w:cs="Times New Roman"/>
            <w:highlight w:val="white"/>
          </w:rPr>
          <w:delText xml:space="preserve"> </w:delText>
        </w:r>
      </w:del>
      <w:ins w:id="bd66370c-8d25-47f1-b3d5-7ca5f41cd329" w:author="Live Bench" w:authorEmail="ai@example.com" w:date="2026-10-09T17:50:00.000Z">
        <w:r>
          <w:rPr>
            <w:rFonts w:ascii="Times New Roman" w:hAnsi="Times New Roman" w:eastAsia="Times New Roman" w:cs="Times New Roman"/>
            <w:highlight w:val="white"/>
          </w:rPr>
          <w:t>Maddə 2: Miqyas:</w:t>
        </w:r>
      </w:ins>
    </w:p>
    <w:p>
      <w:pPr>
        <w:widowControl w:val="0"/>
        <w:suppressAutoHyphens/>
        <w:ind w:firstLine="720"/>
        <w:jc w:val="both"/>
        <w:rPr>
          <w:rFonts w:ascii="Times New Roman" w:hAnsi="Times New Roman" w:eastAsia="Times New Roman" w:cs="Times New Roman"/>
        </w:rPr>
      </w:pPr>
      <w:del w:id="6c7eee6e-f45b-4689-a7cd-4fec618d90c5" w:author="Live Bench" w:authorEmail="ai@example.com" w:date="2026-10-09T17:50:00.000Z">
        <w:r>
          <w:rPr>
            <w:rFonts w:ascii="Times New Roman" w:hAnsi="Times New Roman" w:eastAsia="Times New Roman" w:cs="Times New Roman"/>
          </w:rPr>
          <w:delText>2</w:delText>
        </w:r>
        <w:r>
          <w:rPr>
            <w:color w:val="000000"/>
            <w:rFonts w:ascii="Times New Roman" w:hAnsi="Times New Roman" w:eastAsia="Times New Roman" w:cs="Times New Roman"/>
            <w:highlight w:val="white"/>
          </w:rPr>
          <w:delText xml:space="preserve">. </w:delText>
        </w:r>
        <w:r>
          <w:rPr>
            <w:color w:val="000000"/>
            <w:rFonts w:ascii="Times New Roman" w:hAnsi="Times New Roman" w:eastAsia="Times New Roman" w:cs="Times New Roman"/>
            <w:highlight w:val="white"/>
          </w:rPr>
          <w:delText>Įgalioti Šiaulių miesto savivaldybės administracijos direktorių skirti stipendijas ir sudaryti sutartis</w:delText>
        </w:r>
      </w:del>
      <w:ins w:id="6c7eee6e-f45b-4689-a7cd-4fec618d90c5" w:author="Live Bench" w:authorEmail="ai@example.com" w:date="2026-10-09T17:50:00.000Z">
        <w:r>
          <w:rPr>
            <w:rFonts w:ascii="Times New Roman" w:hAnsi="Times New Roman" w:eastAsia="Times New Roman" w:cs="Times New Roman"/>
          </w:rPr>
          <w:t>Memorandum bu mətndə olan məsələləri əhatə edir. Tərəflərin istəyi ilə memoranduma yeni şərtlər əlavə edilə bilər</w:t>
        </w:r>
      </w:ins>
      <w:r>
        <w:rPr>
          <w:color w:val="000000"/>
          <w:rFonts w:ascii="Times New Roman" w:hAnsi="Times New Roman" w:eastAsia="Times New Roman" w:cs="Times New Roman"/>
          <w:highlight w:val="white"/>
        </w:rPr>
        <w:t>.</w:t>
      </w:r>
    </w:p>
    <w:p>
      <w:pPr>
        <w:widowControl w:val="0"/>
        <w:suppressAutoHyphens/>
        <w:ind w:firstLine="720"/>
        <w:jc w:val="both"/>
        <w:rPr>
          <w:rFonts w:ascii="Times New Roman" w:hAnsi="Times New Roman" w:eastAsia="Times New Roman" w:cs="Times New Roman"/>
          <w:highlight w:val="white"/>
        </w:rPr>
      </w:pPr>
      <w:del w:id="6c063dd6-6f51-4e1a-88c5-b77915997e23" w:author="Live Bench" w:authorEmail="ai@example.com" w:date="2026-10-09T17:50:00.000Z">
        <w:r>
          <w:rPr>
            <w:rFonts w:ascii="Times New Roman" w:hAnsi="Times New Roman" w:eastAsia="Times New Roman" w:cs="Times New Roman"/>
            <w:highlight w:val="white"/>
          </w:rPr>
          <w:delText>3</w:delText>
        </w:r>
        <w:r>
          <w:rPr>
            <w:rFonts w:ascii="Times New Roman" w:hAnsi="Times New Roman" w:eastAsia="Times New Roman" w:cs="Times New Roman"/>
            <w:highlight w:val="white"/>
          </w:rPr>
          <w:delText xml:space="preserve">. Pripažinti netekusiu galios Šiaulių miesto savivaldybės tarybos </w:delText>
        </w:r>
        <w:r>
          <w:rPr>
            <w:rFonts w:ascii="Times New Roman" w:hAnsi="Times New Roman" w:eastAsia="Times New Roman" w:cs="Times New Roman"/>
          </w:rPr>
          <w:delText xml:space="preserve">2012 m. rugpjūčio 30 d. </w:delText>
        </w:r>
        <w:r>
          <w:rPr>
            <w:rFonts w:ascii="Times New Roman" w:hAnsi="Times New Roman" w:eastAsia="Times New Roman" w:cs="Times New Roman"/>
            <w:highlight w:val="white"/>
          </w:rPr>
          <w:delText>sprendimą Nr. T-222 „Dėl Šiaulių miesto savivaldybės stipendijų skyrimo jauniesiems menininkams konkurso nuostatų patvirtinimo“.</w:delText>
        </w:r>
      </w:del>
      <w:ins w:id="6c063dd6-6f51-4e1a-88c5-b77915997e23" w:author="Live Bench" w:authorEmail="ai@example.com" w:date="2026-10-09T17:50:00.000Z">
        <w:r>
          <w:rPr>
            <w:rFonts w:ascii="Times New Roman" w:hAnsi="Times New Roman" w:eastAsia="Times New Roman" w:cs="Times New Roman"/>
            <w:highlight w:val="white"/>
          </w:rPr>
          <w:t>Maddə 3: Əməkdaşlıq ediləcək məsələlər:</w:t>
        </w:r>
      </w:ins>
    </w:p>
    <w:p>
      <w:pPr>
        <w:widowControl w:val="0"/>
        <w:suppressAutoHyphens/>
        <w:ind w:firstLine="720"/>
        <w:jc w:val="both"/>
        <w:rPr>
          <w:rFonts w:ascii="Times New Roman" w:hAnsi="Times New Roman" w:eastAsia="Times New Roman" w:cs="Times New Roman"/>
          <w:highlight w:val="white"/>
        </w:rPr>
      </w:pPr>
      <w:del w:id="abdbe5bb-53b0-41ac-bd28-e6bfed197a72" w:author="Live Bench" w:authorEmail="ai@example.com" w:date="2026-10-09T17:50:00.000Z">
        <w:r>
          <w:rPr>
            <w:rFonts w:ascii="Times New Roman" w:hAnsi="Times New Roman" w:eastAsia="Times New Roman" w:cs="Times New Roman"/>
            <w:highlight w:val="white"/>
          </w:rPr>
          <w:delText>4</w:delText>
        </w:r>
        <w:r>
          <w:rPr>
            <w:rFonts w:ascii="Times New Roman" w:hAnsi="Times New Roman" w:eastAsia="Times New Roman" w:cs="Times New Roman"/>
            <w:highlight w:val="white"/>
          </w:rPr>
          <w:delText xml:space="preserve">. </w:delText>
        </w:r>
        <w:r>
          <w:rPr>
            <w:rFonts w:ascii="Times New Roman" w:hAnsi="Times New Roman" w:eastAsia="Times New Roman" w:cs="Times New Roman"/>
            <w:highlight w:val="white"/>
          </w:rPr>
          <w:delText>Nustatyti, kad šis sprendimas įsigalioja 2015 m. sausio 1 d.</w:delText>
        </w:r>
      </w:del>
      <w:ins w:id="abdbe5bb-53b0-41ac-bd28-e6bfed197a72" w:author="Live Bench" w:authorEmail="ai@example.com" w:date="2026-10-09T17:50:00.000Z">
        <w:r>
          <w:rPr>
            <w:rFonts w:ascii="Times New Roman" w:hAnsi="Times New Roman" w:eastAsia="Times New Roman" w:cs="Times New Roman"/>
            <w:highlight w:val="white"/>
          </w:rPr>
          <w:t>Tərəflər aşağıdakı məsələlər üzrə əməkdaşlıq etmək barədə razılığa gəldi:</w:t>
        </w:r>
      </w:ins>
    </w:p>
    <w:p>
      <w:pPr>
        <w:widowControl w:val="0"/>
        <w:suppressAutoHyphens/>
        <w:ind w:firstLine="720"/>
        <w:jc w:val="both"/>
        <w:rPr>
          <w:rFonts w:ascii="Times New Roman" w:hAnsi="Times New Roman" w:eastAsia="Times New Roman" w:cs="Times New Roman"/>
          <w:highlight w:val="white"/>
        </w:rPr>
      </w:pPr>
      <w:del w:id="886fe8f9-765a-4851-8c43-d7a12b84a6b1" w:author="Live Bench" w:authorEmail="ai@example.com" w:date="2026-10-09T17:50:00.000Z">
        <w:r>
          <w:rPr>
            <w:rFonts w:ascii="Times New Roman" w:hAnsi="Times New Roman" w:eastAsia="Times New Roman" w:cs="Times New Roman"/>
            <w:highlight w:val="white"/>
          </w:rPr>
          <w:delText>Šis sprendimas gali būti skundžiamas Lietuvos Respublikos administracinių bylų teisenos įstatymo nustatyta tvarka.</w:delText>
        </w:r>
      </w:del>
      <w:ins w:id="886fe8f9-765a-4851-8c43-d7a12b84a6b1" w:author="Live Bench" w:authorEmail="ai@example.com" w:date="2026-10-09T17:50:00.000Z">
        <w:r>
          <w:rPr>
            <w:rFonts w:ascii="Times New Roman" w:hAnsi="Times New Roman" w:eastAsia="Times New Roman" w:cs="Times New Roman"/>
            <w:highlight w:val="white"/>
          </w:rPr>
          <w:t>a) davamlı inkişaf məqsədləri ;</w:t>
        </w:r>
      </w:ins>
    </w:p>
    <w:p>
      <w:pPr>
        <w:widowControl w:val="0"/>
        <w:suppressAutoHyphens/>
        <w:jc w:val="both"/>
      </w:pPr>
    </w:p>
    <w:p>
      <w:pPr>
        <w:widowControl w:val="0"/>
        <w:suppressAutoHyphens/>
        <w:jc w:val="both"/>
      </w:pPr>
    </w:p>
    <w:p>
      <w:pPr>
        <w:widowControl w:val="0"/>
        <w:suppressAutoHyphens/>
        <w:jc w:val="both"/>
      </w:pPr>
    </w:p>
    <w:p>
      <w:pPr>
        <w:widowControl w:val="0"/>
        <w:suppressAutoHyphens/>
        <w:jc w:val="both"/>
        <w:rPr>
          <w:rFonts w:ascii="Times New Roman" w:hAnsi="Times New Roman" w:eastAsia="Times New Roman" w:cs="Times New Roman"/>
          <w:highlight w:val="white"/>
        </w:rPr>
      </w:pPr>
      <w:del w:id="bc8e7cb0-79a9-4330-8e68-106dc3891d54" w:author="Live Bench" w:authorEmail="ai@example.com" w:date="2026-10-09T17:50:00.000Z">
        <w:r>
          <w:rPr>
            <w:rFonts w:ascii="Times New Roman" w:hAnsi="Times New Roman" w:eastAsia="Times New Roman" w:cs="Times New Roman"/>
            <w:highlight w:val="white"/>
          </w:rPr>
          <w:delText>Savivaldybės meras</w:delText>
        </w:r>
      </w:del>
      <w:r>
        <w:tab/>
      </w:r>
      <w:r>
        <w:tab/>
      </w:r>
      <w:r>
        <w:tab/>
      </w:r>
      <w:r>
        <w:tab/>
      </w:r>
      <w:r>
        <w:tab/>
      </w:r>
      <w:del w:id="bc8e7cb0-79a9-4330-8e68-106dc3891d54" w:author="Live Bench" w:authorEmail="ai@example.com" w:date="2026-10-09T17:50:00.000Z">
        <w:r>
          <w:rPr>
            <w:rFonts w:ascii="Times New Roman" w:hAnsi="Times New Roman" w:eastAsia="Times New Roman" w:cs="Times New Roman"/>
            <w:highlight w:val="white"/>
          </w:rPr>
          <w:delText>Justinas Sartauskas</w:delText>
        </w:r>
      </w:del>
      <w:ins w:id="bc8e7cb0-79a9-4330-8e68-106dc3891d54" w:author="Live Bench" w:authorEmail="ai@example.com" w:date="2026-10-09T17:50:00.000Z">
        <w:r>
          <w:rPr>
            <w:rFonts w:ascii="Times New Roman" w:hAnsi="Times New Roman" w:eastAsia="Times New Roman" w:cs="Times New Roman"/>
            <w:highlight w:val="white"/>
          </w:rPr>
          <w:t>b) qlobal meşə hədəfləri ;</w:t>
        </w:r>
      </w:ins>
    </w:p>
    <w:p>
      <w:pPr>
        <w:widowControl w:val="0"/>
        <w:suppressAutoHyphens/>
        <w:ind w:firstLine="4395"/>
        <w:sectPr>
          <w:headerReference w:type="even" r:id="rId10"/>
          <w:headerReference w:type="default" r:id="rId11"/>
          <w:footerReference w:type="even" r:id="rId12"/>
          <w:footerReference w:type="default" r:id="rId13"/>
          <w:headerReference w:type="first" r:id="rId14"/>
          <w:footerReference w:type="first" r:id="rId15"/>
          <w:pgSz w:w="11906" w:h="16838"/>
          <w:pgMar w:top="1134" w:right="567" w:bottom="1134" w:left="1701" w:header="720" w:footer="720" w:gutter="0"/>
          <w:cols w:space="1296"/>
          <w:titlePg/>
          <w:docGrid w:linePitch="360"/>
        </w:sectPr>
      </w:pPr>
    </w:p>
    <w:p>
      <w:pPr>
        <w:widowControl w:val="0"/>
        <w:suppressAutoHyphens/>
        <w:ind w:firstLine="4395"/>
        <w:rPr>
          <w:rFonts w:ascii="Times New Roman" w:hAnsi="Times New Roman" w:eastAsia="Times New Roman" w:cs="Times New Roman"/>
        </w:rPr>
      </w:pPr>
      <w:del w:id="00a4e46c-4de0-4d2c-ac55-5f30bb27fdfc" w:author="Live Bench" w:authorEmail="ai@example.com" w:date="2026-10-09T17:50:00.000Z">
        <w:r>
          <w:rPr>
            <w:rFonts w:ascii="Times New Roman" w:hAnsi="Times New Roman" w:eastAsia="Times New Roman" w:cs="Times New Roman"/>
          </w:rPr>
          <w:delText xml:space="preserve">PATVIRTINTA </w:delText>
        </w:r>
      </w:del>
      <w:ins w:id="00a4e46c-4de0-4d2c-ac55-5f30bb27fdfc" w:author="Live Bench" w:authorEmail="ai@example.com" w:date="2026-10-09T17:50:00.000Z">
        <w:r>
          <w:rPr>
            <w:rFonts w:ascii="Times New Roman" w:hAnsi="Times New Roman" w:eastAsia="Times New Roman" w:cs="Times New Roman"/>
          </w:rPr>
          <w:t>c) torpaqların davamlı idarə edilməsi ;</w:t>
        </w:r>
      </w:ins>
    </w:p>
    <w:p>
      <w:pPr>
        <w:widowControl w:val="0"/>
        <w:suppressAutoHyphens/>
        <w:ind w:firstLine="4382"/>
        <w:rPr>
          <w:rFonts w:ascii="Times New Roman" w:hAnsi="Times New Roman" w:eastAsia="Times New Roman" w:cs="Times New Roman"/>
        </w:rPr>
      </w:pPr>
      <w:del w:id="0c95f1f0-0ce3-42fc-998d-4518b4925c04" w:author="Live Bench" w:authorEmail="ai@example.com" w:date="2026-10-09T17:50:00.000Z">
        <w:r>
          <w:rPr>
            <w:rFonts w:ascii="Times New Roman" w:hAnsi="Times New Roman" w:eastAsia="Times New Roman" w:cs="Times New Roman"/>
          </w:rPr>
          <w:delText>Šiaulių miesto savivaldybės tarybos</w:delText>
        </w:r>
      </w:del>
      <w:ins w:id="0c95f1f0-0ce3-42fc-998d-4518b4925c04" w:author="Live Bench" w:authorEmail="ai@example.com" w:date="2026-10-09T17:50:00.000Z">
        <w:r>
          <w:rPr>
            <w:rFonts w:ascii="Times New Roman" w:hAnsi="Times New Roman" w:eastAsia="Times New Roman" w:cs="Times New Roman"/>
          </w:rPr>
          <w:t>d) meşələrin davamlı idarə edilməsi ;</w:t>
        </w:r>
      </w:ins>
    </w:p>
    <w:p>
      <w:pPr>
        <w:widowControl w:val="0"/>
        <w:suppressAutoHyphens/>
        <w:ind w:firstLine="4382"/>
        <w:rPr>
          <w:rFonts w:ascii="Times New Roman" w:hAnsi="Times New Roman" w:eastAsia="Times New Roman" w:cs="Times New Roman"/>
        </w:rPr>
      </w:pPr>
      <w:del w:id="4a332a65-d02f-4d08-b15f-27cbe6c1b7f7" w:author="Live Bench" w:authorEmail="ai@example.com" w:date="2026-10-09T17:50:00.000Z">
        <w:r>
          <w:rPr>
            <w:rFonts w:ascii="Times New Roman" w:hAnsi="Times New Roman" w:eastAsia="Times New Roman" w:cs="Times New Roman"/>
          </w:rPr>
          <w:delText>2014 m. rugpjūčio 28 d. sprendimu Nr. T-204</w:delText>
        </w:r>
      </w:del>
      <w:ins w:id="4a332a65-d02f-4d08-b15f-27cbe6c1b7f7" w:author="Live Bench" w:authorEmail="ai@example.com" w:date="2026-10-09T17:50:00.000Z">
        <w:r>
          <w:rPr>
            <w:rFonts w:ascii="Times New Roman" w:hAnsi="Times New Roman" w:eastAsia="Times New Roman" w:cs="Times New Roman"/>
          </w:rPr>
          <w:t>e) tərəflərin üzvləri arasında tələbə mübadiləsi, staj və iş axtarışının dəstəklənməsi ;</w:t>
        </w:r>
      </w:ins>
    </w:p>
    <w:p>
      <w:pPr>
        <w:widowControl w:val="0"/>
        <w:suppressAutoHyphens/>
        <w:ind w:firstLine="4382"/>
        <w:rPr>
          <w:rFonts w:ascii="Times New Roman" w:hAnsi="Times New Roman" w:eastAsia="Times New Roman" w:cs="Times New Roman"/>
        </w:rPr>
      </w:pPr>
      <w:del w:id="29e658d5-cf6b-4cfe-85d1-07079912d877" w:author="Live Bench" w:authorEmail="ai@example.com" w:date="2026-10-09T17:50:00.000Z">
        <w:r>
          <w:rPr>
            <w:rFonts w:ascii="Times New Roman" w:hAnsi="Times New Roman" w:eastAsia="Times New Roman" w:cs="Times New Roman"/>
          </w:rPr>
          <w:delText>(2017 m. spalio 5 d. sprendimo Nr. T-358 redakcija)</w:delText>
        </w:r>
      </w:del>
      <w:ins w:id="29e658d5-cf6b-4cfe-85d1-07079912d877" w:author="Live Bench" w:authorEmail="ai@example.com" w:date="2026-10-09T17:50:00.000Z">
        <w:r>
          <w:rPr>
            <w:rFonts w:ascii="Times New Roman" w:hAnsi="Times New Roman" w:eastAsia="Times New Roman" w:cs="Times New Roman"/>
          </w:rPr>
          <w:t>f) iş yerinin təhlükəsizliyi və sağlamlığı ;</w:t>
        </w:r>
      </w:ins>
    </w:p>
    <w:p>
      <w:pPr>
        <w:widowControl w:val="0"/>
        <w:suppressAutoHyphens/>
        <w:ind w:firstLine="62"/>
        <w:jc w:val="center"/>
        <w:rPr>
          <w:rFonts w:eastAsia="Lucida Sans Unicode"/>
          <w:b/>
          <w:bCs/>
          <w:szCs w:val="24"/>
          <w:lang w:eastAsia="ar-SA"/>
        </w:rPr>
      </w:pPr>
    </w:p>
    <w:p>
      <w:pPr>
        <w:widowControl w:val="0"/>
        <w:suppressAutoHyphens/>
        <w:jc w:val="center"/>
        <w:rPr>
          <w:b/>
          <w:rFonts w:ascii="Times New Roman" w:hAnsi="Times New Roman" w:eastAsia="Times New Roman" w:cs="Times New Roman"/>
          <w:highlight w:val="white"/>
        </w:rPr>
      </w:pPr>
      <w:del w:id="cadd78da-2ad9-46cd-9de9-560f67ef7d9e" w:author="Live Bench" w:authorEmail="ai@example.com" w:date="2026-10-09T17:50:00.000Z">
        <w:r>
          <w:rPr>
            <w:b/>
            <w:rFonts w:ascii="Times New Roman" w:hAnsi="Times New Roman" w:eastAsia="Times New Roman" w:cs="Times New Roman"/>
            <w:highlight w:val="white"/>
          </w:rPr>
          <w:delText>ŠIAULIŲ MIESTO SAVIVALDYBĖS STIPENDIJŲ SKYRIMO JAUNIESIEMS MENININKAMS KONKURSO NUOSTATAI</w:delText>
        </w:r>
      </w:del>
      <w:ins w:id="cadd78da-2ad9-46cd-9de9-560f67ef7d9e" w:author="Live Bench" w:authorEmail="ai@example.com" w:date="2026-10-09T17:50:00.000Z">
        <w:r>
          <w:rPr>
            <w:b/>
            <w:rFonts w:ascii="Times New Roman" w:hAnsi="Times New Roman" w:eastAsia="Times New Roman" w:cs="Times New Roman"/>
            <w:highlight w:val="white"/>
          </w:rPr>
          <w:t>g) kənd təsərrüfatı və meşə təsərrüfatı ilə bağlı milli və beynəlxalq məsələlərdə birgə və ya ayrı-ayrılıqda iştirak etmək ;</w:t>
        </w:r>
      </w:ins>
    </w:p>
    <w:p>
      <w:pPr>
        <w:widowControl w:val="0"/>
        <w:suppressAutoHyphens/>
        <w:jc w:val="center"/>
        <w:rPr>
          <w:rFonts w:eastAsia="Lucida Sans Unicode"/>
          <w:szCs w:val="24"/>
          <w:lang w:eastAsia="ar-SA"/>
        </w:rPr>
      </w:pPr>
    </w:p>
    <w:p>
      <w:pPr>
        <w:widowControl w:val="0"/>
        <w:suppressAutoHyphens/>
        <w:jc w:val="center"/>
        <w:rPr>
          <w:b/>
          <w:rFonts w:ascii="Times New Roman" w:hAnsi="Times New Roman" w:eastAsia="Times New Roman" w:cs="Times New Roman"/>
        </w:rPr>
      </w:pPr>
      <w:del w:id="26579683-1767-4890-91ea-ad43d7536227" w:author="Live Bench" w:authorEmail="ai@example.com" w:date="2026-10-09T17:50:00.000Z">
        <w:r>
          <w:rPr>
            <w:b/>
            <w:rFonts w:ascii="Times New Roman" w:hAnsi="Times New Roman" w:eastAsia="Times New Roman" w:cs="Times New Roman"/>
          </w:rPr>
          <w:delText>I</w:delText>
        </w:r>
        <w:r>
          <w:rPr>
            <w:b/>
            <w:rFonts w:ascii="Times New Roman" w:hAnsi="Times New Roman" w:eastAsia="Times New Roman" w:cs="Times New Roman"/>
          </w:rPr>
          <w:delText xml:space="preserve"> SKYRIUS</w:delText>
        </w:r>
      </w:del>
      <w:ins w:id="26579683-1767-4890-91ea-ad43d7536227" w:author="Live Bench" w:authorEmail="ai@example.com" w:date="2026-10-09T17:50:00.000Z">
        <w:r>
          <w:rPr>
            <w:b/>
            <w:rFonts w:ascii="Times New Roman" w:hAnsi="Times New Roman" w:eastAsia="Times New Roman" w:cs="Times New Roman"/>
          </w:rPr>
          <w:t>h) üzvlərin öz adından və hesabından göstərdikləri fəaliyyəti dəstəkləmək ;</w:t>
        </w:r>
      </w:ins>
    </w:p>
    <w:p>
      <w:pPr>
        <w:widowControl w:val="0"/>
        <w:suppressAutoHyphens/>
        <w:jc w:val="center"/>
        <w:rPr>
          <w:b/>
          <w:rFonts w:ascii="Times New Roman" w:hAnsi="Times New Roman" w:eastAsia="Times New Roman" w:cs="Times New Roman"/>
        </w:rPr>
      </w:pPr>
      <w:del w:id="e67ac782-0467-4204-a409-02f0941d2d80" w:author="Live Bench" w:authorEmail="ai@example.com" w:date="2026-10-09T17:50:00.000Z">
        <w:r>
          <w:rPr>
            <w:b/>
            <w:rFonts w:ascii="Times New Roman" w:hAnsi="Times New Roman" w:eastAsia="Times New Roman" w:cs="Times New Roman"/>
          </w:rPr>
          <w:delText>BENDROSIOS NUOSTATOS</w:delText>
        </w:r>
      </w:del>
      <w:ins w:id="e67ac782-0467-4204-a409-02f0941d2d80" w:author="Live Bench" w:authorEmail="ai@example.com" w:date="2026-10-09T17:50:00.000Z">
        <w:r>
          <w:rPr>
            <w:b/>
            <w:rFonts w:ascii="Times New Roman" w:hAnsi="Times New Roman" w:eastAsia="Times New Roman" w:cs="Times New Roman"/>
          </w:rPr>
          <w:t>i) tərəflər tərəfindən razılaşdırılmış digər məsələlər.</w:t>
        </w:r>
      </w:ins>
    </w:p>
    <w:p>
      <w:pPr>
        <w:widowControl w:val="0"/>
        <w:suppressAutoHyphens/>
        <w:rPr>
          <w:rFonts w:eastAsia="Lucida Sans Unicode"/>
          <w:b/>
          <w:bCs/>
          <w:szCs w:val="24"/>
          <w:lang w:eastAsia="ar-SA"/>
        </w:rPr>
      </w:pPr>
    </w:p>
    <w:p>
      <w:pPr>
        <w:widowControl w:val="0"/>
        <w:suppressAutoHyphens/>
        <w:ind w:firstLine="720"/>
        <w:jc w:val="both"/>
        <w:rPr>
          <w:rFonts w:ascii="Times New Roman" w:hAnsi="Times New Roman" w:eastAsia="Times New Roman" w:cs="Times New Roman"/>
        </w:rPr>
      </w:pPr>
      <w:del w:id="33db49ee-4ad4-4768-93aa-aecc2fc6fc5f" w:author="Live Bench" w:authorEmail="ai@example.com" w:date="2026-10-09T17:50:00.000Z">
        <w:r>
          <w:rPr>
            <w:rFonts w:ascii="Times New Roman" w:hAnsi="Times New Roman" w:eastAsia="Times New Roman" w:cs="Times New Roman"/>
          </w:rPr>
          <w:delText>1</w:delText>
        </w:r>
        <w:r>
          <w:rPr>
            <w:rFonts w:ascii="Times New Roman" w:hAnsi="Times New Roman" w:eastAsia="Times New Roman" w:cs="Times New Roman"/>
          </w:rPr>
          <w:delText>. Šiaulių miesto savivaldybės stipendijų skyrimo jauniesiems menininkams konkurso nuostatai (toliau – Nuostatai) reglamentuoja Šiaulių miesto savivaldybės stipendijų skyrimo jauniesiems menininkams konkurso (toliau – Konkursas) organizavimo</w:delText>
        </w:r>
        <w:r>
          <w:rPr>
            <w:color w:val="000000"/>
            <w:rFonts w:ascii="Times New Roman" w:hAnsi="Times New Roman" w:eastAsia="Times New Roman" w:cs="Times New Roman"/>
            <w:highlight w:val="white"/>
          </w:rPr>
          <w:delText xml:space="preserve">, </w:delText>
        </w:r>
        <w:r>
          <w:rPr>
            <w:rFonts w:ascii="Times New Roman" w:hAnsi="Times New Roman" w:eastAsia="Times New Roman" w:cs="Times New Roman"/>
          </w:rPr>
          <w:delText xml:space="preserve">Šiaulių miesto savivaldybės </w:delText>
        </w:r>
        <w:r>
          <w:rPr>
            <w:color w:val="000000"/>
            <w:rFonts w:ascii="Times New Roman" w:hAnsi="Times New Roman" w:eastAsia="Times New Roman" w:cs="Times New Roman"/>
            <w:highlight w:val="white"/>
          </w:rPr>
          <w:delText>biudžeto (toliau – savivaldybės biudžetas) lėšų skyrimo ir atsiskaitymo už jas tv</w:delText>
        </w:r>
        <w:r>
          <w:rPr>
            <w:color w:val="000000"/>
            <w:rFonts w:ascii="Times New Roman" w:hAnsi="Times New Roman" w:eastAsia="Times New Roman" w:cs="Times New Roman"/>
          </w:rPr>
          <w:delText>arką.</w:delText>
        </w:r>
      </w:del>
      <w:ins w:id="33db49ee-4ad4-4768-93aa-aecc2fc6fc5f" w:author="Live Bench" w:authorEmail="ai@example.com" w:date="2026-10-09T17:50:00.000Z">
        <w:r>
          <w:rPr>
            <w:rFonts w:ascii="Times New Roman" w:hAnsi="Times New Roman" w:eastAsia="Times New Roman" w:cs="Times New Roman"/>
          </w:rPr>
          <w:t>Maddə 4: Əməkdaşlıq formaları:</w:t>
        </w:r>
      </w:ins>
    </w:p>
    <w:p>
      <w:pPr>
        <w:ind w:firstLine="720"/>
        <w:jc w:val="both"/>
        <w:textAlignment w:val="center"/>
        <w:rPr>
          <w:rFonts w:ascii="Times New Roman" w:hAnsi="Times New Roman" w:eastAsia="Times New Roman" w:cs="Times New Roman"/>
        </w:rPr>
      </w:pPr>
      <w:del w:id="bbff7f66-43c4-4582-a9b3-882c8a9136ef" w:author="Live Bench" w:authorEmail="ai@example.com" w:date="2026-10-09T17:50:00.000Z">
        <w:r>
          <w:rPr>
            <w:rFonts w:ascii="Times New Roman" w:hAnsi="Times New Roman" w:eastAsia="Times New Roman" w:cs="Times New Roman"/>
          </w:rPr>
          <w:delText>2</w:delText>
        </w:r>
        <w:r>
          <w:rPr>
            <w:rFonts w:ascii="Times New Roman" w:hAnsi="Times New Roman" w:eastAsia="Times New Roman" w:cs="Times New Roman"/>
          </w:rPr>
          <w:delText>. Šiaulių miesto savivaldybės</w:delText>
        </w:r>
        <w:r>
          <w:rPr>
            <w:rFonts w:ascii="Times New Roman" w:hAnsi="Times New Roman" w:eastAsia="Times New Roman" w:cs="Times New Roman"/>
            <w:highlight w:val="white"/>
          </w:rPr>
          <w:delText xml:space="preserve"> stipendijos jauniesiems menininkams (toliau – stipendija)</w:delText>
        </w:r>
        <w:r>
          <w:rPr>
            <w:rFonts w:ascii="Times New Roman" w:hAnsi="Times New Roman" w:eastAsia="Times New Roman" w:cs="Times New Roman"/>
          </w:rPr>
          <w:delText xml:space="preserve"> kiekvienais metai</w:delText>
        </w:r>
        <w:r>
          <w:rPr>
            <w:rFonts w:ascii="Times New Roman" w:hAnsi="Times New Roman" w:eastAsia="Times New Roman" w:cs="Times New Roman"/>
            <w:highlight w:val="white"/>
          </w:rPr>
          <w:delText xml:space="preserve">s </w:delText>
        </w:r>
        <w:r>
          <w:rPr>
            <w:rFonts w:ascii="Times New Roman" w:hAnsi="Times New Roman" w:eastAsia="Times New Roman" w:cs="Times New Roman"/>
          </w:rPr>
          <w:delText xml:space="preserve">mokamos iš savivaldybės biudžeto asignavimų, skirtų Šiaulių miesto savivaldybės strateginio veiklos plano Kultūros plėtros programai </w:delText>
        </w:r>
        <w:r>
          <w:rPr>
            <w:rFonts w:ascii="Times New Roman" w:hAnsi="Times New Roman" w:eastAsia="Times New Roman" w:cs="Times New Roman"/>
            <w:highlight w:val="white"/>
          </w:rPr>
          <w:delText>(toliau – Programa) įgyvendinti.</w:delText>
        </w:r>
      </w:del>
      <w:ins w:id="bbff7f66-43c4-4582-a9b3-882c8a9136ef" w:author="Live Bench" w:authorEmail="ai@example.com" w:date="2026-10-09T17:50:00.000Z">
        <w:r>
          <w:rPr>
            <w:rFonts w:ascii="Times New Roman" w:hAnsi="Times New Roman" w:eastAsia="Times New Roman" w:cs="Times New Roman"/>
          </w:rPr>
          <w:t>Tərəflər aşağıda göstərilən bir və ya daha çox formada əməkdaşlıq edə bilərlər:</w:t>
        </w:r>
      </w:ins>
    </w:p>
    <w:p>
      <w:pPr>
        <w:widowControl w:val="0"/>
        <w:suppressAutoHyphens/>
        <w:ind w:firstLine="720"/>
        <w:jc w:val="both"/>
        <w:rPr>
          <w:rFonts w:ascii="Times New Roman" w:hAnsi="Times New Roman" w:eastAsia="Times New Roman" w:cs="Times New Roman"/>
        </w:rPr>
      </w:pPr>
      <w:del w:id="b46b9814-aad2-4a5b-9711-e17f56a8b397" w:author="Live Bench" w:authorEmail="ai@example.com" w:date="2026-10-09T17:50:00.000Z">
        <w:r>
          <w:rPr>
            <w:rFonts w:ascii="Times New Roman" w:hAnsi="Times New Roman" w:eastAsia="Times New Roman" w:cs="Times New Roman"/>
          </w:rPr>
          <w:delText>3</w:delText>
        </w:r>
        <w:r>
          <w:rPr>
            <w:rFonts w:ascii="Times New Roman" w:hAnsi="Times New Roman" w:eastAsia="Times New Roman" w:cs="Times New Roman"/>
          </w:rPr>
          <w:delText xml:space="preserve">. </w:delText>
        </w:r>
        <w:r>
          <w:rPr>
            <w:color w:val="000000"/>
            <w:rFonts w:ascii="Times New Roman" w:hAnsi="Times New Roman" w:eastAsia="Times New Roman" w:cs="Times New Roman"/>
          </w:rPr>
          <w:delText>Nuostatuose vartojamos sąvokos:</w:delText>
        </w:r>
        <w:r>
          <w:rPr>
            <w:rFonts w:ascii="Times New Roman" w:hAnsi="Times New Roman" w:eastAsia="Times New Roman" w:cs="Times New Roman"/>
          </w:rPr>
          <w:delText xml:space="preserve"> </w:delText>
        </w:r>
      </w:del>
      <w:ins w:id="b46b9814-aad2-4a5b-9711-e17f56a8b397" w:author="Live Bench" w:authorEmail="ai@example.com" w:date="2026-10-09T17:50:00.000Z">
        <w:r>
          <w:rPr>
            <w:rFonts w:ascii="Times New Roman" w:hAnsi="Times New Roman" w:eastAsia="Times New Roman" w:cs="Times New Roman"/>
          </w:rPr>
          <w:t>a) Birgə görüşlər, seminarlar, konfranslar, simpoziumlar, mətbuat konfransları və s. tədbirlər təşkil etmək ;</w:t>
        </w:r>
      </w:ins>
    </w:p>
    <w:p>
      <w:pPr>
        <w:ind w:firstLine="720"/>
        <w:jc w:val="both"/>
        <w:textAlignment w:val="center"/>
        <w:rPr>
          <w:rFonts w:ascii="Times New Roman" w:hAnsi="Times New Roman" w:eastAsia="Times New Roman" w:cs="Times New Roman"/>
        </w:rPr>
      </w:pPr>
      <w:del w:id="e2aadbab-5e51-4ab8-babe-4799d0be5e9c" w:author="Live Bench" w:authorEmail="ai@example.com" w:date="2026-10-09T17:50:00.000Z">
        <w:r>
          <w:rPr>
            <w:rFonts w:ascii="Times New Roman" w:hAnsi="Times New Roman" w:eastAsia="Times New Roman" w:cs="Times New Roman"/>
          </w:rPr>
          <w:delText>3.1</w:delText>
        </w:r>
        <w:r>
          <w:rPr>
            <w:rFonts w:ascii="Times New Roman" w:hAnsi="Times New Roman" w:eastAsia="Times New Roman" w:cs="Times New Roman"/>
          </w:rPr>
          <w:delText xml:space="preserve">. </w:delText>
        </w:r>
        <w:r>
          <w:rPr>
            <w:color w:val="000000"/>
            <w:rFonts w:ascii="Times New Roman" w:hAnsi="Times New Roman" w:eastAsia="Times New Roman" w:cs="Times New Roman"/>
          </w:rPr>
          <w:delText>jaunasis menininkas</w:delText>
        </w:r>
        <w:r>
          <w:rPr>
            <w:color w:val="000000"/>
            <w:rFonts w:ascii="Times New Roman" w:hAnsi="Times New Roman" w:eastAsia="Times New Roman" w:cs="Times New Roman"/>
          </w:rPr>
          <w:delText xml:space="preserve"> </w:delText>
        </w:r>
        <w:r>
          <w:rPr>
            <w:color w:val="000000"/>
            <w:rFonts w:ascii="Times New Roman" w:hAnsi="Times New Roman" w:eastAsia="Times New Roman" w:cs="Times New Roman"/>
          </w:rPr>
          <w:delText>–</w:delText>
        </w:r>
        <w:r>
          <w:rPr>
            <w:color w:val="000000"/>
            <w:rFonts w:ascii="Times New Roman" w:hAnsi="Times New Roman" w:eastAsia="Times New Roman" w:cs="Times New Roman"/>
          </w:rPr>
          <w:delText xml:space="preserve"> meno kūryba ir (ar) menine veikla</w:delText>
        </w:r>
        <w:r>
          <w:rPr>
            <w:i/>
            <w:color w:val="000000"/>
            <w:rFonts w:ascii="Times New Roman" w:hAnsi="Times New Roman" w:eastAsia="Times New Roman" w:cs="Times New Roman"/>
          </w:rPr>
          <w:delText xml:space="preserve"> </w:delText>
        </w:r>
        <w:r>
          <w:rPr>
            <w:color w:val="000000"/>
            <w:rFonts w:ascii="Times New Roman" w:hAnsi="Times New Roman" w:eastAsia="Times New Roman" w:cs="Times New Roman"/>
          </w:rPr>
          <w:delText>užsiimantis asmuo nuo 14 iki 35 metų amžiaus</w:delText>
        </w:r>
      </w:del>
      <w:ins w:id="e2aadbab-5e51-4ab8-babe-4799d0be5e9c" w:author="Live Bench" w:authorEmail="ai@example.com" w:date="2026-10-09T17:50:00.000Z">
        <w:r>
          <w:rPr>
            <w:rFonts w:ascii="Times New Roman" w:hAnsi="Times New Roman" w:eastAsia="Times New Roman" w:cs="Times New Roman"/>
          </w:rPr>
          <w:t xml:space="preserve">b) tərəflərdən birinin təşkil etdiyi tədbirlərdə iştirak etmək və lazım olduqda bir-birini təmsil etmək </w:t>
        </w:r>
      </w:ins>
      <w:r>
        <w:rPr>
          <w:color w:val="000000"/>
          <w:rFonts w:ascii="Times New Roman" w:hAnsi="Times New Roman" w:eastAsia="Times New Roman" w:cs="Times New Roman"/>
        </w:rPr>
        <w:t>;</w:t>
      </w:r>
    </w:p>
    <w:p>
      <w:pPr>
        <w:widowControl w:val="0"/>
        <w:suppressAutoHyphens/>
        <w:ind w:firstLine="720"/>
        <w:jc w:val="both"/>
        <w:rPr>
          <w:rFonts w:ascii="Times New Roman" w:hAnsi="Times New Roman" w:eastAsia="Times New Roman" w:cs="Times New Roman"/>
          <w:highlight w:val="white"/>
        </w:rPr>
      </w:pPr>
      <w:del w:id="025d46dc-c49f-4588-ae06-98f7459ed33f" w:author="Live Bench" w:authorEmail="ai@example.com" w:date="2026-10-09T17:50:00.000Z">
        <w:r>
          <w:rPr>
            <w:rFonts w:ascii="Times New Roman" w:hAnsi="Times New Roman" w:eastAsia="Times New Roman" w:cs="Times New Roman"/>
            <w:highlight w:val="white"/>
          </w:rPr>
          <w:delText>3.2</w:delText>
        </w:r>
        <w:r>
          <w:rPr>
            <w:rFonts w:ascii="Times New Roman" w:hAnsi="Times New Roman" w:eastAsia="Times New Roman" w:cs="Times New Roman"/>
            <w:highlight w:val="white"/>
          </w:rPr>
          <w:delText>. kūrybinė programa – stipendijos gavimo metu įvykdytas kūrybinis-meninis veiksmas (koncertas, paroda, spektaklis, akcija ir kt.)</w:delText>
        </w:r>
        <w:r>
          <w:rPr>
            <w:rFonts w:ascii="Times New Roman" w:hAnsi="Times New Roman" w:eastAsia="Times New Roman" w:cs="Times New Roman"/>
          </w:rPr>
          <w:delText xml:space="preserve"> muzikos, teatro, šokio, literatūros,</w:delText>
        </w:r>
        <w:r>
          <w:rPr>
            <w:rFonts w:ascii="Times New Roman" w:hAnsi="Times New Roman" w:eastAsia="Times New Roman" w:cs="Times New Roman"/>
            <w:highlight w:val="white"/>
          </w:rPr>
          <w:delText xml:space="preserve"> vaizduojamojo </w:delText>
        </w:r>
        <w:r>
          <w:rPr>
            <w:rFonts w:ascii="Times New Roman" w:hAnsi="Times New Roman" w:eastAsia="Times New Roman" w:cs="Times New Roman"/>
          </w:rPr>
          <w:delText>meno srityse.</w:delText>
        </w:r>
      </w:del>
      <w:ins w:id="025d46dc-c49f-4588-ae06-98f7459ed33f" w:author="Live Bench" w:authorEmail="ai@example.com" w:date="2026-10-09T17:50:00.000Z">
        <w:r>
          <w:rPr>
            <w:rFonts w:ascii="Times New Roman" w:hAnsi="Times New Roman" w:eastAsia="Times New Roman" w:cs="Times New Roman"/>
            <w:highlight w:val="white"/>
          </w:rPr>
          <w:t>c) birgə və ya ayrı-ayrı layihələr hazırlamaq, tərəflərdən birinin hazırladığı layihələrə ortaq olmaq ;</w:t>
        </w:r>
      </w:ins>
    </w:p>
    <w:p>
      <w:pPr>
        <w:widowControl w:val="0"/>
        <w:suppressAutoHyphens/>
        <w:ind w:firstLine="720"/>
        <w:jc w:val="both"/>
        <w:rPr>
          <w:rFonts w:ascii="Times New Roman" w:hAnsi="Times New Roman" w:eastAsia="Times New Roman" w:cs="Times New Roman"/>
        </w:rPr>
      </w:pPr>
      <w:del w:id="69bd2a55-11a3-441a-8261-715b5e566d67" w:author="Live Bench" w:authorEmail="ai@example.com" w:date="2026-10-09T17:50:00.000Z">
        <w:r>
          <w:rPr>
            <w:rFonts w:ascii="Times New Roman" w:hAnsi="Times New Roman" w:eastAsia="Times New Roman" w:cs="Times New Roman"/>
          </w:rPr>
          <w:delText>4</w:delText>
        </w:r>
        <w:r>
          <w:rPr>
            <w:rFonts w:ascii="Times New Roman" w:hAnsi="Times New Roman" w:eastAsia="Times New Roman" w:cs="Times New Roman"/>
          </w:rPr>
          <w:delText xml:space="preserve">. Į stipendijas konkurso būdu gali pretenduoti jaunieji menininkai, </w:delText>
        </w:r>
        <w:r>
          <w:rPr>
            <w:rFonts w:ascii="Times New Roman" w:hAnsi="Times New Roman" w:eastAsia="Times New Roman" w:cs="Times New Roman"/>
            <w:highlight w:val="white"/>
          </w:rPr>
          <w:delText xml:space="preserve">gyvenantys, dirbantys ar besimokantys Šiaulių mieste. Kai kuriais atvejais </w:delText>
        </w:r>
        <w:r>
          <w:rPr>
            <w:rFonts w:ascii="Times New Roman" w:hAnsi="Times New Roman" w:eastAsia="Times New Roman" w:cs="Times New Roman"/>
          </w:rPr>
          <w:delText>Šiaulių miesto savivaldybės</w:delText>
        </w:r>
        <w:r>
          <w:rPr>
            <w:rFonts w:ascii="Times New Roman" w:hAnsi="Times New Roman" w:eastAsia="Times New Roman" w:cs="Times New Roman"/>
            <w:highlight w:val="white"/>
          </w:rPr>
          <w:delText xml:space="preserve"> kultūros taryba (toliau – Kultūros taryba) gali pritarti, kad stipendija būtų skirta ne Šiauliuose gyvenančiam, dirbančiam ar besimokančiam, bet vertingą kūrybinę programą Šiauliuose įgyvendinančiam jaunajam menininkui.</w:delText>
        </w:r>
      </w:del>
      <w:ins w:id="69bd2a55-11a3-441a-8261-715b5e566d67" w:author="Live Bench" w:authorEmail="ai@example.com" w:date="2026-10-09T17:50:00.000Z">
        <w:r>
          <w:rPr>
            <w:rFonts w:ascii="Times New Roman" w:hAnsi="Times New Roman" w:eastAsia="Times New Roman" w:cs="Times New Roman"/>
          </w:rPr>
          <w:t>d) Avropa Komissiyası, Dünya Bankı, Qlobal Ətraf Mühit Agentliyi (GEF), Avropa Ətraf Mühit Agentliyi, Səfirliklər və s. beynəlxalq təşkilatlara və fondlara birgə layihələr təqdim etmək ;</w:t>
        </w:r>
      </w:ins>
    </w:p>
    <w:p>
      <w:pPr>
        <w:widowControl w:val="0"/>
        <w:suppressAutoHyphens/>
        <w:ind w:firstLine="709"/>
        <w:jc w:val="both"/>
        <w:rPr>
          <w:color w:val="000000"/>
          <w:rFonts w:ascii="Times New Roman" w:hAnsi="Times New Roman" w:eastAsia="Times New Roman" w:cs="Times New Roman"/>
        </w:rPr>
      </w:pPr>
      <w:del w:id="75b8c372-bb9c-4751-a054-50bf533382f6" w:author="Live Bench" w:authorEmail="ai@example.com" w:date="2026-10-09T17:50:00.000Z">
        <w:r>
          <w:rPr>
            <w:color w:val="000000"/>
            <w:rFonts w:ascii="Times New Roman" w:hAnsi="Times New Roman" w:eastAsia="Times New Roman" w:cs="Times New Roman"/>
          </w:rPr>
          <w:delText>5</w:delText>
        </w:r>
        <w:r>
          <w:rPr>
            <w:color w:val="000000"/>
            <w:rFonts w:ascii="Times New Roman" w:hAnsi="Times New Roman" w:eastAsia="Times New Roman" w:cs="Times New Roman"/>
          </w:rPr>
          <w:delText>. Konkursą organizuoja Šiaulių miesto savivaldybės administracijos Žmonių gerovės ir ugdymo departamento Kultūros skyrius (toliau – Kultūros skyrius).</w:delText>
        </w:r>
        <w:r>
          <w:rPr>
            <w:rFonts w:ascii="Times New Roman" w:hAnsi="Times New Roman" w:eastAsia="Times New Roman" w:cs="Times New Roman"/>
          </w:rPr>
          <w:delText xml:space="preserve"> </w:delText>
        </w:r>
      </w:del>
      <w:ins w:id="75b8c372-bb9c-4751-a054-50bf533382f6" w:author="Live Bench" w:authorEmail="ai@example.com" w:date="2026-10-09T17:50:00.000Z">
        <w:r>
          <w:rPr>
            <w:color w:val="000000"/>
            <w:rFonts w:ascii="Times New Roman" w:hAnsi="Times New Roman" w:eastAsia="Times New Roman" w:cs="Times New Roman"/>
          </w:rPr>
          <w:t>e) Kənd Təsərrüfatı və Meşə Nazirliyi, Sənaye və Texnologiya Nazirliyi, Mədəniyyət və Turizm Nazirliyi, İnkişaf Agentlikləri, TİKA, , KOSGEB kimi milli təşkilatlara və fondlara birgə layihə təqdim etmək və onları icra etmək ;</w:t>
        </w:r>
      </w:ins>
    </w:p>
    <w:p>
      <w:pPr>
        <w:pStyle w:val="PlainText"/>
        <w:rPr>
          <w:i/>
          <w:rFonts w:ascii="Times New Roman" w:hAnsi="Times New Roman" w:eastAsia="Times New Roman" w:cs="Times New Roman"/>
          <w:sz w:val="20"/>
        </w:rPr>
      </w:pPr>
      <w:del w:id="90e9e50d-827e-464a-863f-d9d36a87440b" w:author="Live Bench" w:authorEmail="ai@example.com" w:date="2026-10-09T17:50:00.000Z">
        <w:r>
          <w:rPr>
            <w:i/>
            <w:rFonts w:ascii="Times New Roman" w:hAnsi="Times New Roman" w:eastAsia="Times New Roman" w:cs="Times New Roman"/>
            <w:sz w:val="20"/>
          </w:rPr>
          <w:delText>Punkto pakeitimai:</w:delText>
        </w:r>
      </w:del>
      <w:ins w:id="90e9e50d-827e-464a-863f-d9d36a87440b" w:author="Live Bench" w:authorEmail="ai@example.com" w:date="2026-10-09T17:50:00.000Z">
        <w:r>
          <w:rPr>
            <w:i/>
            <w:rFonts w:ascii="Times New Roman" w:hAnsi="Times New Roman" w:eastAsia="Times New Roman" w:cs="Times New Roman"/>
            <w:sz w:val="20"/>
          </w:rPr>
          <w:t>f) rəqəmsal media və digər platformalarda nəşr, hesabat və sənədləri birlikdə hazırlamaq ;</w:t>
        </w:r>
      </w:ins>
    </w:p>
    <w:p>
      <w:pPr>
        <w:pStyle w:val="PlainText"/>
        <w:jc w:val="both"/>
        <w:rPr>
          <w:i/>
          <w:rFonts w:ascii="Times New Roman" w:hAnsi="Times New Roman" w:eastAsia="Times New Roman" w:cs="Times New Roman"/>
          <w:sz w:val="20"/>
        </w:rPr>
      </w:pPr>
      <w:del w:id="50f6be45-9fe8-4e91-92e6-83224def9409" w:author="Live Bench" w:authorEmail="ai@example.com" w:date="2026-10-09T17:50:00.000Z">
        <w:r>
          <w:rPr>
            <w:i/>
            <w:rFonts w:ascii="Times New Roman" w:hAnsi="Times New Roman" w:eastAsia="Times New Roman" w:cs="Times New Roman"/>
            <w:sz w:val="20"/>
          </w:rPr>
          <w:delText xml:space="preserve">Nr. </w:delText>
        </w:r>
      </w:del>
      <w:hyperlink w:history="1" r:id="rId1c11904a">
        <w:del w:id="50f6be45-9fe8-4e91-92e6-83224def9409" w:author="Live Bench" w:authorEmail="ai@example.com" w:date="2026-10-09T17:50:00.000Z" w:rsidRPr="00532B9F">
          <w:r>
            <w:rPr>
              <w:rStyle w:val="Hyperlink"/>
              <w:i/>
              <w:color w:val="0000FF"/>
              <w:rFonts w:ascii="Times New Roman" w:hAnsi="Times New Roman" w:eastAsia="Times New Roman" w:cs="Times New Roman"/>
              <w:sz w:val="20"/>
              <w:u w:val="single"/>
            </w:rPr>
            <w:delText>T-352</w:delText>
          </w:r>
        </w:del>
      </w:hyperlink>
      <w:del w:id="50f6be45-9fe8-4e91-92e6-83224def9409" w:author="Live Bench" w:authorEmail="ai@example.com" w:date="2026-10-09T17:50:00.000Z">
        <w:r>
          <w:rPr>
            <w:i/>
            <w:rFonts w:ascii="Times New Roman" w:hAnsi="Times New Roman" w:eastAsia="Times New Roman" w:cs="Times New Roman"/>
            <w:sz w:val="20"/>
          </w:rPr>
          <w:delText>,
2019-09-05,
paskelbta TAR 2019-09-06, i. k. 2019-14288</w:delText>
        </w:r>
      </w:del>
      <w:ins w:id="50f6be45-9fe8-4e91-92e6-83224def9409" w:author="Live Bench" w:authorEmail="ai@example.com" w:date="2026-10-09T17:50:00.000Z">
        <w:r>
          <w:rPr>
            <w:i/>
            <w:rFonts w:ascii="Times New Roman" w:hAnsi="Times New Roman" w:eastAsia="Times New Roman" w:cs="Times New Roman"/>
            <w:sz w:val="20"/>
          </w:rPr>
          <w:t>g) müxtəlif adlarla milli və beynəlxalq platformaların yaradılması, əməkdaşlıq etmək, ortaqlıq etmək ;</w:t>
        </w:r>
      </w:ins>
    </w:p>
    <w:p/>
    <w:p>
      <w:pPr>
        <w:suppressAutoHyphens/>
        <w:jc w:val="center"/>
        <w:rPr>
          <w:b/>
          <w:color w:val="000000"/>
          <w:rFonts w:ascii="Times New Roman" w:hAnsi="Times New Roman" w:eastAsia="Times New Roman" w:cs="Times New Roman"/>
        </w:rPr>
      </w:pPr>
      <w:del w:id="70dca888-cfd4-43d7-8395-de70306f6f81" w:author="Live Bench" w:authorEmail="ai@example.com" w:date="2026-10-09T17:50:00.000Z">
        <w:r>
          <w:rPr>
            <w:b/>
            <w:color w:val="000000"/>
            <w:rFonts w:ascii="Times New Roman" w:hAnsi="Times New Roman" w:eastAsia="Times New Roman" w:cs="Times New Roman"/>
          </w:rPr>
          <w:delText>II</w:delText>
        </w:r>
        <w:r>
          <w:rPr>
            <w:b/>
            <w:color w:val="000000"/>
            <w:rFonts w:ascii="Times New Roman" w:hAnsi="Times New Roman" w:eastAsia="Times New Roman" w:cs="Times New Roman"/>
          </w:rPr>
          <w:delText xml:space="preserve"> SKYRIUS</w:delText>
        </w:r>
      </w:del>
      <w:ins w:id="70dca888-cfd4-43d7-8395-de70306f6f81" w:author="Live Bench" w:authorEmail="ai@example.com" w:date="2026-10-09T17:50:00.000Z">
        <w:r>
          <w:rPr>
            <w:b/>
            <w:color w:val="000000"/>
            <w:rFonts w:ascii="Times New Roman" w:hAnsi="Times New Roman" w:eastAsia="Times New Roman" w:cs="Times New Roman"/>
          </w:rPr>
          <w:t>h) tərəflərlə razılaşdırılmaq şərtilə burada  qeyd olunmayan hər hansı bir mövzuda və məsələlərdə əməkdaşlıq etmək.</w:t>
        </w:r>
      </w:ins>
    </w:p>
    <w:p>
      <w:pPr>
        <w:suppressAutoHyphens/>
        <w:jc w:val="center"/>
        <w:rPr>
          <w:b/>
          <w:color w:val="000000"/>
          <w:rFonts w:ascii="Times New Roman" w:hAnsi="Times New Roman" w:eastAsia="Times New Roman" w:cs="Times New Roman"/>
        </w:rPr>
      </w:pPr>
      <w:del w:id="9970fed4-5c52-40a1-b769-f074c62580e8" w:author="Live Bench" w:authorEmail="ai@example.com" w:date="2026-10-09T17:50:00.000Z">
        <w:r>
          <w:rPr>
            <w:b/>
            <w:color w:val="000000"/>
            <w:rFonts w:ascii="Times New Roman" w:hAnsi="Times New Roman" w:eastAsia="Times New Roman" w:cs="Times New Roman"/>
          </w:rPr>
          <w:delText>KONKURSO TIKSLAS IR FINANSAVIMO PRINCIPAI</w:delText>
        </w:r>
      </w:del>
      <w:ins w:id="9970fed4-5c52-40a1-b769-f074c62580e8" w:author="Live Bench" w:authorEmail="ai@example.com" w:date="2026-10-09T17:50:00.000Z">
        <w:r>
          <w:rPr>
            <w:b/>
            <w:color w:val="000000"/>
            <w:rFonts w:ascii="Times New Roman" w:hAnsi="Times New Roman" w:eastAsia="Times New Roman" w:cs="Times New Roman"/>
          </w:rPr>
          <w:t>Maddə 5: Tərəflərin vəzifələri:</w:t>
        </w:r>
      </w:ins>
    </w:p>
    <w:p>
      <w:pPr>
        <w:suppressAutoHyphens/>
        <w:jc w:val="both"/>
        <w:rPr>
          <w:rFonts w:eastAsia="Calibri"/>
          <w:color w:val="000000"/>
          <w:kern w:val="1"/>
          <w:szCs w:val="24"/>
          <w:lang w:eastAsia="ar-SA"/>
        </w:rPr>
      </w:pPr>
    </w:p>
    <w:p>
      <w:pPr>
        <w:suppressAutoHyphens/>
        <w:ind w:firstLine="720"/>
        <w:jc w:val="both"/>
        <w:rPr>
          <w:color w:val="000000"/>
          <w:rFonts w:ascii="Times New Roman" w:hAnsi="Times New Roman" w:eastAsia="Times New Roman" w:cs="Times New Roman"/>
        </w:rPr>
      </w:pPr>
      <w:del w:id="c08061e6-1cc2-4b69-bc14-31bfa5725295" w:author="Live Bench" w:authorEmail="ai@example.com" w:date="2026-10-09T17:50:00.000Z">
        <w:r>
          <w:rPr>
            <w:color w:val="000000"/>
            <w:rFonts w:ascii="Times New Roman" w:hAnsi="Times New Roman" w:eastAsia="Times New Roman" w:cs="Times New Roman"/>
          </w:rPr>
          <w:delText>6</w:delText>
        </w:r>
        <w:r>
          <w:rPr>
            <w:color w:val="000000"/>
            <w:rFonts w:ascii="Times New Roman" w:hAnsi="Times New Roman" w:eastAsia="Times New Roman" w:cs="Times New Roman"/>
          </w:rPr>
          <w:delText xml:space="preserve">. Konkurso tikslas – skatinti talentingų jaunųjų menininkų aktyvumą ir kūrybingumą. </w:delText>
        </w:r>
      </w:del>
      <w:ins w:id="c08061e6-1cc2-4b69-bc14-31bfa5725295" w:author="Live Bench" w:authorEmail="ai@example.com" w:date="2026-10-09T17:50:00.000Z">
        <w:r>
          <w:rPr>
            <w:color w:val="000000"/>
            <w:rFonts w:ascii="Times New Roman" w:hAnsi="Times New Roman" w:eastAsia="Times New Roman" w:cs="Times New Roman"/>
          </w:rPr>
          <w:t>Bu anlaşma memorandumu qarşılıqlı yaxşı niyyət çərçivəsində hazırlanmışdır. Anlaşma tərəflərin hər hansı birinə hüquqi və iqtisadi məsuliyyət gətirmir. Hər bir tərəf öz qanunvericiliyinə və məsuliyyətlərinə riayət etməkdən məsuldur.</w:t>
        </w:r>
      </w:ins>
    </w:p>
    <w:p>
      <w:pPr>
        <w:widowControl w:val="0"/>
        <w:suppressAutoHyphens/>
        <w:ind w:firstLine="720"/>
        <w:jc w:val="both"/>
        <w:rPr>
          <w:rFonts w:ascii="Times New Roman" w:hAnsi="Times New Roman" w:eastAsia="Times New Roman" w:cs="Times New Roman"/>
        </w:rPr>
      </w:pPr>
      <w:del w:id="575abed5-e6ae-4cf6-b208-4c4c725efd6b" w:author="Live Bench" w:authorEmail="ai@example.com" w:date="2026-10-09T17:50:00.000Z">
        <w:r>
          <w:rPr>
            <w:rFonts w:ascii="Times New Roman" w:hAnsi="Times New Roman" w:eastAsia="Times New Roman" w:cs="Times New Roman"/>
          </w:rPr>
          <w:delText>7</w:delText>
        </w:r>
        <w:r>
          <w:rPr>
            <w:rFonts w:ascii="Times New Roman" w:hAnsi="Times New Roman" w:eastAsia="Times New Roman" w:cs="Times New Roman"/>
          </w:rPr>
          <w:delText>. Kasmet skiriamos 4 stipendijos jauniesiems menininkams jų pateiktoms kūrybinėms programoms įgyvendinti. Jei Kultūros taryba nepritaria keturių jaunųjų menininkų kūrybinėms programoms, gali būti skiriamas mažesnis stipendijų skaičius</w:delText>
        </w:r>
      </w:del>
      <w:ins w:id="575abed5-e6ae-4cf6-b208-4c4c725efd6b" w:author="Live Bench" w:authorEmail="ai@example.com" w:date="2026-10-09T17:50:00.000Z">
        <w:r>
          <w:rPr>
            <w:rFonts w:ascii="Times New Roman" w:hAnsi="Times New Roman" w:eastAsia="Times New Roman" w:cs="Times New Roman"/>
          </w:rPr>
          <w:t>Tərəflər bu əməkdaşlığı elan etmək və onun davamlılığını təmin etmək üçün yaxşı niyyət prinsipləri çərçivəsində cəhd göstərməyi öhdələrinə götürürlər</w:t>
        </w:r>
      </w:ins>
      <w:r>
        <w:rPr>
          <w:rFonts w:ascii="Times New Roman" w:hAnsi="Times New Roman" w:eastAsia="Times New Roman" w:cs="Times New Roman"/>
        </w:rPr>
        <w:t>.</w:t>
      </w:r>
    </w:p>
    <w:p>
      <w:pPr>
        <w:widowControl w:val="0"/>
        <w:suppressAutoHyphens/>
        <w:ind w:firstLine="720"/>
        <w:jc w:val="both"/>
        <w:rPr>
          <w:rFonts w:ascii="Times New Roman" w:hAnsi="Times New Roman" w:eastAsia="Times New Roman" w:cs="Times New Roman"/>
        </w:rPr>
      </w:pPr>
      <w:del w:id="650b84d3-752d-4cdf-a49e-50ba233b8f41" w:author="Live Bench" w:authorEmail="ai@example.com" w:date="2026-10-09T17:50:00.000Z">
        <w:r>
          <w:rPr>
            <w:rFonts w:ascii="Times New Roman" w:hAnsi="Times New Roman" w:eastAsia="Times New Roman" w:cs="Times New Roman"/>
          </w:rPr>
          <w:delText>8</w:delText>
        </w:r>
        <w:r>
          <w:rPr>
            <w:rFonts w:ascii="Times New Roman" w:hAnsi="Times New Roman" w:eastAsia="Times New Roman" w:cs="Times New Roman"/>
          </w:rPr>
          <w:delText xml:space="preserve">. Jaunasis menininkas turi teisę pakartotinai pretenduoti į stipendiją praėjus ne mažiau kaip dvejiems metams po stipendijos gavimo. </w:delText>
        </w:r>
      </w:del>
      <w:ins w:id="650b84d3-752d-4cdf-a49e-50ba233b8f41" w:author="Live Bench" w:authorEmail="ai@example.com" w:date="2026-10-09T17:50:00.000Z">
        <w:r>
          <w:rPr>
            <w:rFonts w:ascii="Times New Roman" w:hAnsi="Times New Roman" w:eastAsia="Times New Roman" w:cs="Times New Roman"/>
          </w:rPr>
          <w:t>Maddə 6: Mübahisələrin həlli:</w:t>
        </w:r>
      </w:ins>
    </w:p>
    <w:p>
      <w:pPr>
        <w:widowControl w:val="0"/>
        <w:suppressAutoHyphens/>
        <w:ind w:firstLine="720"/>
        <w:jc w:val="both"/>
        <w:rPr>
          <w:rFonts w:ascii="Times New Roman" w:hAnsi="Times New Roman" w:eastAsia="Times New Roman" w:cs="Times New Roman"/>
        </w:rPr>
      </w:pPr>
      <w:del w:id="4f4d6c14-2d4f-436f-be44-ff1e4c7dff80" w:author="Live Bench" w:authorEmail="ai@example.com" w:date="2026-10-09T17:50:00.000Z">
        <w:r>
          <w:rPr>
            <w:rFonts w:ascii="Times New Roman" w:hAnsi="Times New Roman" w:eastAsia="Times New Roman" w:cs="Times New Roman"/>
          </w:rPr>
          <w:delText>9</w:delText>
        </w:r>
        <w:r>
          <w:rPr>
            <w:rFonts w:ascii="Times New Roman" w:hAnsi="Times New Roman" w:eastAsia="Times New Roman" w:cs="Times New Roman"/>
          </w:rPr>
          <w:delText>. Jaunasis menininkas gali gauti stipendiją ne daugiau kaip du kartus</w:delText>
        </w:r>
      </w:del>
      <w:ins w:id="4f4d6c14-2d4f-436f-be44-ff1e4c7dff80" w:author="Live Bench" w:authorEmail="ai@example.com" w:date="2026-10-09T17:50:00.000Z">
        <w:r>
          <w:rPr>
            <w:rFonts w:ascii="Times New Roman" w:hAnsi="Times New Roman" w:eastAsia="Times New Roman" w:cs="Times New Roman"/>
          </w:rPr>
          <w:t>Bu anlaşma memorandumu çərçivəsində bir anlaşılmazlıq olduğu halda yaxşı niyyətlər çərçivəsində həll yolu axtarılacaq. Bir layihə və ya fəaliyyət çərçivəsində əməkdaşlıq edilərsə hər bir fəaliyyət müstəqil şəkildə icra ediləcəkdir</w:t>
        </w:r>
      </w:ins>
      <w:r>
        <w:rPr>
          <w:rFonts w:ascii="Times New Roman" w:hAnsi="Times New Roman" w:eastAsia="Times New Roman" w:cs="Times New Roman"/>
        </w:rPr>
        <w:t>.</w:t>
      </w:r>
    </w:p>
    <w:p>
      <w:pPr>
        <w:suppressAutoHyphens/>
        <w:ind w:firstLine="720"/>
        <w:jc w:val="both"/>
        <w:rPr>
          <w:color w:val="000000"/>
          <w:rFonts w:ascii="Times New Roman" w:hAnsi="Times New Roman" w:eastAsia="Times New Roman" w:cs="Times New Roman"/>
        </w:rPr>
      </w:pPr>
      <w:del w:id="fe6bf6f0-663e-4f5b-bea3-8043de644d9e" w:author="Live Bench" w:authorEmail="ai@example.com" w:date="2026-10-09T17:50:00.000Z">
        <w:r>
          <w:rPr>
            <w:color w:val="000000"/>
            <w:rFonts w:ascii="Times New Roman" w:hAnsi="Times New Roman" w:eastAsia="Times New Roman" w:cs="Times New Roman"/>
          </w:rPr>
          <w:delText>10</w:delText>
        </w:r>
        <w:r>
          <w:rPr>
            <w:color w:val="000000"/>
            <w:rFonts w:ascii="Times New Roman" w:hAnsi="Times New Roman" w:eastAsia="Times New Roman" w:cs="Times New Roman"/>
          </w:rPr>
          <w:delText>. Jaunasis menininkas praranda teisę dalyvauti Konkurse, jei, gavęs</w:delText>
        </w:r>
        <w:r>
          <w:rPr>
            <w:color w:val="000000"/>
            <w:rFonts w:ascii="Times New Roman" w:hAnsi="Times New Roman" w:eastAsia="Times New Roman" w:cs="Times New Roman"/>
            <w:highlight w:val="white"/>
          </w:rPr>
          <w:delText xml:space="preserve"> stipendiją, už kūrybinės programos įgyvendinimą neatsiskaitė nustatyta tvarka.</w:delText>
        </w:r>
      </w:del>
      <w:ins w:id="fe6bf6f0-663e-4f5b-bea3-8043de644d9e" w:author="Live Bench" w:authorEmail="ai@example.com" w:date="2026-10-09T17:50:00.000Z">
        <w:r>
          <w:rPr>
            <w:color w:val="000000"/>
            <w:rFonts w:ascii="Times New Roman" w:hAnsi="Times New Roman" w:eastAsia="Times New Roman" w:cs="Times New Roman"/>
          </w:rPr>
          <w:t>Maddə 7: Xitam:</w:t>
        </w:r>
      </w:ins>
    </w:p>
    <w:p>
      <w:pPr>
        <w:widowControl w:val="0"/>
        <w:suppressAutoHyphens/>
        <w:jc w:val="center"/>
        <w:rPr>
          <w:rFonts w:eastAsia="Lucida Sans Unicode"/>
          <w:szCs w:val="24"/>
          <w:lang w:eastAsia="ar-SA"/>
        </w:rPr>
      </w:pPr>
    </w:p>
    <w:p>
      <w:pPr>
        <w:widowControl w:val="0"/>
        <w:suppressAutoHyphens/>
        <w:jc w:val="center"/>
        <w:rPr>
          <w:b/>
          <w:rFonts w:ascii="Times New Roman" w:hAnsi="Times New Roman" w:eastAsia="Times New Roman" w:cs="Times New Roman"/>
        </w:rPr>
      </w:pPr>
      <w:del w:id="ca9d1b8c-736d-4590-ba5c-7ad67a81992d" w:author="Live Bench" w:authorEmail="ai@example.com" w:date="2026-10-09T17:50:00.000Z">
        <w:r>
          <w:rPr>
            <w:b/>
            <w:rFonts w:ascii="Times New Roman" w:hAnsi="Times New Roman" w:eastAsia="Times New Roman" w:cs="Times New Roman"/>
          </w:rPr>
          <w:delText>III</w:delText>
        </w:r>
        <w:r>
          <w:rPr>
            <w:b/>
            <w:rFonts w:ascii="Times New Roman" w:hAnsi="Times New Roman" w:eastAsia="Times New Roman" w:cs="Times New Roman"/>
          </w:rPr>
          <w:delText xml:space="preserve"> SKYRIUS </w:delText>
        </w:r>
      </w:del>
      <w:ins w:id="ca9d1b8c-736d-4590-ba5c-7ad67a81992d" w:author="Live Bench" w:authorEmail="ai@example.com" w:date="2026-10-09T17:50:00.000Z">
        <w:r>
          <w:rPr>
            <w:b/>
            <w:rFonts w:ascii="Times New Roman" w:hAnsi="Times New Roman" w:eastAsia="Times New Roman" w:cs="Times New Roman"/>
          </w:rPr>
          <w:t>Tərəflər bu müqaviləni istənilən vaxt digər tərəfə yazılı şəkildə bildirdikdən sonra ləğv edə bilərlər. Yazılı mətn və ya elektron poçtun alınmasından sonra xitam verilmiş sayılır.</w:t>
        </w:r>
      </w:ins>
    </w:p>
    <w:p>
      <w:pPr>
        <w:widowControl w:val="0"/>
        <w:suppressAutoHyphens/>
        <w:ind w:firstLine="62"/>
        <w:jc w:val="center"/>
        <w:rPr>
          <w:b/>
          <w:rFonts w:ascii="Times New Roman" w:hAnsi="Times New Roman" w:eastAsia="Times New Roman" w:cs="Times New Roman"/>
        </w:rPr>
      </w:pPr>
      <w:del w:id="8907c3ac-662f-4de8-a2cb-b88115bda34a" w:author="Live Bench" w:authorEmail="ai@example.com" w:date="2026-10-09T17:50:00.000Z">
        <w:r>
          <w:rPr>
            <w:b/>
            <w:rFonts w:ascii="Times New Roman" w:hAnsi="Times New Roman" w:eastAsia="Times New Roman" w:cs="Times New Roman"/>
          </w:rPr>
          <w:delText>STIPENDIJOS DYDIS IR SKYRIMO TRUKMĖ</w:delText>
        </w:r>
      </w:del>
      <w:ins w:id="8907c3ac-662f-4de8-a2cb-b88115bda34a" w:author="Live Bench" w:authorEmail="ai@example.com" w:date="2026-10-09T17:50:00.000Z">
        <w:r>
          <w:rPr>
            <w:b/>
            <w:rFonts w:ascii="Times New Roman" w:hAnsi="Times New Roman" w:eastAsia="Times New Roman" w:cs="Times New Roman"/>
          </w:rPr>
          <w:t>Maddə 8:</w:t>
        </w:r>
      </w:ins>
    </w:p>
    <w:p>
      <w:pPr>
        <w:widowControl w:val="0"/>
        <w:suppressAutoHyphens/>
        <w:jc w:val="center"/>
        <w:rPr>
          <w:rFonts w:eastAsia="Lucida Sans Unicode"/>
          <w:b/>
          <w:bCs/>
          <w:szCs w:val="24"/>
          <w:lang w:eastAsia="ar-SA"/>
        </w:rPr>
      </w:pPr>
    </w:p>
    <w:p>
      <w:pPr>
        <w:widowControl w:val="0"/>
        <w:suppressAutoHyphens/>
        <w:ind w:firstLine="709"/>
        <w:jc w:val="both"/>
        <w:rPr>
          <w:rFonts w:ascii="Times New Roman" w:hAnsi="Times New Roman" w:eastAsia="Times New Roman" w:cs="Times New Roman"/>
        </w:rPr>
      </w:pPr>
      <w:del w:id="c20dbcfa-012a-4661-9487-a09014e08e2d" w:author="Live Bench" w:authorEmail="ai@example.com" w:date="2026-10-09T17:50:00.000Z">
        <w:r>
          <w:rPr>
            <w:rFonts w:ascii="Times New Roman" w:hAnsi="Times New Roman" w:eastAsia="Times New Roman" w:cs="Times New Roman"/>
          </w:rPr>
          <w:delText>11</w:delText>
        </w:r>
        <w:r>
          <w:rPr>
            <w:rFonts w:ascii="Times New Roman" w:hAnsi="Times New Roman" w:eastAsia="Times New Roman" w:cs="Times New Roman"/>
          </w:rPr>
          <w:delText xml:space="preserve">. Vienos stipendijos dydis </w:delText>
        </w:r>
        <w:r>
          <w:rPr>
            <w:rFonts w:ascii="Times New Roman" w:hAnsi="Times New Roman" w:eastAsia="Times New Roman" w:cs="Times New Roman"/>
          </w:rPr>
          <w:delText>–</w:delText>
        </w:r>
        <w:r>
          <w:rPr>
            <w:rFonts w:ascii="Times New Roman" w:hAnsi="Times New Roman" w:eastAsia="Times New Roman" w:cs="Times New Roman"/>
          </w:rPr>
          <w:delText xml:space="preserve"> 1800 Eur.</w:delText>
        </w:r>
        <w:r>
          <w:rPr>
            <w:rFonts w:ascii="Times New Roman" w:hAnsi="Times New Roman" w:eastAsia="Times New Roman" w:cs="Times New Roman"/>
          </w:rPr>
          <w:delText xml:space="preserve"> </w:delText>
        </w:r>
      </w:del>
      <w:ins w:id="c20dbcfa-012a-4661-9487-a09014e08e2d" w:author="Live Bench" w:authorEmail="ai@example.com" w:date="2026-10-09T17:50:00.000Z">
        <w:r>
          <w:rPr>
            <w:rFonts w:ascii="Times New Roman" w:hAnsi="Times New Roman" w:eastAsia="Times New Roman" w:cs="Times New Roman"/>
          </w:rPr>
          <w:t>Anlaşma Memorandumu imzalanma tarixindən qüvvəyə minir. Xitam verilmədiyi təqdirdə qüvvədə qalır.</w:t>
        </w:r>
      </w:ins>
    </w:p>
    <w:p>
      <w:pPr>
        <w:pStyle w:val="PlainText"/>
        <w:rPr>
          <w:i/>
          <w:rFonts w:ascii="Times New Roman" w:hAnsi="Times New Roman" w:eastAsia="Times New Roman" w:cs="Times New Roman"/>
          <w:sz w:val="20"/>
        </w:rPr>
      </w:pPr>
      <w:del w:id="938edd20-be8c-4bf0-8c79-0d8658a0d5f5" w:author="Live Bench" w:authorEmail="ai@example.com" w:date="2026-10-09T17:50:00.000Z">
        <w:r>
          <w:rPr>
            <w:i/>
            <w:rFonts w:ascii="Times New Roman" w:hAnsi="Times New Roman" w:eastAsia="Times New Roman" w:cs="Times New Roman"/>
            <w:sz w:val="20"/>
          </w:rPr>
          <w:delText>Punkto pakeitimai:</w:delText>
        </w:r>
      </w:del>
      <w:ins w:id="938edd20-be8c-4bf0-8c79-0d8658a0d5f5" w:author="Live Bench" w:authorEmail="ai@example.com" w:date="2026-10-09T17:50:00.000Z">
        <w:r>
          <w:rPr>
            <w:i/>
            <w:rFonts w:ascii="Times New Roman" w:hAnsi="Times New Roman" w:eastAsia="Times New Roman" w:cs="Times New Roman"/>
            <w:sz w:val="20"/>
          </w:rPr>
          <w:t>8 maddədən ibarət olan bu Anlaşma Memorandumu 3 dekabr 2018-ci ildə Antalyada imzalanıb.</w:t>
        </w:r>
      </w:ins>
    </w:p>
    <w:p>
      <w:pPr>
        <w:pStyle w:val="PlainText"/>
        <w:jc w:val="both"/>
        <w:rPr>
          <w:i/>
          <w:rFonts w:ascii="Times New Roman" w:hAnsi="Times New Roman" w:eastAsia="Times New Roman" w:cs="Times New Roman"/>
          <w:sz w:val="20"/>
        </w:rPr>
      </w:pPr>
      <w:del w:id="d21d8420-dfbd-42ea-be9c-e89e1301549b" w:author="Live Bench" w:authorEmail="ai@example.com" w:date="2026-10-09T17:50:00.000Z">
        <w:r>
          <w:rPr>
            <w:i/>
            <w:rFonts w:ascii="Times New Roman" w:hAnsi="Times New Roman" w:eastAsia="Times New Roman" w:cs="Times New Roman"/>
            <w:sz w:val="20"/>
          </w:rPr>
          <w:delText xml:space="preserve">Nr. </w:delText>
        </w:r>
      </w:del>
      <w:del w:id="d21d8420-dfbd-42ea-be9c-e89e1301549b" w:author="Live Bench" w:authorEmail="ai@example.com" w:date="2026-10-09T17:50:00.000Z" w:rsidRPr="00532B9F">
        <w:r>
          <w:rPr>
            <w:rStyle w:val="Hyperlink"/>
            <w:i/>
            <w:color w:val="0000FF"/>
            <w:rFonts w:ascii="Times New Roman" w:hAnsi="Times New Roman" w:eastAsia="Times New Roman" w:cs="Times New Roman"/>
            <w:sz w:val="20"/>
            <w:u w:val="single"/>
          </w:rPr>
          <w:delText>T-48</w:delText>
        </w:r>
      </w:del>
      <w:del w:id="d21d8420-dfbd-42ea-be9c-e89e1301549b" w:author="Live Bench" w:authorEmail="ai@example.com" w:date="2026-10-09T17:50:00.000Z">
        <w:r>
          <w:rPr>
            <w:i/>
            <w:rFonts w:ascii="Times New Roman" w:hAnsi="Times New Roman" w:eastAsia="Times New Roman" w:cs="Times New Roman"/>
            <w:sz w:val="20"/>
          </w:rPr>
          <w:delText>,
2018-03-01,
paskelbta TAR 2018-03-02, i. k. 2018-03412</w:delText>
        </w:r>
      </w:del>
      <w:ins w:id="d21d8420-dfbd-42ea-be9c-e89e1301549b" w:author="Live Bench" w:authorEmail="ai@example.com" w:date="2026-10-09T17:50:00.000Z">
        <w:r>
          <w:rPr>
            <w:i/>
            <w:rFonts w:ascii="Times New Roman" w:hAnsi="Times New Roman" w:eastAsia="Times New Roman" w:cs="Times New Roman"/>
            <w:sz w:val="20"/>
          </w:rPr>
          <w:t xml:space="preserve">Hasan TÜRKYILMAZGenel BaşkanOrman Mühendisleri OdasıTelman Nəsirulla oğlu QuliyevRespublika Komitəsinin sədri Təbii Sərvətlər və Ekologiya İşçiləri Həmkarlar İttifaqı </w:t>
        </w:r>
      </w:ins>
    </w:p>
    <w:p/>
    <w:p>
      <w:pPr>
        <w:widowControl w:val="0"/>
        <w:suppressAutoHyphens/>
        <w:ind w:firstLine="720"/>
        <w:jc w:val="both"/>
        <w:rPr>
          <w:rFonts w:ascii="Times New Roman" w:hAnsi="Times New Roman" w:eastAsia="Times New Roman" w:cs="Times New Roman"/>
        </w:rPr>
      </w:pPr>
      <w:del w:id="35bc7137-27f4-445e-849a-4e4824706353" w:author="Live Bench" w:authorEmail="ai@example.com" w:date="2026-10-09T17:50:00.000Z">
        <w:r>
          <w:rPr>
            <w:rFonts w:ascii="Times New Roman" w:hAnsi="Times New Roman" w:eastAsia="Times New Roman" w:cs="Times New Roman"/>
          </w:rPr>
          <w:delText>12</w:delText>
        </w:r>
        <w:r>
          <w:rPr>
            <w:rFonts w:ascii="Times New Roman" w:hAnsi="Times New Roman" w:eastAsia="Times New Roman" w:cs="Times New Roman"/>
          </w:rPr>
          <w:delText xml:space="preserve">. Stipendijos skyrimo trukmė </w:delText>
        </w:r>
        <w:r>
          <w:rPr>
            <w:rFonts w:ascii="Times New Roman" w:hAnsi="Times New Roman" w:eastAsia="Times New Roman" w:cs="Times New Roman"/>
          </w:rPr>
          <w:delText>–</w:delText>
        </w:r>
        <w:r>
          <w:rPr>
            <w:rFonts w:ascii="Times New Roman" w:hAnsi="Times New Roman" w:eastAsia="Times New Roman" w:cs="Times New Roman"/>
          </w:rPr>
          <w:delText xml:space="preserve"> vieneri metai.</w:delText>
        </w:r>
      </w:del>
      <w:ins w:id="35bc7137-27f4-445e-849a-4e4824706353" w:author="Live Bench" w:authorEmail="ai@example.com" w:date="2026-10-09T17:50:00.000Z">
        <w:r>
          <w:rPr>
            <w:rFonts w:ascii="Times New Roman" w:hAnsi="Times New Roman" w:eastAsia="Times New Roman" w:cs="Times New Roman"/>
          </w:rPr>
          <w:t>Hasan TÜRKYILMAZGenel BaşkanOrman Mühendisleri OdasıTelman Nəsirulla oğlu QuliyevRespublika Komitəsinin sədri Təbii Sərvətlər və Ekologiya İşçiləri Həmkarlar İttifaqı</w:t>
        </w:r>
      </w:ins>
      <w:r>
        <w:rPr>
          <w:rFonts w:ascii="Times New Roman" w:hAnsi="Times New Roman" w:eastAsia="Times New Roman" w:cs="Times New Roman"/>
        </w:rPr>
        <w:t xml:space="preserve"> </w:t>
      </w:r>
    </w:p>
    <w:p>
      <w:pPr>
        <w:widowControl w:val="0"/>
        <w:suppressAutoHyphens/>
        <w:ind w:firstLine="709"/>
        <w:jc w:val="both"/>
        <w:rPr>
          <w:rFonts w:ascii="Times New Roman" w:hAnsi="Times New Roman" w:eastAsia="Times New Roman" w:cs="Times New Roman"/>
        </w:rPr>
      </w:pPr>
      <w:del w:id="557199d3-e055-4758-a96b-2e6870e19f92" w:author="Live Bench" w:authorEmail="ai@example.com" w:date="2026-10-09T17:50:00.000Z">
        <w:r>
          <w:rPr>
            <w:rFonts w:ascii="Times New Roman" w:hAnsi="Times New Roman" w:eastAsia="Times New Roman" w:cs="Times New Roman"/>
          </w:rPr>
          <w:delText>13</w:delText>
        </w:r>
        <w:r>
          <w:rPr>
            <w:rFonts w:ascii="Times New Roman" w:hAnsi="Times New Roman" w:eastAsia="Times New Roman" w:cs="Times New Roman"/>
          </w:rPr>
          <w:delText>. Stipendija išmokama lygiomis dalimis kas mėnesį po 150 Eur.</w:delText>
        </w:r>
        <w:r>
          <w:rPr>
            <w:rFonts w:ascii="Times New Roman" w:hAnsi="Times New Roman" w:eastAsia="Times New Roman" w:cs="Times New Roman"/>
          </w:rPr>
          <w:delText xml:space="preserve"> </w:delText>
        </w:r>
      </w:del>
      <w:ins w:id="557199d3-e055-4758-a96b-2e6870e19f92" w:author="Live Bench" w:authorEmail="ai@example.com" w:date="2026-10-09T17:50:00.000Z">
        <w:r>
          <w:rPr>
            <w:rFonts w:ascii="Times New Roman" w:hAnsi="Times New Roman" w:eastAsia="Times New Roman" w:cs="Times New Roman"/>
          </w:rPr>
          <w:t>Hasan TÜRKYILMAZGenel BaşkanOrman Mühendisleri Odası</w:t>
        </w:r>
      </w:ins>
    </w:p>
    <w:p>
      <w:pPr>
        <w:pStyle w:val="PlainText"/>
        <w:rPr>
          <w:i/>
          <w:rFonts w:ascii="Times New Roman" w:hAnsi="Times New Roman" w:eastAsia="Times New Roman" w:cs="Times New Roman"/>
          <w:sz w:val="20"/>
        </w:rPr>
      </w:pPr>
      <w:del w:id="9047da9c-66de-4d94-9700-4c2080b21b3f" w:author="Live Bench" w:authorEmail="ai@example.com" w:date="2026-10-09T17:50:00.000Z">
        <w:r>
          <w:rPr>
            <w:i/>
            <w:rFonts w:ascii="Times New Roman" w:hAnsi="Times New Roman" w:eastAsia="Times New Roman" w:cs="Times New Roman"/>
            <w:sz w:val="20"/>
          </w:rPr>
          <w:delText>Punkto pakeitimai:</w:delText>
        </w:r>
      </w:del>
      <w:ins w:id="9047da9c-66de-4d94-9700-4c2080b21b3f" w:author="Live Bench" w:authorEmail="ai@example.com" w:date="2026-10-09T17:50:00.000Z">
        <w:r>
          <w:rPr>
            <w:i/>
            <w:rFonts w:ascii="Times New Roman" w:hAnsi="Times New Roman" w:eastAsia="Times New Roman" w:cs="Times New Roman"/>
            <w:sz w:val="20"/>
          </w:rPr>
          <w:t>Hasan TÜRKYILMAZ</w:t>
        </w:r>
      </w:ins>
    </w:p>
    <w:p>
      <w:pPr>
        <w:pStyle w:val="PlainText"/>
        <w:jc w:val="both"/>
        <w:rPr>
          <w:i/>
          <w:rFonts w:ascii="Times New Roman" w:hAnsi="Times New Roman" w:eastAsia="Times New Roman" w:cs="Times New Roman"/>
          <w:sz w:val="20"/>
        </w:rPr>
      </w:pPr>
      <w:del w:id="74989613-a577-4252-9d1a-240fbabf8673" w:author="Live Bench" w:authorEmail="ai@example.com" w:date="2026-10-09T17:50:00.000Z">
        <w:r>
          <w:rPr>
            <w:i/>
            <w:rFonts w:ascii="Times New Roman" w:hAnsi="Times New Roman" w:eastAsia="Times New Roman" w:cs="Times New Roman"/>
            <w:sz w:val="20"/>
          </w:rPr>
          <w:delText xml:space="preserve">Nr. </w:delText>
        </w:r>
      </w:del>
      <w:del w:id="74989613-a577-4252-9d1a-240fbabf8673" w:author="Live Bench" w:authorEmail="ai@example.com" w:date="2026-10-09T17:50:00.000Z" w:rsidRPr="00532B9F">
        <w:r>
          <w:rPr>
            <w:rStyle w:val="Hyperlink"/>
            <w:i/>
            <w:color w:val="0000FF"/>
            <w:rFonts w:ascii="Times New Roman" w:hAnsi="Times New Roman" w:eastAsia="Times New Roman" w:cs="Times New Roman"/>
            <w:sz w:val="20"/>
            <w:u w:val="single"/>
          </w:rPr>
          <w:delText>T-48</w:delText>
        </w:r>
      </w:del>
      <w:del w:id="74989613-a577-4252-9d1a-240fbabf8673" w:author="Live Bench" w:authorEmail="ai@example.com" w:date="2026-10-09T17:50:00.000Z">
        <w:r>
          <w:rPr>
            <w:i/>
            <w:rFonts w:ascii="Times New Roman" w:hAnsi="Times New Roman" w:eastAsia="Times New Roman" w:cs="Times New Roman"/>
            <w:sz w:val="20"/>
          </w:rPr>
          <w:delText>,
2018-03-01,
paskelbta TAR 2018-03-02, i. k. 2018-03412</w:delText>
        </w:r>
      </w:del>
      <w:ins w:id="74989613-a577-4252-9d1a-240fbabf8673" w:author="Live Bench" w:authorEmail="ai@example.com" w:date="2026-10-09T17:50:00.000Z">
        <w:r>
          <w:rPr>
            <w:i/>
            <w:rFonts w:ascii="Times New Roman" w:hAnsi="Times New Roman" w:eastAsia="Times New Roman" w:cs="Times New Roman"/>
            <w:sz w:val="20"/>
          </w:rPr>
          <w:t>Genel Başkan</w:t>
        </w:r>
      </w:ins>
    </w:p>
    <w:p/>
    <w:p>
      <w:pPr>
        <w:widowControl w:val="0"/>
        <w:suppressAutoHyphens/>
        <w:jc w:val="center"/>
      </w:pPr>
    </w:p>
    <w:p>
      <w:pPr>
        <w:widowControl w:val="0"/>
        <w:suppressAutoHyphens/>
        <w:jc w:val="center"/>
        <w:rPr>
          <w:b/>
          <w:rFonts w:ascii="Times New Roman" w:hAnsi="Times New Roman" w:eastAsia="Times New Roman" w:cs="Times New Roman"/>
        </w:rPr>
      </w:pPr>
      <w:del w:id="5fabe01f-24db-49b5-819d-7528921b8e3f" w:author="Live Bench" w:authorEmail="ai@example.com" w:date="2026-10-09T17:50:00.000Z">
        <w:r>
          <w:rPr>
            <w:b/>
            <w:rFonts w:ascii="Times New Roman" w:hAnsi="Times New Roman" w:eastAsia="Times New Roman" w:cs="Times New Roman"/>
          </w:rPr>
          <w:delText>IV</w:delText>
        </w:r>
        <w:r>
          <w:rPr>
            <w:b/>
            <w:rFonts w:ascii="Times New Roman" w:hAnsi="Times New Roman" w:eastAsia="Times New Roman" w:cs="Times New Roman"/>
          </w:rPr>
          <w:delText xml:space="preserve"> SKYRIUS</w:delText>
        </w:r>
      </w:del>
      <w:ins w:id="5fabe01f-24db-49b5-819d-7528921b8e3f" w:author="Live Bench" w:authorEmail="ai@example.com" w:date="2026-10-09T17:50:00.000Z">
        <w:r>
          <w:rPr>
            <w:b/>
            <w:rFonts w:ascii="Times New Roman" w:hAnsi="Times New Roman" w:eastAsia="Times New Roman" w:cs="Times New Roman"/>
          </w:rPr>
          <w:t>Orman Mühendisleri Odası</w:t>
        </w:r>
      </w:ins>
    </w:p>
    <w:p>
      <w:pPr>
        <w:widowControl w:val="0"/>
        <w:suppressAutoHyphens/>
        <w:jc w:val="center"/>
        <w:rPr>
          <w:b/>
          <w:rFonts w:ascii="Times New Roman" w:hAnsi="Times New Roman" w:eastAsia="Times New Roman" w:cs="Times New Roman"/>
        </w:rPr>
      </w:pPr>
      <w:del w:id="a3a32eb9-6622-4533-9146-019e7df4069d" w:author="Live Bench" w:authorEmail="ai@example.com" w:date="2026-10-09T17:50:00.000Z">
        <w:r>
          <w:rPr>
            <w:b/>
            <w:rFonts w:ascii="Times New Roman" w:hAnsi="Times New Roman" w:eastAsia="Times New Roman" w:cs="Times New Roman"/>
          </w:rPr>
          <w:delText>PARAIŠKOS PATEIKIMO TVARKA</w:delText>
        </w:r>
      </w:del>
      <w:ins w:id="a3a32eb9-6622-4533-9146-019e7df4069d" w:author="Live Bench" w:authorEmail="ai@example.com" w:date="2026-10-09T17:50:00.000Z">
        <w:r>
          <w:rPr>
            <w:b/>
            <w:rFonts w:ascii="Times New Roman" w:hAnsi="Times New Roman" w:eastAsia="Times New Roman" w:cs="Times New Roman"/>
          </w:rPr>
          <w:t xml:space="preserve">Telman Nəsirulla oğlu QuliyevRespublika Komitəsinin sədri Təbii Sərvətlər və Ekologiya İşçiləri Həmkarlar İttifaqı </w:t>
        </w:r>
      </w:ins>
    </w:p>
    <w:p>
      <w:pPr>
        <w:widowControl w:val="0"/>
        <w:suppressAutoHyphens/>
        <w:jc w:val="both"/>
        <w:rPr>
          <w:rFonts w:eastAsia="Lucida Sans Unicode"/>
          <w:szCs w:val="24"/>
          <w:lang w:eastAsia="ar-SA"/>
        </w:rPr>
      </w:pPr>
    </w:p>
    <w:p>
      <w:pPr>
        <w:widowControl w:val="0"/>
        <w:suppressAutoHyphens/>
        <w:ind w:firstLine="720"/>
        <w:jc w:val="both"/>
        <w:rPr>
          <w:rFonts w:ascii="Times New Roman" w:hAnsi="Times New Roman" w:eastAsia="Times New Roman" w:cs="Times New Roman"/>
        </w:rPr>
      </w:pPr>
      <w:del w:id="c150a003-bd6d-4b0b-8c8c-ffe0ab61981d" w:author="Live Bench" w:authorEmail="ai@example.com" w:date="2026-10-09T17:50:00.000Z">
        <w:r>
          <w:rPr>
            <w:rFonts w:ascii="Times New Roman" w:hAnsi="Times New Roman" w:eastAsia="Times New Roman" w:cs="Times New Roman"/>
          </w:rPr>
          <w:delText>14</w:delText>
        </w:r>
        <w:r>
          <w:rPr>
            <w:rFonts w:ascii="Times New Roman" w:hAnsi="Times New Roman" w:eastAsia="Times New Roman" w:cs="Times New Roman"/>
          </w:rPr>
          <w:delText>. Informacija apie paraiškų priėmimo laiką ir vietą skelbiama Šiaulių miesto savivaldybės interneto svetainėje (toliau – interneto svetainė). Paraiškų priėmimo terminas – 10 darbo dienų nuo paskelbimo interneto svetainėje dienos.</w:delText>
        </w:r>
      </w:del>
      <w:ins w:id="c150a003-bd6d-4b0b-8c8c-ffe0ab61981d" w:author="Live Bench" w:authorEmail="ai@example.com" w:date="2026-10-09T17:50:00.000Z">
        <w:r>
          <w:rPr>
            <w:rFonts w:ascii="Times New Roman" w:hAnsi="Times New Roman" w:eastAsia="Times New Roman" w:cs="Times New Roman"/>
          </w:rPr>
          <w:t>Telman Nəsirulla oğlu Quliyev</w:t>
        </w:r>
      </w:ins>
      <w:r>
        <w:tab/>
      </w:r>
    </w:p>
    <w:p>
      <w:pPr>
        <w:widowControl w:val="0"/>
        <w:suppressAutoHyphens/>
        <w:ind w:firstLine="720"/>
        <w:jc w:val="both"/>
        <w:rPr>
          <w:rFonts w:ascii="Times New Roman" w:hAnsi="Times New Roman" w:eastAsia="Times New Roman" w:cs="Times New Roman"/>
        </w:rPr>
      </w:pPr>
      <w:del w:id="01c913ff-6a40-440f-9ff5-85a2f3b89e4f" w:author="Live Bench" w:authorEmail="ai@example.com" w:date="2026-10-09T17:50:00.000Z">
        <w:r>
          <w:rPr>
            <w:rFonts w:ascii="Times New Roman" w:hAnsi="Times New Roman" w:eastAsia="Times New Roman" w:cs="Times New Roman"/>
          </w:rPr>
          <w:delText>15</w:delText>
        </w:r>
        <w:r>
          <w:rPr>
            <w:rFonts w:ascii="Times New Roman" w:hAnsi="Times New Roman" w:eastAsia="Times New Roman" w:cs="Times New Roman"/>
          </w:rPr>
          <w:delText>. Paraiška turi būti užpildyta kompiuteriu.</w:delText>
        </w:r>
      </w:del>
      <w:ins w:id="01c913ff-6a40-440f-9ff5-85a2f3b89e4f" w:author="Live Bench" w:authorEmail="ai@example.com" w:date="2026-10-09T17:50:00.000Z">
        <w:r>
          <w:rPr>
            <w:rFonts w:ascii="Times New Roman" w:hAnsi="Times New Roman" w:eastAsia="Times New Roman" w:cs="Times New Roman"/>
          </w:rPr>
          <w:t>Respublika Komitəsinin sədri</w:t>
        </w:r>
      </w:ins>
      <w:r>
        <w:rPr>
          <w:rFonts w:ascii="Times New Roman" w:hAnsi="Times New Roman" w:eastAsia="Times New Roman" w:cs="Times New Roman"/>
        </w:rPr>
        <w:t xml:space="preserve"> </w:t>
      </w:r>
    </w:p>
    <w:p>
      <w:pPr>
        <w:suppressAutoHyphens/>
        <w:ind w:firstLine="720"/>
        <w:jc w:val="both"/>
        <w:rPr>
          <w:color w:val="000000"/>
          <w:rFonts w:ascii="Times New Roman" w:hAnsi="Times New Roman" w:eastAsia="Times New Roman" w:cs="Times New Roman"/>
          <w:highlight w:val="white"/>
        </w:rPr>
      </w:pPr>
      <w:del w:id="de09a7a1-a0c5-484a-a556-d014405e5840" w:author="Live Bench" w:authorEmail="ai@example.com" w:date="2026-10-09T17:50:00.000Z">
        <w:r>
          <w:rPr>
            <w:color w:val="000000"/>
            <w:rFonts w:ascii="Times New Roman" w:hAnsi="Times New Roman" w:eastAsia="Times New Roman" w:cs="Times New Roman"/>
            <w:highlight w:val="white"/>
          </w:rPr>
          <w:delText>16</w:delText>
        </w:r>
        <w:r>
          <w:rPr>
            <w:color w:val="000000"/>
            <w:rFonts w:ascii="Times New Roman" w:hAnsi="Times New Roman" w:eastAsia="Times New Roman" w:cs="Times New Roman"/>
            <w:highlight w:val="white"/>
          </w:rPr>
          <w:delText>. Kartu su paraiška pateikiama:</w:delText>
        </w:r>
      </w:del>
      <w:ins w:id="de09a7a1-a0c5-484a-a556-d014405e5840" w:author="Live Bench" w:authorEmail="ai@example.com" w:date="2026-10-09T17:50:00.000Z">
        <w:r>
          <w:rPr>
            <w:color w:val="000000"/>
            <w:rFonts w:ascii="Times New Roman" w:hAnsi="Times New Roman" w:eastAsia="Times New Roman" w:cs="Times New Roman"/>
            <w:highlight w:val="white"/>
          </w:rPr>
          <w:t>Təbii Sərvətlər və Ekologiya İşçiləri Həmkarlar İttifaqı</w:t>
        </w:r>
      </w:ins>
      <w:r>
        <w:rPr>
          <w:color w:val="000000"/>
          <w:rFonts w:ascii="Times New Roman" w:hAnsi="Times New Roman" w:eastAsia="Times New Roman" w:cs="Times New Roman"/>
          <w:highlight w:val="white"/>
        </w:rPr>
        <w:t xml:space="preserve"> </w:t>
      </w:r>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16.1</w:delText>
        </w:r>
        <w:r>
          <w:rPr>
            <w:color w:val="000000"/>
            <w:rFonts w:ascii="Times New Roman" w:hAnsi="Times New Roman" w:eastAsia="Times New Roman" w:cs="Times New Roman"/>
            <w:highlight w:val="white"/>
          </w:rPr>
          <w:delText>. asmens tapatybės dokumento kopija;</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16.2</w:delText>
        </w:r>
        <w:r>
          <w:rPr>
            <w:color w:val="000000"/>
            <w:rFonts w:ascii="Times New Roman" w:hAnsi="Times New Roman" w:eastAsia="Times New Roman" w:cs="Times New Roman"/>
            <w:highlight w:val="white"/>
          </w:rPr>
          <w:delText>. gyvenamosios vietos deklaravimo pažyma ar įstaigos, kurioje asmuo mokosi ar dirba, raštiškas patvirtinimas.</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17</w:delText>
        </w:r>
        <w:r>
          <w:rPr>
            <w:color w:val="000000"/>
            <w:rFonts w:ascii="Times New Roman" w:hAnsi="Times New Roman" w:eastAsia="Times New Roman" w:cs="Times New Roman"/>
            <w:highlight w:val="white"/>
          </w:rPr>
          <w:delText>. Kartu su paraiška galima pateikti papildomą medžiagą (pvz.: rekomendaciją, rankraštį, kompaktinį diską ir kt.).</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18</w:delText>
        </w:r>
        <w:r>
          <w:rPr>
            <w:color w:val="000000"/>
            <w:rFonts w:ascii="Times New Roman" w:hAnsi="Times New Roman" w:eastAsia="Times New Roman" w:cs="Times New Roman"/>
            <w:highlight w:val="white"/>
          </w:rPr>
          <w:delText>. Paraiška nesvarstoma, jei:</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18.1</w:delText>
        </w:r>
        <w:r>
          <w:rPr>
            <w:color w:val="000000"/>
            <w:rFonts w:ascii="Times New Roman" w:hAnsi="Times New Roman" w:eastAsia="Times New Roman" w:cs="Times New Roman"/>
            <w:highlight w:val="white"/>
          </w:rPr>
          <w:delText>. užpildyta ne kompiuteriu;</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18.2</w:delText>
        </w:r>
        <w:r>
          <w:rPr>
            <w:color w:val="000000"/>
            <w:rFonts w:ascii="Times New Roman" w:hAnsi="Times New Roman" w:eastAsia="Times New Roman" w:cs="Times New Roman"/>
            <w:highlight w:val="white"/>
          </w:rPr>
          <w:delText>. pateikta pasibaigus nustatytam paraiškų priėmimo terminui;</w:delText>
        </w:r>
      </w:del>
    </w:p>
    <w:p>
      <w:pPr>
        <w:suppressAutoHyphens/>
        <w:ind w:firstLine="720"/>
        <w:jc w:val="both"/>
        <w:rPr>
          <w:color w:val="000000"/>
          <w:rFonts w:ascii="Times New Roman" w:hAnsi="Times New Roman" w:eastAsia="Times New Roman" w:cs="Times New Roman"/>
          <w:highlight w:val="white"/>
        </w:rPr>
      </w:pPr>
      <w:del w:id="b92a3a0f-e4bf-4120-820e-359591d73ebc" w:author="Live Bench" w:authorEmail="ai@example.com" w:date="2026-10-09T17:50:00.000Z">
        <w:r>
          <w:rPr>
            <w:color w:val="000000"/>
            <w:rFonts w:ascii="Times New Roman" w:hAnsi="Times New Roman" w:eastAsia="Times New Roman" w:cs="Times New Roman"/>
            <w:highlight w:val="white"/>
          </w:rPr>
          <w:delText>18.3</w:delText>
        </w:r>
        <w:r>
          <w:rPr>
            <w:color w:val="000000"/>
            <w:rFonts w:ascii="Times New Roman" w:hAnsi="Times New Roman" w:eastAsia="Times New Roman" w:cs="Times New Roman"/>
            <w:highlight w:val="white"/>
          </w:rPr>
          <w:delText>. nepateikti dokumentai, nurodyti 16 punkte.</w:delText>
        </w:r>
      </w:del>
    </w:p>
    <w:p>
      <w:pPr>
        <w:widowControl w:val="0"/>
        <w:suppressAutoHyphens/>
        <w:jc w:val="both"/>
        <w:rPr>
          <w:rFonts w:eastAsia="Lucida Sans Unicode"/>
          <w:szCs w:val="24"/>
          <w:lang w:eastAsia="ar-SA"/>
        </w:rPr>
      </w:pPr>
    </w:p>
    <w:p>
      <w:pPr>
        <w:suppressAutoHyphens/>
        <w:jc w:val="center"/>
        <w:rPr>
          <w:b/>
          <w:color w:val="000000"/>
          <w:rFonts w:ascii="Times New Roman" w:hAnsi="Times New Roman" w:eastAsia="Times New Roman" w:cs="Times New Roman"/>
        </w:rPr>
      </w:pPr>
      <w:del w:id="7be905f6-6a78-49cb-866d-d67b823d8c85" w:author="Live Bench" w:authorEmail="ai@example.com" w:date="2026-10-09T17:50:00.000Z">
        <w:r>
          <w:rPr>
            <w:b/>
            <w:color w:val="000000"/>
            <w:rFonts w:ascii="Times New Roman" w:hAnsi="Times New Roman" w:eastAsia="Times New Roman" w:cs="Times New Roman"/>
          </w:rPr>
          <w:delText>V</w:delText>
        </w:r>
        <w:r>
          <w:rPr>
            <w:b/>
            <w:color w:val="000000"/>
            <w:rFonts w:ascii="Times New Roman" w:hAnsi="Times New Roman" w:eastAsia="Times New Roman" w:cs="Times New Roman"/>
          </w:rPr>
          <w:delText xml:space="preserve"> SKYRIUS</w:delText>
        </w:r>
      </w:del>
    </w:p>
    <w:p>
      <w:pPr>
        <w:suppressAutoHyphens/>
        <w:jc w:val="center"/>
        <w:rPr>
          <w:b/>
          <w:color w:val="000000"/>
          <w:rFonts w:ascii="Times New Roman" w:hAnsi="Times New Roman" w:eastAsia="Times New Roman" w:cs="Times New Roman"/>
        </w:rPr>
      </w:pPr>
      <w:del w:id="7be905f6-6a78-49cb-866d-d67b823d8c85" w:author="Live Bench" w:authorEmail="ai@example.com" w:date="2026-10-09T17:50:00.000Z">
        <w:r>
          <w:rPr>
            <w:b/>
            <w:color w:val="000000"/>
            <w:rFonts w:ascii="Times New Roman" w:hAnsi="Times New Roman" w:eastAsia="Times New Roman" w:cs="Times New Roman"/>
          </w:rPr>
          <w:delText>PARAIŠKOS VERTINIMO TVARKA</w:delText>
        </w:r>
      </w:del>
    </w:p>
    <w:p>
      <w:pPr>
        <w:widowControl w:val="0"/>
        <w:suppressAutoHyphens/>
        <w:jc w:val="both"/>
        <w:rPr>
          <w:rFonts w:eastAsia="Lucida Sans Unicode"/>
          <w:szCs w:val="24"/>
          <w:lang w:eastAsia="ar-SA"/>
        </w:rPr>
      </w:pPr>
    </w:p>
    <w:p>
      <w:pPr>
        <w:suppressAutoHyphens/>
        <w:ind w:firstLine="720"/>
        <w:jc w:val="both"/>
        <w:rPr>
          <w:color w:val="000000"/>
          <w:rFonts w:ascii="Times New Roman" w:hAnsi="Times New Roman" w:eastAsia="Times New Roman" w:cs="Times New Roman"/>
          <w:highlight w:val="white"/>
        </w:rPr>
      </w:pPr>
      <w:del w:id="93c4a2c8-a947-44dd-a719-974d745a6cb8" w:author="Live Bench" w:authorEmail="ai@example.com" w:date="2026-10-09T17:50:00.000Z">
        <w:r>
          <w:rPr>
            <w:color w:val="000000"/>
            <w:rFonts w:ascii="Times New Roman" w:hAnsi="Times New Roman" w:eastAsia="Times New Roman" w:cs="Times New Roman"/>
            <w:highlight w:val="white"/>
          </w:rPr>
          <w:delText>19</w:delText>
        </w:r>
        <w:r>
          <w:rPr>
            <w:color w:val="000000"/>
            <w:rFonts w:ascii="Times New Roman" w:hAnsi="Times New Roman" w:eastAsia="Times New Roman" w:cs="Times New Roman"/>
            <w:highlight w:val="white"/>
          </w:rPr>
          <w:delText>. Paraiška analizuojama ir vertinama Kultūros tarybos posėdyje.</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20</w:delText>
        </w:r>
        <w:r>
          <w:rPr>
            <w:rFonts w:ascii="Times New Roman" w:hAnsi="Times New Roman" w:eastAsia="Times New Roman" w:cs="Times New Roman"/>
            <w:highlight w:val="white"/>
          </w:rPr>
          <w:delText xml:space="preserve">. Kultūros taryba vertina paraišką (toliau – kūrybinė programa), vadovaudamasi šiais vertinimo kriterijais: </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20.1</w:delText>
        </w:r>
        <w:r>
          <w:rPr>
            <w:rFonts w:ascii="Times New Roman" w:hAnsi="Times New Roman" w:eastAsia="Times New Roman" w:cs="Times New Roman"/>
            <w:highlight w:val="white"/>
          </w:rPr>
          <w:delText xml:space="preserve">. kūrybinės programos meninė vertė – 1–5 balai; </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20.2</w:delText>
        </w:r>
        <w:r>
          <w:rPr>
            <w:rFonts w:ascii="Times New Roman" w:hAnsi="Times New Roman" w:eastAsia="Times New Roman" w:cs="Times New Roman"/>
            <w:highlight w:val="white"/>
          </w:rPr>
          <w:delText>.  kūrybinės programos novatoriškumas – 1–5 balai;</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20.3</w:delText>
        </w:r>
        <w:r>
          <w:rPr>
            <w:rFonts w:ascii="Times New Roman" w:hAnsi="Times New Roman" w:eastAsia="Times New Roman" w:cs="Times New Roman"/>
            <w:highlight w:val="white"/>
          </w:rPr>
          <w:delText>. kūrybinės programos viešumas, prieinamumas visuomenei – 1–5  balai.</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21</w:delText>
        </w:r>
        <w:r>
          <w:rPr>
            <w:rFonts w:ascii="Times New Roman" w:hAnsi="Times New Roman" w:eastAsia="Times New Roman" w:cs="Times New Roman"/>
            <w:highlight w:val="white"/>
          </w:rPr>
          <w:delText xml:space="preserve">. Rekomenduojamas finansavimas kūrybinei programai, kurios vertinimo balų suma didesnė arba lygi 10. </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22</w:delText>
        </w:r>
        <w:r>
          <w:rPr>
            <w:rFonts w:ascii="Times New Roman" w:hAnsi="Times New Roman" w:eastAsia="Times New Roman" w:cs="Times New Roman"/>
            <w:highlight w:val="white"/>
          </w:rPr>
          <w:delText xml:space="preserve">. Kultūros taryba, išanalizavusi kūrybinę programą, užpildo kūrybinės programos  vertinimo lapą  </w:delText>
        </w:r>
        <w:r>
          <w:rPr>
            <w:rFonts w:ascii="Times New Roman" w:hAnsi="Times New Roman" w:eastAsia="Times New Roman" w:cs="Times New Roman"/>
            <w:highlight w:val="white"/>
          </w:rPr>
          <w:delText>(toliau – vertinimo lapas)</w:delText>
        </w:r>
        <w:r>
          <w:rPr>
            <w:rFonts w:ascii="Times New Roman" w:hAnsi="Times New Roman" w:eastAsia="Times New Roman" w:cs="Times New Roman"/>
            <w:highlight w:val="white"/>
          </w:rPr>
          <w:delText>.</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23</w:delText>
        </w:r>
        <w:r>
          <w:rPr>
            <w:rFonts w:ascii="Times New Roman" w:hAnsi="Times New Roman" w:eastAsia="Times New Roman" w:cs="Times New Roman"/>
            <w:highlight w:val="white"/>
          </w:rPr>
          <w:delText>. Kultūros taryba, išanalizavusi ir įvertinusi kūrybines programas, surašo posėdžio protokolą ir teikia išvadą Kultūros skyriui.</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24</w:delText>
        </w:r>
        <w:r>
          <w:rPr>
            <w:rFonts w:ascii="Times New Roman" w:hAnsi="Times New Roman" w:eastAsia="Times New Roman" w:cs="Times New Roman"/>
            <w:highlight w:val="white"/>
          </w:rPr>
          <w:delText xml:space="preserve">. Kultūros skyrius, atsižvelgdamas į Kultūros tarybos protokolo išvadą, rengia Šiaulių miesto savivaldybės administracijos </w:delText>
        </w:r>
        <w:r>
          <w:rPr>
            <w:rFonts w:ascii="Times New Roman" w:hAnsi="Times New Roman" w:eastAsia="Times New Roman" w:cs="Times New Roman"/>
          </w:rPr>
          <w:delText xml:space="preserve">(toliau – Savivaldybės administracija) </w:delText>
        </w:r>
        <w:r>
          <w:rPr>
            <w:rFonts w:ascii="Times New Roman" w:hAnsi="Times New Roman" w:eastAsia="Times New Roman" w:cs="Times New Roman"/>
            <w:highlight w:val="white"/>
          </w:rPr>
          <w:delText xml:space="preserve">direktoriaus įsakymo projektą dėl stipendijų skyrimo. </w:delText>
        </w:r>
      </w:del>
    </w:p>
    <w:p>
      <w:pPr>
        <w:widowControl w:val="0"/>
        <w:suppressAutoHyphens/>
        <w:ind w:firstLine="720"/>
        <w:jc w:val="both"/>
        <w:rPr>
          <w:rFonts w:ascii="Times New Roman" w:hAnsi="Times New Roman" w:eastAsia="Times New Roman" w:cs="Times New Roman"/>
          <w:highlight w:val="white"/>
        </w:rPr>
      </w:pPr>
      <w:del w:id="93c4a2c8-a947-44dd-a719-974d745a6cb8" w:author="Live Bench" w:authorEmail="ai@example.com" w:date="2026-10-09T17:50:00.000Z">
        <w:r>
          <w:rPr>
            <w:rFonts w:ascii="Times New Roman" w:hAnsi="Times New Roman" w:eastAsia="Times New Roman" w:cs="Times New Roman"/>
            <w:highlight w:val="white"/>
          </w:rPr>
          <w:delText>25</w:delText>
        </w:r>
        <w:r>
          <w:rPr>
            <w:rFonts w:ascii="Times New Roman" w:hAnsi="Times New Roman" w:eastAsia="Times New Roman" w:cs="Times New Roman"/>
            <w:highlight w:val="white"/>
          </w:rPr>
          <w:delText xml:space="preserve">. Stipendijos skiriamos Savivaldybės administracijos direktoriaus įsakymu. </w:delText>
        </w:r>
      </w:del>
    </w:p>
    <w:p>
      <w:pPr>
        <w:widowControl w:val="0"/>
        <w:suppressAutoHyphens/>
        <w:ind w:firstLine="720"/>
        <w:jc w:val="both"/>
        <w:rPr>
          <w:rFonts w:eastAsia="Lucida Sans Unicode"/>
          <w:szCs w:val="24"/>
          <w:shd w:color="auto" w:fill="FFFFFF" w:val="clear"/>
          <w:lang w:eastAsia="ar-SA"/>
        </w:rPr>
      </w:pPr>
    </w:p>
    <w:p>
      <w:pPr>
        <w:suppressAutoHyphens/>
        <w:jc w:val="center"/>
        <w:rPr>
          <w:b/>
          <w:color w:val="000000"/>
          <w:rFonts w:ascii="Times New Roman" w:hAnsi="Times New Roman" w:eastAsia="Times New Roman" w:cs="Times New Roman"/>
        </w:rPr>
      </w:pPr>
      <w:del w:id="b4e3596c-1d5a-49b8-9fe1-0c68bfe31356" w:author="Live Bench" w:authorEmail="ai@example.com" w:date="2026-10-09T17:50:00.000Z">
        <w:r>
          <w:rPr>
            <w:b/>
            <w:color w:val="000000"/>
            <w:rFonts w:ascii="Times New Roman" w:hAnsi="Times New Roman" w:eastAsia="Times New Roman" w:cs="Times New Roman"/>
          </w:rPr>
          <w:delText>VI</w:delText>
        </w:r>
        <w:r>
          <w:rPr>
            <w:b/>
            <w:color w:val="000000"/>
            <w:rFonts w:ascii="Times New Roman" w:hAnsi="Times New Roman" w:eastAsia="Times New Roman" w:cs="Times New Roman"/>
          </w:rPr>
          <w:delText xml:space="preserve"> SKYRIUS</w:delText>
        </w:r>
      </w:del>
    </w:p>
    <w:p>
      <w:pPr>
        <w:suppressAutoHyphens/>
        <w:jc w:val="center"/>
        <w:rPr>
          <w:b/>
          <w:color w:val="000000"/>
          <w:rFonts w:ascii="Times New Roman" w:hAnsi="Times New Roman" w:eastAsia="Times New Roman" w:cs="Times New Roman"/>
        </w:rPr>
      </w:pPr>
      <w:del w:id="b4e3596c-1d5a-49b8-9fe1-0c68bfe31356" w:author="Live Bench" w:authorEmail="ai@example.com" w:date="2026-10-09T17:50:00.000Z">
        <w:r>
          <w:rPr>
            <w:b/>
            <w:color w:val="000000"/>
            <w:rFonts w:ascii="Times New Roman" w:hAnsi="Times New Roman" w:eastAsia="Times New Roman" w:cs="Times New Roman"/>
          </w:rPr>
          <w:delText>LĖŠŲ SKYRIMO IR ATSISKAITYMO UŽ JŲ PANAUDOJIMĄ TVARKA</w:delText>
        </w:r>
      </w:del>
    </w:p>
    <w:p>
      <w:pPr>
        <w:suppressAutoHyphens/>
        <w:jc w:val="both"/>
        <w:rPr>
          <w:rFonts w:eastAsia="Calibri"/>
          <w:color w:val="000000"/>
          <w:kern w:val="1"/>
          <w:szCs w:val="24"/>
          <w:lang w:eastAsia="ar-SA"/>
        </w:rPr>
      </w:pPr>
    </w:p>
    <w:p>
      <w:pPr>
        <w:suppressAutoHyphens/>
        <w:ind w:firstLine="720"/>
        <w:jc w:val="both"/>
        <w:rPr>
          <w:color w:val="000000"/>
          <w:rFonts w:ascii="Times New Roman" w:hAnsi="Times New Roman" w:eastAsia="Times New Roman" w:cs="Times New Roman"/>
        </w:rPr>
      </w:pPr>
      <w:del w:id="21ca3cba-0d3d-49b4-a772-e407a906d41b" w:author="Live Bench" w:authorEmail="ai@example.com" w:date="2026-10-09T17:50:00.000Z">
        <w:r>
          <w:rPr>
            <w:color w:val="000000"/>
            <w:rFonts w:ascii="Times New Roman" w:hAnsi="Times New Roman" w:eastAsia="Times New Roman" w:cs="Times New Roman"/>
          </w:rPr>
          <w:delText>26</w:delText>
        </w:r>
        <w:r>
          <w:rPr>
            <w:color w:val="000000"/>
            <w:rFonts w:ascii="Times New Roman" w:hAnsi="Times New Roman" w:eastAsia="Times New Roman" w:cs="Times New Roman"/>
          </w:rPr>
          <w:delText>. Savivaldybės administracija, atstovaujama Savivaldybės administracijos direktoriaus, ir jaunasis menininkas (toliau – stipendijos gavėj</w:delText>
        </w:r>
        <w:r>
          <w:rPr>
            <w:color w:val="000000"/>
            <w:rFonts w:ascii="Times New Roman" w:hAnsi="Times New Roman" w:eastAsia="Times New Roman" w:cs="Times New Roman"/>
            <w:highlight w:val="white"/>
          </w:rPr>
          <w:delText>as) su</w:delText>
        </w:r>
        <w:r>
          <w:rPr>
            <w:color w:val="000000"/>
            <w:rFonts w:ascii="Times New Roman" w:hAnsi="Times New Roman" w:eastAsia="Times New Roman" w:cs="Times New Roman"/>
          </w:rPr>
          <w:delText xml:space="preserve">daro savivaldybės biudžeto lėšų naudojimo kūrybinei programai įgyvendinti sutartį (toliau – sutartis). </w:delText>
        </w:r>
      </w:del>
    </w:p>
    <w:p>
      <w:pPr>
        <w:suppressAutoHyphens/>
        <w:ind w:firstLine="720"/>
        <w:jc w:val="both"/>
        <w:rPr>
          <w:color w:val="000000"/>
          <w:rFonts w:ascii="Times New Roman" w:hAnsi="Times New Roman" w:eastAsia="Times New Roman" w:cs="Times New Roman"/>
        </w:rPr>
      </w:pPr>
      <w:del w:id="21ca3cba-0d3d-49b4-a772-e407a906d41b" w:author="Live Bench" w:authorEmail="ai@example.com" w:date="2026-10-09T17:50:00.000Z">
        <w:r>
          <w:rPr>
            <w:color w:val="000000"/>
            <w:rFonts w:ascii="Times New Roman" w:hAnsi="Times New Roman" w:eastAsia="Times New Roman" w:cs="Times New Roman"/>
          </w:rPr>
          <w:delText>27</w:delText>
        </w:r>
        <w:r>
          <w:rPr>
            <w:color w:val="000000"/>
            <w:rFonts w:ascii="Times New Roman" w:hAnsi="Times New Roman" w:eastAsia="Times New Roman" w:cs="Times New Roman"/>
          </w:rPr>
          <w:delText>. Savivaldybės administracijos Apskaitos skyrius lėšas stipendijos gavėjui perveda į sutartyje nurodytą asmeninę</w:delText>
        </w:r>
        <w:r>
          <w:rPr>
            <w:i/>
            <w:color w:val="000000"/>
            <w:rFonts w:ascii="Times New Roman" w:hAnsi="Times New Roman" w:eastAsia="Times New Roman" w:cs="Times New Roman"/>
          </w:rPr>
          <w:delText xml:space="preserve"> </w:delText>
        </w:r>
        <w:r>
          <w:rPr>
            <w:color w:val="000000"/>
            <w:rFonts w:ascii="Times New Roman" w:hAnsi="Times New Roman" w:eastAsia="Times New Roman" w:cs="Times New Roman"/>
          </w:rPr>
          <w:delText>sąskaitą.</w:delText>
        </w:r>
      </w:del>
    </w:p>
    <w:p>
      <w:pPr>
        <w:widowControl w:val="0"/>
        <w:suppressAutoHyphens/>
        <w:ind w:firstLine="720"/>
        <w:jc w:val="both"/>
        <w:rPr>
          <w:rFonts w:ascii="Times New Roman" w:hAnsi="Times New Roman" w:eastAsia="Times New Roman" w:cs="Times New Roman"/>
        </w:rPr>
      </w:pPr>
      <w:del w:id="21ca3cba-0d3d-49b4-a772-e407a906d41b" w:author="Live Bench" w:authorEmail="ai@example.com" w:date="2026-10-09T17:50:00.000Z">
        <w:r>
          <w:rPr>
            <w:rFonts w:ascii="Times New Roman" w:hAnsi="Times New Roman" w:eastAsia="Times New Roman" w:cs="Times New Roman"/>
          </w:rPr>
          <w:delText>28</w:delText>
        </w:r>
        <w:r>
          <w:rPr>
            <w:rFonts w:ascii="Times New Roman" w:hAnsi="Times New Roman" w:eastAsia="Times New Roman" w:cs="Times New Roman"/>
          </w:rPr>
          <w:delText xml:space="preserve">. Lėšų skyrimas nutraukiamas, jeigu stipendijos gavėjas: </w:delText>
        </w:r>
      </w:del>
    </w:p>
    <w:p>
      <w:pPr>
        <w:widowControl w:val="0"/>
        <w:suppressAutoHyphens/>
        <w:ind w:firstLine="720"/>
        <w:jc w:val="both"/>
        <w:rPr>
          <w:rFonts w:ascii="Times New Roman" w:hAnsi="Times New Roman" w:eastAsia="Times New Roman" w:cs="Times New Roman"/>
        </w:rPr>
      </w:pPr>
      <w:del w:id="21ca3cba-0d3d-49b4-a772-e407a906d41b" w:author="Live Bench" w:authorEmail="ai@example.com" w:date="2026-10-09T17:50:00.000Z">
        <w:r>
          <w:rPr>
            <w:rFonts w:ascii="Times New Roman" w:hAnsi="Times New Roman" w:eastAsia="Times New Roman" w:cs="Times New Roman"/>
          </w:rPr>
          <w:delText>28.1</w:delText>
        </w:r>
        <w:r>
          <w:rPr>
            <w:rFonts w:ascii="Times New Roman" w:hAnsi="Times New Roman" w:eastAsia="Times New Roman" w:cs="Times New Roman"/>
          </w:rPr>
          <w:delText xml:space="preserve">. </w:delText>
        </w:r>
        <w:r>
          <w:rPr>
            <w:rFonts w:ascii="Times New Roman" w:hAnsi="Times New Roman" w:eastAsia="Times New Roman" w:cs="Times New Roman"/>
            <w:highlight w:val="white"/>
          </w:rPr>
          <w:delText xml:space="preserve">pažeidžia </w:delText>
        </w:r>
        <w:r>
          <w:rPr>
            <w:rFonts w:ascii="Times New Roman" w:hAnsi="Times New Roman" w:eastAsia="Times New Roman" w:cs="Times New Roman"/>
          </w:rPr>
          <w:delText>sutarties sąlygas;</w:delText>
        </w:r>
      </w:del>
    </w:p>
    <w:p>
      <w:pPr>
        <w:widowControl w:val="0"/>
        <w:suppressAutoHyphens/>
        <w:ind w:firstLine="720"/>
        <w:jc w:val="both"/>
        <w:rPr>
          <w:rFonts w:ascii="Times New Roman" w:hAnsi="Times New Roman" w:eastAsia="Times New Roman" w:cs="Times New Roman"/>
        </w:rPr>
      </w:pPr>
      <w:del w:id="21ca3cba-0d3d-49b4-a772-e407a906d41b" w:author="Live Bench" w:authorEmail="ai@example.com" w:date="2026-10-09T17:50:00.000Z">
        <w:r>
          <w:rPr>
            <w:rFonts w:ascii="Times New Roman" w:hAnsi="Times New Roman" w:eastAsia="Times New Roman" w:cs="Times New Roman"/>
          </w:rPr>
          <w:delText>28.2</w:delText>
        </w:r>
        <w:r>
          <w:rPr>
            <w:rFonts w:ascii="Times New Roman" w:hAnsi="Times New Roman" w:eastAsia="Times New Roman" w:cs="Times New Roman"/>
          </w:rPr>
          <w:delText xml:space="preserve">. miršta. </w:delText>
        </w:r>
      </w:del>
    </w:p>
    <w:p>
      <w:pPr>
        <w:suppressAutoHyphens/>
        <w:ind w:firstLine="720"/>
        <w:jc w:val="both"/>
        <w:rPr>
          <w:color w:val="000000"/>
          <w:rFonts w:ascii="Times New Roman" w:hAnsi="Times New Roman" w:eastAsia="Times New Roman" w:cs="Times New Roman"/>
        </w:rPr>
      </w:pPr>
      <w:del w:id="21ca3cba-0d3d-49b4-a772-e407a906d41b" w:author="Live Bench" w:authorEmail="ai@example.com" w:date="2026-10-09T17:50:00.000Z">
        <w:r>
          <w:rPr>
            <w:color w:val="000000"/>
            <w:rFonts w:ascii="Times New Roman" w:hAnsi="Times New Roman" w:eastAsia="Times New Roman" w:cs="Times New Roman"/>
          </w:rPr>
          <w:delText>29</w:delText>
        </w:r>
        <w:r>
          <w:rPr>
            <w:color w:val="000000"/>
            <w:rFonts w:ascii="Times New Roman" w:hAnsi="Times New Roman" w:eastAsia="Times New Roman" w:cs="Times New Roman"/>
          </w:rPr>
          <w:delText>. Pasibaigus kalendoriniams metams, bet ne vėliau kaip per mėnesį, stipendijos gavėjas Kultūros skyriui pateikia kūrybinės programos įgyvendinimo ataskaitą (toliau – ataskaita).</w:delText>
        </w:r>
      </w:del>
    </w:p>
    <w:p>
      <w:pPr>
        <w:widowControl w:val="0"/>
        <w:suppressAutoHyphens/>
        <w:ind w:firstLine="782"/>
        <w:jc w:val="both"/>
        <w:rPr>
          <w:rFonts w:eastAsia="Lucida Sans Unicode"/>
          <w:szCs w:val="24"/>
          <w:shd w:color="auto" w:fill="FFFFFF" w:val="clear"/>
          <w:lang w:eastAsia="ar-SA"/>
        </w:rPr>
      </w:pPr>
    </w:p>
    <w:p>
      <w:pPr>
        <w:suppressAutoHyphens/>
        <w:jc w:val="center"/>
        <w:rPr>
          <w:b/>
          <w:color w:val="000000"/>
          <w:rFonts w:ascii="Times New Roman" w:hAnsi="Times New Roman" w:eastAsia="Times New Roman" w:cs="Times New Roman"/>
        </w:rPr>
      </w:pPr>
      <w:del w:id="db69813c-45b8-44db-8b95-447a126b712f" w:author="Live Bench" w:authorEmail="ai@example.com" w:date="2026-10-09T17:50:00.000Z">
        <w:r>
          <w:rPr>
            <w:b/>
            <w:color w:val="000000"/>
            <w:rFonts w:ascii="Times New Roman" w:hAnsi="Times New Roman" w:eastAsia="Times New Roman" w:cs="Times New Roman"/>
          </w:rPr>
          <w:delText>VII</w:delText>
        </w:r>
        <w:r>
          <w:rPr>
            <w:b/>
            <w:color w:val="000000"/>
            <w:rFonts w:ascii="Times New Roman" w:hAnsi="Times New Roman" w:eastAsia="Times New Roman" w:cs="Times New Roman"/>
          </w:rPr>
          <w:delText xml:space="preserve"> SKYRIUS</w:delText>
        </w:r>
      </w:del>
    </w:p>
    <w:p>
      <w:pPr>
        <w:suppressAutoHyphens/>
        <w:jc w:val="center"/>
        <w:rPr>
          <w:b/>
          <w:color w:val="000000"/>
          <w:rFonts w:ascii="Times New Roman" w:hAnsi="Times New Roman" w:eastAsia="Times New Roman" w:cs="Times New Roman"/>
        </w:rPr>
      </w:pPr>
      <w:del w:id="db69813c-45b8-44db-8b95-447a126b712f" w:author="Live Bench" w:authorEmail="ai@example.com" w:date="2026-10-09T17:50:00.000Z">
        <w:r>
          <w:rPr>
            <w:b/>
            <w:color w:val="000000"/>
            <w:rFonts w:ascii="Times New Roman" w:hAnsi="Times New Roman" w:eastAsia="Times New Roman" w:cs="Times New Roman"/>
          </w:rPr>
          <w:delText>KONTROLĖ, ATSAKOMYBĖ IR GINČŲ SPRENDIMO TVARKA</w:delText>
        </w:r>
      </w:del>
    </w:p>
    <w:p>
      <w:pPr>
        <w:suppressAutoHyphens/>
        <w:jc w:val="both"/>
        <w:rPr>
          <w:rFonts w:eastAsia="Calibri"/>
          <w:color w:val="000000"/>
          <w:kern w:val="1"/>
          <w:szCs w:val="24"/>
          <w:lang w:eastAsia="ar-SA"/>
        </w:rPr>
      </w:pPr>
    </w:p>
    <w:p>
      <w:pPr>
        <w:suppressAutoHyphens/>
        <w:ind w:firstLine="720"/>
        <w:jc w:val="both"/>
        <w:rPr>
          <w:color w:val="000000"/>
          <w:rFonts w:ascii="Times New Roman" w:hAnsi="Times New Roman" w:eastAsia="Times New Roman" w:cs="Times New Roman"/>
        </w:rPr>
      </w:pPr>
      <w:del w:id="dad50c8d-a5d6-4029-8970-aa06f5605fd1" w:author="Live Bench" w:authorEmail="ai@example.com" w:date="2026-10-09T17:50:00.000Z">
        <w:r>
          <w:rPr>
            <w:color w:val="000000"/>
            <w:rFonts w:ascii="Times New Roman" w:hAnsi="Times New Roman" w:eastAsia="Times New Roman" w:cs="Times New Roman"/>
          </w:rPr>
          <w:delText>30</w:delText>
        </w:r>
        <w:r>
          <w:rPr>
            <w:color w:val="000000"/>
            <w:rFonts w:ascii="Times New Roman" w:hAnsi="Times New Roman" w:eastAsia="Times New Roman" w:cs="Times New Roman"/>
          </w:rPr>
          <w:delText>. Stipendijos gavėjas visiškai atsako už kūrybinės programos įgyvendinimą.</w:delText>
        </w:r>
      </w:del>
    </w:p>
    <w:p>
      <w:pPr>
        <w:suppressAutoHyphens/>
        <w:ind w:firstLine="720"/>
        <w:jc w:val="both"/>
        <w:rPr>
          <w:color w:val="000000"/>
          <w:rFonts w:ascii="Times New Roman" w:hAnsi="Times New Roman" w:eastAsia="Times New Roman" w:cs="Times New Roman"/>
          <w:highlight w:val="white"/>
        </w:rPr>
      </w:pPr>
      <w:del w:id="dad50c8d-a5d6-4029-8970-aa06f5605fd1" w:author="Live Bench" w:authorEmail="ai@example.com" w:date="2026-10-09T17:50:00.000Z">
        <w:r>
          <w:rPr>
            <w:color w:val="000000"/>
            <w:rFonts w:ascii="Times New Roman" w:hAnsi="Times New Roman" w:eastAsia="Times New Roman" w:cs="Times New Roman"/>
            <w:highlight w:val="white"/>
          </w:rPr>
          <w:delText>31</w:delText>
        </w:r>
        <w:r>
          <w:rPr>
            <w:color w:val="000000"/>
            <w:rFonts w:ascii="Times New Roman" w:hAnsi="Times New Roman" w:eastAsia="Times New Roman" w:cs="Times New Roman"/>
            <w:highlight w:val="white"/>
          </w:rPr>
          <w:delText>. Stipendijos gavėjas, nepateikęs ataskaitos nustatyta tvarka, ne vėliau kaip per mėnesį privalo grąžinti skirtą stipendiją į savivaldybės biudžetą, lėšas pervesdamas į sutartyje nurodytą Savivaldybės administracijos sąskaitą.</w:delText>
        </w:r>
      </w:del>
    </w:p>
    <w:p>
      <w:pPr>
        <w:suppressAutoHyphens/>
        <w:ind w:firstLine="720"/>
        <w:jc w:val="both"/>
        <w:rPr>
          <w:color w:val="000000"/>
          <w:rFonts w:ascii="Times New Roman" w:hAnsi="Times New Roman" w:eastAsia="Times New Roman" w:cs="Times New Roman"/>
        </w:rPr>
      </w:pPr>
      <w:del w:id="dad50c8d-a5d6-4029-8970-aa06f5605fd1" w:author="Live Bench" w:authorEmail="ai@example.com" w:date="2026-10-09T17:50:00.000Z">
        <w:r>
          <w:rPr>
            <w:color w:val="000000"/>
            <w:rFonts w:ascii="Times New Roman" w:hAnsi="Times New Roman" w:eastAsia="Times New Roman" w:cs="Times New Roman"/>
          </w:rPr>
          <w:delText>32</w:delText>
        </w:r>
        <w:r>
          <w:rPr>
            <w:color w:val="000000"/>
            <w:rFonts w:ascii="Times New Roman" w:hAnsi="Times New Roman" w:eastAsia="Times New Roman" w:cs="Times New Roman"/>
          </w:rPr>
          <w:delText xml:space="preserve">. Kultūros skyrius </w:delText>
        </w:r>
        <w:r>
          <w:rPr>
            <w:color w:val="000000"/>
            <w:rFonts w:ascii="Times New Roman" w:hAnsi="Times New Roman" w:eastAsia="Times New Roman" w:cs="Times New Roman"/>
            <w:highlight w:val="white"/>
          </w:rPr>
          <w:delText xml:space="preserve">stipendijų gavėjų </w:delText>
        </w:r>
        <w:r>
          <w:rPr>
            <w:color w:val="000000"/>
            <w:rFonts w:ascii="Times New Roman" w:hAnsi="Times New Roman" w:eastAsia="Times New Roman" w:cs="Times New Roman"/>
          </w:rPr>
          <w:delText>ataskaitas</w:delText>
        </w:r>
        <w:r>
          <w:rPr>
            <w:color w:val="000000"/>
            <w:rFonts w:ascii="Times New Roman" w:hAnsi="Times New Roman" w:eastAsia="Times New Roman" w:cs="Times New Roman"/>
            <w:highlight w:val="white"/>
          </w:rPr>
          <w:delText xml:space="preserve"> </w:delText>
        </w:r>
        <w:r>
          <w:rPr>
            <w:color w:val="000000"/>
            <w:rFonts w:ascii="Times New Roman" w:hAnsi="Times New Roman" w:eastAsia="Times New Roman" w:cs="Times New Roman"/>
          </w:rPr>
          <w:delText xml:space="preserve">teikia </w:delText>
        </w:r>
        <w:r>
          <w:rPr>
            <w:color w:val="000000"/>
            <w:rFonts w:ascii="Times New Roman" w:hAnsi="Times New Roman" w:eastAsia="Times New Roman" w:cs="Times New Roman"/>
            <w:highlight w:val="white"/>
          </w:rPr>
          <w:delText>susipažinti Kultūros tarybai</w:delText>
        </w:r>
        <w:r>
          <w:rPr>
            <w:color w:val="000000"/>
            <w:rFonts w:ascii="Times New Roman" w:hAnsi="Times New Roman" w:eastAsia="Times New Roman" w:cs="Times New Roman"/>
          </w:rPr>
          <w:delText>.</w:delText>
        </w:r>
      </w:del>
    </w:p>
    <w:p>
      <w:pPr>
        <w:suppressAutoHyphens/>
        <w:ind w:firstLine="720"/>
        <w:jc w:val="both"/>
        <w:rPr>
          <w:color w:val="000000"/>
          <w:rFonts w:ascii="Times New Roman" w:hAnsi="Times New Roman" w:eastAsia="Times New Roman" w:cs="Times New Roman"/>
        </w:rPr>
      </w:pPr>
      <w:del w:id="dad50c8d-a5d6-4029-8970-aa06f5605fd1" w:author="Live Bench" w:authorEmail="ai@example.com" w:date="2026-10-09T17:50:00.000Z">
        <w:r>
          <w:rPr>
            <w:color w:val="000000"/>
            <w:rFonts w:ascii="Times New Roman" w:hAnsi="Times New Roman" w:eastAsia="Times New Roman" w:cs="Times New Roman"/>
          </w:rPr>
          <w:delText>33</w:delText>
        </w:r>
        <w:r>
          <w:rPr>
            <w:color w:val="000000"/>
            <w:rFonts w:ascii="Times New Roman" w:hAnsi="Times New Roman" w:eastAsia="Times New Roman" w:cs="Times New Roman"/>
          </w:rPr>
          <w:delText xml:space="preserve">. Visi kilę klausimai ar ginčai sprendžiami Lietuvos Respublikos teisės aktų nustatyta tvarka. </w:delText>
        </w:r>
      </w:del>
    </w:p>
    <w:p>
      <w:pPr>
        <w:suppressAutoHyphens/>
        <w:jc w:val="both"/>
        <w:rPr>
          <w:rFonts w:eastAsia="Calibri"/>
          <w:b/>
          <w:bCs/>
          <w:color w:val="000000"/>
          <w:kern w:val="1"/>
          <w:szCs w:val="24"/>
          <w:lang w:eastAsia="ar-SA"/>
        </w:rPr>
      </w:pPr>
    </w:p>
    <w:p>
      <w:pPr>
        <w:suppressAutoHyphens/>
        <w:jc w:val="center"/>
        <w:rPr>
          <w:b/>
          <w:color w:val="000000"/>
          <w:rFonts w:ascii="Times New Roman" w:hAnsi="Times New Roman" w:eastAsia="Times New Roman" w:cs="Times New Roman"/>
        </w:rPr>
      </w:pPr>
      <w:del w:id="ad76b003-6a5b-4dcf-b9a3-b63b446ab3a0" w:author="Live Bench" w:authorEmail="ai@example.com" w:date="2026-10-09T17:50:00.000Z">
        <w:r>
          <w:rPr>
            <w:b/>
            <w:color w:val="000000"/>
            <w:rFonts w:ascii="Times New Roman" w:hAnsi="Times New Roman" w:eastAsia="Times New Roman" w:cs="Times New Roman"/>
          </w:rPr>
          <w:delText>VIII</w:delText>
        </w:r>
        <w:r>
          <w:rPr>
            <w:b/>
            <w:color w:val="000000"/>
            <w:rFonts w:ascii="Times New Roman" w:hAnsi="Times New Roman" w:eastAsia="Times New Roman" w:cs="Times New Roman"/>
          </w:rPr>
          <w:delText xml:space="preserve"> SKYRIUS</w:delText>
        </w:r>
      </w:del>
    </w:p>
    <w:p>
      <w:pPr>
        <w:suppressAutoHyphens/>
        <w:jc w:val="center"/>
        <w:rPr>
          <w:b/>
          <w:color w:val="000000"/>
          <w:rFonts w:ascii="Times New Roman" w:hAnsi="Times New Roman" w:eastAsia="Times New Roman" w:cs="Times New Roman"/>
        </w:rPr>
      </w:pPr>
      <w:del w:id="ad76b003-6a5b-4dcf-b9a3-b63b446ab3a0" w:author="Live Bench" w:authorEmail="ai@example.com" w:date="2026-10-09T17:50:00.000Z">
        <w:r>
          <w:rPr>
            <w:b/>
            <w:color w:val="000000"/>
            <w:rFonts w:ascii="Times New Roman" w:hAnsi="Times New Roman" w:eastAsia="Times New Roman" w:cs="Times New Roman"/>
          </w:rPr>
          <w:delText>BAIGIAMOSIOS NUOSTATOS</w:delText>
        </w:r>
      </w:del>
    </w:p>
    <w:p>
      <w:pPr>
        <w:suppressAutoHyphens/>
        <w:ind w:firstLine="720"/>
        <w:jc w:val="both"/>
        <w:rPr>
          <w:rFonts w:eastAsia="Calibri"/>
          <w:color w:val="000000"/>
          <w:kern w:val="1"/>
          <w:szCs w:val="24"/>
          <w:lang w:eastAsia="ar-SA"/>
        </w:rPr>
      </w:pPr>
    </w:p>
    <w:p>
      <w:pPr>
        <w:suppressAutoHyphens/>
        <w:ind w:firstLine="720"/>
        <w:jc w:val="both"/>
        <w:rPr>
          <w:color w:val="000000"/>
          <w:rFonts w:ascii="Times New Roman" w:hAnsi="Times New Roman" w:eastAsia="Times New Roman" w:cs="Times New Roman"/>
        </w:rPr>
      </w:pPr>
      <w:del w:id="1173f9be-262a-4f98-9fb3-ccf8fa0c1115" w:author="Live Bench" w:authorEmail="ai@example.com" w:date="2026-10-09T17:50:00.000Z">
        <w:r>
          <w:rPr>
            <w:color w:val="000000"/>
            <w:rFonts w:ascii="Times New Roman" w:hAnsi="Times New Roman" w:eastAsia="Times New Roman" w:cs="Times New Roman"/>
          </w:rPr>
          <w:delText>34</w:delText>
        </w:r>
        <w:r>
          <w:rPr>
            <w:color w:val="000000"/>
            <w:rFonts w:ascii="Times New Roman" w:hAnsi="Times New Roman" w:eastAsia="Times New Roman" w:cs="Times New Roman"/>
          </w:rPr>
          <w:delText>. Paraiškos,</w:delText>
        </w:r>
        <w:r>
          <w:rPr>
            <w:color w:val="000000"/>
            <w:rFonts w:ascii="Times New Roman" w:hAnsi="Times New Roman" w:eastAsia="Times New Roman" w:cs="Times New Roman"/>
            <w:highlight w:val="white"/>
          </w:rPr>
          <w:delText xml:space="preserve"> vertinimo lapo,</w:delText>
        </w:r>
        <w:r>
          <w:rPr>
            <w:color w:val="000000"/>
            <w:rFonts w:ascii="Times New Roman" w:hAnsi="Times New Roman" w:eastAsia="Times New Roman" w:cs="Times New Roman"/>
          </w:rPr>
          <w:delText xml:space="preserve"> sutarties, ataskaitos formos tvirtinamos Savivaldybės administracijos direktoriaus įsakymu. </w:delText>
        </w:r>
      </w:del>
    </w:p>
    <w:p>
      <w:pPr>
        <w:suppressAutoHyphens/>
        <w:ind w:firstLine="720"/>
        <w:jc w:val="both"/>
        <w:rPr>
          <w:color w:val="000000"/>
          <w:rFonts w:ascii="Times New Roman" w:hAnsi="Times New Roman" w:eastAsia="Times New Roman" w:cs="Times New Roman"/>
        </w:rPr>
      </w:pPr>
      <w:del w:id="1173f9be-262a-4f98-9fb3-ccf8fa0c1115" w:author="Live Bench" w:authorEmail="ai@example.com" w:date="2026-10-09T17:50:00.000Z">
        <w:r>
          <w:rPr>
            <w:color w:val="000000"/>
            <w:rFonts w:ascii="Times New Roman" w:hAnsi="Times New Roman" w:eastAsia="Times New Roman" w:cs="Times New Roman"/>
          </w:rPr>
          <w:delText>35</w:delText>
        </w:r>
        <w:r>
          <w:rPr>
            <w:color w:val="000000"/>
            <w:rFonts w:ascii="Times New Roman" w:hAnsi="Times New Roman" w:eastAsia="Times New Roman" w:cs="Times New Roman"/>
            <w:highlight w:val="white"/>
          </w:rPr>
          <w:delText>. Informacija apie skirtas stipendijas skelbiama interneto svetainėje.</w:delText>
        </w:r>
      </w:del>
    </w:p>
    <w:p>
      <w:pPr>
        <w:suppressAutoHyphens/>
        <w:ind w:firstLine="720"/>
        <w:jc w:val="both"/>
        <w:rPr>
          <w:color w:val="000000"/>
          <w:rFonts w:ascii="Times New Roman" w:hAnsi="Times New Roman" w:eastAsia="Times New Roman" w:cs="Times New Roman"/>
        </w:rPr>
      </w:pPr>
      <w:del w:id="1173f9be-262a-4f98-9fb3-ccf8fa0c1115" w:author="Live Bench" w:authorEmail="ai@example.com" w:date="2026-10-09T17:50:00.000Z">
        <w:r>
          <w:rPr>
            <w:color w:val="000000"/>
            <w:rFonts w:ascii="Times New Roman" w:hAnsi="Times New Roman" w:eastAsia="Times New Roman" w:cs="Times New Roman"/>
          </w:rPr>
          <w:delText>36</w:delText>
        </w:r>
        <w:r>
          <w:rPr>
            <w:color w:val="000000"/>
            <w:rFonts w:ascii="Times New Roman" w:hAnsi="Times New Roman" w:eastAsia="Times New Roman" w:cs="Times New Roman"/>
          </w:rPr>
          <w:delText>. Nuostatai gali būti keičiami ar pripažįstami netekusiais galios Šiaulių miesto savivaldybės tarybos sprendimu.</w:delText>
        </w:r>
      </w:del>
    </w:p>
    <w:p>
      <w:pPr>
        <w:suppressAutoHyphens/>
        <w:jc w:val="center"/>
        <w:rPr>
          <w:b/>
          <w:color w:val="000000"/>
          <w:rFonts w:ascii="Times New Roman" w:hAnsi="Times New Roman" w:eastAsia="Times New Roman" w:cs="Times New Roman"/>
        </w:rPr>
      </w:pPr>
      <w:del w:id="1173f9be-262a-4f98-9fb3-ccf8fa0c1115" w:author="Live Bench" w:authorEmail="ai@example.com" w:date="2026-10-09T17:50:00.000Z">
        <w:r>
          <w:rPr>
            <w:b/>
            <w:color w:val="000000"/>
            <w:rFonts w:ascii="Times New Roman" w:hAnsi="Times New Roman" w:eastAsia="Times New Roman" w:cs="Times New Roman"/>
          </w:rPr>
          <w:delText>_________________________</w:delText>
        </w:r>
      </w:del>
    </w:p>
    <w:p>
      <w:pPr>
        <w:pStyle w:val="PlainText"/>
        <w:rPr>
          <w:i/>
          <w:rFonts w:ascii="Times New Roman" w:hAnsi="Times New Roman" w:eastAsia="Times New Roman" w:cs="Times New Roman"/>
          <w:sz w:val="20"/>
        </w:rPr>
      </w:pPr>
      <w:del w:id="1173f9be-262a-4f98-9fb3-ccf8fa0c1115" w:author="Live Bench" w:authorEmail="ai@example.com" w:date="2026-10-09T17:50:00.000Z">
        <w:r>
          <w:rPr>
            <w:i/>
            <w:rFonts w:ascii="Times New Roman" w:hAnsi="Times New Roman" w:eastAsia="Times New Roman" w:cs="Times New Roman"/>
            <w:sz w:val="20"/>
          </w:rPr>
          <w:delText>Priedo pakeitimai:</w:delText>
        </w:r>
      </w:del>
    </w:p>
    <w:p>
      <w:pPr>
        <w:pStyle w:val="PlainText"/>
        <w:jc w:val="both"/>
        <w:rPr>
          <w:i/>
          <w:rFonts w:ascii="Times New Roman" w:hAnsi="Times New Roman" w:eastAsia="Times New Roman" w:cs="Times New Roman"/>
          <w:sz w:val="20"/>
        </w:rPr>
      </w:pPr>
      <w:del w:id="1173f9be-262a-4f98-9fb3-ccf8fa0c1115" w:author="Live Bench" w:authorEmail="ai@example.com" w:date="2026-10-09T17:50:00.000Z">
        <w:r>
          <w:rPr>
            <w:i/>
            <w:rFonts w:ascii="Times New Roman" w:hAnsi="Times New Roman" w:eastAsia="Times New Roman" w:cs="Times New Roman"/>
            <w:sz w:val="20"/>
          </w:rPr>
          <w:delText xml:space="preserve">Nr. </w:delText>
        </w:r>
      </w:del>
      <w:del w:id="1173f9be-262a-4f98-9fb3-ccf8fa0c1115" w:author="Live Bench" w:authorEmail="ai@example.com" w:date="2026-10-09T17:50:00.000Z" w:rsidRPr="00532B9F">
        <w:r>
          <w:rPr>
            <w:rStyle w:val="Hyperlink"/>
            <w:i/>
            <w:color w:val="0000FF"/>
            <w:rFonts w:ascii="Times New Roman" w:hAnsi="Times New Roman" w:eastAsia="Times New Roman" w:cs="Times New Roman"/>
            <w:sz w:val="20"/>
            <w:u w:val="single"/>
          </w:rPr>
          <w:delText>T-358</w:delText>
        </w:r>
      </w:del>
      <w:del w:id="1173f9be-262a-4f98-9fb3-ccf8fa0c1115" w:author="Live Bench" w:authorEmail="ai@example.com" w:date="2026-10-09T17:50:00.000Z">
        <w:r>
          <w:rPr>
            <w:i/>
            <w:rFonts w:ascii="Times New Roman" w:hAnsi="Times New Roman" w:eastAsia="Times New Roman" w:cs="Times New Roman"/>
            <w:sz w:val="20"/>
          </w:rPr>
          <w:delText>,
2017-10-05,
paskelbta TAR 2017-10-06, i. k. 2017-15896</w:delText>
        </w:r>
      </w:del>
    </w:p>
    <w:p/>
    <w:p>
      <w:pPr>
        <w:jc w:val="both"/>
        <w:rPr>
          <w:rFonts w:ascii="Times New Roman" w:hAnsi="Times New Roman"/>
          <w:sz w:val="20"/>
          <w:b/>
        </w:rPr>
      </w:pPr>
    </w:p>
    <w:p>
      <w:pPr>
        <w:jc w:val="both"/>
        <w:rPr>
          <w:rFonts w:ascii="Times New Roman" w:hAnsi="Times New Roman"/>
          <w:sz w:val="20"/>
          <w:b/>
        </w:rPr>
      </w:pPr>
    </w:p>
    <w:p>
      <w:pPr>
        <w:jc w:val="both"/>
        <w:rPr>
          <w:b/>
          <w:rFonts w:ascii="Times New Roman" w:hAnsi="Times New Roman" w:eastAsia="Times New Roman" w:cs="Times New Roman"/>
          <w:sz w:val="20"/>
        </w:rPr>
      </w:pPr>
      <w:del w:id="e0a208b5-b466-4fae-8c58-bc44392a5c7a" w:author="Live Bench" w:authorEmail="ai@example.com" w:date="2026-10-09T17:50:00.000Z">
        <w:r>
          <w:rPr>
            <w:b/>
            <w:rFonts w:ascii="Times New Roman" w:hAnsi="Times New Roman" w:eastAsia="Times New Roman" w:cs="Times New Roman"/>
            <w:sz w:val="20"/>
          </w:rPr>
          <w:delText>Pakeitimai:</w:delText>
        </w:r>
      </w:del>
    </w:p>
    <w:p>
      <w:pPr>
        <w:jc w:val="both"/>
        <w:rPr>
          <w:rFonts w:ascii="Times New Roman" w:hAnsi="Times New Roman"/>
          <w:sz w:val="20"/>
        </w:rPr>
      </w:pPr>
    </w:p>
    <w:p>
      <w:pPr>
        <w:jc w:val="both"/>
        <w:rPr>
          <w:rFonts w:ascii="Times New Roman" w:hAnsi="Times New Roman" w:eastAsia="Times New Roman" w:cs="Times New Roman"/>
          <w:sz w:val="20"/>
        </w:rPr>
      </w:pPr>
      <w:del w:id="2aca5d02-32e9-4ad0-8d7e-7f20f488af3c" w:author="Live Bench" w:authorEmail="ai@example.com" w:date="2026-10-09T17:50:00.000Z">
        <w:r>
          <w:rPr>
            <w:rFonts w:ascii="Times New Roman" w:hAnsi="Times New Roman" w:eastAsia="Times New Roman" w:cs="Times New Roman"/>
            <w:sz w:val="20"/>
          </w:rPr>
          <w:delText>1.</w:delText>
        </w:r>
      </w:del>
    </w:p>
    <w:p>
      <w:pPr>
        <w:jc w:val="both"/>
        <w:rPr>
          <w:rFonts w:ascii="Times New Roman" w:hAnsi="Times New Roman" w:eastAsia="Times New Roman" w:cs="Times New Roman"/>
          <w:sz w:val="20"/>
        </w:rPr>
      </w:pPr>
      <w:del w:id="2aca5d02-32e9-4ad0-8d7e-7f20f488af3c" w:author="Live Bench" w:authorEmail="ai@example.com" w:date="2026-10-09T17:50:00.000Z">
        <w:r>
          <w:rPr>
            <w:rFonts w:ascii="Times New Roman" w:hAnsi="Times New Roman" w:eastAsia="Times New Roman" w:cs="Times New Roman"/>
            <w:sz w:val="20"/>
          </w:rPr>
          <w:delText>Šiaulių miesto savivaldybės taryba, Sprendimas</w:delText>
        </w:r>
      </w:del>
    </w:p>
    <w:p>
      <w:pPr>
        <w:jc w:val="both"/>
        <w:rPr>
          <w:rFonts w:ascii="Times New Roman" w:hAnsi="Times New Roman" w:eastAsia="Times New Roman" w:cs="Times New Roman"/>
          <w:sz w:val="20"/>
        </w:rPr>
      </w:pPr>
      <w:del w:id="2aca5d02-32e9-4ad0-8d7e-7f20f488af3c" w:author="Live Bench" w:authorEmail="ai@example.com" w:date="2026-10-09T17:50:00.000Z">
        <w:r>
          <w:rPr>
            <w:rFonts w:ascii="Times New Roman" w:hAnsi="Times New Roman" w:eastAsia="Times New Roman" w:cs="Times New Roman"/>
            <w:sz w:val="20"/>
          </w:rPr>
          <w:delText xml:space="preserve">Nr. </w:delText>
        </w:r>
      </w:del>
      <w:del w:id="2aca5d02-32e9-4ad0-8d7e-7f20f488af3c" w:author="Live Bench" w:authorEmail="ai@example.com" w:date="2026-10-09T17:50:00.000Z" w:rsidRPr="00532B9F">
        <w:r>
          <w:rPr>
            <w:rStyle w:val="Hyperlink"/>
            <w:color w:val="0000FF"/>
            <w:rFonts w:ascii="Times New Roman" w:hAnsi="Times New Roman" w:eastAsia="Times New Roman" w:cs="Times New Roman"/>
            <w:sz w:val="20"/>
            <w:u w:val="single"/>
          </w:rPr>
          <w:delText>T-358</w:delText>
        </w:r>
      </w:del>
      <w:del w:id="2aca5d02-32e9-4ad0-8d7e-7f20f488af3c" w:author="Live Bench" w:authorEmail="ai@example.com" w:date="2026-10-09T17:50:00.000Z">
        <w:r>
          <w:rPr>
            <w:rFonts w:ascii="Times New Roman" w:hAnsi="Times New Roman" w:eastAsia="Times New Roman" w:cs="Times New Roman"/>
            <w:sz w:val="20"/>
          </w:rPr>
          <w:delText>,
2017-10-05,
paskelbta TAR 2017-10-06, i. k. 2017-15896</w:delText>
        </w:r>
      </w:del>
    </w:p>
    <w:p>
      <w:pPr>
        <w:jc w:val="both"/>
        <w:rPr>
          <w:rFonts w:ascii="Times New Roman" w:hAnsi="Times New Roman" w:eastAsia="Times New Roman" w:cs="Times New Roman"/>
          <w:sz w:val="20"/>
        </w:rPr>
      </w:pPr>
      <w:del w:id="2aca5d02-32e9-4ad0-8d7e-7f20f488af3c" w:author="Live Bench" w:authorEmail="ai@example.com" w:date="2026-10-09T17:50:00.000Z">
        <w:r>
          <w:rPr>
            <w:rFonts w:ascii="Times New Roman" w:hAnsi="Times New Roman" w:eastAsia="Times New Roman" w:cs="Times New Roman"/>
            <w:sz w:val="20"/>
          </w:rPr>
          <w:delText>Dėl Šiaulių miesto savivaldybės tarybos 2014 m. rugpjūčio 28 d. sprendimo Nr. T-204 „Dėl Šiaulių miesto savivaldybės stipendijų skyrimo jauniesiems menininkams konkurso nuostatų patvirtinimo“ pakeitimo</w:delText>
        </w:r>
      </w:del>
    </w:p>
    <w:p>
      <w:pPr>
        <w:jc w:val="both"/>
        <w:rPr>
          <w:rFonts w:ascii="Times New Roman" w:hAnsi="Times New Roman"/>
          <w:sz w:val="20"/>
        </w:rPr>
      </w:pPr>
    </w:p>
    <w:p>
      <w:pPr>
        <w:jc w:val="both"/>
        <w:rPr>
          <w:rFonts w:ascii="Times New Roman" w:hAnsi="Times New Roman" w:eastAsia="Times New Roman" w:cs="Times New Roman"/>
          <w:sz w:val="20"/>
        </w:rPr>
      </w:pPr>
      <w:del w:id="8e477f12-965a-450e-9d85-e95186c4f977" w:author="Live Bench" w:authorEmail="ai@example.com" w:date="2026-10-09T17:50:00.000Z">
        <w:r>
          <w:rPr>
            <w:rFonts w:ascii="Times New Roman" w:hAnsi="Times New Roman" w:eastAsia="Times New Roman" w:cs="Times New Roman"/>
            <w:sz w:val="20"/>
          </w:rPr>
          <w:delText>2.</w:delText>
        </w:r>
      </w:del>
    </w:p>
    <w:p>
      <w:pPr>
        <w:jc w:val="both"/>
        <w:rPr>
          <w:rFonts w:ascii="Times New Roman" w:hAnsi="Times New Roman" w:eastAsia="Times New Roman" w:cs="Times New Roman"/>
          <w:sz w:val="20"/>
        </w:rPr>
      </w:pPr>
      <w:del w:id="8e477f12-965a-450e-9d85-e95186c4f977" w:author="Live Bench" w:authorEmail="ai@example.com" w:date="2026-10-09T17:50:00.000Z">
        <w:r>
          <w:rPr>
            <w:rFonts w:ascii="Times New Roman" w:hAnsi="Times New Roman" w:eastAsia="Times New Roman" w:cs="Times New Roman"/>
            <w:sz w:val="20"/>
          </w:rPr>
          <w:delText>Šiaulių miesto savivaldybės taryba, Sprendimas</w:delText>
        </w:r>
      </w:del>
    </w:p>
    <w:p>
      <w:pPr>
        <w:jc w:val="both"/>
        <w:rPr>
          <w:rFonts w:ascii="Times New Roman" w:hAnsi="Times New Roman" w:eastAsia="Times New Roman" w:cs="Times New Roman"/>
          <w:sz w:val="20"/>
        </w:rPr>
      </w:pPr>
      <w:del w:id="8e477f12-965a-450e-9d85-e95186c4f977" w:author="Live Bench" w:authorEmail="ai@example.com" w:date="2026-10-09T17:50:00.000Z">
        <w:r>
          <w:rPr>
            <w:rFonts w:ascii="Times New Roman" w:hAnsi="Times New Roman" w:eastAsia="Times New Roman" w:cs="Times New Roman"/>
            <w:sz w:val="20"/>
          </w:rPr>
          <w:delText xml:space="preserve">Nr. </w:delText>
        </w:r>
      </w:del>
      <w:del w:id="8e477f12-965a-450e-9d85-e95186c4f977" w:author="Live Bench" w:authorEmail="ai@example.com" w:date="2026-10-09T17:50:00.000Z" w:rsidRPr="00532B9F">
        <w:r>
          <w:rPr>
            <w:rStyle w:val="Hyperlink"/>
            <w:color w:val="0000FF"/>
            <w:rFonts w:ascii="Times New Roman" w:hAnsi="Times New Roman" w:eastAsia="Times New Roman" w:cs="Times New Roman"/>
            <w:sz w:val="20"/>
            <w:u w:val="single"/>
          </w:rPr>
          <w:delText>T-48</w:delText>
        </w:r>
      </w:del>
      <w:del w:id="8e477f12-965a-450e-9d85-e95186c4f977" w:author="Live Bench" w:authorEmail="ai@example.com" w:date="2026-10-09T17:50:00.000Z">
        <w:r>
          <w:rPr>
            <w:rFonts w:ascii="Times New Roman" w:hAnsi="Times New Roman" w:eastAsia="Times New Roman" w:cs="Times New Roman"/>
            <w:sz w:val="20"/>
          </w:rPr>
          <w:delText>,
2018-03-01,
paskelbta TAR 2018-03-02, i. k. 2018-03412</w:delText>
        </w:r>
      </w:del>
    </w:p>
    <w:p>
      <w:pPr>
        <w:jc w:val="both"/>
        <w:rPr>
          <w:rFonts w:ascii="Times New Roman" w:hAnsi="Times New Roman" w:eastAsia="Times New Roman" w:cs="Times New Roman"/>
          <w:sz w:val="20"/>
        </w:rPr>
      </w:pPr>
      <w:del w:id="8e477f12-965a-450e-9d85-e95186c4f977" w:author="Live Bench" w:authorEmail="ai@example.com" w:date="2026-10-09T17:50:00.000Z">
        <w:r>
          <w:rPr>
            <w:rFonts w:ascii="Times New Roman" w:hAnsi="Times New Roman" w:eastAsia="Times New Roman" w:cs="Times New Roman"/>
            <w:sz w:val="20"/>
          </w:rPr>
          <w:delText>Dėl Šiaulių miesto savivaldybės tarybos 2014 m. rugpjūčio 28 d. sprendimo Nr. T-204 „Dėl Šiaulių miesto savivaldybės stipendijų skyrimo jauniesiems menininkams konkurso nuostatų patvirtinimo“ pakeitimo.</w:delText>
        </w:r>
      </w:del>
    </w:p>
    <w:p>
      <w:pPr>
        <w:jc w:val="both"/>
        <w:rPr>
          <w:rFonts w:ascii="Times New Roman" w:hAnsi="Times New Roman"/>
          <w:sz w:val="20"/>
        </w:rPr>
      </w:pPr>
    </w:p>
    <w:p>
      <w:pPr>
        <w:jc w:val="both"/>
        <w:rPr>
          <w:rFonts w:ascii="Times New Roman" w:hAnsi="Times New Roman" w:eastAsia="Times New Roman" w:cs="Times New Roman"/>
          <w:sz w:val="20"/>
        </w:rPr>
      </w:pPr>
      <w:del w:id="03b84fca-769a-4050-9607-2c2ea7b3622c" w:author="Live Bench" w:authorEmail="ai@example.com" w:date="2026-10-09T17:50:00.000Z">
        <w:r>
          <w:rPr>
            <w:rFonts w:ascii="Times New Roman" w:hAnsi="Times New Roman" w:eastAsia="Times New Roman" w:cs="Times New Roman"/>
            <w:sz w:val="20"/>
          </w:rPr>
          <w:delText>3.</w:delText>
        </w:r>
      </w:del>
    </w:p>
    <w:p>
      <w:pPr>
        <w:jc w:val="both"/>
        <w:rPr>
          <w:rFonts w:ascii="Times New Roman" w:hAnsi="Times New Roman" w:eastAsia="Times New Roman" w:cs="Times New Roman"/>
          <w:sz w:val="20"/>
        </w:rPr>
      </w:pPr>
      <w:del w:id="03b84fca-769a-4050-9607-2c2ea7b3622c" w:author="Live Bench" w:authorEmail="ai@example.com" w:date="2026-10-09T17:50:00.000Z">
        <w:r>
          <w:rPr>
            <w:rFonts w:ascii="Times New Roman" w:hAnsi="Times New Roman" w:eastAsia="Times New Roman" w:cs="Times New Roman"/>
            <w:sz w:val="20"/>
          </w:rPr>
          <w:delText>Šiaulių miesto savivaldybės taryba, Sprendimas</w:delText>
        </w:r>
      </w:del>
    </w:p>
    <w:p>
      <w:pPr>
        <w:jc w:val="both"/>
        <w:rPr>
          <w:rFonts w:ascii="Times New Roman" w:hAnsi="Times New Roman" w:eastAsia="Times New Roman" w:cs="Times New Roman"/>
          <w:sz w:val="20"/>
        </w:rPr>
      </w:pPr>
      <w:del w:id="03b84fca-769a-4050-9607-2c2ea7b3622c" w:author="Live Bench" w:authorEmail="ai@example.com" w:date="2026-10-09T17:50:00.000Z">
        <w:r>
          <w:rPr>
            <w:rFonts w:ascii="Times New Roman" w:hAnsi="Times New Roman" w:eastAsia="Times New Roman" w:cs="Times New Roman"/>
            <w:sz w:val="20"/>
          </w:rPr>
          <w:delText xml:space="preserve">Nr. </w:delText>
        </w:r>
      </w:del>
      <w:del w:id="03b84fca-769a-4050-9607-2c2ea7b3622c" w:author="Live Bench" w:authorEmail="ai@example.com" w:date="2026-10-09T17:50:00.000Z" w:rsidRPr="00532B9F">
        <w:r>
          <w:rPr>
            <w:rStyle w:val="Hyperlink"/>
            <w:color w:val="0000FF"/>
            <w:rFonts w:ascii="Times New Roman" w:hAnsi="Times New Roman" w:eastAsia="Times New Roman" w:cs="Times New Roman"/>
            <w:sz w:val="20"/>
            <w:u w:val="single"/>
          </w:rPr>
          <w:delText>T-352</w:delText>
        </w:r>
      </w:del>
      <w:del w:id="03b84fca-769a-4050-9607-2c2ea7b3622c" w:author="Live Bench" w:authorEmail="ai@example.com" w:date="2026-10-09T17:50:00.000Z">
        <w:r>
          <w:rPr>
            <w:rFonts w:ascii="Times New Roman" w:hAnsi="Times New Roman" w:eastAsia="Times New Roman" w:cs="Times New Roman"/>
            <w:sz w:val="20"/>
          </w:rPr>
          <w:delText>,
2019-09-05,
paskelbta TAR 2019-09-06, i. k. 2019-14288</w:delText>
        </w:r>
      </w:del>
    </w:p>
    <w:p>
      <w:pPr>
        <w:jc w:val="both"/>
        <w:rPr>
          <w:rFonts w:ascii="Times New Roman" w:hAnsi="Times New Roman" w:eastAsia="Times New Roman" w:cs="Times New Roman"/>
          <w:sz w:val="20"/>
        </w:rPr>
      </w:pPr>
      <w:del w:id="03b84fca-769a-4050-9607-2c2ea7b3622c" w:author="Live Bench" w:authorEmail="ai@example.com" w:date="2026-10-09T17:50:00.000Z">
        <w:r>
          <w:rPr>
            <w:rFonts w:ascii="Times New Roman" w:hAnsi="Times New Roman" w:eastAsia="Times New Roman" w:cs="Times New Roman"/>
            <w:sz w:val="20"/>
          </w:rPr>
          <w:delText>Dėl Šiaulių miesto savivaldybės tarybos 2014 m. rugpjūčio 28 d. sprendimo Nr. T-204 „Dėl Šiaulių miesto savivaldybės stipendijų skyrimo jauniesiems menininkams konkurso nuostatų patvirtinimo“ pakeitimo</w:delText>
        </w:r>
      </w:del>
    </w:p>
    <w:p>
      <w:pPr>
        <w:jc w:val="both"/>
        <w:rPr>
          <w:rFonts w:ascii="Times New Roman" w:hAnsi="Times New Roman"/>
          <w:sz w:val="20"/>
        </w:rPr>
      </w:pPr>
    </w:p>
    <w:p>
      <w:pPr>
        <w:widowControl w:val="0"/>
        <w:rPr>
          <w:rFonts w:ascii="Times New Roman" w:hAnsi="Times New Roman"/>
          <w:snapToGrid w:val="0"/>
        </w:rPr>
      </w:pPr>
    </w:p>
    <w:sectPr>
      <w:pgSz w:w="11906" w:h="16838"/>
      <w:pgMar w:top="1134" w:right="567" w:bottom="1134" w:left="1701" w:header="720" w:footer="720" w:gutter="0"/>
      <w:pgNumType w:start="1"/>
      <w:cols w:space="1296"/>
      <w:titlePg/>
      <w:docGrid w:linePitch="360"/>
    </w:sectPr>
  </w:body>
</w:document>
</file>

<file path=word/endnotes.xml><?xml version="1.0" encoding="utf-8"?>
<w:endnote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endnote w:type="separator" w:id="-1">
    <w:p>
      <w:pPr>
        <w:widowControl w:val="0"/>
        <w:suppressAutoHyphens/>
        <w:rPr>
          <w:rFonts w:eastAsia="Lucida Sans Unicode" w:cs="Calibri"/>
          <w:lang w:eastAsia="ar-SA"/>
        </w:rPr>
      </w:pPr>
      <w:r>
        <w:rPr>
          <w:rFonts w:eastAsia="Lucida Sans Unicode" w:cs="Calibri"/>
          <w:lang w:eastAsia="ar-SA"/>
        </w:rPr>
        <w:separator/>
      </w:r>
    </w:p>
  </w:endnote>
  <w:endnote w:type="continuationSeparator" w:id="0">
    <w:p>
      <w:pPr>
        <w:widowControl w:val="0"/>
        <w:suppressAutoHyphens/>
        <w:rPr>
          <w:rFonts w:eastAsia="Lucida Sans Unicode" w:cs="Calibri"/>
          <w:lang w:eastAsia="ar-SA"/>
        </w:rPr>
      </w:pPr>
      <w:r>
        <w:rPr>
          <w:rFonts w:eastAsia="Lucida Sans Unicode" w:cs="Calibri"/>
          <w:lang w:eastAsia="ar-SA"/>
        </w:rPr>
        <w:continuationSeparator/>
      </w:r>
    </w:p>
  </w:endnote>
</w:endnotes>
</file>

<file path=word/fontTable.xml><?xml version="1.0" encoding="utf-8"?>
<w:font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font w:name="Times New Roman">
    <w:panose1 w:val="02020603050405020304"/>
    <w:charset w:val="BA"/>
    <w:family w:val="roman"/>
    <w:pitch w:val="variable"/>
    <w:sig w:usb0="20002A87" w:usb1="00000000" w:usb2="00000000" w:usb3="00000000" w:csb0="000001FF" w:csb1="00000000"/>
  </w:font>
  <w:font w:name="Tahoma">
    <w:panose1 w:val="020B0604030504040204"/>
    <w:charset w:val="BA"/>
    <w:family w:val="swiss"/>
    <w:pitch w:val="variable"/>
    <w:sig w:usb0="E1002EFF" w:usb1="C000605B" w:usb2="00000029" w:usb3="00000000" w:csb0="000101FF" w:csb1="00000000"/>
  </w:font>
  <w:font w:name="Lucida Sans Unicode">
    <w:panose1 w:val="020B0602030504020204"/>
    <w:charset w:val="BA"/>
    <w:family w:val="swiss"/>
    <w:pitch w:val="variable"/>
    <w:sig w:usb0="80000AFF" w:usb1="0000396B" w:usb2="00000000" w:usb3="00000000" w:csb0="000000BF" w:csb1="00000000"/>
  </w:font>
  <w:font w:name="Calibri">
    <w:panose1 w:val="020F0502020204030204"/>
    <w:charset w:val="BA"/>
    <w:family w:val="swiss"/>
    <w:pitch w:val="variable"/>
    <w:sig w:usb0="E00002FF" w:usb1="4000ACFF" w:usb2="00000001" w:usb3="00000000" w:csb0="0000019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Porat"/>
    </w:pPr>
  </w:p>
</w:ftr>
</file>

<file path=word/footer2.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Porat"/>
    </w:pPr>
  </w:p>
</w:ftr>
</file>

<file path=word/footer3.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Porat"/>
    </w:pPr>
  </w:p>
</w:ftr>
</file>

<file path=word/footer4.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Porat"/>
    </w:pPr>
  </w:p>
</w:ftr>
</file>

<file path=word/footer5.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Porat"/>
    </w:pPr>
  </w:p>
</w:ftr>
</file>

<file path=word/footer6.xml><?xml version="1.0" encoding="utf-8"?>
<w:ft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Porat"/>
    </w:pPr>
  </w:p>
</w:ftr>
</file>

<file path=word/footnotes.xml><?xml version="1.0" encoding="utf-8"?>
<w:footnote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footnote w:type="separator" w:id="-1">
    <w:p>
      <w:pPr>
        <w:widowControl w:val="0"/>
        <w:suppressAutoHyphens/>
        <w:rPr>
          <w:rFonts w:eastAsia="Lucida Sans Unicode" w:cs="Calibri"/>
          <w:lang w:eastAsia="ar-SA"/>
        </w:rPr>
      </w:pPr>
      <w:r>
        <w:rPr>
          <w:rFonts w:eastAsia="Lucida Sans Unicode" w:cs="Calibri"/>
          <w:lang w:eastAsia="ar-SA"/>
        </w:rPr>
        <w:separator/>
      </w:r>
    </w:p>
  </w:footnote>
  <w:footnote w:type="continuationSeparator" w:id="0">
    <w:p>
      <w:pPr>
        <w:widowControl w:val="0"/>
        <w:suppressAutoHyphens/>
        <w:rPr>
          <w:rFonts w:eastAsia="Lucida Sans Unicode" w:cs="Calibri"/>
          <w:lang w:eastAsia="ar-SA"/>
        </w:rPr>
      </w:pPr>
      <w:r>
        <w:rPr>
          <w:rFonts w:eastAsia="Lucida Sans Unicode" w:cs="Calibri"/>
          <w:lang w:eastAsia="ar-SA"/>
        </w:rPr>
        <w:continuationSeparator/>
      </w:r>
    </w:p>
  </w:footnote>
</w:footnotes>
</file>

<file path=word/header1.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widowControl w:val="0"/>
      <w:suppressAutoHyphens/>
      <w:jc w:val="right"/>
      <w:rPr>
        <w:rFonts w:eastAsia="Lucida Sans Unicode" w:cs="Calibri"/>
        <w:b/>
        <w:szCs w:val="24"/>
        <w:lang w:eastAsia="ar-SA"/>
      </w:rPr>
    </w:pPr>
  </w:p>
  <w:p>
    <w:pPr>
      <w:widowControl w:val="0"/>
      <w:tabs>
        <w:tab w:val="center" w:pos="4153"/>
        <w:tab w:val="right" w:pos="8306"/>
      </w:tabs>
      <w:suppressAutoHyphens/>
      <w:rPr>
        <w:rFonts w:eastAsia="Lucida Sans Unicode" w:cs="Calibri"/>
        <w:lang w:eastAsia="ar-SA"/>
      </w:rPr>
    </w:pPr>
  </w:p>
</w:hdr>
</file>

<file path=word/header2.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Antrats"/>
    </w:pPr>
  </w:p>
</w:hdr>
</file>

<file path=word/header3.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Antrats"/>
      <w:jc w:val="center"/>
    </w:pPr>
    <w:r>
      <w:fldChar w:fldCharType="begin"/>
    </w:r>
    <w:r>
      <w:instrText>PAGE   \* MERGEFORMAT</w:instrText>
    </w:r>
    <w:r>
      <w:fldChar w:fldCharType="separate"/>
    </w:r>
    <w:r>
      <w:t>2</w:t>
    </w:r>
    <w:r>
      <w:fldChar w:fldCharType="end"/>
    </w:r>
  </w:p>
</w:hdr>
</file>

<file path=word/header4.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p>
    <w:pPr>
      <w:pStyle w:val="Antrats"/>
    </w:pPr>
  </w:p>
</w:hdr>
</file>

<file path=word/header5.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Antrats"/>
    </w:pPr>
  </w:p>
</w:hdr>
</file>

<file path=word/header6.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Antrats"/>
      <w:jc w:val="center"/>
    </w:pPr>
    <w:r>
      <w:fldChar w:fldCharType="begin"/>
    </w:r>
    <w:r>
      <w:instrText>PAGE   \* MERGEFORMAT</w:instrText>
    </w:r>
    <w:r>
      <w:fldChar w:fldCharType="separate"/>
    </w:r>
    <w:r>
      <w:t>3</w:t>
    </w:r>
    <w:r>
      <w:fldChar w:fldCharType="end"/>
    </w:r>
  </w:p>
</w:hdr>
</file>

<file path=word/header7.xml><?xml version="1.0" encoding="utf-8"?>
<w:hdr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p14">
  <w:p>
    <w:pPr>
      <w:pStyle w:val="Antrat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26B07"/>
    <w:multiLevelType w:val="hybridMultilevel"/>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settings.xml><?xml version="1.0" encoding="utf-8"?>
<w:setting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zoom w:val="bestFit" w:percent="96"/>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296"/>
  <w:hyphenationZone w:val="396"/>
  <w:doNotHyphenateCaps/>
  <w:defaultTableStyle w:val="prastasi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EF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D70ACEA"/>
  <w:footnotePr>
    <w:footnote w:id="-1"/>
    <w:footnote w:id="0"/>
  </w:footnotePr>
</w:settings>
</file>

<file path=word/styles.xml><?xml version="1.0" encoding="utf-8"?>
<w:style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pPr>
      <w:tabs>
        <w:tab w:val="center" w:pos="4819"/>
        <w:tab w:val="right" w:pos="9638"/>
      </w:tabs>
    </w:pPr>
  </w:style>
  <w:style w:type="character" w:customStyle="1" w:styleId="AntratsDiagrama">
    <w:name w:val="Antraštės Diagrama"/>
    <w:basedOn w:val="Numatytasispastraiposriftas"/>
    <w:link w:val="Antrats"/>
    <w:uiPriority w:val="99"/>
  </w:style>
  <w:style w:type="paragraph" w:styleId="Porat">
    <w:name w:val="footer"/>
    <w:basedOn w:val="prastasis"/>
    <w:link w:val="PoratDiagrama"/>
    <w:pPr>
      <w:tabs>
        <w:tab w:val="center" w:pos="4819"/>
        <w:tab w:val="right" w:pos="9638"/>
      </w:tabs>
    </w:pPr>
  </w:style>
  <w:style w:type="character" w:customStyle="1" w:styleId="PoratDiagrama">
    <w:name w:val="Poraštė Diagrama"/>
    <w:basedOn w:val="Numatytasispastraiposriftas"/>
    <w:link w:val="Porat"/>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p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pPr>
      <w:tabs>
        <w:tab w:val="center" w:pos="4819"/>
        <w:tab w:val="right" w:pos="9638"/>
      </w:tabs>
    </w:pPr>
  </w:style>
  <w:style w:type="character" w:customStyle="1" w:styleId="AntratsDiagrama">
    <w:name w:val="Antraštės Diagrama"/>
    <w:basedOn w:val="Numatytasispastraiposriftas"/>
    <w:link w:val="Antrats"/>
    <w:uiPriority w:val="99"/>
  </w:style>
  <w:style w:type="paragraph" w:styleId="Porat">
    <w:name w:val="footer"/>
    <w:basedOn w:val="prastasis"/>
    <w:link w:val="PoratDiagrama"/>
    <w:pPr>
      <w:tabs>
        <w:tab w:val="center" w:pos="4819"/>
        <w:tab w:val="right" w:pos="9638"/>
      </w:tabs>
    </w:pPr>
  </w:style>
  <w:style w:type="character" w:customStyle="1" w:styleId="PoratDiagrama">
    <w:name w:val="Poraštė Diagrama"/>
    <w:basedOn w:val="Numatytasispastraiposriftas"/>
    <w:link w:val="Porat"/>
  </w:style>
</w:styles>
</file>

<file path=word/webSettings.xml><?xml version="1.0" encoding="utf-8"?>
<w:webSettings xmlns:w="http://schemas.openxmlformats.org/wordprocessingml/2006/main" xmlns:w10="urn:schemas-microsoft-com:office:word" xmlns:w14="http://schemas.microsoft.com/office/word/2010/wordml" xmlns:wpc="http://schemas.microsoft.com/office/word/2010/wordprocessingCanvas" xmlns:wpg="http://schemas.microsoft.com/office/word/2010/wordprocessingGroup" xmlns:mc="http://schemas.openxmlformats.org/markup-compatibility/2006" xmlns:wpi="http://schemas.microsoft.com/office/word/2010/wordprocessingInk" xmlns:o="urn:schemas-microsoft-com:office:office" xmlns:xsi="http://www.w3.org/2001/XMLSchema-instance" xmlns:wne="http://schemas.microsoft.com/office/word/2006/wordml" xmlns:r="http://schemas.openxmlformats.org/officeDocument/2006/relationships" xmlns:wps="http://schemas.microsoft.com/office/word/2010/wordprocessingShape" xmlns:m="http://schemas.openxmlformats.org/officeDocument/2006/math" xmlns:v="urn:schemas-microsoft-com:vml" xmlns:wp14="http://schemas.microsoft.com/office/word/2010/wordprocessingDrawing" xmlns:wp="http://schemas.openxmlformats.org/drawingml/2006/wordprocessingDrawing" xmlns:w15="http://schemas.microsoft.com/office/word/2012/wordml" xmlns:w16se="http://schemas.microsoft.com/office/word/2015/wordml/symex" xmlns:cx="http://schemas.microsoft.com/office/drawing/2014/chartex" xmlns:cx1="http://schemas.microsoft.com/office/drawing/2015/9/8/chartex" mc:Ignorable="w14 w15 w16se">
  <w:divs>
    <w:div w:id="19430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1" Type="http://schemas.openxmlformats.org/officeDocument/2006/relationships/endnotes" Target="endnotes.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4.xml" /><Relationship Id="rId15" Type="http://schemas.openxmlformats.org/officeDocument/2006/relationships/footer" Target="footer3.xml" /><Relationship Id="rId2" Type="http://schemas.openxmlformats.org/officeDocument/2006/relationships/fontTable" Target="fontTable.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styles" Target="styles.xml" /><Relationship Id="rId6" Type="http://schemas.microsoft.com/office/2007/relationships/stylesWithEffects" Target="stylesWithEffects.xml" /><Relationship Id="rId7" Type="http://schemas.openxmlformats.org/officeDocument/2006/relationships/theme" Target="theme/theme1.xml" /><Relationship Id="rId8" Type="http://schemas.openxmlformats.org/officeDocument/2006/relationships/webSettings" Target="webSettings.xml" /><Relationship Id="rId9" Type="http://schemas.openxmlformats.org/officeDocument/2006/relationships/image" Target="media/image1.png"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Template>Normal.dotm</Template>
  <TotalTime>8</TotalTime>
  <Pages>4</Pages>
  <Words>4954</Words>
  <Characters>2824</Characters>
  <Application>Microsoft Office Word</Application>
  <DocSecurity>0</DocSecurity>
  <Lines>23</Lines>
  <Paragraphs>15</Paragraphs>
  <ScaleCrop>false</ScaleCrop>
  <HeadingPairs>
    <vt:vector xmlns:vt="http://schemas.openxmlformats.org/officeDocument/2006/docPropsVTypes" size="2" baseType="variant">
      <vt:variant>
        <vt:lpstr>Pavadinimas</vt:lpstr>
      </vt:variant>
      <vt:variant>
        <vt:i4>1</vt:i4>
      </vt:variant>
    </vt:vector>
  </HeadingPairs>
  <TitlesOfParts>
    <vt:vector xmlns:vt="http://schemas.openxmlformats.org/officeDocument/2006/docPropsVTypes" size="1" baseType="lpstr">
      <vt:lpstr/>
    </vt:vector>
  </TitlesOfParts>
  <Company/>
  <LinksUpToDate>false</LinksUpToDate>
  <CharactersWithSpaces>7763</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2017-10-11T07:04:00Z</dcterms:created>
  <dc:creator>d.kincinaitiene</dc:creator>
  <lastModifiedBy>ŠAULYTĖ SKAIRIENĖ Dalia</lastModifiedBy>
  <lastPrinted>2012-07-04T07:43:00Z</lastPrinted>
  <dcterms:modified xsi:type="dcterms:W3CDTF">2019-09-09T06:51:00Z</dcterms:modified>
  <revision>9</revision>
</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1.10.0</vt:lpwstr>
  </property>
  <property name="DocumentGuid" fmtid="{D5CDD505-2E9C-101B-9397-08002B2CF9AE}" pid="3">
    <vt:lpwstr>70401242-d5d3-440e-9f6d-5152bfcbe83c</vt:lpwstr>
  </property>
</Properties>
</file>
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drawing>
          <wp:inline distT="0" distB="0" distL="0" distR="0">
            <wp:extent cx="9525" cy="952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p11="http://schemas.microsoft.com/office/word/2010/wordml" p11:paraId="0AE1C3BB" p11:textId="77777777">
      <w:pPr>
        <w:jc w:val="center"/>
        <w:rPr>
          <w:ins w:author="Open-Xml-PowerTools" w:id="4" w:date="2000-01-01T00:00:00Z"/>
        </w:rPr>
      </w:pPr>
      <w:ins w:author="Open-Xml-PowerTools" w:id="1" w:date="2000-01-01T00:00:00Z">
        <w:bookmarkStart w:id="0" w:name="_GoBack"/>
      </w:ins>
      <w:ins w:author="Open-Xml-PowerTools" w:id="2" w:date="2000-01-01T00:00:00Z">
        <w:bookmarkEnd w:id="0"/>
      </w:ins>
      <w:ins w:author="Open-Xml-PowerTools" w:id="3" w:date="2000-01-01T00:00:00Z">
        <w:r>
          <w:t>POLICY 8.3</w:t>
        </w:r>
      </w:ins>
    </w:p>
    <w:p xmlns:p11="http://schemas.microsoft.com/office/word/2010/wordml" p11:paraId="121E938F" p11:textId="5112E78B">
      <w:pPr>
        <w:jc w:val="center"/>
        <w:rPr>
          <w:ins w:author="Open-Xml-PowerTools" w:id="7" w:date="2000-01-01T00:00:00Z"/>
          <w:b/>
          <w:sz w:val="28"/>
        </w:rPr>
      </w:pPr>
      <w:ins w:author="Open-Xml-PowerTools" w:id="5" w:date="2000-01-01T00:00:00Z">
        <w:r>
          <w:rPr>
            <w:b/>
            <w:sz w:val="28"/>
          </w:rPr>
          <w:t>Eligibility Requirements for A</w:t>
        </w:r>
      </w:ins>
      <w:ins w:author="Open-Xml-PowerTools" w:id="6" w:date="2000-01-01T00:00:00Z">
        <w:r>
          <w:rPr>
            <w:b/>
            <w:sz w:val="28"/>
          </w:rPr>
          <w:t>thletics and Extra Curricular Activities</w:t>
        </w:r>
      </w:ins>
    </w:p>
    <w:p xmlns:p11="http://schemas.microsoft.com/office/word/2010/wordml" p11:paraId="3A0F9863" p11:textId="1F650EFF">
      <w:pPr>
        <w:rPr>
          <w:ins w:author="Open-Xml-PowerTools" w:id="9" w:date="2000-01-01T00:00:00Z"/>
          <w:b/>
          <w:u w:val="single"/>
        </w:rPr>
      </w:pPr>
      <w:ins w:author="Open-Xml-PowerTools" w:id="8" w:date="2000-01-01T00:00:00Z">
        <w:r>
          <w:rPr>
            <w:b/>
            <w:u w:val="single"/>
          </w:rPr>
          <w:t>Tryout Eligibility</w:t>
        </w:r>
      </w:ins>
    </w:p>
    <w:p xmlns:p11="http://schemas.microsoft.com/office/word/2010/wordml" p11:paraId="0355D3BA" p11:textId="6538C482">
      <w:pPr>
        <w:pStyle w:val="ListParagraph"/>
        <w:numPr>
          <w:ilvl w:val="0"/>
          <w:numId w:val="13"/>
        </w:numPr>
        <w:rPr>
          <w:ins w:author="Open-Xml-PowerTools" w:id="17" w:date="2000-01-01T00:00:00Z"/>
        </w:rPr>
      </w:pPr>
      <w:ins w:author="Open-Xml-PowerTools" w:id="10" w:date="2000-01-01T00:00:00Z">
        <w:r>
          <w:t xml:space="preserve">Eligibility for try-out will require </w:t>
        </w:r>
      </w:ins>
      <w:ins w:author="Open-Xml-PowerTools" w:id="11" w:date="2000-01-01T00:00:00Z">
        <w:r>
          <w:t xml:space="preserve">students to have </w:t>
        </w:r>
      </w:ins>
      <w:ins w:author="Open-Xml-PowerTools" w:id="12" w:date="2000-01-01T00:00:00Z">
        <w:r>
          <w:t>a 2</w:t>
        </w:r>
      </w:ins>
      <w:ins w:author="Open-Xml-PowerTools" w:id="13" w:date="2000-01-01T00:00:00Z">
        <w:r>
          <w:t xml:space="preserve">.0 GPA or higher and </w:t>
        </w:r>
      </w:ins>
      <w:ins w:author="Open-Xml-PowerTools" w:id="14" w:date="2000-01-01T00:00:00Z">
        <w:r>
          <w:t>be passing 6/7</w:t>
        </w:r>
      </w:ins>
      <w:ins w:author="Open-Xml-PowerTools" w:id="15" w:date="2000-01-01T00:00:00Z">
        <w:r>
          <w:t xml:space="preserve"> of the</w:t>
        </w:r>
      </w:ins>
      <w:ins w:author="Open-Xml-PowerTools" w:id="16" w:date="2000-01-01T00:00:00Z">
        <w:r>
          <w:t>ir classes.</w:t>
        </w:r>
      </w:ins>
    </w:p>
    <w:p xmlns:p11="http://schemas.microsoft.com/office/word/2010/wordml" p11:paraId="0EA83E2C" p11:textId="77777777">
      <w:pPr>
        <w:pStyle w:val="ListParagraph"/>
        <w:rPr>
          <w:ins w:author="Open-Xml-PowerTools" w:id="18" w:date="2000-01-01T00:00:00Z"/>
        </w:rPr>
      </w:pPr>
    </w:p>
    <w:tbl>
      <w:tblPr>
        <w:tblStyle w:val="TableGrid"/>
        <w:tblW w:w="8635" w:type="dxa"/>
        <w:tblInd w:w="720" w:type="dxa"/>
        <w:tblLook w:val="04A0" w:firstRow="1" w:lastRow="0" w:firstColumn="1" w:lastColumn="0" w:noHBand="0" w:noVBand="1"/>
        <w:tblPrChange w:author="Open-Xml-PowerTools" w:id="19" w:date="2000-01-01T00:00:00Z">
          <w:tblPr>
            <w:tblStyle w:val="TableGrid"/>
            <w:tblW w:w="0" w:type="auto"/>
            <w:tblInd w:w="18" w:type="dxa"/>
            <w:tblBorders>
              <w:top w:val="threeDEngrave" w:sz="24" w:space="0" w:color="auto"/>
              <w:left w:val="threeDEngrave" w:sz="24" w:space="0" w:color="auto"/>
              <w:bottom w:val="threeDEmboss" w:sz="24" w:space="0" w:color="auto"/>
              <w:right w:val="threeDEmboss" w:sz="24" w:space="0" w:color="auto"/>
              <w:insideH w:val="none" w:sz="0" w:space="0" w:color="auto"/>
              <w:insideV w:val="none" w:sz="0" w:space="0" w:color="auto"/>
            </w:tblBorders>
            <w:tblLook w:val="04A0"/>
          </w:tblPr>
        </w:tblPrChange>
      </w:tblPr>
      <w:tblGrid>
        <w:gridCol w:w="3865"/>
        <w:gridCol w:w="4770"/>
        <w:tblGridChange w:id="20">
          <w:tblGrid>
            <w:gridCol w:w="9558"/>
          </w:tblGrid>
        </w:tblGridChange>
      </w:tblGrid>
      <w:tr>
        <w:trPr>
          <w:trHeight w:val="271"/>
          <w:trPrChange w:author="Open-Xml-PowerTools" w:id="31" w:date="2000-01-01T00:00:00Z">
            <w:trPr>
              <w:trHeight w:val="1320"/>
            </w:trPr>
          </w:trPrChange>
        </w:trPr>
        <w:tc>
          <w:tcPr>
            <w:tcW w:w="3865" w:type="dxa"/>
            <w:tcPrChange w:author="Open-Xml-PowerTools" w:id="27" w:date="2000-01-01T00:00:00Z">
              <w:tcPr>
                <w:tcW w:w="9558" w:type="dxa"/>
                <w:shd w:val="clear" w:color="auto" w:fill="548DD4" w:themeFill="text2" w:themeFillTint="99"/>
              </w:tcPr>
            </w:tcPrChange>
          </w:tcPr>
          <w:p>
            <w:pPr>
              <w:pStyle w:val="ListParagraph"/>
              <w:ind w:left="0"/>
              <w:jc w:val="center"/>
              <w:pPrChange w:author="Open-Xml-PowerTools" w:id="21" w:date="2000-01-01T00:00:00Z">
                <w:pPr>
                  <w:ind w:left="0" w:firstLine="0"/>
                </w:pPr>
              </w:pPrChange>
            </w:pPr>
            <w:ins w:author="Open-Xml-PowerTools" w:id="22" w:date="2000-01-01T00:00:00Z">
              <w:r>
                <w:t>Sport</w:t>
              </w:r>
            </w:ins>
            <w:del w:author="Open-Xml-PowerTools" w:id="23" w:date="2000-01-01T00:00:00Z">
              <w:r>
                <w:rPr>
                  <w:noProof/>
                </w:rPr>
              </w:r>
            </w:del>
            <w:del w:author="Open-Xml-PowerTools" w:id="24" w:date="2000-01-01T00:00:00Z">
              <w:r>
                <w:rPr>
                  <w:noProof/>
                </w:rPr>
              </w:r>
            </w:del>
            <w:del w:author="Open-Xml-PowerTools" w:id="25" w:date="2000-01-01T00:00:00Z">
              <w:r>
                <w:rPr>
                  <w:noProof/>
                </w:rPr>
              </w:r>
            </w:del>
            <w:del w:author="Open-Xml-PowerTools" w:id="26" w:date="2000-01-01T00:00:00Z">
              <w:r>
                <w:rPr>
                  <w:noProof/>
                </w:rPr>
              </w:r>
            </w:del>
          </w:p>
        </w:tc>
        <w:tc>
          <w:tcPr>
            <w:tcW w:w="4770" w:type="dxa"/>
            <w:cellIns w:author="Open-Xml-PowerTools" w:id="28" w:date="2000-01-01T00:00:00Z"/>
          </w:tcPr>
          <w:p xmlns:p14="http://schemas.microsoft.com/office/word/2010/wordml" p14:paraId="46D9BC48" p14:textId="77777777">
            <w:pPr>
              <w:pStyle w:val="ListParagraph"/>
              <w:ind w:left="0"/>
              <w:jc w:val="center"/>
              <w:rPr>
                <w:ins w:author="Open-Xml-PowerTools" w:id="30" w:date="2000-01-01T00:00:00Z"/>
              </w:rPr>
            </w:pPr>
            <w:ins w:author="Open-Xml-PowerTools" w:id="29" w:date="2000-01-01T00:00:00Z">
              <w:r>
                <w:t>Eligibility Requirements</w:t>
              </w:r>
            </w:ins>
          </w:p>
        </w:tc>
      </w:tr>
      <w:tr>
        <w:trPr>
          <w:trHeight w:val="527"/>
          <w:trPrChange w:author="Open-Xml-PowerTools" w:id="71" w:date="2000-01-01T00:00:00Z">
            <w:trPr>
              <w:trHeight w:val="1413"/>
            </w:trPr>
          </w:trPrChange>
        </w:trPr>
        <w:tc>
          <w:tcPr>
            <w:tcW w:w="3865" w:type="dxa"/>
            <w:tcPrChange w:author="Open-Xml-PowerTools" w:id="64" w:date="2000-01-01T00:00:00Z">
              <w:tcPr>
                <w:tcW w:w="9558" w:type="dxa"/>
                <w:shd w:val="clear" w:color="auto" w:fill="F2F2F2" w:themeFill="background1" w:themeFillShade="F2"/>
              </w:tcPr>
            </w:tcPrChange>
          </w:tcPr>
          <w:p xmlns:p14="http://schemas.microsoft.com/office/word/2010/wordml" p14:paraId="1B14CBCB" p14:textId="77777777"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34" w:date="2000-01-01T00:00:00Z"/>
                <w:rFonts w:ascii="Lucida Calligraphy" w:eastAsia="Times New Roman" w:hAnsi="Lucida Calligraphy" w:cs="Arial"/>
                <w:b/>
                <w:bCs/>
                <w:sz w:val="32"/>
                <w:szCs w:val="32"/>
              </w:rPr>
            </w:pPr>
            <w:ins w:author="Open-Xml-PowerTools" w:id="32" w:date="2000-01-01T00:00:00Z">
              <w:r>
                <w:t>Football, Volleyball, Cheerleading/Dance</w:t>
              </w:r>
            </w:ins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35" w:date="2000-01-01T00:00:00Z"/>
                <w:rFonts w:ascii="Arial" w:eastAsia="Times New Roman" w:hAnsi="Arial" w:cs="Arial"/>
                <w:b/>
                <w:bCs/>
                <w:sz w:val="32"/>
                <w:szCs w:val="32"/>
              </w:rPr>
            </w:pPr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40" w:date="2000-01-01T00:00:00Z"/>
                <w:rFonts w:ascii="Arial" w:eastAsia="Times New Roman" w:hAnsi="Arial" w:cs="Arial"/>
                <w:color w:val="FFFFFF"/>
                <w:sz w:val="24"/>
                <w:szCs w:val="24"/>
              </w:rPr>
            </w:pPr>
            <w:del w:author="Open-Xml-PowerTools" w:id="36" w:date="2000-01-01T00:00:00Z">
              <w:r>
                <w:rPr>
                  <w:rFonts w:ascii="Arial" w:eastAsia="Times New Roman" w:hAnsi="Arial" w:cs="Arial"/>
                  <w:b/>
                  <w:bCs/>
                  <w:sz w:val="32"/>
                  <w:szCs w:val="32"/>
                </w:rPr>
                <w:delText>Journal of Exercise Medicine</w:delText>
              </w:r>
            </w:del>
            <w:del w:author="Open-Xml-PowerTools" w:id="37" w:date="2000-01-01T00:00:00Z">
              <w:r>
                <w:rPr>
                  <w:rFonts w:ascii="Arial" w:eastAsia="Times New Roman" w:hAnsi="Arial" w:cs="Arial"/>
                  <w:b/>
                  <w:bCs/>
                  <w:sz w:val="32"/>
                  <w:szCs w:val="32"/>
                </w:rPr>
                <w:delText xml:space="preserve"> </w:delText>
              </w:r>
            </w:del>
            <w:del w:author="Open-Xml-PowerTools" w:id="38" w:date="2000-01-01T00:00:00Z">
              <w:r>
                <w:rPr>
                  <w:rFonts w:ascii="Arial" w:eastAsia="Times New Roman" w:hAnsi="Arial" w:cs="Arial"/>
                  <w:b/>
                  <w:bCs/>
                  <w:color w:val="FF0000"/>
                  <w:sz w:val="28"/>
                  <w:szCs w:val="28"/>
                </w:rPr>
                <w:delText>o</w:delText>
              </w:r>
            </w:del>
            <w:del w:author="Open-Xml-PowerTools" w:id="39" w:date="2000-01-01T00:00:00Z">
              <w:r>
                <w:rPr>
                  <w:rFonts w:ascii="Arial" w:eastAsia="Times New Roman" w:hAnsi="Arial" w:cs="Arial"/>
                  <w:b/>
                  <w:bCs/>
                  <w:color w:val="FF0000"/>
                  <w:sz w:val="28"/>
                  <w:szCs w:val="28"/>
                </w:rPr>
                <w:delText>nline </w:delText>
              </w:r>
            </w:del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45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del w:author="Open-Xml-PowerTools" w:id="41" w:date="2000-01-01T00:00:00Z">
              <w:r>
                <w:rPr>
                  <w:rFonts w:ascii="Arial" w:eastAsia="Times New Roman" w:hAnsi="Arial" w:cs="Arial"/>
                  <w:b/>
                  <w:bCs/>
                  <w:color w:val="FFFFFF"/>
                  <w:sz w:val="18"/>
                  <w:szCs w:val="18"/>
                </w:rPr>
                <w:delText xml:space="preserve">     </w:delText>
              </w:r>
            </w:del>
            <w:del w:author="Open-Xml-PowerTools" w:id="42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ISSN 2378-4083</w:delText>
              </w:r>
            </w:del>
            <w:del w:author="Open-Xml-PowerTools" w:id="43" w:date="2000-01-01T00:00:00Z">
              <w:r>
                <w:rPr>
                  <w:rFonts w:ascii="Arial" w:eastAsia="Times New Roman" w:hAnsi="Arial" w:cs="Arial"/>
                  <w:b/>
                  <w:bCs/>
                  <w:color w:val="FFFFFF"/>
                  <w:sz w:val="16"/>
                  <w:szCs w:val="16"/>
                </w:rPr>
                <w:delText>    </w:delText>
              </w:r>
            </w:del>
            <w:del w:author="Open-Xml-PowerTools" w:id="44" w:date="2000-01-01T00:00:00Z">
              <w:r>
                <w:rPr>
                  <w:rFonts w:ascii="Arial" w:eastAsia="Times New Roman" w:hAnsi="Arial" w:cs="Arial"/>
                  <w:b/>
                  <w:bCs/>
                  <w:color w:val="FFFFFF"/>
                  <w:sz w:val="16"/>
                  <w:szCs w:val="16"/>
                </w:rPr>
                <w:br/>
              </w:r>
            </w:del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49" w:date="2000-01-01T00:00:00Z"/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del w:author="Open-Xml-PowerTools" w:id="46" w:date="2000-01-01T00:00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February</w:delText>
              </w:r>
            </w:del>
            <w:del w:author="Open-Xml-PowerTools" w:id="47" w:date="2000-01-01T00:00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 xml:space="preserve"> 201</w:delText>
              </w:r>
            </w:del>
            <w:del w:author="Open-Xml-PowerTools" w:id="48" w:date="2000-01-01T00:00:00Z">
              <w:r>
                <w:rPr>
                  <w:rFonts w:ascii="Arial" w:eastAsia="Times New Roman" w:hAnsi="Arial" w:cs="Arial"/>
                  <w:b/>
                  <w:bCs/>
                  <w:sz w:val="24"/>
                  <w:szCs w:val="24"/>
                </w:rPr>
                <w:delText>7</w:delText>
              </w:r>
            </w:del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54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del w:author="Open-Xml-PowerTools" w:id="50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Volume</w:delText>
              </w:r>
            </w:del>
            <w:del w:author="Open-Xml-PowerTools" w:id="51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 xml:space="preserve"> 2</w:delText>
              </w:r>
            </w:del>
            <w:del w:author="Open-Xml-PowerTools" w:id="52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 xml:space="preserve"> Number </w:delText>
              </w:r>
            </w:del>
            <w:del w:author="Open-Xml-PowerTools" w:id="53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1</w:delText>
              </w:r>
            </w:del>
          </w:p>
          <w:p>
            <w:pPr>
              <w:shd w:val="clear" w:color="auto" w:fill="F2F2F2" w:themeFill="background1" w:themeFillShade="F2"/>
              <w:ind w:left="0" w:firstLine="0"/>
              <w:jc w:val="center"/>
              <w:rPr>
                <w:del w:author="Open-Xml-PowerTools" w:id="55" w:date="2000-01-01T00:00:00Z"/>
                <w:rFonts w:ascii="Lucida Calligraphy" w:eastAsia="Times New Roman" w:hAnsi="Lucida Calligraphy" w:cs="Arial"/>
                <w:b/>
                <w:bCs/>
                <w:sz w:val="16"/>
                <w:szCs w:val="16"/>
              </w:rPr>
            </w:pPr>
          </w:p>
          <w:p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56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  <w:p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58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del w:author="Open-Xml-PowerTools" w:id="57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The Professional Organization of Exercise Physiologists</w:delText>
              </w:r>
            </w:del>
          </w:p>
          <w:p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60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del w:author="Open-Xml-PowerTools" w:id="59" w:date="2000-01-01T00:00:00Z">
              <w:r>
                <w:rPr>
                  <w:rFonts w:ascii="Arial" w:eastAsia="Times New Roman" w:hAnsi="Arial" w:cs="Arial"/>
                  <w:b/>
                  <w:bCs/>
                  <w:sz w:val="16"/>
                  <w:szCs w:val="16"/>
                </w:rPr>
                <w:delText>American Society of Exercise Physiologists</w:delText>
              </w:r>
            </w:del>
          </w:p>
          <w:p>
            <w:pPr>
              <w:shd w:val="clear" w:color="auto" w:fill="17365D" w:themeFill="text2" w:themeFillShade="BF"/>
              <w:ind w:left="0" w:firstLine="0"/>
              <w:jc w:val="center"/>
              <w:rPr>
                <w:del w:author="Open-Xml-PowerTools" w:id="61" w:date="2000-01-01T00:00:00Z"/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  <w:p>
            <w:pPr>
              <w:pStyle w:val="ListParagraph"/>
              <w:ind w:left="0"/>
              <w:pPrChange w:author="Open-Xml-PowerTools" w:id="63" w:date="2000-01-01T00:00:00Z">
                <w:pPr>
                  <w:shd w:val="clear" w:color="auto" w:fill="948A54" w:themeFill="background2" w:themeFillShade="80"/>
                  <w:ind w:left="0" w:firstLine="0"/>
                  <w:jc w:val="center"/>
                </w:pPr>
              </w:pPrChange>
            </w:pPr>
          </w:p>
        </w:tc>
        <w:tc>
          <w:tcPr>
            <w:tcW w:w="4770" w:type="dxa"/>
            <w:cellIns w:author="Open-Xml-PowerTools" w:id="65" w:date="2000-01-01T00:00:00Z"/>
          </w:tcPr>
          <w:p xmlns:p14="http://schemas.microsoft.com/office/word/2010/wordml" p14:paraId="07DAE1F9" p14:textId="218F9C78">
            <w:pPr>
              <w:pStyle w:val="ListParagraph"/>
              <w:ind w:left="0"/>
              <w:rPr>
                <w:ins w:author="Open-Xml-PowerTools" w:id="70" w:date="2000-01-01T00:00:00Z"/>
              </w:rPr>
            </w:pPr>
            <w:ins w:author="Open-Xml-PowerTools" w:id="66" w:date="2000-01-01T00:00:00Z">
              <w:r>
                <w:t>These sports will use the Report Card from the 4</w:t>
              </w:r>
            </w:ins>
            <w:ins w:author="Open-Xml-PowerTools" w:id="67" w:date="2000-01-01T00:00:00Z">
              <w:r>
                <w:rPr>
                  <w:vertAlign w:val="superscript"/>
                </w:rPr>
                <w:t>th</w:t>
              </w:r>
            </w:ins>
            <w:ins w:author="Open-Xml-PowerTools" w:id="68" w:date="2000-01-01T00:00:00Z">
              <w:r>
                <w:t xml:space="preserve"> </w:t>
              </w:r>
            </w:ins>
            <w:ins w:author="Open-Xml-PowerTools" w:id="69" w:date="2000-01-01T00:00:00Z">
              <w:r>
                <w:t>grading period of the prior school year.</w:t>
              </w:r>
            </w:ins>
          </w:p>
        </w:tc>
      </w:tr>
      <w:tr>
        <w:trPr>
          <w:trHeight w:val="542"/>
          <w:trPrChange w:author="Open-Xml-PowerTools" w:id="162" w:date="2000-01-01T00:00:00Z">
            <w:trPr/>
          </w:trPrChange>
        </w:trPr>
        <w:tc>
          <w:tcPr>
            <w:tcW w:w="3865" w:type="dxa"/>
            <w:tcPrChange w:author="Open-Xml-PowerTools" w:id="153" w:date="2000-01-01T00:00:00Z">
              <w:tcPr>
                <w:tcW w:w="9558" w:type="dxa"/>
                <w:shd w:val="clear" w:color="auto" w:fill="F2F2F2" w:themeFill="background1" w:themeFillShade="F2"/>
              </w:tcPr>
            </w:tcPrChange>
          </w:tcPr>
          <w:p xmlns:p14="http://schemas.microsoft.com/office/word/2010/wordml" p14:paraId="0A04CB2A" p14:textId="77777777">
            <w:pPr>
              <w:shd w:val="clear" w:color="auto" w:fill="F2F2F2" w:themeFill="background1" w:themeFillShade="F2"/>
              <w:ind w:left="0" w:firstLine="0"/>
              <w:rPr>
                <w:del w:author="Open-Xml-PowerTools" w:id="74" w:date="2000-01-01T00:00:00Z"/>
              </w:rPr>
            </w:pPr>
            <w:ins w:author="Open-Xml-PowerTools" w:id="72" w:date="2000-01-01T00:00:00Z">
              <w:r>
                <w:t>Girls Basketball</w:t>
              </w:r>
            </w:ins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75" w:date="2000-01-01T00:00:00Z"/>
                <w:rFonts w:ascii="Arial" w:hAnsi="Arial" w:cs="Arial"/>
                <w:b/>
                <w:sz w:val="18"/>
                <w:szCs w:val="18"/>
                <w:lang w:val="pt-BR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76" w:date="2000-01-01T00:00:00Z"/>
                <w:rFonts w:ascii="Arial" w:hAnsi="Arial" w:cs="Arial"/>
                <w:b/>
                <w:bCs/>
                <w:sz w:val="22"/>
                <w:szCs w:val="22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jc w:val="both"/>
              <w:rPr>
                <w:del w:author="Open-Xml-PowerTools" w:id="102" w:date="2000-01-01T00:00:00Z"/>
                <w:sz w:val="22"/>
                <w:szCs w:val="22"/>
              </w:rPr>
            </w:pPr>
            <w:del w:author="Open-Xml-PowerTools" w:id="77" w:date="2000-01-01T00:00:00Z">
              <w:proofErr w:type="spellStart"/>
            </w:del>
            <w:del w:author="Open-Xml-PowerTools" w:id="78" w:date="2000-01-01T00:00:00Z">
              <w:r>
                <w:rPr>
                  <w:rFonts w:ascii="Arial" w:hAnsi="Arial" w:cs="Arial"/>
                  <w:b/>
                  <w:sz w:val="22"/>
                  <w:szCs w:val="22"/>
                </w:rPr>
                <w:delText>Durak</w:delText>
              </w:r>
            </w:del>
            <w:del w:author="Open-Xml-PowerTools" w:id="79" w:date="2000-01-01T00:00:00Z">
              <w:proofErr w:type="spellEnd"/>
            </w:del>
            <w:del w:author="Open-Xml-PowerTools" w:id="80" w:date="2000-01-01T00:00:00Z">
              <w:r>
                <w:rPr>
                  <w:rFonts w:ascii="Arial" w:hAnsi="Arial" w:cs="Arial"/>
                  <w:b/>
                  <w:sz w:val="22"/>
                  <w:szCs w:val="22"/>
                </w:rPr>
                <w:delText xml:space="preserve"> E.</w:delText>
              </w:r>
            </w:del>
            <w:del w:author="Open-Xml-PowerTools" w:id="81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Effects of a Supervised Progressive Exercise and Balance Program on Functional Fitness Levels and Changes in the </w:delText>
              </w:r>
            </w:del>
            <w:del w:author="Open-Xml-PowerTools" w:id="82" w:date="2000-01-01T00:00:00Z">
              <w:proofErr w:type="spellStart"/>
            </w:del>
            <w:del w:author="Open-Xml-PowerTools" w:id="83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Chedoke</w:delText>
              </w:r>
            </w:del>
            <w:del w:author="Open-Xml-PowerTools" w:id="84" w:date="2000-01-01T00:00:00Z">
              <w:proofErr w:type="spellEnd"/>
            </w:del>
            <w:del w:author="Open-Xml-PowerTools" w:id="85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Physical Inventory Scale in a Patient with </w:delText>
              </w:r>
            </w:del>
            <w:del w:author="Open-Xml-PowerTools" w:id="86" w:date="2000-01-01T00:00:00Z">
              <w:proofErr w:type="spellStart"/>
            </w:del>
            <w:del w:author="Open-Xml-PowerTools" w:id="87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Guillian-Barre</w:delText>
              </w:r>
            </w:del>
            <w:del w:author="Open-Xml-PowerTools" w:id="88" w:date="2000-01-01T00:00:00Z">
              <w:proofErr w:type="spellEnd"/>
            </w:del>
            <w:del w:author="Open-Xml-PowerTools" w:id="89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Syndrome:  A Case Report. </w:delText>
              </w:r>
            </w:del>
            <w:del w:author="Open-Xml-PowerTools" w:id="90" w:date="2000-01-01T00:00:00Z">
              <w:proofErr w:type="spellStart"/>
            </w:del>
            <w:del w:author="Open-Xml-PowerTools" w:id="91" w:date="2000-01-01T00:00:00Z">
              <w:r>
                <w:rPr>
                  <w:rFonts w:ascii="Arial" w:hAnsi="Arial" w:cs="Arial"/>
                  <w:b/>
                  <w:sz w:val="22"/>
                  <w:szCs w:val="22"/>
                </w:rPr>
                <w:delText>JEM</w:delText>
              </w:r>
            </w:del>
            <w:del w:author="Open-Xml-PowerTools" w:id="92" w:date="2000-01-01T00:00:00Z">
              <w:r>
                <w:rPr>
                  <w:rFonts w:ascii="Arial" w:hAnsi="Arial" w:cs="Arial"/>
                  <w:b/>
                  <w:color w:val="FF0000"/>
                  <w:sz w:val="22"/>
                  <w:szCs w:val="22"/>
                </w:rPr>
                <w:delText>online</w:delText>
              </w:r>
            </w:del>
            <w:del w:author="Open-Xml-PowerTools" w:id="93" w:date="2000-01-01T00:00:00Z">
              <w:proofErr w:type="spellEnd"/>
            </w:del>
            <w:del w:author="Open-Xml-PowerTools" w:id="94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2017</w:delText>
              </w:r>
            </w:del>
            <w:del w:author="Open-Xml-PowerTools" w:id="95" w:date="2000-01-01T00:00:00Z">
              <w:proofErr w:type="gramStart"/>
            </w:del>
            <w:del w:author="Open-Xml-PowerTools" w:id="96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;2</w:delText>
              </w:r>
            </w:del>
            <w:del w:author="Open-Xml-PowerTools" w:id="97" w:date="2000-01-01T00:00:00Z">
              <w:proofErr w:type="gramEnd"/>
            </w:del>
            <w:del w:author="Open-Xml-PowerTools" w:id="98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(1):1-9. </w:delText>
              </w:r>
            </w:del>
            <w:hyperlink w:history="1">
              <w:del w:author="Open-Xml-PowerTools" w:id="99" w:date="2000-01-01T00:00:00Z">
                <w:r>
                  <w:rPr>
                    <w:rStyle w:val="Hyperlink"/>
                    <w:rFonts w:ascii="Arial" w:hAnsi="Arial" w:cs="Arial"/>
                    <w:sz w:val="22"/>
                    <w:szCs w:val="22"/>
                  </w:rPr>
                  <w:delText>Word</w:delText>
                </w:r>
              </w:del>
            </w:hyperlink>
            <w:del w:author="Open-Xml-PowerTools" w:id="100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 </w:delText>
              </w:r>
            </w:del>
            <w:hyperlink r:id="rId7" w:history="1">
              <w:del w:author="Open-Xml-PowerTools" w:id="101" w:date="2000-01-01T00:00:00Z">
                <w:r>
                  <w:rPr>
                    <w:rStyle w:val="Hyperlink"/>
                    <w:rFonts w:ascii="Arial" w:hAnsi="Arial" w:cs="Arial"/>
                    <w:sz w:val="22"/>
                    <w:szCs w:val="22"/>
                  </w:rPr>
                  <w:delText>PDF</w:delText>
                </w:r>
              </w:del>
            </w:hyperlink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03" w:date="2000-01-01T00:00:00Z"/>
                <w:sz w:val="20"/>
                <w:szCs w:val="20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jc w:val="both"/>
              <w:rPr>
                <w:del w:author="Open-Xml-PowerTools" w:id="121" w:date="2000-01-01T00:00:00Z"/>
              </w:rPr>
            </w:pPr>
            <w:del w:author="Open-Xml-PowerTools" w:id="104" w:date="2000-01-01T00:00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 xml:space="preserve">Boone T. </w:delText>
              </w:r>
            </w:del>
            <w:del w:author="Open-Xml-PowerTools" w:id="105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The Role of the Board Certified Exercise Physiologist is to Explain the Physiologic Responses of Exercise Medicine</w:delText>
              </w:r>
            </w:del>
            <w:del w:author="Open-Xml-PowerTools" w:id="106" w:date="2000-01-01T00:00:00Z">
              <w:r>
                <w:rPr>
                  <w:rFonts w:ascii="Arial" w:hAnsi="Arial" w:cs="Arial"/>
                  <w:bCs/>
                  <w:sz w:val="22"/>
                  <w:szCs w:val="22"/>
                </w:rPr>
                <w:delText xml:space="preserve">. </w:delText>
              </w:r>
            </w:del>
            <w:del w:author="Open-Xml-PowerTools" w:id="107" w:date="2000-01-01T00:00:00Z">
              <w:proofErr w:type="spellStart"/>
            </w:del>
            <w:del w:author="Open-Xml-PowerTools" w:id="108" w:date="2000-01-01T00:00:00Z">
              <w:r>
                <w:rPr>
                  <w:rFonts w:ascii="Arial" w:hAnsi="Arial" w:cs="Arial"/>
                  <w:b/>
                  <w:sz w:val="22"/>
                  <w:szCs w:val="22"/>
                </w:rPr>
                <w:delText>JEM</w:delText>
              </w:r>
            </w:del>
            <w:del w:author="Open-Xml-PowerTools" w:id="109" w:date="2000-01-01T00:00:00Z">
              <w:r>
                <w:rPr>
                  <w:rFonts w:ascii="Arial" w:hAnsi="Arial" w:cs="Arial"/>
                  <w:b/>
                  <w:color w:val="FF0000"/>
                  <w:sz w:val="22"/>
                  <w:szCs w:val="22"/>
                </w:rPr>
                <w:delText>online</w:delText>
              </w:r>
            </w:del>
            <w:del w:author="Open-Xml-PowerTools" w:id="110" w:date="2000-01-01T00:00:00Z">
              <w:proofErr w:type="spellEnd"/>
            </w:del>
            <w:del w:author="Open-Xml-PowerTools" w:id="111" w:date="2000-01-01T00:00:00Z">
              <w:r>
                <w:rPr>
                  <w:rFonts w:ascii="Arial" w:hAnsi="Arial" w:cs="Arial"/>
                  <w:b/>
                  <w:bCs/>
                  <w:i/>
                  <w:iCs/>
                  <w:sz w:val="22"/>
                  <w:szCs w:val="22"/>
                </w:rPr>
                <w:delText xml:space="preserve"> </w:delText>
              </w:r>
            </w:del>
            <w:del w:author="Open-Xml-PowerTools" w:id="112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2017</w:delText>
              </w:r>
            </w:del>
            <w:del w:author="Open-Xml-PowerTools" w:id="113" w:date="2000-01-01T00:00:00Z">
              <w:proofErr w:type="gramStart"/>
            </w:del>
            <w:del w:author="Open-Xml-PowerTools" w:id="114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;2</w:delText>
              </w:r>
            </w:del>
            <w:del w:author="Open-Xml-PowerTools" w:id="115" w:date="2000-01-01T00:00:00Z">
              <w:proofErr w:type="gramEnd"/>
            </w:del>
            <w:del w:author="Open-Xml-PowerTools" w:id="116" w:date="2000-01-01T00:00:00Z">
              <w:r>
                <w:rPr>
                  <w:rFonts w:ascii="Arial" w:hAnsi="Arial" w:cs="Arial"/>
                  <w:sz w:val="22"/>
                  <w:szCs w:val="22"/>
                </w:rPr>
                <w:delText>(1):10-15.</w:delText>
              </w:r>
            </w:del>
            <w:del w:author="Open-Xml-PowerTools" w:id="117" w:date="2000-01-01T00:00:00Z">
              <w:r>
                <w:rPr>
                  <w:rFonts w:ascii="Arial" w:hAnsi="Arial" w:cs="Arial"/>
                </w:rPr>
                <w:delText xml:space="preserve"> </w:delText>
              </w:r>
            </w:del>
            <w:hyperlink r:id="rId8" w:history="1">
              <w:del w:author="Open-Xml-PowerTools" w:id="118" w:date="2000-01-01T00:00:00Z">
                <w:r>
                  <w:rPr>
                    <w:rStyle w:val="Hyperlink"/>
                    <w:rFonts w:ascii="Arial" w:hAnsi="Arial" w:cs="Arial"/>
                    <w:sz w:val="22"/>
                    <w:szCs w:val="22"/>
                  </w:rPr>
                  <w:delText>Word</w:delText>
                </w:r>
              </w:del>
            </w:hyperlink>
            <w:del w:author="Open-Xml-PowerTools" w:id="119" w:date="2000-01-01T00:00:00Z">
              <w:r>
                <w:rPr>
                  <w:rFonts w:ascii="Arial" w:hAnsi="Arial" w:cs="Arial"/>
                  <w:sz w:val="22"/>
                  <w:szCs w:val="22"/>
                </w:rPr>
                <w:delText xml:space="preserve">  </w:delText>
              </w:r>
            </w:del>
            <w:hyperlink r:id="rId9" w:history="1">
              <w:del w:author="Open-Xml-PowerTools" w:id="120" w:date="2000-01-01T00:00:00Z">
                <w:r>
                  <w:rPr>
                    <w:rStyle w:val="Hyperlink"/>
                    <w:rFonts w:ascii="Arial" w:hAnsi="Arial" w:cs="Arial"/>
                    <w:sz w:val="22"/>
                    <w:szCs w:val="22"/>
                  </w:rPr>
                  <w:delText>PDF</w:delText>
                </w:r>
              </w:del>
            </w:hyperlink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2" w:date="2000-01-01T00:00:00Z"/>
                <w:sz w:val="20"/>
                <w:szCs w:val="20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3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4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5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6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7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8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29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0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1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2" w:date="2000-01-01T00:00:00Z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3" w:date="2000-01-01T00:00:00Z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4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5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008" w:right="864"/>
              <w:rPr>
                <w:del w:author="Open-Xml-PowerTools" w:id="137" w:date="2000-01-01T00:00:00Z"/>
                <w:sz w:val="20"/>
                <w:szCs w:val="20"/>
              </w:rPr>
            </w:pPr>
            <w:del w:author="Open-Xml-PowerTools" w:id="136" w:date="2000-01-01T00:00:00Z">
              <w:r>
                <w:rPr>
                  <w:sz w:val="20"/>
                  <w:szCs w:val="20"/>
                </w:rPr>
                <w:delText>“Every great dream begins with a dreamer. Always remember, you have within you the strength, the patience, and the passion to reach for the stars to change the world.”</w:delText>
              </w:r>
            </w:del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368" w:right="864"/>
              <w:jc w:val="right"/>
              <w:rPr>
                <w:del w:author="Open-Xml-PowerTools" w:id="139" w:date="2000-01-01T00:00:00Z"/>
                <w:sz w:val="20"/>
                <w:szCs w:val="20"/>
              </w:rPr>
            </w:pPr>
            <w:del w:author="Open-Xml-PowerTools" w:id="138" w:date="2000-01-01T00:00:00Z">
              <w:r>
                <w:rPr>
                  <w:sz w:val="20"/>
                  <w:szCs w:val="20"/>
                </w:rPr>
                <w:delText>-- Harriet Tubman</w:delText>
              </w:r>
            </w:del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368" w:right="864"/>
              <w:jc w:val="right"/>
              <w:rPr>
                <w:del w:author="Open-Xml-PowerTools" w:id="140" w:date="2000-01-01T00:00:00Z"/>
              </w:rPr>
            </w:pPr>
          </w:p>
          <w:p>
            <w:pPr>
              <w:pStyle w:val="NormalWeb"/>
              <w:shd w:val="clear" w:color="auto" w:fill="F2F2F2" w:themeFill="background1" w:themeFillShade="F2"/>
              <w:spacing w:before="0" w:beforeAutospacing="0" w:after="0" w:afterAutospacing="0"/>
              <w:ind w:left="1368" w:right="864"/>
              <w:jc w:val="right"/>
              <w:rPr>
                <w:del w:author="Open-Xml-PowerTools" w:id="141" w:date="2000-01-01T00:00:00Z"/>
              </w:rPr>
            </w:pPr>
          </w:p>
          <w:p>
            <w:pPr>
              <w:pStyle w:val="NormalWeb"/>
              <w:spacing w:before="0" w:beforeAutospacing="0" w:after="0" w:afterAutospacing="0"/>
              <w:ind w:left="1008" w:right="864"/>
              <w:rPr>
                <w:del w:author="Open-Xml-PowerTools" w:id="142" w:date="2000-01-01T00:00:00Z"/>
              </w:rPr>
            </w:pPr>
          </w:p>
          <w:p>
            <w:pPr>
              <w:pStyle w:val="NormalWeb"/>
              <w:spacing w:before="0" w:beforeAutospacing="0" w:after="0" w:afterAutospacing="0"/>
              <w:ind w:left="1008" w:right="864"/>
              <w:jc w:val="center"/>
              <w:rPr>
                <w:del w:author="Open-Xml-PowerTools" w:id="148" w:date="2000-01-01T00:00:00Z"/>
                <w:rFonts w:ascii="Lucida Calligraphy" w:hAnsi="Lucida Calligraphy" w:cs="Arial"/>
                <w:sz w:val="16"/>
                <w:szCs w:val="16"/>
              </w:rPr>
            </w:pPr>
            <w:del w:author="Open-Xml-PowerTools" w:id="143" w:date="2000-01-01T00:00:00Z">
              <w:r>
                <w:rPr>
                  <w:rFonts w:ascii="Lucida Calligraphy" w:hAnsi="Lucida Calligraphy" w:cs="Arial"/>
                  <w:bCs/>
                  <w:sz w:val="16"/>
                  <w:szCs w:val="16"/>
                </w:rPr>
                <w:delText xml:space="preserve">Copyright © </w:delText>
              </w:r>
            </w:del>
            <w:del w:author="Open-Xml-PowerTools" w:id="144" w:date="2000-01-01T00:00:00Z">
              <w:r>
                <w:rPr>
                  <w:rFonts w:ascii="Lucida Calligraphy" w:hAnsi="Lucida Calligraphy" w:cs="Arial"/>
                  <w:bCs/>
                  <w:sz w:val="16"/>
                  <w:szCs w:val="16"/>
                </w:rPr>
                <w:delText>201</w:delText>
              </w:r>
            </w:del>
            <w:del w:author="Open-Xml-PowerTools" w:id="145" w:date="2000-01-01T00:00:00Z">
              <w:r>
                <w:rPr>
                  <w:rFonts w:ascii="Lucida Calligraphy" w:hAnsi="Lucida Calligraphy" w:cs="Arial"/>
                  <w:bCs/>
                  <w:sz w:val="16"/>
                  <w:szCs w:val="16"/>
                </w:rPr>
                <w:delText>6</w:delText>
              </w:r>
            </w:del>
            <w:del w:author="Open-Xml-PowerTools" w:id="146" w:date="2000-01-01T00:00:00Z">
              <w:r>
                <w:rPr>
                  <w:rFonts w:ascii="Lucida Calligraphy" w:hAnsi="Lucida Calligraphy" w:cs="Arial"/>
                  <w:b/>
                  <w:bCs/>
                  <w:sz w:val="16"/>
                  <w:szCs w:val="16"/>
                </w:rPr>
                <w:delText xml:space="preserve"> </w:delText>
              </w:r>
            </w:del>
            <w:del w:author="Open-Xml-PowerTools" w:id="147" w:date="2000-01-01T00:00:00Z">
              <w:r>
                <w:rPr>
                  <w:rFonts w:ascii="Lucida Calligraphy" w:hAnsi="Lucida Calligraphy" w:cs="Arial"/>
                  <w:sz w:val="16"/>
                  <w:szCs w:val="16"/>
                </w:rPr>
                <w:delText>All Rights Reserved</w:delText>
              </w:r>
            </w:del>
          </w:p>
          <w:p>
            <w:pPr>
              <w:pStyle w:val="NormalWeb"/>
              <w:spacing w:before="0" w:beforeAutospacing="0" w:after="0" w:afterAutospacing="0"/>
              <w:ind w:left="1008" w:right="864"/>
              <w:jc w:val="center"/>
              <w:rPr>
                <w:del w:author="Open-Xml-PowerTools" w:id="149" w:date="2000-01-01T00:00:00Z"/>
                <w:sz w:val="18"/>
                <w:szCs w:val="18"/>
              </w:rPr>
            </w:pPr>
          </w:p>
          <w:p>
            <w:pPr>
              <w:pStyle w:val="NormalWeb"/>
              <w:spacing w:before="0" w:beforeAutospacing="0" w:after="0" w:afterAutospacing="0"/>
              <w:ind w:left="1008" w:right="864"/>
              <w:rPr>
                <w:del w:author="Open-Xml-PowerTools" w:id="150" w:date="2000-01-01T00:00:00Z"/>
                <w:sz w:val="18"/>
                <w:szCs w:val="18"/>
              </w:rPr>
            </w:pPr>
          </w:p>
          <w:p>
            <w:pPr>
              <w:pStyle w:val="ListParagraph"/>
              <w:ind w:left="0"/>
              <w:pPrChange w:author="Open-Xml-PowerTools" w:id="152" w:date="2000-01-01T00:00:00Z">
                <w:pPr>
                  <w:ind w:left="0" w:firstLine="0"/>
                </w:pPr>
              </w:pPrChange>
            </w:pPr>
          </w:p>
        </w:tc>
        <w:tc>
          <w:tcPr>
            <w:tcW w:w="4770" w:type="dxa"/>
            <w:cellIns w:author="Open-Xml-PowerTools" w:id="154" w:date="2000-01-01T00:00:00Z"/>
          </w:tcPr>
          <w:p xmlns:p14="http://schemas.microsoft.com/office/word/2010/wordml" p14:paraId="74F2C4EC" p14:textId="70761097">
            <w:pPr>
              <w:pStyle w:val="ListParagraph"/>
              <w:ind w:left="0"/>
              <w:rPr>
                <w:ins w:author="Open-Xml-PowerTools" w:id="161" w:date="2000-01-01T00:00:00Z"/>
              </w:rPr>
            </w:pPr>
            <w:ins w:author="Open-Xml-PowerTools" w:id="155" w:date="2000-01-01T00:00:00Z">
              <w:r>
                <w:t>This sport will use the M</w:t>
              </w:r>
            </w:ins>
            <w:ins w:author="Open-Xml-PowerTools" w:id="156" w:date="2000-01-01T00:00:00Z">
              <w:r>
                <w:t xml:space="preserve">idterm </w:t>
              </w:r>
            </w:ins>
            <w:ins w:author="Open-Xml-PowerTools" w:id="157" w:date="2000-01-01T00:00:00Z">
              <w:r>
                <w:t>from the 1</w:t>
              </w:r>
            </w:ins>
            <w:ins w:author="Open-Xml-PowerTools" w:id="158" w:date="2000-01-01T00:00:00Z">
              <w:r>
                <w:rPr>
                  <w:vertAlign w:val="superscript"/>
                </w:rPr>
                <w:t>st</w:t>
              </w:r>
            </w:ins>
            <w:ins w:author="Open-Xml-PowerTools" w:id="159" w:date="2000-01-01T00:00:00Z">
              <w:r>
                <w:t xml:space="preserve"> grading period </w:t>
              </w:r>
            </w:ins>
            <w:ins w:author="Open-Xml-PowerTools" w:id="160" w:date="2000-01-01T00:00:00Z">
              <w:r>
                <w:t>of the current school year.</w:t>
              </w:r>
            </w:ins>
          </w:p>
        </w:tc>
      </w:tr>
      <w:tr xmlns:p12="http://schemas.microsoft.com/office/word/2010/wordml" p12:paraId="53357089" p12:textId="77777777">
        <w:trPr>
          <w:trHeight w:val="527"/>
          <w:ins w:author="Open-Xml-PowerTools" w:id="163" w:date="2000-01-01T00:00:00Z"/>
        </w:trPr>
        <w:tc>
          <w:tcPr>
            <w:tcW w:w="3865" w:type="dxa"/>
          </w:tcPr>
          <w:p p12:paraId="742B0722" p12:textId="77777777">
            <w:pPr>
              <w:pStyle w:val="ListParagraph"/>
              <w:ind w:left="0"/>
              <w:rPr>
                <w:ins w:author="Open-Xml-PowerTools" w:id="165" w:date="2000-01-01T00:00:00Z"/>
              </w:rPr>
            </w:pPr>
            <w:ins w:author="Open-Xml-PowerTools" w:id="164" w:date="2000-01-01T00:00:00Z">
              <w:r>
                <w:t>Boys Basketball</w:t>
              </w:r>
            </w:ins>
          </w:p>
        </w:tc>
        <w:tc>
          <w:tcPr>
            <w:tcW w:w="4770" w:type="dxa"/>
          </w:tcPr>
          <w:p p12:paraId="31BDA37B" p12:textId="4B822A46">
            <w:pPr>
              <w:pStyle w:val="ListParagraph"/>
              <w:ind w:left="0"/>
              <w:rPr>
                <w:ins w:author="Open-Xml-PowerTools" w:id="171" w:date="2000-01-01T00:00:00Z"/>
              </w:rPr>
            </w:pPr>
            <w:ins w:author="Open-Xml-PowerTools" w:id="166" w:date="2000-01-01T00:00:00Z">
              <w:r>
                <w:t>This sport wil</w:t>
              </w:r>
            </w:ins>
            <w:ins w:author="Open-Xml-PowerTools" w:id="167" w:date="2000-01-01T00:00:00Z">
              <w:r>
                <w:t>l use the Report Card from the 2</w:t>
              </w:r>
            </w:ins>
            <w:ins w:author="Open-Xml-PowerTools" w:id="168" w:date="2000-01-01T00:00:00Z">
              <w:r>
                <w:rPr>
                  <w:vertAlign w:val="superscript"/>
                </w:rPr>
                <w:t>nd</w:t>
              </w:r>
            </w:ins>
            <w:ins w:author="Open-Xml-PowerTools" w:id="169" w:date="2000-01-01T00:00:00Z">
              <w:r>
                <w:t xml:space="preserve"> midterm</w:t>
              </w:r>
            </w:ins>
            <w:ins w:author="Open-Xml-PowerTools" w:id="170" w:date="2000-01-01T00:00:00Z">
              <w:r>
                <w:t xml:space="preserve"> grading period of the current school year.</w:t>
              </w:r>
            </w:ins>
          </w:p>
        </w:tc>
      </w:tr>
      <w:tr xmlns:p12="http://schemas.microsoft.com/office/word/2010/wordml" p12:paraId="11ACC0AB" p12:textId="77777777">
        <w:trPr>
          <w:trHeight w:val="527"/>
          <w:ins w:author="Open-Xml-PowerTools" w:id="172" w:date="2000-01-01T00:00:00Z"/>
        </w:trPr>
        <w:tc>
          <w:tcPr>
            <w:tcW w:w="3865" w:type="dxa"/>
          </w:tcPr>
          <w:p p12:paraId="442B2337" p12:textId="77777777">
            <w:pPr>
              <w:pStyle w:val="ListParagraph"/>
              <w:ind w:left="0"/>
              <w:rPr>
                <w:ins w:author="Open-Xml-PowerTools" w:id="174" w:date="2000-01-01T00:00:00Z"/>
              </w:rPr>
            </w:pPr>
            <w:ins w:author="Open-Xml-PowerTools" w:id="173" w:date="2000-01-01T00:00:00Z">
              <w:r>
                <w:t>Track</w:t>
              </w:r>
            </w:ins>
          </w:p>
        </w:tc>
        <w:tc>
          <w:tcPr>
            <w:tcW w:w="4770" w:type="dxa"/>
          </w:tcPr>
          <w:p p12:paraId="45F2E0F4" p12:textId="455A9792">
            <w:pPr>
              <w:pStyle w:val="ListParagraph"/>
              <w:ind w:left="0"/>
              <w:rPr>
                <w:ins w:author="Open-Xml-PowerTools" w:id="180" w:date="2000-01-01T00:00:00Z"/>
              </w:rPr>
            </w:pPr>
            <w:ins w:author="Open-Xml-PowerTools" w:id="175" w:date="2000-01-01T00:00:00Z">
              <w:r>
                <w:t xml:space="preserve">This sport will use the </w:t>
              </w:r>
            </w:ins>
            <w:ins w:author="Open-Xml-PowerTools" w:id="176" w:date="2000-01-01T00:00:00Z">
              <w:r>
                <w:t>Report Card from the 3</w:t>
              </w:r>
            </w:ins>
            <w:ins w:author="Open-Xml-PowerTools" w:id="177" w:date="2000-01-01T00:00:00Z">
              <w:r>
                <w:rPr>
                  <w:vertAlign w:val="superscript"/>
                </w:rPr>
                <w:t>rd</w:t>
              </w:r>
            </w:ins>
            <w:ins w:author="Open-Xml-PowerTools" w:id="178" w:date="2000-01-01T00:00:00Z">
              <w:r>
                <w:t xml:space="preserve"> </w:t>
              </w:r>
            </w:ins>
            <w:ins w:author="Open-Xml-PowerTools" w:id="179" w:date="2000-01-01T00:00:00Z">
              <w:r>
                <w:t>grading period of the current school year</w:t>
              </w:r>
            </w:ins>
          </w:p>
        </w:tc>
      </w:tr>
    </w:tbl>
    <w:p>
      <w:pPr>
        <w:pPrChange w:author="Open-Xml-PowerTools" w:id="181" w:date="2000-01-01T00:00:00Z">
          <w:pPr>
            <w:ind w:left="0" w:firstLine="0"/>
          </w:pPr>
        </w:pPrChange>
      </w:pPr>
    </w:p>
    <w:p xmlns:p11="http://schemas.microsoft.com/office/word/2010/wordml" p11:paraId="0ADA0668" p11:textId="1E3D003A">
      <w:pPr>
        <w:rPr>
          <w:ins w:author="Open-Xml-PowerTools" w:id="183" w:date="2000-01-01T00:00:00Z"/>
          <w:b/>
          <w:u w:val="single"/>
        </w:rPr>
      </w:pPr>
      <w:ins w:author="Open-Xml-PowerTools" w:id="182" w:date="2000-01-01T00:00:00Z">
        <w:r>
          <w:rPr>
            <w:b/>
            <w:u w:val="single"/>
          </w:rPr>
          <w:t>Season Eligibility</w:t>
        </w:r>
      </w:ins>
    </w:p>
    <w:p xmlns:p11="http://schemas.microsoft.com/office/word/2010/wordml" p11:paraId="4610E154" p11:textId="166DD522">
      <w:pPr>
        <w:pStyle w:val="ListParagraph"/>
        <w:numPr>
          <w:ilvl w:val="0"/>
          <w:numId w:val="6"/>
        </w:numPr>
        <w:rPr>
          <w:ins w:author="Open-Xml-PowerTools" w:id="185" w:date="2000-01-01T00:00:00Z"/>
          <w:b/>
        </w:rPr>
      </w:pPr>
      <w:ins w:author="Open-Xml-PowerTools" w:id="184" w:date="2000-01-01T00:00:00Z">
        <w:r>
          <w:rPr>
            <w:b/>
          </w:rPr>
          <w:t>Grades</w:t>
        </w:r>
      </w:ins>
    </w:p>
    <w:p xmlns:p11="http://schemas.microsoft.com/office/word/2010/wordml" p11:paraId="0E9638AB" p11:textId="078A754B">
      <w:pPr>
        <w:pStyle w:val="ListParagraph"/>
        <w:numPr>
          <w:ilvl w:val="3"/>
          <w:numId w:val="11"/>
        </w:numPr>
        <w:rPr>
          <w:ins w:author="Open-Xml-PowerTools" w:id="189" w:date="2000-01-01T00:00:00Z"/>
          <w:b/>
        </w:rPr>
      </w:pPr>
      <w:ins w:author="Open-Xml-PowerTools" w:id="186" w:date="2000-01-01T00:00:00Z">
        <w:r>
          <w:t>The Athletic Director/designee will conduct an electronic grade check each week for all students involved in athletics or</w:t>
        </w:r>
      </w:ins>
      <w:ins w:author="Open-Xml-PowerTools" w:id="187" w:date="2000-01-01T00:00:00Z">
        <w:r>
          <w:t xml:space="preserve"> other extra curricular activities</w:t>
        </w:r>
      </w:ins>
      <w:ins w:author="Open-Xml-PowerTools" w:id="188" w:date="2000-01-01T00:00:00Z">
        <w:r>
          <w:t xml:space="preserve"> for the duration of the season/activity.  </w:t>
        </w:r>
      </w:ins>
    </w:p>
    <w:p xmlns:p11="http://schemas.microsoft.com/office/word/2010/wordml" p11:paraId="0587D9B6" p11:textId="4DA2C426">
      <w:pPr>
        <w:pStyle w:val="ListParagraph"/>
        <w:numPr>
          <w:ilvl w:val="3"/>
          <w:numId w:val="11"/>
        </w:numPr>
        <w:rPr>
          <w:ins w:author="Open-Xml-PowerTools" w:id="192" w:date="2000-01-01T00:00:00Z"/>
          <w:b/>
        </w:rPr>
      </w:pPr>
      <w:ins w:author="Open-Xml-PowerTools" w:id="190" w:date="2000-01-01T00:00:00Z">
        <w:r>
          <w:t>Students must maintain a 2.0 and be</w:t>
        </w:r>
      </w:ins>
      <w:ins w:author="Open-Xml-PowerTools" w:id="191" w:date="2000-01-01T00:00:00Z">
        <w:r>
          <w:t xml:space="preserve"> passing 6/7 of their classes.</w:t>
        </w:r>
      </w:ins>
    </w:p>
    <w:p xmlns:p11="http://schemas.microsoft.com/office/word/2010/wordml" p11:paraId="74157103" p11:textId="7BA5771A">
      <w:pPr>
        <w:pStyle w:val="ListParagraph"/>
        <w:numPr>
          <w:ilvl w:val="3"/>
          <w:numId w:val="11"/>
        </w:numPr>
        <w:rPr>
          <w:ins w:author="Open-Xml-PowerTools" w:id="194" w:date="2000-01-01T00:00:00Z"/>
          <w:b/>
        </w:rPr>
      </w:pPr>
      <w:ins w:author="Open-Xml-PowerTools" w:id="193" w:date="2000-01-01T00:00:00Z">
        <w:r>
          <w:t>Any student failing to meet eligibility requirements:</w:t>
        </w:r>
      </w:ins>
    </w:p>
    <w:p xmlns:p11="http://schemas.microsoft.com/office/word/2010/wordml" p11:paraId="024F1850" p11:textId="6DB5F355">
      <w:pPr>
        <w:pStyle w:val="ListParagraph"/>
        <w:numPr>
          <w:ilvl w:val="6"/>
          <w:numId w:val="11"/>
        </w:numPr>
        <w:rPr>
          <w:ins w:author="Open-Xml-PowerTools" w:id="198" w:date="2000-01-01T00:00:00Z"/>
          <w:b/>
        </w:rPr>
      </w:pPr>
      <w:ins w:author="Open-Xml-PowerTools" w:id="195" w:date="2000-01-01T00:00:00Z">
        <w:r>
          <w:t xml:space="preserve">First offense will result in a </w:t>
        </w:r>
      </w:ins>
      <w:ins w:author="Open-Xml-PowerTools" w:id="196" w:date="2000-01-01T00:00:00Z">
        <w:r>
          <w:t>one-week</w:t>
        </w:r>
      </w:ins>
      <w:ins w:author="Open-Xml-PowerTools" w:id="197" w:date="2000-01-01T00:00:00Z">
        <w:r>
          <w:t xml:space="preserve"> suspension.  The student will not be allowed to participate in that week’s activities which may include practices, scrimmages and games.  </w:t>
        </w:r>
      </w:ins>
    </w:p>
    <w:p xmlns:p11="http://schemas.microsoft.com/office/word/2010/wordml" p11:paraId="140C5FEA" p11:textId="08A3C36F">
      <w:pPr>
        <w:pStyle w:val="ListParagraph"/>
        <w:numPr>
          <w:ilvl w:val="6"/>
          <w:numId w:val="11"/>
        </w:numPr>
        <w:rPr>
          <w:ins w:author="Open-Xml-PowerTools" w:id="202" w:date="2000-01-01T00:00:00Z"/>
          <w:b/>
        </w:rPr>
      </w:pPr>
      <w:ins w:author="Open-Xml-PowerTools" w:id="199" w:date="2000-01-01T00:00:00Z">
        <w:r>
          <w:t xml:space="preserve">Second offense will result in a </w:t>
        </w:r>
      </w:ins>
      <w:ins w:author="Open-Xml-PowerTools" w:id="200" w:date="2000-01-01T00:00:00Z">
        <w:r>
          <w:t>one-week</w:t>
        </w:r>
      </w:ins>
      <w:ins w:author="Open-Xml-PowerTools" w:id="201" w:date="2000-01-01T00:00:00Z">
        <w:r>
          <w:t xml:space="preserve"> suspension as well as a meeting with the parent/guardian, coach and Athletic Director/Administrator.</w:t>
        </w:r>
      </w:ins>
    </w:p>
    <w:p xmlns:p11="http://schemas.microsoft.com/office/word/2010/wordml" p11:paraId="43F63424" p11:textId="1AAACA32">
      <w:pPr>
        <w:pStyle w:val="ListParagraph"/>
        <w:numPr>
          <w:ilvl w:val="6"/>
          <w:numId w:val="11"/>
        </w:numPr>
        <w:rPr>
          <w:ins w:author="Open-Xml-PowerTools" w:id="204" w:date="2000-01-01T00:00:00Z"/>
          <w:b/>
        </w:rPr>
      </w:pPr>
      <w:ins w:author="Open-Xml-PowerTools" w:id="203" w:date="2000-01-01T00:00:00Z">
        <w:r>
          <w:t>Third offense will result in dismissal from the team.</w:t>
        </w:r>
      </w:ins>
    </w:p>
    <w:p xmlns:p11="http://schemas.microsoft.com/office/word/2010/wordml" p11:paraId="1180F103" p11:textId="430DF274">
      <w:pPr>
        <w:pStyle w:val="ListParagraph"/>
        <w:numPr>
          <w:ilvl w:val="3"/>
          <w:numId w:val="11"/>
        </w:numPr>
        <w:rPr>
          <w:ins w:author="Open-Xml-PowerTools" w:id="206" w:date="2000-01-01T00:00:00Z"/>
          <w:b/>
        </w:rPr>
      </w:pPr>
      <w:ins w:author="Open-Xml-PowerTools" w:id="205" w:date="2000-01-01T00:00:00Z">
        <w:r>
          <w:t xml:space="preserve">Each respective team’s coach/coaches will be notified via email of the grade check results.  </w:t>
        </w:r>
      </w:ins>
    </w:p>
    <w:p xmlns:p11="http://schemas.microsoft.com/office/word/2010/wordml" p11:paraId="091B1F9D" p11:textId="1EC36221">
      <w:pPr>
        <w:pStyle w:val="ListParagraph"/>
        <w:numPr>
          <w:ilvl w:val="0"/>
          <w:numId w:val="11"/>
        </w:numPr>
        <w:ind w:firstLine="0"/>
        <w:rPr>
          <w:ins w:author="Open-Xml-PowerTools" w:id="208" w:date="2000-01-01T00:00:00Z"/>
          <w:b/>
        </w:rPr>
      </w:pPr>
      <w:ins w:author="Open-Xml-PowerTools" w:id="207" w:date="2000-01-01T00:00:00Z">
        <w:r>
          <w:rPr>
            <w:b/>
          </w:rPr>
          <w:t xml:space="preserve"> Behavior</w:t>
        </w:r>
      </w:ins>
    </w:p>
    <w:p xmlns:p11="http://schemas.microsoft.com/office/word/2010/wordml" p11:paraId="48985378" p11:textId="772460EC">
      <w:pPr>
        <w:pStyle w:val="ListParagraph"/>
        <w:numPr>
          <w:ilvl w:val="3"/>
          <w:numId w:val="11"/>
        </w:numPr>
        <w:rPr>
          <w:ins w:author="Open-Xml-PowerTools" w:id="211" w:date="2000-01-01T00:00:00Z"/>
        </w:rPr>
      </w:pPr>
      <w:ins w:author="Open-Xml-PowerTools" w:id="209" w:date="2000-01-01T00:00:00Z">
        <w:r>
          <w:t>ISS/SAFE assignment</w:t>
        </w:r>
      </w:ins>
      <w:ins w:author="Open-Xml-PowerTools" w:id="210" w:date="2000-01-01T00:00:00Z">
        <w:r>
          <w:t>:</w:t>
        </w:r>
      </w:ins>
    </w:p>
    <w:p xmlns:p11="http://schemas.microsoft.com/office/word/2010/wordml" p11:paraId="449DDC97" p11:textId="2EDABF20">
      <w:pPr>
        <w:pStyle w:val="ListParagraph"/>
        <w:numPr>
          <w:ilvl w:val="6"/>
          <w:numId w:val="11"/>
        </w:numPr>
        <w:rPr>
          <w:ins w:author="Open-Xml-PowerTools" w:id="213" w:date="2000-01-01T00:00:00Z"/>
        </w:rPr>
      </w:pPr>
      <w:ins w:author="Open-Xml-PowerTools" w:id="212" w:date="2000-01-01T00:00:00Z">
        <w:r>
          <w:t>First offense will result in ineligibility for practice or game play on that day.</w:t>
        </w:r>
      </w:ins>
    </w:p>
    <w:p xmlns:p11="http://schemas.microsoft.com/office/word/2010/wordml" p11:paraId="49A7364B" p11:textId="7CDCBC0E">
      <w:pPr>
        <w:pStyle w:val="ListParagraph"/>
        <w:numPr>
          <w:ilvl w:val="6"/>
          <w:numId w:val="11"/>
        </w:numPr>
        <w:rPr>
          <w:ins w:author="Open-Xml-PowerTools" w:id="217" w:date="2000-01-01T00:00:00Z"/>
        </w:rPr>
      </w:pPr>
      <w:ins w:author="Open-Xml-PowerTools" w:id="214" w:date="2000-01-01T00:00:00Z">
        <w:r>
          <w:t xml:space="preserve">Second offense will result in a </w:t>
        </w:r>
      </w:ins>
      <w:ins w:author="Open-Xml-PowerTools" w:id="215" w:date="2000-01-01T00:00:00Z">
        <w:r>
          <w:t>one-week</w:t>
        </w:r>
      </w:ins>
      <w:ins w:author="Open-Xml-PowerTools" w:id="216" w:date="2000-01-01T00:00:00Z">
        <w:r>
          <w:t xml:space="preserve"> suspension.  The student will not be allowed to participate in that week’s activities which may include practices, scrimmages and games.  </w:t>
        </w:r>
      </w:ins>
    </w:p>
    <w:p xmlns:p11="http://schemas.microsoft.com/office/word/2010/wordml" p11:paraId="7B9B2C17" p11:textId="4DAA601D">
      <w:pPr>
        <w:pStyle w:val="ListParagraph"/>
        <w:numPr>
          <w:ilvl w:val="6"/>
          <w:numId w:val="11"/>
        </w:numPr>
        <w:rPr>
          <w:ins w:author="Open-Xml-PowerTools" w:id="219" w:date="2000-01-01T00:00:00Z"/>
        </w:rPr>
      </w:pPr>
      <w:ins w:author="Open-Xml-PowerTools" w:id="218" w:date="2000-01-01T00:00:00Z">
        <w:r>
          <w:t>Third offence will result in dismissal from the team.</w:t>
        </w:r>
      </w:ins>
    </w:p>
    <w:p xmlns:p11="http://schemas.microsoft.com/office/word/2010/wordml" p11:paraId="3B27564E" p11:textId="53F2278F">
      <w:pPr>
        <w:pStyle w:val="ListParagraph"/>
        <w:numPr>
          <w:ilvl w:val="3"/>
          <w:numId w:val="11"/>
        </w:numPr>
        <w:rPr>
          <w:ins w:author="Open-Xml-PowerTools" w:id="221" w:date="2000-01-01T00:00:00Z"/>
        </w:rPr>
      </w:pPr>
      <w:ins w:author="Open-Xml-PowerTools" w:id="220" w:date="2000-01-01T00:00:00Z">
        <w:r>
          <w:t>Suspension:</w:t>
        </w:r>
      </w:ins>
    </w:p>
    <w:p xmlns:p11="http://schemas.microsoft.com/office/word/2010/wordml" p11:paraId="469A2BD3" p11:textId="743C722A">
      <w:pPr>
        <w:pStyle w:val="ListParagraph"/>
        <w:numPr>
          <w:ilvl w:val="6"/>
          <w:numId w:val="11"/>
        </w:numPr>
        <w:rPr>
          <w:ins w:author="Open-Xml-PowerTools" w:id="223" w:date="2000-01-01T00:00:00Z"/>
        </w:rPr>
      </w:pPr>
      <w:ins w:author="Open-Xml-PowerTools" w:id="222" w:date="2000-01-01T00:00:00Z">
        <w:r>
          <w:t xml:space="preserve">First offense will result in a one-week suspension from the team.  The student will not be allowed to participate in that week’s activities which may include practices, scrimmages and games.  </w:t>
        </w:r>
      </w:ins>
    </w:p>
    <w:p xmlns:p11="http://schemas.microsoft.com/office/word/2010/wordml" p11:paraId="4DF4B96E" p11:textId="407A9AAF">
      <w:pPr>
        <w:pStyle w:val="ListParagraph"/>
        <w:numPr>
          <w:ilvl w:val="6"/>
          <w:numId w:val="11"/>
        </w:numPr>
        <w:rPr>
          <w:ins w:author="Open-Xml-PowerTools" w:id="225" w:date="2000-01-01T00:00:00Z"/>
        </w:rPr>
      </w:pPr>
      <w:ins w:author="Open-Xml-PowerTools" w:id="224" w:date="2000-01-01T00:00:00Z">
        <w:r>
          <w:t xml:space="preserve">Second offense will result in dismissal from the team.  </w:t>
        </w:r>
      </w:ins>
    </w:p>
    <w:p xmlns:p11="http://schemas.microsoft.com/office/word/2010/wordml" p11:paraId="3D76C210" p11:textId="77777777">
      <w:pPr>
        <w:pStyle w:val="ListParagraph"/>
        <w:rPr>
          <w:ins w:author="Open-Xml-PowerTools" w:id="226" w:date="2000-01-01T00:00:00Z"/>
          <w:b/>
        </w:rPr>
      </w:pPr>
    </w:p>
    <w:p xmlns:p11="http://schemas.microsoft.com/office/word/2010/wordml" p11:paraId="0FFFBE00" p11:textId="77777777">
      <w:pPr>
        <w:pStyle w:val="ListParagraph"/>
        <w:rPr>
          <w:ins w:author="Open-Xml-PowerTools" w:id="227" w:date="2000-01-01T00:00:00Z"/>
          <w:b/>
        </w:rPr>
      </w:pPr>
    </w:p>
    <w:p xmlns:p11="http://schemas.microsoft.com/office/word/2010/wordml" p11:paraId="271341B9" p11:textId="50C791A7">
      <w:pPr>
        <w:pStyle w:val="ListParagraph"/>
        <w:jc w:val="center"/>
        <w:rPr>
          <w:ins w:author="Open-Xml-PowerTools" w:id="231" w:date="2000-01-01T00:00:00Z"/>
          <w:b/>
        </w:rPr>
      </w:pPr>
      <w:ins w:author="Open-Xml-PowerTools" w:id="228" w:date="2000-01-01T00:00:00Z">
        <w:r>
          <w:rPr>
            <w:b/>
          </w:rPr>
          <w:t>JCMS will adhere to the Fayette County Athletic Guidelines for athletic</w:t>
        </w:r>
      </w:ins>
      <w:ins w:author="Open-Xml-PowerTools" w:id="229" w:date="2000-01-01T00:00:00Z">
        <w:r>
          <w:rPr>
            <w:b/>
          </w:rPr>
          <w:t>s and other extra curricular activities</w:t>
        </w:r>
      </w:ins>
      <w:ins w:author="Open-Xml-PowerTools" w:id="230" w:date="2000-01-01T00:00:00Z">
        <w:r>
          <w:rPr>
            <w:b/>
          </w:rPr>
          <w:t>.</w:t>
        </w:r>
      </w:ins>
    </w:p>
    <w:sectPr>
      <w:pgSz w:w="12240" w:h="15840"/>
      <w:pgMar w:top="720" w:right="720" w:bottom="720" w:left="720" w:header="720" w:footer="720" w:gutter="0"/>
      <w:cols w:space="720"/>
      <w:docGrid w:linePitch="360"/>
      <w:sectPrChange w:author="Open-Xml-PowerTools" w:id="232" w:date="2000-01-01T00:00:00Z"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sectPrChange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727B5"/>
    <w:multiLevelType w:val="hybridMultilevel"/>
    <w:tmpl w:val="E1BEE0A8"/>
    <w:lvl w:ilvl="0" w:tplc="62C237CC">
      <w:start w:val="19"/>
      <w:numFmt w:val="bullet"/>
      <w:lvlText w:val=""/>
      <w:lvlJc w:val="left"/>
      <w:pPr>
        <w:ind w:left="1368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xmlns:p10="http://schemas.microsoft.com/office/word/2012/wordml" w:abstractNumId="10" p10:restartNumberingAfterBreak="0">
    <w:nsid w:val="44401B03"/>
    <w:multiLevelType w:val="hybridMultilevel"/>
    <w:tmpl w:val="94A62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0="http://schemas.microsoft.com/office/word/2012/wordml" w:abstractNumId="12" p10:restartNumberingAfterBreak="0">
    <w:nsid w:val="03365BC2"/>
    <w:multiLevelType w:val="hybridMultilevel"/>
    <w:tmpl w:val="BD9228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p10="http://schemas.microsoft.com/office/word/2012/wordml" w:abstractNumId="2" p10:restartNumberingAfterBreak="0">
    <w:nsid w:val="0D86747E"/>
    <w:multiLevelType w:val="hybridMultilevel"/>
    <w:tmpl w:val="90547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p10="http://schemas.microsoft.com/office/word/2012/wordml" w:abstractNumId="1" p10:restartNumberingAfterBreak="0">
    <w:nsid w:val="0C5E2E54"/>
    <w:multiLevelType w:val="hybridMultilevel"/>
    <w:tmpl w:val="1A9075E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p10="http://schemas.microsoft.com/office/word/2012/wordml" w:abstractNumId="8" p10:restartNumberingAfterBreak="0">
    <w:nsid w:val="2C295683"/>
    <w:multiLevelType w:val="hybridMultilevel"/>
    <w:tmpl w:val="68109C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p10="http://schemas.microsoft.com/office/word/2012/wordml" w:abstractNumId="5" p10:restartNumberingAfterBreak="0">
    <w:nsid w:val="1B5959D3"/>
    <w:multiLevelType w:val="hybridMultilevel"/>
    <w:tmpl w:val="80B2A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p10="http://schemas.microsoft.com/office/word/2012/wordml" w:abstractNumId="6" p10:restartNumberingAfterBreak="0">
    <w:nsid w:val="1E9E57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xmlns:p10="http://schemas.microsoft.com/office/word/2012/wordml" w:abstractNumId="4" p10:restartNumberingAfterBreak="0">
    <w:nsid w:val="16C66C71"/>
    <w:multiLevelType w:val="hybridMultilevel"/>
    <w:tmpl w:val="0CD0C4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13">
    <w:abstractNumId w:val="10"/>
  </w:num>
  <w:num w:numId="2">
    <w:abstractNumId w:val="12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12"/>
  </w:num>
  <w:num w:numId="8">
    <w:abstractNumId w:val="12"/>
  </w:num>
  <w:num w:numId="9">
    <w:abstractNumId w:val="10"/>
  </w:num>
  <w:num w:numId="10">
    <w:abstractNumId w:val="5"/>
  </w:num>
  <w:num w:numId="11">
    <w:abstractNumId w:val="6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C4E06"/>
    <w:rsid w:val="00030E07"/>
    <w:rsid w:val="00083EEA"/>
    <w:rsid w:val="00116AF5"/>
    <w:rsid w:val="00165418"/>
    <w:rsid w:val="0027660E"/>
    <w:rsid w:val="00295E43"/>
    <w:rsid w:val="002B6561"/>
    <w:rsid w:val="003042E2"/>
    <w:rsid w:val="00333B0A"/>
    <w:rsid w:val="00357021"/>
    <w:rsid w:val="003E288B"/>
    <w:rsid w:val="004032A3"/>
    <w:rsid w:val="00414977"/>
    <w:rsid w:val="00437984"/>
    <w:rsid w:val="00464E01"/>
    <w:rsid w:val="00524670"/>
    <w:rsid w:val="00572315"/>
    <w:rsid w:val="006C1912"/>
    <w:rsid w:val="006F5BFC"/>
    <w:rsid w:val="00730DAD"/>
    <w:rsid w:val="00785C39"/>
    <w:rsid w:val="007B6FED"/>
    <w:rsid w:val="007E00CE"/>
    <w:rsid w:val="0080621E"/>
    <w:rsid w:val="00860192"/>
    <w:rsid w:val="008A1ED3"/>
    <w:rsid w:val="008F4536"/>
    <w:rsid w:val="009165A7"/>
    <w:rsid w:val="009367CE"/>
    <w:rsid w:val="00A05410"/>
    <w:rsid w:val="00A73A0A"/>
    <w:rsid w:val="00B64FE0"/>
    <w:rsid w:val="00B95FAE"/>
    <w:rsid w:val="00CB5214"/>
    <w:rsid w:val="00CF1C74"/>
    <w:rsid w:val="00D00133"/>
    <w:rsid w:val="00D24044"/>
    <w:rsid w:val="00D7652A"/>
    <w:rsid w:val="00DC4E06"/>
    <w:rsid w:val="00E3501A"/>
    <w:rsid w:val="00F33CD4"/>
    <w:rsid w:val="00F3676E"/>
    <w:rsid w:val="00F81ED9"/>
    <w:rsid w:val="00FA4F01"/>
    <w:rsid w:val="00FE4A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4E06"/>
    <w:pPr>
      <w:spacing w:after="0" w:line="240" w:lineRule="auto"/>
      <w:pPrChange w:author="Open-Xml-PowerTools" w:id="233" w:date="2000-01-01T00:00:00Z">
        <w:pPr/>
      </w:pPrChange>
    </w:pPr>
    <w:rPr>
      <w:rFonts w:asciiTheme="minorHAnsi" w:eastAsiaTheme="minorHAnsi" w:hAnsiTheme="minorHAnsi" w:cstheme="minorBidi"/>
      <w:sz w:val="22"/>
      <w:szCs w:val="22"/>
      <w:lang w:val="en-US" w:eastAsia="en-US" w:bidi="ar-SA"/>
      <w:rPrChange w:author="Open-Xml-PowerTools" w:id="234" w:date="2000-01-01T00:00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4E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E0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4E0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C4E06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95E4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D357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yperlink" Target="http://www.asep.org/asep/asep/JEMonlineFEBRUARY2017_Boone.docx" TargetMode="External" Id="rId8" /><Relationship Type="http://schemas.openxmlformats.org/officeDocument/2006/relationships/settings" Target="settings.xml" Id="rId3" /><Relationship Type="http://schemas.openxmlformats.org/officeDocument/2006/relationships/hyperlink" Target="http://www.asep.org/asep/asep/JEMonlineFEBRUARY2017_ERICDurak.pdf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asep.org/asep/asep/JEMonlineFEBRUARY2017_ERICDurak.doc" TargetMode="External" Id="rId6" /><Relationship Type="http://schemas.openxmlformats.org/officeDocument/2006/relationships/theme" Target="theme/theme1.xml" Id="rId11" /><Relationship Type="http://schemas.openxmlformats.org/officeDocument/2006/relationships/image" Target="media/image1.jpe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://www.asep.org/asep/asep/JEMonlineFEBRUARY2017_Boone.pdf" TargetMode="External" Id="rId9" /><Relationship Type="http://schemas.openxmlformats.org/officeDocument/2006/relationships/fontTable" Target="fontTable.xml" Id="R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 Boone</dc:creator>
  <cp:lastModifiedBy>Tommy Boone</cp:lastModifiedBy>
  <cp:revision>2</cp:revision>
  <cp:lastPrinted>2016-01-29T15:34:00Z</cp:lastPrinted>
  <dcterms:created xsi:type="dcterms:W3CDTF">2017-01-31T20:13:00Z</dcterms:created>
  <dcterms:modified xsi:type="dcterms:W3CDTF">2017-01-31T20:13:00Z</dcterms:modified>
</cp:coreProperties>
</file>
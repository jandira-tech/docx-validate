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ve="http://schemas.openxmlformats.org/markup-compatibility/2006" mc:Ignorable="w14 w15 w16se w16cid w16 w16cex w16sdtdh w16sdtfl w16du wp14">
  <w:body>
    <w:tbl>
      <w:tblPr>
        <w:tblW w:w="11550" w:type="dxa"/>
        <w:jc w:val="center"/>
        <w:tblCellSpacing w:w="0" w:type="dxa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206"/>
        <w:gridCol w:w="11344"/>
      </w:tblGrid>
      <w:tr w:rsidR="000C0AE7" w:rsidRPr="000C0AE7" w:rsidTr="000C0AE7">
        <w:trPr>
          <w:hidden w:val="0"/>
          <w:tblCellSpacing w:w="0" w:type="dxa"/>
          <w:jc w:val="center"/>
        </w:trPr>
        <w:tc>
          <w:tcPr>
            <w:tcW w:w="150" w:type="dxa"/>
            <w:hideMark w:val="1"/>
            <w:tcMar>
              <w:left w:w="0" w:type="dxa"/>
              <w:right w:w="0" w:type="dxa"/>
            </w:tcMar>
          </w:tcPr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</w:tc>
        <w:tc>
          <w:tcPr>
            <w:tcW w:w="8280" w:type="dxa"/>
            <w:hideMark w:val="1"/>
            <w:tcMar>
              <w:left w:w="0" w:type="dxa"/>
              <w:right w:w="0" w:type="dxa"/>
            </w:tcMar>
          </w:tcPr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70"/>
              <w:gridCol w:w="10834"/>
              <w:gridCol w:w="240"/>
            </w:tblGrid>
            <w:tr w:rsidR="000C0AE7" w:rsidRPr="000C0AE7">
              <w:trPr>
                <w:hidden w:val="0"/>
                <w:tblCellSpacing w:w="0" w:type="dxa"/>
              </w:trPr>
              <w:tc>
                <w:tcPr>
                  <w:tcW w:w="22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Fonts w:ascii="Verdana" w:hAnsi="Verdana" w:eastAsia="Times New Roman" w:cs="Times New Roman"/>
                      <w:color w:val="000000"/>
                      <w:sz w:val="17"/>
                      <w:szCs w:val="17"/>
                      <w:lang w:eastAsia="cs-CZ"/>
                    </w:rPr>
                  </w:pPr>
                  <w:r>
                    <w:rPr>
                      <w:rFonts w:ascii="Verdana" w:hAnsi="Verdana" w:eastAsia="Times New Roman" w:cs="Times New Roman"/>
                      <w:noProof/>
                      <w:color w:val="000000"/>
                      <w:sz w:val="17"/>
                      <w:szCs w:val="17"/>
                      <w:lang w:eastAsia="cs-CZ"/>
                    </w:rPr>
                    <w:drawing>
                      <wp:inline distT="0" distB="0" distL="0" distR="0">
                        <wp:extent cx="-9525" cy="12065"/>
                        <wp:effectExtent l="19050" t="0" r="9525" b="0"/>
                        <wp:docPr id="1" name="obrázek 1" descr="http://www.prahareporyje.cz/Plugins/.Skins/Prague/images/mainblefttop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prahareporyje.cz/Plugins/.Skins/Prague/images/mainblefttop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834" w:type="dxa"/>
                  <w:shd w:color="auto" w:fill="321F25" w:val="clear"/>
                  <w:tcMar>
                    <w:top w:w="45" w:type="dxa"/>
                    <w:left w:w="75" w:type="dxa"/>
                    <w:bottom w:w="0" w:type="dxa"/>
                    <w:right w:w="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b/>
                      <w:color w:val="F5F5F5"/>
                      <w:rFonts w:ascii="Verdana" w:hAnsi="Verdana" w:eastAsia="Verdana" w:cs="Verdana"/>
                      <w:sz w:val="18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delText>Knihovní řád a ceník</w:delText>
                    </w:r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delText xml:space="preserve"> </w:delText>
                    </w:r>
                  </w:del>
                </w:p>
              </w:tc>
              <w:tc>
                <w:tcPr>
                  <w:tcW w:w="19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28575" cy="41763"/>
                        <wp:effectExtent l="19050" t="0" r="9525" b="0"/>
                        <wp:docPr id="2" name="obrázek 2" descr="http://www.prahareporyje.cz/Plugins/.Skins/Prague/images/mainbrighttop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prahareporyje.cz/Plugins/.Skins/Prague/images/mainbrighttop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22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9525" cy="6350"/>
                        <wp:effectExtent l="19050" t="0" r="9525" b="0"/>
                        <wp:docPr id="3" name="obrázek 3" descr="http://www.prahareporyje.cz/Plugins/.Skins/Prague/images/mainbleftbotto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prahareporyje.cz/Plugins/.Skins/Prague/images/mainbleftbottom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834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color w:val="000000"/>
                      <w:rFonts w:ascii="Verdana" w:hAnsi="Verdana" w:eastAsia="Verdana" w:cs="Verdana"/>
                      <w:sz w:val="17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color w:val="000000"/>
                        <w:rFonts w:ascii="Verdana" w:hAnsi="Verdana" w:eastAsia="Verdana" w:cs="Verdana"/>
                        <w:sz w:val="17"/>
                      </w:rPr>
                      <w:delText xml:space="preserve">  </w:delText>
                    </w:r>
                  </w:del>
                </w:p>
              </w:tc>
              <w:tc>
                <w:tcPr>
                  <w:tcW w:w="19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28575" cy="21981"/>
                        <wp:effectExtent l="19050" t="0" r="9525" b="0"/>
                        <wp:docPr id="4" name="obrázek 4" descr="http://www.prahareporyje.cz/Plugins/.Skins/Prague/images/mainbrightbotto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prahareporyje.cz/Plugins/.Skins/Prague/images/mainbrightbottom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11254" w:type="dxa"/>
                  <w:gridSpan w:val="3"/>
                  <w:tcMar>
                    <w:top w:w="0" w:type="dxa"/>
                    <w:left w:w="120" w:type="dxa"/>
                    <w:bottom w:w="45" w:type="dxa"/>
                    <w:right w:w="12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Style w:val="Hyperlink"/>
                      <w:b/>
                      <w:color w:val="807000"/>
                      <w:rFonts w:ascii="Verdana" w:hAnsi="Verdana" w:eastAsia="Verdana" w:cs="Verdana"/>
                      <w:sz w:val="17"/>
                    </w:rPr>
                  </w:pPr>
                  <w:hyperlink w:history="1" r:id="rId8">
                    <w:del w:id="8ecb8446-53a6-4751-a351-84dff93cfb2f" w:author="Live Bench" w:authorEmail="ai@example.com" w:date="2026-10-13T05:50:00.000Z" w:rsidRPr="000C0AE7">
                      <w:r>
                        <w:rPr>
                          <w:rStyle w:val="Hyperlink"/>
                          <w:b/>
                          <w:color w:val="807000"/>
                          <w:rFonts w:ascii="Verdana" w:hAnsi="Verdana" w:eastAsia="Verdana" w:cs="Verdana"/>
                          <w:sz w:val="17"/>
                        </w:rPr>
                        <w:delText>Knihovní řád</w:delText>
                      </w:r>
                    </w:del>
                  </w:hyperlink>
                </w:p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Style w:val="Hyperlink"/>
                      <w:b/>
                      <w:color w:val="807000"/>
                      <w:rFonts w:ascii="Verdana" w:hAnsi="Verdana" w:eastAsia="Verdana" w:cs="Verdana"/>
                      <w:sz w:val="17"/>
                    </w:rPr>
                  </w:pPr>
                  <w:hyperlink w:history="1" r:id="rId9">
                    <w:del w:id="8ecb8446-53a6-4751-a351-84dff93cfb2f" w:author="Live Bench" w:authorEmail="ai@example.com" w:date="2026-10-13T05:50:00.000Z" w:rsidRPr="000C0AE7">
                      <w:r>
                        <w:rPr>
                          <w:rStyle w:val="Hyperlink"/>
                          <w:b/>
                          <w:color w:val="807000"/>
                          <w:rFonts w:ascii="Verdana" w:hAnsi="Verdana" w:eastAsia="Verdana" w:cs="Verdana"/>
                          <w:sz w:val="17"/>
                        </w:rPr>
                        <w:delText>Ceník</w:delText>
                      </w:r>
                    </w:del>
                  </w:hyperlink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11254" w:type="dxa"/>
                  <w:gridSpan w:val="3"/>
                  <w:tcMar>
                    <w:top w:w="45" w:type="dxa"/>
                    <w:left w:w="120" w:type="dxa"/>
                    <w:bottom w:w="45" w:type="dxa"/>
                    <w:right w:w="12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color w:val="000000"/>
                      <w:rFonts w:ascii="Verdana" w:hAnsi="Verdana" w:eastAsia="Verdana" w:cs="Verdana"/>
                      <w:sz w:val="17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color w:val="000000"/>
                        <w:rFonts w:ascii="Verdana" w:hAnsi="Verdana" w:eastAsia="Verdana" w:cs="Verdana"/>
                        <w:sz w:val="17"/>
                      </w:rPr>
                      <w:delText xml:space="preserve">  </w:delText>
                    </w:r>
                  </w:del>
                  <w:ins w:id="8ecb8446-53a6-4751-a351-84dff93cfb2f" w:author="Live Bench" w:authorEmail="ai@example.com" w:date="2026-10-13T05:50:00.000Z" w:rsidRPr="000C0AE7"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t>ИНФОРМАЦИОННА КАРТА НА АДМИНИСТРАТИВНА УСЛУГА</w:t>
                    </w:r>
                  </w:ins>
                </w:p>
              </w:tc>
            </w:tr>
          </w:tbl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</w:tc>
      </w:tr>
    </w:tbl>
    <w:p w:rsidRDefault="000C0AE7" w:rsidR="00FF6575" w:rsidRPr="000C0AE7">
      <w:pPr>
        <w:rPr>
          <w:color w:val="FF0000"/>
          <w:rFonts w:ascii="Calibri" w:hAnsi="Calibri" w:eastAsia="Calibri" w:cs="Calibri"/>
        </w:rPr>
      </w:pPr>
      <w:del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delText>Ponecháme platné</w:delText>
        </w:r>
      </w:del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Работно време: от  08:00 до 16:30 часа без прекъсване.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Вижте нашата Декларация за достъпност на адрес: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Общите административни актове са достъпни на електронен адрес: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Български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Езиците, чрез които услугата може да бъде ползвана.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Проследяването на статуса на заявена електронна административна услуга се извършва чрез системата за сигурно електронно връчване (Система за еВръчване - https://edelivery.egov.bg/) или на интернет страницата на община Челопеч: http://185.204.164.197/service-status/c3104f20-121d-42d5-9d2a-e27dda6b3671 съобразно функционалностите на използваната система.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стъпки за достъп до актове, изявления и данни, събрани за получателя във връзка с предоставяне на услугата.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Установяването на грешки се извършва автоматично съгласно функционалностите на използвана система за заявяване.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средства за установяване и отстраняване на грешки при въвеждането на информация преди да бъдат направени изявленията във връзка с услугата.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 http://185.204.164.197/service-status/c3104f20-121d-42d5-9d2a-e27dda6b3671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 всички електронно заявени услуги: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https://edelivery.egov.bg/)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За заявена услуга чрез Системата за сигурно електронно връчване: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стъпки за проследяване на текущото състояние на предоставяната услуга.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интернет страницата на община Челопеч: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https://edelivery.egov.bg/Help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Системата за сигурно електронно връчване: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 https://unifiedmodel.egov.bg/wps/portal/unified-model/for-citizens-and-businesses/active-e-admin-services/active-e-admin-services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услуги: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Единния портал за достъп до електронни административни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Технически стъпки по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Технически стъпки по предоставянето на услугата, тяхното правно значение и срока за предоставянето ѝ.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Електронен адрес за предложения във връзка с облекчаване на режима /административната тежест/: Obshtina.Chelopech@chelopech.egov.bg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Актът или отказът да се издаде такъв може да се обжалван пред Административен съд.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Административни услуги "Селско стопанство и екология"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Допълнителна информация.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 електронен път чрез Система за сигурно електронно връчване, с адрес: https://edelivery.egov.bg/Help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Чрез лицензиран пощенски оператор на адрес, като заявителят декларира, че пощенските разходи са за негова сметка, платими при получаването му за вътрешни пощенски пратки и е съгласен документите да бъдат пренасяни за служебни цели.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Лично или  чрез упълномощено лице в Центъра за административно обслужване.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Начини на получаване на резултата от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Obshtina.Chelopech@chelopech.egov.bg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Електронен адрес за предложения във връзка с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Съгласно разпоредбите на Административнопроцесуалния кодекс.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Ред, включително срокове за обжалване на действията на органа по предоставянето на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Кмет на община Челопеч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Орган, осъществяващ контрол върху дейността на органа по предоставянето на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Такса за предоставяне на услугата - Безплатна 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5  работни дни – обикновена услуга;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Срок за изпълнение.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2 години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Срок на действие на документа/индивидуалния административен акт.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Потребителско име и парола - предоставя ограничена степен на надеждност на претендираната или заявената самоличност на дадено лице.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ПИК на НАП, ПИК на НОИ, УКД на НЗОК - „ЗНАЧИТЕЛНО“ - предоставя значителна степен на надеждност на претендираната или заявената самоличност на дадено лице и се характеризира с препратка към съответни технически спецификации, стандарти и процедури, включително технически проверки, чиято цел е да се понижи значително рискът от злоупотреба или промяна на самоличността;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Квалифициран електронен подпис  - „ВИСОКО“ – предоставя по-висока степен на надеждност на претендираната или заявената самоличност на дадено лице, отколкото средствата за електронна идентификация с ниво на осигуреност „значително“, и се характеризира с препратка към съответни технически спецификации, стандарти и процедури, включително технически проверки, чиято цел е да се предотврати злоупотреба или промяна на самоличността;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Ниво на осигуреност на средствата за идентификация съгласно чл.8 от  Регламент (ЕС) № 910/2014 на Европейския парламент и на Съвета от 23 юли 2014 година относно електронната идентификация и удостоверителните услуги при електронни трансакции на вътрешния пазар: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интернет страницата на община Челопеч www.chelopech.egov.bg – с квалифициран електронен подпис КЕП, с Националната агенция за приходите или Националния осигурителен институт /ПИК на НАП, ПИК на НОИ/, Уникалният код за достъп, издаван от Националната здравноосигурителна каса /УКД на НЗОК/, потребителско име и парола;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Система за сигурно електронно връчване: https://edelivery.egov.bg/Help - с квалифициран електронен подпис КЕП или Персонален идентификационен код, издаван от Националния осигурителен институт /ПИК на НОИ/;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Единния портал за достъп до електронни административни услуги: https://egov.bg/wps/portal/ - с квалифициран електронен подпис КЕП, /включително облачен квалифициран електронен подпис/ удостоверението за който съдържа уникален идетификатор.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Средства за електронна идентификация: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Първична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Вид услуга: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Ниво на предоставяне на услугата – ниво 3: Заявяване и получаване на услугата изцяло по ел. път, включително електронно подаване на данни и документи и/или електронна обработка на формуляри (електронни форми),  електронна персонална идентификация на заявителите, електронно връчване.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Информация за предоставяне на услугата по електронен път: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Интернет страницата на община Челопеч: www.chelopech.egov.bg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Система за сигурно електронно връчване: https://edelivery.egov.bg/Help;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Единния портал за достъп до електронни административни услуги: https://egov.bg/wps/portal/;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 електронен път, чрез: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чрез лицензиран пощенски оператор;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Лично или чрез упълномощено лице в Центъра за административно обслужване, с подаване на писмено заявление по образец;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Начини на заявяване на услугата.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Като електронен образец за заявяване на електронна административна услуга чрез Единния портал за достъп до електронни административни услуги: https://egov.bg/wps/portal/, чрез Система за сигурно електронно връчване: https://edelivery.egov.bg/Help или интернет страницата на община Челопеч: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 интернет страницата на община Челопеч: www.chelopech.egov.bg, с възможност за изтегляне;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 хартия в Центъра за административно обслужване;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Образец  на формуляр за предоставяне на услугата се предоставя: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Образци на формуляри, които са свързани с предоставянето на административна услуга/издаването на индивидуалния административен акт.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Получаване на удостоверението по избран от заявителя начин.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Изготвяне на разрешението;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Завеждане в деловодната система и изпращане на преписката към мл. експерт „Опазване на ОС, СиГс и ОС“;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Прием на заявлението с приложените документи в Центъра за административно обслужване или по електронен път;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Процедура по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Удостоверение за наследници – при необходимост;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Документ за собственост на имота, в който ще се извършва сечта;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Документ за самоличност;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Заявление по образец;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Необходими документи за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Процедура по предоставяне на административната услуга/издаване на индивидуалния административен акт, изисквания и необходими документи. </w:t>
        </w:r>
      </w:ins>
    </w:p>
    <w:sectPr w:rsidR="00FF6575" w:rsidRPr="000C0AE7" w:rsidSect="00FF65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C0AE7"/>
    <w:rsid w:val="000C0AE7"/>
    <w:rsid w:val="009A1ED9"/>
    <w:rsid w:val="00FF6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F657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0C0AE7"/>
    <w:pPr>
      <w:spacing w:after="0" w:line="240" w:lineRule="auto"/>
      <w:textAlignment w:val="top"/>
    </w:pPr>
    <w:rPr>
      <w:rFonts w:ascii="Verdana" w:eastAsia="Times New Roman" w:hAnsi="Verdana" w:cs="Times New Roman"/>
      <w:color w:val="000000"/>
      <w:sz w:val="17"/>
      <w:szCs w:val="17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C0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C0AE7"/>
    <w:rPr>
      <w:rFonts w:ascii="Tahoma" w:hAnsi="Tahoma" w:cs="Tahoma"/>
      <w:sz w:val="16"/>
      <w:szCs w:val="16"/>
    </w:rPr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://www.prahareporyje.cz/Plugins/Pagebox/files/Knihovni_rad_MK_2014.doc" TargetMode="Externa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hyperlink" Target="http://www.prahareporyje.cz/Plugins/Pagebox/files/Cenik_sluzeb_MK_2014.doc" TargetMode="External" 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225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ptacnikova</dc:creator>
  <cp:keywords/>
  <dc:description/>
  <cp:lastModifiedBy>ptacnikova</cp:lastModifiedBy>
  <cp:revision>2</cp:revision>
  <dcterms:created xsi:type="dcterms:W3CDTF">2017-09-19T09:29:00Z</dcterms:created>
  <dcterms:modified xsi:type="dcterms:W3CDTF">2017-09-19T09:30:00Z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1.10.0</vt:lpwstr>
  </property>
  <property name="DocumentGuid" fmtid="{D5CDD505-2E9C-101B-9397-08002B2CF9AE}" pid="3">
    <vt:lpwstr>870b9936-7de2-4a3f-a1c9-a4a6aa39bd86</vt:lpwstr>
  </property>
</Properties>
</file>
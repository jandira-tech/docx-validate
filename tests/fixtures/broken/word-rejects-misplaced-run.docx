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eg" Extension="jpe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tbl>
      <w:tblPr/>
      <w:tblGrid>
        <w:gridCol/>
        <w:gridCol/>
      </w:tblGrid>
      <w:tr>
        <w:trPr>
          <w:tblHeader/>
        </w:trPr>
        <w:tc>
          <w:r>
            <w:t>Item</w:t>
          </w:r>
        </w:tc>
        <w:tc>
          <w:r>
            <w:t>Status</w:t>
          </w:r>
        </w:tc>
      </w:tr>
      <w:tr>
        <w:tc>
          <w:r>
            <w:t>Alpha</w:t>
          </w:r>
        </w:tc>
        <w:tc>
          <w:ins w:author="jubarte" w:date="2026-06-10T12:00:00Z" w:id="9001">
            <w:r>
              <w:t>approved</w:t>
            </w:r>
          </w:ins>
        </w:tc>
      </w:tr>
      <w:tr>
        <w:tc>
          <w:r>
            <w:t>Beta</w:t>
          </w:r>
        </w:tc>
        <w:tc>
          <w:del w:author="jubarte" w:date="2026-06-10T12:00:00Z" w:id="9002">
            <w:r>
              <w:delText>rejected</w:delText>
            </w:r>
          </w:del>
          <w:r>
            <w:t xml:space="preserve"> pending</w:t>
          </w:r>
        </w:tc>
      </w:tr>
    </w:tbl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/>
</file>
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63772" w:rsidR="003521DA" w:rsidP="002637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w:drawing>
          <wp:anchor distT="0" distB="0" distL="114300" distR="114300" simplePos="0" relativeHeight="251674624" behindDoc="1" locked="0" layoutInCell="1" allowOverlap="1" wp14:anchorId="4C411805" wp14:editId="784359E5">
            <wp:simplePos x="0" y="0"/>
            <wp:positionH relativeFrom="column">
              <wp:posOffset>3815715</wp:posOffset>
            </wp:positionH>
            <wp:positionV relativeFrom="paragraph">
              <wp:posOffset>71121</wp:posOffset>
            </wp:positionV>
            <wp:extent cx="1314450" cy="876300"/>
            <wp:effectExtent l="0" t="0" r="63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378" cy="8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napToGrid/>
          <w:sz w:val="24"/>
          <w:szCs w:val="24"/>
          <w:lang w:val="es-UY"/>
        </w:rPr>
        <w:drawing>
          <wp:anchor distT="0" distB="0" distL="114300" distR="114300" simplePos="0" relativeHeight="251675648" behindDoc="1" locked="0" layoutInCell="1" allowOverlap="1" wp14:anchorId="4ADC9D7A" wp14:editId="0C9231C2">
            <wp:simplePos x="0" y="0"/>
            <wp:positionH relativeFrom="column">
              <wp:posOffset>-70485</wp:posOffset>
            </wp:positionH>
            <wp:positionV relativeFrom="paragraph">
              <wp:posOffset>137795</wp:posOffset>
            </wp:positionV>
            <wp:extent cx="1495425" cy="9906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14" cy="99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Default="003521DA" w:rsidR="003521DA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2aed92fd-f295-419e-b15a-a7cdaea183a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GRUPO DE COOPERAÇÃO INTERNACIONAL DO MERCOSUL</w:delText>
        </w:r>
      </w:del>
      <w:ins w:id="2aed92fd-f295-419e-b15a-a7cdaea183a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Zamawiający</w:t>
        </w:r>
      </w:ins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0c9d62f9-4cab-4802-b1ac-1769b9dcd6f2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(GCI)</w:delText>
        </w:r>
      </w:del>
      <w:ins w:id="0c9d62f9-4cab-4802-b1ac-1769b9dcd6f2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Nazwa: Państwowe Gospodarstwo Wodne Wody PolskieRegionalny Zarząd Gospodarki Wodnejw GliwicachTytuł lub krótki opis udzielanego zamówienia:Wykonanie konserwacji (utrzymanie) cieków na terenie działania Zarządu Zlewni w Katowicach – obszar działania Nadzoru Wodnego w PszczynieNumer referencyjny nadany sprawie przez instytucję zamawiającą lub podmiot zamawiający (jeżeli dotyczy):GL.ROZ.2710.13.2023.MPS</w:t>
        </w:r>
      </w:ins>
    </w:p>
    <w:p w:rsidRDefault="00263772" w:rsidR="00263772" w:rsidP="00263772" w:rsidRPr="000C259E">
      <w:pPr>
        <w:jc w:val="center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center"/>
        <w:rPr>
          <w:b/>
          <w:rFonts w:ascii="Arial" w:hAnsi="Arial" w:eastAsia="Arial" w:cs="Arial"/>
          <w:sz w:val="24"/>
        </w:rPr>
      </w:pPr>
      <w:del w:id="0fe796fc-3b3b-487c-8cbe-19a0ef2fd83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FORMULÁRIO PARA A AVALIAÇÃO DE PROJETOS DE COOPERAÇÃO CONCLUÍDOS</w:delText>
        </w:r>
      </w:del>
      <w:ins w:id="0fe796fc-3b3b-487c-8cbe-19a0ef2fd83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Nazwa: Państwowe Gospodarstwo Wodne Wody PolskieRegionalny Zarząd Gospodarki Wodnejw Gliwicach</w:t>
        </w:r>
      </w:ins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54610</wp:posOffset>
              <wp:align>center</wp:align>
            </wp:positionH>
            <wp:positionV relativeFrom="margin">
              <wp:posOffset>45720</wp:posOffset>
              <wp:align>center</wp:align>
            </wp:positionV>
            <wp:extent cx="548640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 w:rsidRPr="000C259E">
        <w:rPr>
          <w:rFonts w:ascii="Arial" w:hAnsi="Arial" w:cs="Arial"/>
          <w:color w:val="FF0000"/>
          <w:sz w:val="24"/>
          <w:szCs w:val="24"/>
        </w:rPr>
        <w:tab/>
      </w:r>
      <w:del w:id="21543113-813d-47e2-9317-5f882272d72a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Nome do Projeto</w:delText>
        </w:r>
      </w:del>
      <w:ins w:id="21543113-813d-47e2-9317-5f882272d72a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 xml:space="preserve">Nazwa: 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57150</wp:posOffset>
                </wp:positionV>
                <wp:extent cx="5562600" cy="342900"/>
                <wp:effectExtent l="1270" t="0" r="0" b="63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tabs>
                                <w:tab w:val="left" w:pos="540"/>
                              </w:tabs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 xml:space="preserve">1.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MARCO INSTITUCIONAL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2E0BF1">
      <w:pPr>
        <w:rPr>
          <w:b/>
          <w:rFonts w:ascii="Arial" w:hAnsi="Arial" w:eastAsia="Arial" w:cs="Arial"/>
        </w:rPr>
      </w:pPr>
      <w:del w:id="1f071b20-b614-40c7-bd3b-aab9eed1e4f3" w:author="Live Bench" w:authorEmail="ai@example.com" w:date="2026-10-10T13:40:00.000Z" w:rsidRPr="002E0BF1">
        <w:r>
          <w:rPr>
            <w:b/>
            <w:rFonts w:ascii="Arial" w:hAnsi="Arial" w:eastAsia="Arial" w:cs="Arial"/>
          </w:rPr>
          <w:delText>Grupo/s de Trabalho/s Beneficiário/s</w:delText>
        </w:r>
        <w:r>
          <w:rPr>
            <w:b/>
            <w:rFonts w:ascii="Arial" w:hAnsi="Arial" w:eastAsia="Arial" w:cs="Arial"/>
          </w:rPr>
          <w:delText xml:space="preserve">    </w:delText>
        </w:r>
        <w:r>
          <w:rPr>
            <w:b/>
            <w:rFonts w:ascii="Arial" w:hAnsi="Arial" w:eastAsia="Arial" w:cs="Arial"/>
          </w:rPr>
          <w:delText>Instituição/</w:delText>
        </w:r>
        <w:r>
          <w:rPr>
            <w:b/>
            <w:rFonts w:ascii="Arial" w:hAnsi="Arial" w:eastAsia="Arial" w:cs="Arial"/>
          </w:rPr>
          <w:delText>ões</w:delText>
        </w:r>
        <w:r>
          <w:rPr>
            <w:b/>
            <w:rFonts w:ascii="Arial" w:hAnsi="Arial" w:eastAsia="Arial" w:cs="Arial"/>
          </w:rPr>
          <w:delText xml:space="preserve"> executor/as nos Estados Partes</w:delText>
        </w:r>
      </w:del>
      <w:ins w:id="1f071b20-b614-40c7-bd3b-aab9eed1e4f3" w:author="Live Bench" w:authorEmail="ai@example.com" w:date="2026-10-10T13:40:00.000Z">
        <w:r>
          <w:rPr>
            <w:b/>
            <w:rFonts w:ascii="Arial" w:hAnsi="Arial" w:eastAsia="Arial" w:cs="Arial"/>
          </w:rPr>
          <w:t xml:space="preserve">Nazwa: </w:t>
        </w:r>
      </w:ins>
      <w:r w:rsidRPr="002E0BF1">
        <w:rPr>
          <w:rFonts w:ascii="Arial" w:hAnsi="Arial" w:cs="Arial"/>
          <w:b/>
        </w:rPr>
        <w:tab/>
      </w: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2903220</wp:posOffset>
              <wp:align>center</wp:align>
            </wp:positionH>
            <wp:positionV relativeFrom="margin">
              <wp:posOffset>93980</wp:posOffset>
              <wp:align>center</wp:align>
            </wp:positionV>
            <wp:extent cx="263779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63779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7783a780-a747-4271-86f3-01b6cb0f1a6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Unidade Executor/a do Projeto               </w:delText>
        </w:r>
        <w:r>
          <w:rPr>
            <w:b/>
            <w:rFonts w:ascii="Arial" w:hAnsi="Arial" w:eastAsia="Arial" w:cs="Arial"/>
            <w:sz w:val="24"/>
          </w:rPr>
          <w:delText xml:space="preserve">             </w:delText>
        </w:r>
        <w:r>
          <w:rPr>
            <w:b/>
            <w:rFonts w:ascii="Arial" w:hAnsi="Arial" w:eastAsia="Arial" w:cs="Arial"/>
            <w:sz w:val="24"/>
          </w:rPr>
          <w:delText>Duração prevista</w:delText>
        </w:r>
      </w:del>
      <w:ins w:id="7783a780-a747-4271-86f3-01b6cb0f1a6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Państwowe Gospodarstwo Wodne Wody PolskieRegionalny Zarząd Gospodarki Wodnejw Gliwicach</w:t>
        </w:r>
      </w:ins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2903220</wp:posOffset>
              <wp:align>center</wp:align>
            </wp:positionH>
            <wp:positionV relativeFrom="margin">
              <wp:posOffset>46990</wp:posOffset>
              <wp:align>center</wp:align>
            </wp:positionV>
            <wp:extent cx="263779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63779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Data de início</w:delText>
        </w:r>
      </w:del>
      <w:r w:rsidRPr="000C259E">
        <w:tab/>
      </w:r>
      <w:r w:rsidRPr="000C259E">
        <w:tab/>
      </w:r>
      <w:r w:rsidRPr="000C259E">
        <w:tab/>
      </w:r>
      <w:r w:rsidRPr="000C259E">
        <w:tab/>
      </w:r>
      <w:r w:rsidRPr="000C259E">
        <w:tab/>
      </w:r>
      <w:r w:rsidRPr="000C259E">
        <w:tab/>
      </w:r>
      <w:del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Data de conclusão</w:delText>
        </w:r>
      </w:del>
      <w:ins w:id="1c6e916c-b7b6-4c9f-976c-1cc9c2c3215d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Państwowe Gospodarstwo Wodne Wody Polskie</w:t>
        </w:r>
      </w:ins>
    </w:p>
    <w:p w:rsidRDefault="00263772">
      <w:r>
        <w:drawing>
          <wp:anchor distT="0" distB="0" distL="0" distR="0" relativeHeight="1" simplePos="1" behindDoc="0">
            <wp:simplePos x="0" y="0"/>
            <wp:positionH relativeFrom="margin">
              <wp:posOffset>2962275</wp:posOffset>
              <wp:align>center</wp:align>
            </wp:positionH>
            <wp:positionV relativeFrom="margin">
              <wp:posOffset>46990</wp:posOffset>
              <wp:align>center</wp:align>
            </wp:positionV>
            <wp:extent cx="2514600" cy="457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514600" cy="457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3b069b41-4f3a-495b-89d6-7ca085cb5d08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Funcionário de Contato</w:delText>
        </w:r>
      </w:del>
      <w:ins w:id="3b069b41-4f3a-495b-89d6-7ca085cb5d08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Regionalny Zarząd Gospodarki Wodnej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b4332c8-e941-46ab-8b67-af31cc424f2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 Nome e Sobrenome</w:delText>
        </w:r>
      </w:del>
      <w:ins w:id="5b4332c8-e941-46ab-8b67-af31cc424f2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w Gliwicach</w:t>
        </w:r>
      </w:ins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45720</wp:posOffset>
              <wp:align>center</wp:align>
            </wp:positionH>
            <wp:positionV relativeFrom="margin">
              <wp:posOffset>20320</wp:posOffset>
              <wp:align>center</wp:align>
            </wp:positionV>
            <wp:extent cx="548640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c56a76c2-e403-4cb2-b7af-d6b853baa8a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Telefone  </w:delText>
        </w:r>
        <w:r>
          <w:rPr>
            <w:b/>
            <w:rFonts w:ascii="Arial" w:hAnsi="Arial" w:eastAsia="Arial" w:cs="Arial"/>
            <w:sz w:val="24"/>
          </w:rPr>
          <w:delText xml:space="preserve">                       </w:delText>
        </w:r>
        <w:r>
          <w:rPr>
            <w:b/>
            <w:rFonts w:ascii="Arial" w:hAnsi="Arial" w:eastAsia="Arial" w:cs="Arial"/>
            <w:sz w:val="24"/>
          </w:rPr>
          <w:delText xml:space="preserve"> Fax               </w:delText>
        </w:r>
        <w:r>
          <w:rPr>
            <w:b/>
            <w:rFonts w:ascii="Arial" w:hAnsi="Arial" w:eastAsia="Arial" w:cs="Arial"/>
            <w:sz w:val="24"/>
          </w:rPr>
          <w:delText xml:space="preserve">          </w:delText>
        </w:r>
        <w:r>
          <w:rPr>
            <w:b/>
            <w:rFonts w:ascii="Arial" w:hAnsi="Arial" w:eastAsia="Arial" w:cs="Arial"/>
            <w:sz w:val="24"/>
          </w:rPr>
          <w:delText>Página</w:delText>
        </w:r>
        <w:r>
          <w:rPr>
            <w:b/>
            <w:rFonts w:ascii="Arial" w:hAnsi="Arial" w:eastAsia="Arial" w:cs="Arial"/>
            <w:sz w:val="24"/>
          </w:rPr>
          <w:delText xml:space="preserve"> Web                  </w:delText>
        </w:r>
        <w:r>
          <w:rPr>
            <w:b/>
            <w:rFonts w:ascii="Arial" w:hAnsi="Arial" w:eastAsia="Arial" w:cs="Arial"/>
            <w:sz w:val="24"/>
          </w:rPr>
          <w:delText xml:space="preserve"> E-mail</w:delText>
        </w:r>
      </w:del>
      <w:ins w:id="c56a76c2-e403-4cb2-b7af-d6b853baa8a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Tytuł lub krótki opis udzielanego zamówienia:Wykonanie konserwacji (utrzymanie) cieków na terenie działania Zarządu Zlewni w Katowicach – obszar działania Nadzoru Wodnego w Pszczynie</w:t>
        </w:r>
      </w:ins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29210</wp:posOffset>
              <wp:align>center</wp:align>
            </wp:positionV>
            <wp:extent cx="1197610" cy="3429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1197610" cy="3429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19050</wp:posOffset>
                </wp:positionV>
                <wp:extent cx="5769610" cy="342900"/>
                <wp:effectExtent l="1905" t="0" r="635" b="4445"/>
                <wp:wrapNone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2.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CLASSIFICAÇÃO DA COOPERAÇÃO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d43981e8-5d85-4819-8784-82b9815f8e24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Modalidade de </w:delText>
        </w:r>
        <w:r>
          <w:rPr>
            <w:b/>
            <w:color w:val="000000"/>
            <w:rFonts w:ascii="Arial" w:hAnsi="Arial" w:eastAsia="Arial" w:cs="Arial"/>
            <w:sz w:val="24"/>
          </w:rPr>
          <w:delText>Cooperação</w:delText>
        </w:r>
      </w:del>
      <w:ins w:id="d43981e8-5d85-4819-8784-82b9815f8e24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Tytuł lub krótki opis udzielanego zamówienia:</w:t>
        </w:r>
      </w:ins>
    </w:p>
    <w:p w:rsidRDefault="00263772" w:rsidR="00263772" w:rsidP="00263772" w:rsidRPr="000C259E">
      <w:pPr>
        <w:rPr>
          <w:rFonts w:ascii="Arial" w:hAnsi="Arial" w:eastAsia="Arial" w:cs="Arial"/>
          <w:sz w:val="24"/>
        </w:rPr>
      </w:pPr>
      <w:del w:id="50c6fd49-eee1-43fe-9bb2-c17b86e574c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  (Marcar com "X" a modalidade de cooperação solicitada)</w:delText>
        </w:r>
      </w:del>
      <w:ins w:id="50c6fd49-eee1-43fe-9bb2-c17b86e574c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Tytuł lub krótki opis udzielanego zamówienia: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45720</wp:posOffset>
              <wp:align>center</wp:align>
            </wp:positionH>
            <wp:positionV relativeFrom="margin">
              <wp:posOffset>0</wp:posOffset>
              <wp:align>center</wp:align>
            </wp:positionV>
            <wp:extent cx="5410200" cy="198120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ext cx="5410200" cy="19812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rFonts w:ascii="Arial" w:hAnsi="Arial" w:cs="Arial"/>
          <w:b/>
        </w:rPr>
      </w:pPr>
      <w:r w:rsidRPr="00317C1E">
        <w:rPr>
          <w:rFonts w:ascii="Arial" w:hAnsi="Arial" w:cs="Arial"/>
          <w:b/>
        </w:rPr>
        <w:t xml:space="preserve">    </w:t>
      </w: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1943100</wp:posOffset>
              <wp:align>center</wp:align>
            </wp:positionH>
            <wp:positionV relativeFrom="margin">
              <wp:posOffset>17145</wp:posOffset>
              <wp:align>center</wp:align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rFonts w:ascii="Arial" w:hAnsi="Arial" w:cs="Arial"/>
          <w:b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1959610</wp:posOffset>
              <wp:align>center</wp:align>
            </wp:positionH>
            <wp:positionV relativeFrom="margin">
              <wp:posOffset>127635</wp:posOffset>
              <wp:align>center</wp:align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>
      <w:pPr>
        <w:rPr>
          <w:b/>
          <w:rFonts w:ascii="Arial" w:hAnsi="Arial" w:eastAsia="Arial" w:cs="Arial"/>
        </w:rPr>
      </w:pPr>
      <w:del w:id="1bd93990-5cbb-404d-9eee-2b8fb5d19b1f" w:author="Live Bench" w:authorEmail="ai@example.com" w:date="2026-10-10T13:40:00.000Z">
        <w:r>
          <w:rPr>
            <w:b/>
            <w:rFonts w:ascii="Arial" w:hAnsi="Arial" w:eastAsia="Arial" w:cs="Arial"/>
          </w:rPr>
          <w:delText xml:space="preserve">    </w:delText>
        </w:r>
        <w:r>
          <w:rPr>
            <w:b/>
            <w:rFonts w:ascii="Arial" w:hAnsi="Arial" w:eastAsia="Arial" w:cs="Arial"/>
          </w:rPr>
          <w:delText xml:space="preserve">Cooperação </w:delText>
        </w:r>
        <w:r>
          <w:rPr>
            <w:b/>
            <w:rFonts w:ascii="Arial" w:hAnsi="Arial" w:eastAsia="Arial" w:cs="Arial"/>
          </w:rPr>
          <w:delText>extra–MERCOSUL</w:delText>
        </w:r>
        <w:r>
          <w:rPr>
            <w:b/>
            <w:rFonts w:ascii="Arial" w:hAnsi="Arial" w:eastAsia="Arial" w:cs="Arial"/>
          </w:rPr>
          <w:delText xml:space="preserve">                 </w:delText>
        </w:r>
      </w:del>
      <w:ins w:id="1bd93990-5cbb-404d-9eee-2b8fb5d19b1f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Wykonanie konserwacji (utrzymanie) cieków na terenie działania Zarządu Zlewni w Katowicach – obszar działania Nadzoru Wodnego w Pszczynie</w:t>
        </w:r>
      </w:ins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2493010</wp:posOffset>
              <wp:align>center</wp:align>
            </wp:positionH>
            <wp:positionV relativeFrom="margin">
              <wp:posOffset>120015</wp:posOffset>
              <wp:align>center</wp:align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b/>
          <w:rFonts w:ascii="Arial" w:hAnsi="Arial" w:eastAsia="Arial" w:cs="Arial"/>
        </w:rPr>
      </w:pPr>
      <w:del w:id="f85a21a0-0e89-46e8-8546-60a81369e5e4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delText xml:space="preserve"> </w:delText>
        </w:r>
        <w:r>
          <w:rPr>
            <w:b/>
            <w:rFonts w:ascii="Arial" w:hAnsi="Arial" w:eastAsia="Arial" w:cs="Arial"/>
          </w:rPr>
          <w:delText xml:space="preserve">   </w:delText>
        </w:r>
        <w:r>
          <w:rPr>
            <w:b/>
            <w:rFonts w:ascii="Arial" w:hAnsi="Arial" w:eastAsia="Arial" w:cs="Arial"/>
          </w:rPr>
          <w:delText>Cooperação voltada ao MERCOSUL</w:delText>
        </w:r>
      </w:del>
      <w:ins w:id="f85a21a0-0e89-46e8-8546-60a81369e5e4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Wykonanie konserwacji (utrzymanie) cieków na terenie działania Zarządu Zlewni w Katowicach – obszar działania Nadzoru Wodnego w Pszczynie</w:t>
        </w:r>
      </w:ins>
    </w:p>
    <w:p w:rsidRDefault="00263772" w:rsidR="00263772" w:rsidP="00263772" w:rsidRPr="00317C1E">
      <w:pPr>
        <w:rPr>
          <w:rFonts w:ascii="Arial" w:hAnsi="Arial" w:cs="Arial"/>
          <w:b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2721610</wp:posOffset>
              <wp:align>center</wp:align>
            </wp:positionH>
            <wp:positionV relativeFrom="margin">
              <wp:posOffset>41910</wp:posOffset>
              <wp:align>center</wp:align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1943100</wp:posOffset>
              <wp:align>center</wp:align>
            </wp:positionH>
            <wp:positionV relativeFrom="margin">
              <wp:posOffset>115570</wp:posOffset>
              <wp:align>center</wp:align>
            </wp:positionV>
            <wp:extent cx="228600" cy="16827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228600" cy="1682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317C1E">
      <w:pPr>
        <w:rPr>
          <w:b/>
          <w:rFonts w:ascii="Arial" w:hAnsi="Arial" w:eastAsia="Arial" w:cs="Arial"/>
        </w:rPr>
      </w:pPr>
      <w:del w:id="a672bb45-e6a9-433f-8dc1-394ac3dca9d8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delText xml:space="preserve">      Cooperação triangular</w:delText>
        </w:r>
      </w:del>
      <w:ins w:id="a672bb45-e6a9-433f-8dc1-394ac3dca9d8" w:author="Live Bench" w:authorEmail="ai@example.com" w:date="2026-10-10T13:40:00.000Z" w:rsidRPr="00317C1E">
        <w:r>
          <w:rPr>
            <w:b/>
            <w:rFonts w:ascii="Arial" w:hAnsi="Arial" w:eastAsia="Arial" w:cs="Arial"/>
          </w:rPr>
          <w:t>Numer referencyjny nadany sprawie przez instytucję zamawiającą lub podmiot zamawiający (jeżeli dotyczy):GL.ROZ.2710.13.2023.MPS</w:t>
        </w:r>
      </w:ins>
    </w:p>
    <w:p w:rsidRDefault="00263772" w:rsidR="00263772" w:rsidP="00263772" w:rsidRPr="000C259E">
      <w:pPr>
        <w:tabs>
          <w:tab w:val="left" w:pos="960"/>
        </w:tabs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ba87ab0-6e42-498a-874e-5b1d6adb429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Objetivo do Projeto</w:delText>
        </w:r>
      </w:del>
      <w:ins w:id="5ba87ab0-6e42-498a-874e-5b1d6adb429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Numer referencyjny nadany sprawie przez instytucję zamawiającą lub podmiot zamawiający (jeżeli dotyczy):</w:t>
        </w:r>
      </w:ins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123190</wp:posOffset>
              <wp:align>center</wp:align>
            </wp:positionV>
            <wp:extent cx="5638800" cy="219456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219456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3521DA" w:rsidP="003521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2DACD" wp14:editId="00C0CF2E">
                <wp:simplePos x="0" y="0"/>
                <wp:positionH relativeFrom="column">
                  <wp:posOffset>-93980</wp:posOffset>
                </wp:positionH>
                <wp:positionV relativeFrom="paragraph">
                  <wp:posOffset>-64135</wp:posOffset>
                </wp:positionV>
                <wp:extent cx="5769610" cy="342900"/>
                <wp:effectExtent l="0" t="0" r="0" b="190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3.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OBJETIVOS E RESULTADOS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ab/>
                            </w:r>
                          </w:p>
                          <w:p w:rsidR="003521DA" w:rsidRDefault="003521DA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</w:p>
                          <w:p w:rsidR="003521DA" w:rsidRPr="00317C1E" w:rsidRDefault="003521DA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3521DA" w:rsidR="003521DA" w:rsidP="003521DA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3521DA" w:rsidRPr="000C259E">
      <w:pPr>
        <w:rPr>
          <w:rFonts w:ascii="Arial" w:hAnsi="Arial" w:eastAsia="Arial" w:cs="Arial"/>
          <w:sz w:val="24"/>
        </w:rPr>
      </w:pPr>
      <w:del w:id="dfcabeeb-43fd-40e8-84e9-e4effd764a22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Esta seção deverá conter informações sobre os resultados atingidos no âmbito do Projeto.  </w:delText>
        </w:r>
      </w:del>
      <w:ins w:id="dfcabeeb-43fd-40e8-84e9-e4effd764a22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Numer referencyjny nadany sprawie przez instytucję zamawiającą lub podmiot zamawiający (jeżeli dotyczy):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0806c9ac-d5d3-4401-9c60-dcf09837a8a7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3.1. Estime o cumprimento dos objetivos do projeto</w:delText>
        </w:r>
      </w:del>
      <w:ins w:id="0806c9ac-d5d3-4401-9c60-dcf09837a8a7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t>GL.ROZ.2710.13.2023.MPS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6d65d927-1526-424a-94f0-5fd3bf179185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Na coluna “Tipo”: D = Objetivo de Desenvolvimento; E1 = Objetivo específico do Projeto; E2 = Objetivo específico </w:delText>
        </w:r>
        <w:r>
          <w:rPr>
            <w:rFonts w:ascii="Arial" w:hAnsi="Arial" w:eastAsia="Arial" w:cs="Arial"/>
            <w:sz w:val="24"/>
          </w:rPr>
          <w:delText>2</w:delText>
        </w:r>
        <w:r>
          <w:rPr>
            <w:rFonts w:ascii="Arial" w:hAnsi="Arial" w:eastAsia="Arial" w:cs="Arial"/>
            <w:sz w:val="24"/>
          </w:rPr>
          <w:delText xml:space="preserve">; E3 = Objetivo Específico 3; etc. R1=Resultado 1 do Projeto, R2 = Resultado 2, etc. Na coluna “Objetivos e Resultados” descreva o Objetivo ou Resultado, conforme detalhamento no Documento de Projeto. Por último, na coluna “Pontuação” qualifique as realizações obtidas segundo os seguintes critérios: 4 = Mais do esperado; 3= Conforme o esperado; 2 = Menos do esperado e 1 = Não cumprido.  </w:delText>
        </w:r>
      </w:del>
      <w:ins w:id="6d65d927-1526-424a-94f0-5fd3bf179185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t>GL.ROZ.2710.13.2023.MPS</w:t>
        </w:r>
      </w:ins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tbl>
      <w:tblPr>
        <w:tblW w:w="8861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Column="1" w:firstRow="1" w:lastColumn="0" w:lastRow="0" w:noHBand="0" w:noVBand="0" w:val="00A0"/>
      </w:tblPr>
      <w:tblGrid>
        <w:gridCol w:w="817"/>
        <w:gridCol w:w="6627"/>
        <w:gridCol w:w="1417"/>
      </w:tblGrid>
      <w:tr w:rsidR="00263772" w:rsidRPr="000C259E" w:rsidTr="003521DA">
        <w:tc>
          <w:tcPr>
            <w:tcW w:w="817" w:type="dxa"/>
            <w:tcBorders>
              <w:bottom w:val="single" w:color="auto" w:sz="18" w:space="0"/>
              <w:top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Tipo</w:delText>
              </w:r>
            </w:del>
          </w:p>
        </w:tc>
        <w:tc>
          <w:tcPr>
            <w:tcW w:w="6627" w:type="dxa"/>
            <w:tcBorders>
              <w:bottom w:val="single" w:color="auto" w:sz="18" w:space="0"/>
              <w:top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Objetivos e Resultados do Projeto</w:delText>
              </w:r>
            </w:del>
          </w:p>
        </w:tc>
        <w:tc>
          <w:tcPr>
            <w:tcW w:w="1417" w:type="dxa"/>
            <w:tcBorders>
              <w:bottom w:val="single" w:color="auto" w:sz="18" w:space="0"/>
              <w:top w:val="single" w:color="auto" w:sz="8" w:space="0"/>
              <w:right w:val="single" w:color="auto" w:sz="8" w:space="0"/>
            </w:tcBorders>
          </w:tcPr>
          <w:p w:rsidRDefault="00263772" w:rsidR="00263772" w:rsidP="00114BCE" w:rsidRPr="00C554D0">
            <w:pPr>
              <w:rPr>
                <w:b/>
                <w:rFonts w:ascii="Arial" w:hAnsi="Arial" w:eastAsia="Arial" w:cs="Arial"/>
                <w:sz w:val="22"/>
              </w:rPr>
            </w:pPr>
            <w:del w:id="5cc2434f-0d59-4ead-8463-5276805b6163" w:author="Live Bench" w:authorEmail="ai@example.com" w:date="2026-10-10T13:40:00.000Z" w:rsidRPr="00C554D0">
              <w:r>
                <w:rPr>
                  <w:b/>
                  <w:rFonts w:ascii="Arial" w:hAnsi="Arial" w:eastAsia="Arial" w:cs="Arial"/>
                  <w:sz w:val="22"/>
                </w:rPr>
                <w:delText>Pontuação</w:delText>
              </w:r>
            </w:del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D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E1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E2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E3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R1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R2</w:delText>
              </w:r>
            </w:del>
          </w:p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R3</w:delText>
              </w:r>
            </w:del>
          </w:p>
        </w:tc>
        <w:tc>
          <w:tcPr>
            <w:tcW w:w="662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134"/>
        </w:trPr>
        <w:tc>
          <w:tcPr>
            <w:tcW w:w="817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R4</w:delText>
              </w:r>
            </w:del>
            <w:ins w:id="5cc2434f-0d59-4ead-8463-5276805b61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t>Wykonawca</w:t>
              </w:r>
            </w:ins>
          </w:p>
          <w:p/>
        </w:tc>
        <w:tc>
          <w:tcPr>
            <w:tcW w:w="662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afd8033b-16e2-4f68-af10-7578cedd07c0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Se atribuiu pontuação </w:delText>
        </w:r>
        <w:r>
          <w:rPr>
            <w:rFonts w:ascii="Arial" w:hAnsi="Arial" w:eastAsia="Arial" w:cs="Arial"/>
            <w:sz w:val="24"/>
          </w:rPr>
          <w:delText>1</w:delText>
        </w:r>
        <w:r>
          <w:rPr>
            <w:rFonts w:ascii="Arial" w:hAnsi="Arial" w:eastAsia="Arial" w:cs="Arial"/>
            <w:sz w:val="24"/>
          </w:rPr>
          <w:delText xml:space="preserve"> ou 2, deverá explicar os motivos abaixo.</w:delText>
        </w:r>
      </w:del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26035</wp:posOffset>
              <wp:align>center</wp:align>
            </wp:positionH>
            <wp:positionV relativeFrom="margin">
              <wp:posOffset>33020</wp:posOffset>
              <wp:align>center</wp:align>
            </wp:positionV>
            <wp:extent cx="5638800" cy="166941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66941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8606DD" wp14:editId="2DC201B6">
                <wp:simplePos x="0" y="0"/>
                <wp:positionH relativeFrom="column">
                  <wp:posOffset>-21590</wp:posOffset>
                </wp:positionH>
                <wp:positionV relativeFrom="paragraph">
                  <wp:posOffset>121285</wp:posOffset>
                </wp:positionV>
                <wp:extent cx="5769610" cy="342900"/>
                <wp:effectExtent l="1270" t="2540" r="127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4.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RESULTADOS N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Ã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O PREVISTOS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57e54690-5bf6-40f7-8b16-2a250f15e319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 xml:space="preserve">Mencione outros resultados não previstos (positivos ou negativos) no desenho original do projeto que surgem como consequência de sua execução. 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110490</wp:posOffset>
              <wp:align>center</wp:align>
            </wp:positionV>
            <wp:extent cx="5638800" cy="219456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219456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24130</wp:posOffset>
                </wp:positionV>
                <wp:extent cx="5769610" cy="342900"/>
                <wp:effectExtent l="1270" t="0" r="127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5.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DIFICULD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eastAsia="Arial" w:cs="Arial"/>
          <w:sz w:val="24"/>
        </w:rPr>
      </w:pPr>
      <w:del w:id="f2693874-17a5-4be1-8ea9-335dac0a5de0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Identifique as áreas em que se apresentaram dificuldades durante o desenvolvimento do Projeto</w:delText>
        </w:r>
      </w:del>
    </w:p>
    <w:p w:rsidRDefault="00263772" w:rsidR="00263772" w:rsidP="00263772" w:rsidRPr="000C259E">
      <w:pPr>
        <w:rPr>
          <w:i/>
          <w:rFonts w:ascii="Arial" w:hAnsi="Arial" w:eastAsia="Arial" w:cs="Arial"/>
          <w:sz w:val="24"/>
        </w:rPr>
      </w:pPr>
      <w:del w:id="f2693874-17a5-4be1-8ea9-335dac0a5de0" w:author="Live Bench" w:authorEmail="ai@example.com" w:date="2026-10-10T13:40:00.000Z" w:rsidRPr="000C259E">
        <w:r>
          <w:rPr>
            <w:i/>
            <w:rFonts w:ascii="Arial" w:hAnsi="Arial" w:eastAsia="Arial" w:cs="Arial"/>
            <w:sz w:val="24"/>
          </w:rPr>
          <w:delText>Explique a causa</w:delText>
        </w:r>
        <w:r>
          <w:rPr>
            <w:i/>
            <w:rFonts w:ascii="Arial" w:hAnsi="Arial" w:eastAsia="Arial" w:cs="Arial"/>
            <w:sz w:val="24"/>
          </w:rPr>
          <w:delText xml:space="preserve"> abaixo da área na qual tiver</w:delText>
        </w:r>
        <w:r>
          <w:rPr>
            <w:i/>
            <w:rFonts w:ascii="Arial" w:hAnsi="Arial" w:eastAsia="Arial" w:cs="Arial"/>
            <w:sz w:val="24"/>
          </w:rPr>
          <w:delText xml:space="preserve"> </w:delText>
        </w:r>
        <w:r>
          <w:rPr>
            <w:i/>
            <w:rFonts w:ascii="Arial" w:hAnsi="Arial" w:eastAsia="Arial" w:cs="Arial"/>
            <w:sz w:val="24"/>
          </w:rPr>
          <w:delText xml:space="preserve"> </w:delText>
        </w:r>
        <w:r>
          <w:rPr>
            <w:i/>
            <w:rFonts w:ascii="Arial" w:hAnsi="Arial" w:eastAsia="Arial" w:cs="Arial"/>
            <w:sz w:val="24"/>
          </w:rPr>
          <w:delText>apresentado a dificuldade.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90b9250-be30-45ed-9562-435d96c21ee0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5.1. Cronograma de atividades</w:delText>
        </w:r>
      </w:del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126365</wp:posOffset>
              <wp:align>center</wp:align>
            </wp:positionV>
            <wp:extent cx="5638800" cy="106616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06616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5963b2b7-b327-4e8d-994f-03aa8470122a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5.2. Coordenação de atividades entre os países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22860</wp:posOffset>
              <wp:align>center</wp:align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8cd71154-670d-4125-8ff8-8f5642a76d3a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5.3. Recursos humanos </w:delText>
        </w:r>
      </w:del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54610</wp:posOffset>
              <wp:align>center</wp:align>
            </wp:positionH>
            <wp:positionV relativeFrom="margin">
              <wp:posOffset>140970</wp:posOffset>
              <wp:align>center</wp:align>
            </wp:positionV>
            <wp:extent cx="5477510" cy="617220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61722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f00b49ad-fecf-4baf-a885-b526f4216305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5.4. Desenho do Documento do Projeto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54610</wp:posOffset>
              <wp:align>center</wp:align>
            </wp:positionH>
            <wp:positionV relativeFrom="margin">
              <wp:posOffset>14605</wp:posOffset>
              <wp:align>center</wp:align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c927edeb-cc9c-4399-8ddc-f8a4b9ce079c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5.5. Marco Institucional (A modo de exemplo: procedimentos estabelecidos para a execução do projeto e/ou normativa do órgão de trabalho, etc.</w:delText>
        </w:r>
        <w:r>
          <w:rPr>
            <w:b/>
            <w:rFonts w:ascii="Arial" w:hAnsi="Arial" w:eastAsia="Arial" w:cs="Arial"/>
            <w:sz w:val="24"/>
          </w:rPr>
          <w:delText>)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54610</wp:posOffset>
              <wp:align>center</wp:align>
            </wp:positionH>
            <wp:positionV relativeFrom="margin">
              <wp:posOffset>58420</wp:posOffset>
              <wp:align>center</wp:align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b/>
          <w:rFonts w:ascii="Arial" w:hAnsi="Arial" w:eastAsia="Arial" w:cs="Arial"/>
          <w:sz w:val="24"/>
        </w:rPr>
      </w:pPr>
      <w:del w:id="451981bf-e83a-4378-9a6c-1f56a1677149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 xml:space="preserve">5.6. </w:delText>
        </w:r>
        <w:r>
          <w:rPr>
            <w:b/>
            <w:rFonts w:ascii="Arial" w:hAnsi="Arial" w:eastAsia="Arial" w:cs="Arial"/>
            <w:sz w:val="24"/>
          </w:rPr>
          <w:delText>Dissidência</w:delText>
        </w:r>
        <w:r>
          <w:rPr>
            <w:b/>
            <w:rFonts w:ascii="Arial" w:hAnsi="Arial" w:eastAsia="Arial" w:cs="Arial"/>
            <w:sz w:val="24"/>
          </w:rPr>
          <w:delText xml:space="preserve"> entre as instituições participantes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8890</wp:posOffset>
              <wp:align>center</wp:align>
            </wp:positionH>
            <wp:positionV relativeFrom="margin">
              <wp:posOffset>34925</wp:posOffset>
              <wp:align>center</wp:align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b/>
          <w:rFonts w:ascii="Arial" w:hAnsi="Arial" w:eastAsia="Arial" w:cs="Arial"/>
          <w:sz w:val="24"/>
        </w:rPr>
      </w:pPr>
      <w:del w:id="9fa066c1-f3c9-4773-8990-afc43787aaa1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5.7. Aspectos orçamentários</w:delText>
        </w:r>
      </w:del>
    </w:p>
    <w:p w:rsidRDefault="003521DA">
      <w:r>
        <w:drawing>
          <wp:anchor distT="0" distB="0" distL="0" distR="0" relativeHeight="1" simplePos="1" behindDoc="1">
            <wp:simplePos x="0" y="0"/>
            <wp:positionH relativeFrom="margin">
              <wp:posOffset>8890</wp:posOffset>
              <wp:align>center</wp:align>
            </wp:positionH>
            <wp:positionV relativeFrom="margin">
              <wp:posOffset>154940</wp:posOffset>
              <wp:align>center</wp:align>
            </wp:positionV>
            <wp:extent cx="5486400" cy="12363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2363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jc w:val="both"/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14dbfd72-5587-4a39-8e25-0d8ca19abb7f" w:author="Live Bench" w:authorEmail="ai@example.com" w:date="2026-10-10T13:40:00.000Z" w:rsidRPr="000C259E">
        <w:r>
          <w:rPr>
            <w:b/>
            <w:rFonts w:ascii="Arial" w:hAnsi="Arial" w:eastAsia="Arial" w:cs="Arial"/>
            <w:sz w:val="24"/>
          </w:rPr>
          <w:delText>5.8. Outros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8890</wp:posOffset>
              <wp:align>center</wp:align>
            </wp:positionH>
            <wp:positionV relativeFrom="margin">
              <wp:posOffset>34925</wp:posOffset>
              <wp:align>center</wp:align>
            </wp:positionV>
            <wp:extent cx="5477510" cy="93535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77510" cy="93535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69610" cy="342900"/>
                <wp:effectExtent l="3810" t="0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0E6FFD" w:rsidRDefault="00263772" w:rsidP="00263772">
                            <w:pPr>
                              <w:ind w:left="-540" w:right="1116" w:firstLine="540"/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</w:pPr>
                            <w:r w:rsidRPr="000E6FFD">
                              <w:rPr>
                                <w:rFonts w:ascii="Calibri" w:hAnsi="Calibri"/>
                                <w:b/>
                                <w:szCs w:val="24"/>
                                <w:lang w:val="es-AR"/>
                              </w:rPr>
                              <w:t>6.</w:t>
                            </w:r>
                            <w:r w:rsidRPr="000E6FFD">
                              <w:rPr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0E6FFD">
                              <w:rPr>
                                <w:rFonts w:ascii="Calibri" w:hAnsi="Calibri"/>
                                <w:b/>
                                <w:noProof/>
                                <w:szCs w:val="24"/>
                                <w:lang w:val="es-AR"/>
                              </w:rPr>
                              <w:t>IMPACTO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jc w:val="both"/>
        <w:rPr>
          <w:b/>
          <w:rFonts w:ascii="Arial" w:hAnsi="Arial" w:eastAsia="Arial" w:cs="Arial"/>
          <w:sz w:val="24"/>
        </w:rPr>
      </w:pPr>
      <w:del w:id="43ef4300-2bd6-4ca3-81cb-49f4ed3e2eb5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>6.1. Avalie a contribuição do Projeto ao desenvolvimento do processo de integração</w:delText>
        </w:r>
        <w:r>
          <w:rPr>
            <w:rFonts w:ascii="Arial" w:hAnsi="Arial" w:eastAsia="Arial" w:cs="Arial"/>
            <w:sz w:val="24"/>
          </w:rPr>
          <w:delText>.</w:delText>
        </w:r>
      </w:del>
    </w:p>
    <w:p w:rsidRDefault="00263772">
      <w:pPr>
        <w:jc w:val="both"/>
      </w:pPr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147955</wp:posOffset>
              <wp:align>center</wp:align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3521DA">
      <w:pPr>
        <w:jc w:val="both"/>
        <w:rPr>
          <w:b/>
          <w:rFonts w:ascii="Arial" w:hAnsi="Arial" w:eastAsia="Arial" w:cs="Arial"/>
          <w:sz w:val="24"/>
        </w:rPr>
      </w:pPr>
      <w:del w:id="ec1d8809-e813-46be-ab7f-c9f294eadabf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>6.2. Avalie a contribuição do Projeto a outros objetivos da Política de Cooperação do MERCOSUL.</w:delText>
        </w:r>
      </w:del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114300</wp:posOffset>
              <wp:align>center</wp:align>
            </wp:positionV>
            <wp:extent cx="5638800" cy="159194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638800" cy="159194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 w:rsidRPr="000C259E">
      <w:pPr>
        <w:rPr>
          <w:rFonts w:ascii="Arial" w:hAnsi="Arial" w:cs="Arial"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3521DA">
      <w:pPr>
        <w:rPr>
          <w:b/>
          <w:rFonts w:ascii="Arial" w:hAnsi="Arial" w:eastAsia="Arial" w:cs="Arial"/>
          <w:sz w:val="24"/>
        </w:rPr>
      </w:pPr>
      <w:del w:id="49556359-110f-49a1-86a1-3f32d50db8b6" w:author="Live Bench" w:authorEmail="ai@example.com" w:date="2026-10-10T13:40:00.000Z" w:rsidRPr="003521DA">
        <w:r>
          <w:rPr>
            <w:b/>
            <w:rFonts w:ascii="Arial" w:hAnsi="Arial" w:eastAsia="Arial" w:cs="Arial"/>
            <w:sz w:val="24"/>
          </w:rPr>
          <w:delText xml:space="preserve">6.3. Outros impactos do Projeto que se deseje salientar. 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92075</wp:posOffset>
              <wp:align>center</wp:align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3521DA" w:rsidR="003521DA" w:rsidP="00263772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-57150</wp:posOffset>
                </wp:positionV>
                <wp:extent cx="5769610" cy="342900"/>
                <wp:effectExtent l="3810" t="0" r="0" b="63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  <w:lang w:val="es-AR"/>
                              </w:rPr>
                              <w:t>7.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  <w:lang w:val="es-AR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  <w:lang w:val="es-AR"/>
                              </w:rPr>
                              <w:t>SUSTENTABILIDADE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  <w:highlight w:val="yellow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100f6e25-3302-4e2b-b97b-a58f966218ee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Enumere os fatores que garantirão a continuidade das atividades desenvolvidas durante o Projeto pelas instituições envolvidas, depois de concluído o Projeto de Cooperação.</w:delText>
        </w:r>
      </w:del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0</wp:posOffset>
              <wp:align>center</wp:align>
            </wp:positionH>
            <wp:positionV relativeFrom="margin">
              <wp:posOffset>92075</wp:posOffset>
              <wp:align>center</wp:align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b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138430</wp:posOffset>
                </wp:positionV>
                <wp:extent cx="5769610" cy="342900"/>
                <wp:effectExtent l="3810" t="4445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8.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</w:rPr>
                              <w:t>REALIZAÇÕES A SALIENTAR PARA AUTORIDADES DO MERCOSUL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eastAsia="Arial" w:cs="Arial"/>
          <w:sz w:val="24"/>
        </w:rPr>
      </w:pPr>
      <w:del w:id="e1428398-d60e-426e-ba89-8f998cf80057" w:author="Live Bench" w:authorEmail="ai@example.com" w:date="2026-10-10T13:40:00.000Z" w:rsidRPr="000C259E">
        <w:r>
          <w:rPr>
            <w:rFonts w:ascii="Arial" w:hAnsi="Arial" w:eastAsia="Arial" w:cs="Arial"/>
            <w:sz w:val="24"/>
          </w:rPr>
          <w:delText>Mencione cinco realizações obtidas através do apoio da cooperação internacional e que deveriam ser conhecidas pelo GMC e/ou o CMC</w:delText>
        </w:r>
        <w:r>
          <w:rPr>
            <w:i/>
            <w:rFonts w:ascii="Arial" w:hAnsi="Arial" w:eastAsia="Arial" w:cs="Arial"/>
            <w:sz w:val="24"/>
          </w:rPr>
          <w:delText>.</w:delText>
        </w:r>
      </w:del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tbl>
      <w:tblPr>
        <w:tblW w:w="8755" w:type="dxa"/>
        <w:tblInd w:w="1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Column="1" w:firstRow="1" w:lastColumn="0" w:lastRow="0" w:noHBand="0" w:noVBand="0" w:val="00A0"/>
      </w:tblPr>
      <w:tblGrid>
        <w:gridCol w:w="675"/>
        <w:gridCol w:w="8080"/>
      </w:tblGrid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top w:val="single" w:color="auto" w:sz="8" w:space="0"/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1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2</w:delText>
              </w:r>
            </w:del>
          </w:p>
          <w:p/>
        </w:tc>
        <w:tc>
          <w:tcPr>
            <w:tcW w:w="8080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3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4</w:delText>
              </w:r>
            </w:del>
          </w:p>
          <w:p/>
        </w:tc>
        <w:tc>
          <w:tcPr>
            <w:tcW w:w="8080" w:type="dxa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63772" w:rsidRPr="000C259E" w:rsidTr="003521DA">
        <w:trPr>
          <w:hidden w:val="0"/>
          <w:trHeight w:val="1021"/>
        </w:trPr>
        <w:tc>
          <w:tcPr>
            <w:tcW w:w="675" w:type="dxa"/>
            <w:shd w:color="auto" w:fill="C0C0C0" w:val="clear"/>
            <w:tcBorders>
              <w:bottom w:val="single" w:color="auto" w:sz="8" w:space="0"/>
              <w:left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b/>
                <w:rFonts w:ascii="Arial" w:hAnsi="Arial" w:eastAsia="Arial" w:cs="Arial"/>
                <w:sz w:val="24"/>
              </w:rPr>
            </w:pPr>
            <w:del w:id="a1118565-6289-442c-97f5-a78440470263" w:author="Live Bench" w:authorEmail="ai@example.com" w:date="2026-10-10T13:40:00.000Z" w:rsidRPr="000C259E">
              <w:r>
                <w:rPr>
                  <w:b/>
                  <w:rFonts w:ascii="Arial" w:hAnsi="Arial" w:eastAsia="Arial" w:cs="Arial"/>
                  <w:sz w:val="24"/>
                </w:rPr>
                <w:delText>5</w:delText>
              </w:r>
            </w:del>
          </w:p>
          <w:p/>
        </w:tc>
        <w:tc>
          <w:tcPr>
            <w:tcW w:w="8080" w:type="dxa"/>
            <w:shd w:color="auto" w:fill="C0C0C0" w:val="clear"/>
            <w:tcBorders>
              <w:bottom w:val="single" w:color="auto" w:sz="8" w:space="0"/>
              <w:right w:val="single" w:color="auto" w:sz="8" w:space="0"/>
            </w:tcBorders>
          </w:tcPr>
          <w:p w:rsidRDefault="00263772" w:rsidR="00263772" w:rsidP="00114BCE" w:rsidRPr="000C25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napToGrid/>
          <w:sz w:val="24"/>
          <w:szCs w:val="24"/>
          <w:lang w:val="es-U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138430</wp:posOffset>
                </wp:positionV>
                <wp:extent cx="5769610" cy="342900"/>
                <wp:effectExtent l="3810" t="635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772" w:rsidRPr="00317C1E" w:rsidRDefault="00263772" w:rsidP="00263772">
                            <w:pPr>
                              <w:ind w:left="-540" w:right="1116" w:firstLine="540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317C1E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9.</w:t>
                            </w:r>
                            <w:r w:rsidRPr="00317C1E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 w:rsidRPr="00317C1E">
                              <w:rPr>
                                <w:rFonts w:ascii="Arial" w:hAnsi="Arial" w:cs="Arial"/>
                                <w:b/>
                                <w:noProof/>
                                <w:szCs w:val="24"/>
                              </w:rPr>
                              <w:t>APRENDIZAGENS PARA A POLÍTICA DE COOPERAÇÃO DO MERCOSUL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rPr>
          <w:rFonts w:ascii="Arial" w:hAnsi="Arial" w:cs="Arial"/>
          <w:sz w:val="24"/>
          <w:szCs w:val="24"/>
        </w:rPr>
      </w:pPr>
    </w:p>
    <w:p w:rsidRDefault="00263772">
      <w:r>
        <w:drawing>
          <wp:anchor distT="0" distB="0" distL="0" distR="0" relativeHeight="1" simplePos="1" behindDoc="1">
            <wp:simplePos x="0" y="0"/>
            <wp:positionH relativeFrom="margin">
              <wp:posOffset>85725</wp:posOffset>
              <wp:align>center</wp:align>
            </wp:positionH>
            <wp:positionV relativeFrom="margin">
              <wp:posOffset>66040</wp:posOffset>
              <wp:align>center</wp:align>
            </wp:positionV>
            <wp:extent cx="5486400" cy="1816735"/>
            <wp:effectExtent l="0" t="0" r="0" b="0"/>
            <wp:wrapNone/>
            <wp:docPr id="0" nam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5486400" cy="181673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 w:rsidP="00263772" w:rsidRPr="000C259E">
      <w:pPr>
        <w:jc w:val="both"/>
        <w:rPr>
          <w:rFonts w:ascii="Arial" w:hAnsi="Arial" w:cs="Arial"/>
          <w:sz w:val="24"/>
          <w:szCs w:val="24"/>
        </w:rPr>
      </w:pPr>
    </w:p>
    <w:p w:rsidRDefault="00263772" w:rsidR="00263772"/>
    <w:sectPr w:rsidR="002637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772"/>
    <w:rsid w:val="00263772"/>
    <w:rsid w:val="003521DA"/>
    <w:rsid w:val="0045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77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pt-BR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772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pt-BR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image" Target="media/image3.wmf" /><Relationship Id="rId2" Type="http://schemas.microsoft.com/office/2007/relationships/stylesWithEffects" Target="stylesWithEffects.xml" /><Relationship Id="rId20" Type="http://schemas.openxmlformats.org/officeDocument/2006/relationships/image" Target="media/image4.wmf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5" Type="http://schemas.openxmlformats.org/officeDocument/2006/relationships/image" Target="media/image1.png" /><Relationship Id="rId44" Type="http://schemas.openxmlformats.org/officeDocument/2006/relationships/theme" Target="theme/theme1.xml" /><Relationship Id="rId4" Type="http://schemas.openxmlformats.org/officeDocument/2006/relationships/webSettings" Target="webSettings.xml" /><Relationship Id="rId43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Ma. Noel López</dc:creator>
  <cp:lastModifiedBy>Ma. Noel López</cp:lastModifiedBy>
  <cp:revision>1</cp:revision>
  <dcterms:created xsi:type="dcterms:W3CDTF">2015-03-13T17:58:00Z</dcterms:created>
  <dcterms:modified xsi:type="dcterms:W3CDTF">2015-03-13T18:14:00Z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9e9f5b61-7a47-4838-89e5-f4d64b800853</vt:lpwstr>
  </property>
</Properties>
</file>
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A6F3B1" w14:textId="77777777">
      <w:pPr>
        <w:rPr>
          <w:del w:author="Open-Xml-PowerTools" w:id="165" w:date="2000-01-01T00:00:00Z"/>
          <w:rFonts w:ascii="Arial" w:hAnsi="Arial" w:cs="Arial"/>
          <w:b/>
          <w:color w:val="000000" w:themeColor="text1"/>
          <w:sz w:val="24"/>
          <w:szCs w:val="24"/>
        </w:rPr>
      </w:pPr>
      <w:del w:author="Open-Xml-PowerTools" w:id="164" w:date="2000-01-01T00:00:00Z">
        <w:r>
          <w:rPr>
            <w:rFonts w:ascii="Arial" w:hAnsi="Arial" w:cs="Arial"/>
            <w:b/>
            <w:noProof/>
            <w:sz w:val="24"/>
            <w:szCs w:val="24"/>
            <w:lang w:eastAsia="en-GB"/>
          </w:rPr>
          <mc:AlternateContent>
            <mc:Choice Requires="wps">
              <w:drawing>
                <wp:anchor distT="45720" distB="45720" distL="114300" distR="114300" simplePos="0" relativeHeight="251662336" behindDoc="0" locked="0" layoutInCell="1" allowOverlap="1" wp14:anchorId="077B1CDC" wp14:editId="6F787615">
                  <wp:simplePos x="0" y="0"/>
                  <wp:positionH relativeFrom="margin">
                    <wp:posOffset>76200</wp:posOffset>
                  </wp:positionH>
                  <wp:positionV relativeFrom="paragraph">
                    <wp:posOffset>581025</wp:posOffset>
                  </wp:positionV>
                  <wp:extent cx="5791200" cy="3048000"/>
                  <wp:effectExtent l="0" t="0" r="19050" b="19050"/>
                  <wp:wrapSquare wrapText="bothSides"/>
                  <wp:docPr id="3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91200" cy="3048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A70AD6" w14:textId="77777777">
                              <w:pP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 xml:space="preserve">Wherever possible you should copy the </w:delTex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delText xml:space="preserve">model award criteria below </w:delTex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 xml:space="preserve">into your tender documentation.  If appropriate, you can </w:delTex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>make adjustments to</w:delTex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 xml:space="preserve"> </w:delTex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delText xml:space="preserve">the model award criteria and supplier guidance </w:delTex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>to:</w:delText>
                              </w:r>
                            </w:p>
                            <w:p w14:paraId="11154FF4" w14:textId="43248D73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 xml:space="preserve">ensure model award criteria is </w:delTex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>aligned</w:delTex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 xml:space="preserve"> with scoring matrix </w:delText>
                              </w:r>
                            </w:p>
                            <w:p w14:paraId="2E57778E" w14:textId="2AEAE9BA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 xml:space="preserve">ensure relevance to the subject matter of the </w:delTex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>contract;</w:delTex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 xml:space="preserve"> </w:delText>
                              </w:r>
                            </w:p>
                            <w:p w14:paraId="6C9244D2" w14:textId="11893D74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>respond to feedback gained through pre</w:delTex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>liminary market</w:delTex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 xml:space="preserve"> </w:delText>
                              </w:r>
                              <w:proofErr w:type="gramStart"/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>engagement;</w:delTex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 xml:space="preserve"> </w:delText>
                              </w:r>
                            </w:p>
                            <w:p w14:paraId="42671C02" w14:textId="7777777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 xml:space="preserve">ensure compliance with the principles of equal treatment, non-discrimination and proportionality; and/or to </w:delText>
                              </w:r>
                            </w:p>
                            <w:p w14:paraId="08AA4BFA" w14:textId="7777777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  <w:delText>satisfy/achieve specific departmental policy objectives.</w:delText>
                              </w:r>
                            </w:p>
                            <w:p w14:paraId="515DE7B1" w14:textId="77777777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spacing w:after="0" w:line="259" w:lineRule="auto"/>
                                <w:ind w:left="709"/>
                                <w:contextualSpacing w:val="0"/>
                                <w:rPr>
                                  <w:rFonts w:ascii="Arial" w:hAnsi="Arial" w:cs="Arial"/>
                                  <w:i/>
                                  <w:sz w:val="24"/>
                                </w:rPr>
                              </w:pPr>
                            </w:p>
                            <w:p w14:paraId="083161BB" w14:textId="0181AE2D">
                              <w:pP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delText xml:space="preserve">You should replace any defined terms if they </w:delTex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delText>confl</w:delTex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delText>ict</w:delTex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delText xml:space="preserve"> with your Conditions of Contract or specification (e.g. you may use Contractor instead of Supplier in your contract)</w:delText>
                              </w:r>
                              <w:r>
                                <w:rPr>
                                  <w:rFonts w:ascii="Arial" w:hAnsi="Arial" w:cs="Arial"/>
                                  <w:i/>
                                  <w:sz w:val="24"/>
                                  <w:szCs w:val="24"/>
                                </w:rPr>
                                <w:delText>.</w:delText>
                              </w:r>
                            </w:p>
                            <w:p w14:paraId="697F0757" w14:textId="77777777">
                              <w:pPr>
                                <w:spacing w:line="259" w:lineRule="auto"/>
                                <w:ind w:left="360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</w:p>
                            <w:p w14:paraId="49498E97" w14:textId="77777777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</mc:AlternateContent>
        </w:r>
      </w:del>
    </w:p>
    <w:sectPr>
      <w:pgSz w:w="11906" w:h="16838"/>
      <w:pgMar w:top="1417" w:right="1417" w:bottom="1417" w:left="1417" w:header="708" w:footer="708" w:gutter="0"/>
      <w:cols w:space="708"/>
      <w:docGrid w:linePitch="360"/>
      <w:sectPrChange w:author="Open-Xml-PowerTools" w:id="289" w:date="2000-01-01T00:00:00Z">
        <w:sectPr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uthor" w:initials="A">
    <w:p w14:paraId="01D99EC7" w14:textId="77777777" w:rsidR="00CE1786" w:rsidRDefault="00CE1786" w:rsidP="00CE1786">
      <w:pPr>
        <w:pStyle w:val="CommentText"/>
      </w:pPr>
      <w:r>
        <w:rPr>
          <w:rStyle w:val="CommentReference"/>
        </w:rPr>
        <w:annotationRef/>
      </w:r>
      <w:r>
        <w:t>Drafting note: Contracting Authority to complete grey fields throughout.</w:t>
      </w:r>
    </w:p>
  </w:comment>
  <w:comment w:id="1" w:author="Author" w:initials="A">
    <w:p w14:paraId="5F8A8213" w14:textId="31BFC7E8" w:rsidR="00183CCF" w:rsidRDefault="00183CCF" w:rsidP="00183CCF">
      <w:pPr>
        <w:pStyle w:val="CommentText"/>
      </w:pPr>
      <w:r>
        <w:rPr>
          <w:rStyle w:val="CommentReference"/>
        </w:rPr>
        <w:annotationRef/>
      </w:r>
      <w:r>
        <w:t>Drafting note: to be updated by Contracting Authority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1D99EC7" w15:done="0"/>
  <w15:commentEx w15:paraId="5F8A821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1D99EC7" w16cid:durableId="613D2AAC"/>
  <w16cid:commentId w16cid:paraId="5F8A8213" w16cid:durableId="25E2321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5DCE9D" w14:textId="77777777">
      <w:pPr>
        <w:spacing w:after="0" w:line="240" w:lineRule="auto"/>
      </w:pPr>
      <w:r>
        <w:separator/>
      </w:r>
    </w:p>
  </w:endnote>
  <w:endnote w:type="continuationSeparator" w:id="0">
    <w:p w14:paraId="07D2623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9DE185" w14:textId="77777777">
      <w:pPr>
        <w:spacing w:after="0" w:line="240" w:lineRule="auto"/>
      </w:pPr>
      <w:r>
        <w:separator/>
      </w:r>
    </w:p>
  </w:footnote>
  <w:footnote w:type="continuationSeparator" w:id="0">
    <w:p w14:paraId="2420D56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8D119A"/>
    <w:multiLevelType w:val="hybridMultilevel"/>
    <w:tmpl w:val="D31C68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63275"/>
    <w:multiLevelType w:val="hybridMultilevel"/>
    <w:tmpl w:val="D610D4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02065"/>
    <w:multiLevelType w:val="hybridMultilevel"/>
    <w:tmpl w:val="AB2E931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BB517ED"/>
    <w:multiLevelType w:val="hybridMultilevel"/>
    <w:tmpl w:val="924E4AA8"/>
    <w:lvl w:ilvl="0" w:tplc="D44E6F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8167FE"/>
    <w:multiLevelType w:val="hybridMultilevel"/>
    <w:tmpl w:val="6CCC30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898606">
    <w:abstractNumId w:val="0"/>
  </w:num>
  <w:num w:numId="2" w16cid:durableId="1683438295">
    <w:abstractNumId w:val="1"/>
  </w:num>
  <w:num w:numId="3" w16cid:durableId="834955579">
    <w:abstractNumId w:val="4"/>
  </w:num>
  <w:num w:numId="4" w16cid:durableId="25260530">
    <w:abstractNumId w:val="3"/>
  </w:num>
  <w:num w:numId="5" w16cid:durableId="88140410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uthor">
    <w15:presenceInfo w15:providerId="None" w15:userId="Auth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CCF"/>
    <w:rsid w:val="00052FA6"/>
    <w:rsid w:val="0012593F"/>
    <w:rsid w:val="00183CCF"/>
    <w:rsid w:val="00273D68"/>
    <w:rsid w:val="002873BB"/>
    <w:rsid w:val="00753056"/>
    <w:rsid w:val="00A61645"/>
    <w:rsid w:val="00A661AD"/>
    <w:rsid w:val="00B057E0"/>
    <w:rsid w:val="00CE1786"/>
    <w:rsid w:val="00E11A86"/>
    <w:rsid w:val="00E31FD9"/>
    <w:rsid w:val="00FD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0745E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CCF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3CCF"/>
    <w:pPr>
      <w:spacing w:before="36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CC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CCF"/>
    <w:rPr>
      <w:rFonts w:eastAsiaTheme="majorEastAsia" w:cstheme="majorBidi"/>
      <w:b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83CCF"/>
    <w:rPr>
      <w:rFonts w:eastAsiaTheme="majorEastAsia" w:cstheme="majorBidi"/>
      <w:b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183C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3C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3CCF"/>
    <w:rPr>
      <w:sz w:val="20"/>
      <w:szCs w:val="20"/>
    </w:rPr>
  </w:style>
  <w:style w:type="paragraph" w:styleId="ListParagraph">
    <w:name w:val="List Paragraph"/>
    <w:aliases w:val="Dot pt,No Spacing1,List Paragraph Char Char Char,Indicator Text,Numbered Para 1,List Paragraph1,Bullet Points,MAIN CONTENT,OBC Bullet,List Paragraph11,List Paragraph12,F5 List Paragraph,Colorful List - Accent 11,Normal numbered,Bullet 1,L"/>
    <w:basedOn w:val="Normal"/>
    <w:link w:val="ListParagraphChar"/>
    <w:uiPriority w:val="34"/>
    <w:qFormat/>
    <w:rsid w:val="00183CCF"/>
    <w:pPr>
      <w:ind w:left="720"/>
      <w:contextualSpacing/>
    </w:pPr>
  </w:style>
  <w:style w:type="character" w:customStyle="1" w:styleId="ListParagraphChar">
    <w:name w:val="List Paragraph Char"/>
    <w:aliases w:val="Dot pt Char,No Spacing1 Char,List Paragraph Char Char Char Char,Indicator Text Char,Numbered Para 1 Char,List Paragraph1 Char,Bullet Points Char,MAIN CONTENT Char,OBC Bullet Char,List Paragraph11 Char,List Paragraph12 Char,L Char"/>
    <w:basedOn w:val="DefaultParagraphFont"/>
    <w:link w:val="ListParagraph"/>
    <w:uiPriority w:val="34"/>
    <w:qFormat/>
    <w:locked/>
    <w:rsid w:val="00183CCF"/>
  </w:style>
  <w:style w:type="character" w:styleId="PlaceholderText">
    <w:name w:val="Placeholder Text"/>
    <w:basedOn w:val="DefaultParagraphFont"/>
    <w:uiPriority w:val="99"/>
    <w:semiHidden/>
    <w:rsid w:val="00183CCF"/>
    <w:rPr>
      <w:color w:val="808080"/>
    </w:rPr>
  </w:style>
  <w:style w:type="character" w:styleId="Hyperlink">
    <w:name w:val="Hyperlink"/>
    <w:basedOn w:val="DefaultParagraphFont"/>
    <w:rsid w:val="00183CC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3C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3CCF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61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61AD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17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786"/>
  </w:style>
  <w:style w:type="paragraph" w:styleId="Footer">
    <w:name w:val="footer"/>
    <w:basedOn w:val="Normal"/>
    <w:link w:val="FooterChar"/>
    <w:uiPriority w:val="99"/>
    <w:unhideWhenUsed/>
    <w:rsid w:val="00CE17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786"/>
  </w:style>
  <w:style w:type="paragraph" w:styleId="Revision">
    <w:name w:val="Revision"/>
    <w:hidden/>
    <w:uiPriority w:val="99"/>
    <w:semiHidden/>
    <w:rsid w:val="00CE1786"/>
    <w:pPr>
      <w:spacing w:after="0" w:line="240" w:lineRule="auto"/>
    </w:pPr>
  </w:style>
  <w:style w:type="paragraph" w:styleId="a">
    <w:name w:val="Normal"/>
    <w:qFormat/>
    <w:rPr>
      <w:rFonts w:asciiTheme="minorHAnsi" w:eastAsiaTheme="minorHAnsi" w:hAnsiTheme="minorHAnsi" w:cstheme="minorBidi"/>
      <w:sz w:val="22"/>
      <w:szCs w:val="22"/>
      <w:lang w:val="bg-BG" w:eastAsia="en-US" w:bidi="ar-SA"/>
    </w:rPr>
  </w:style>
  <w:style w:type="character" w:styleId="a0">
    <w:name w:val="Default Paragraph Font"/>
    <w:uiPriority w:val="1"/>
    <w:semiHidden/>
    <w:unhideWhenUsed/>
  </w:style>
  <w:style w:type="table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nance-ni.gov.uk/publications/ppn-0121-scoring-social-valu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hyperlink" Target="https://www.finance-ni.gov.uk/publications/ppn-0121-scoring-social-value" TargetMode="External"/><Relationship Id="rId14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9FA7249892DC4F9FB361B3066FFFF0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A6E237-C30B-4BED-BAB0-29F7A6AFF59F}"/>
      </w:docPartPr>
      <w:docPartBody>
        <w:p w:rsidR="005508DC" w:rsidRDefault="005140E7" w:rsidP="005140E7">
          <w:pPr>
            <w:pStyle w:val="9FA7249892DC4F9FB361B3066FFFF002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40CF841C3FFB4C4F83E84DAA3F8AA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D1730-82BD-4603-8519-D0C56D2307CB}"/>
      </w:docPartPr>
      <w:docPartBody>
        <w:p w:rsidR="005508DC" w:rsidRDefault="005140E7" w:rsidP="005140E7">
          <w:pPr>
            <w:pStyle w:val="40CF841C3FFB4C4F83E84DAA3F8AA322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60969956FC164ECD8482B9B64C27F8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5A52EC-C120-43C4-B56F-AFB5D8739B91}"/>
      </w:docPartPr>
      <w:docPartBody>
        <w:p w:rsidR="005508DC" w:rsidRDefault="005140E7" w:rsidP="005140E7">
          <w:pPr>
            <w:pStyle w:val="60969956FC164ECD8482B9B64C27F85E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9043F2525A46411CB535DF9CE4E2AF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A25CD5-97D5-4A45-9378-5C6EA2E43288}"/>
      </w:docPartPr>
      <w:docPartBody>
        <w:p w:rsidR="005508DC" w:rsidRDefault="005140E7" w:rsidP="005140E7">
          <w:pPr>
            <w:pStyle w:val="9043F2525A46411CB535DF9CE4E2AF70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54DC79E9876D4ECBB049D3D7088EAB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CE944-5D81-4A02-91DF-65AFA223456A}"/>
      </w:docPartPr>
      <w:docPartBody>
        <w:p w:rsidR="005508DC" w:rsidRDefault="005140E7" w:rsidP="005140E7">
          <w:pPr>
            <w:pStyle w:val="54DC79E9876D4ECBB049D3D7088EAB63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  <w:docPart>
      <w:docPartPr>
        <w:name w:val="42151C1C7F64486DA14D533422C500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336047-6398-443B-B8AD-7204524EDA74}"/>
      </w:docPartPr>
      <w:docPartBody>
        <w:p w:rsidR="005508DC" w:rsidRDefault="005140E7" w:rsidP="005140E7">
          <w:pPr>
            <w:pStyle w:val="42151C1C7F64486DA14D533422C500DD"/>
          </w:pPr>
          <w:r w:rsidRPr="00BD3A17">
            <w:rPr>
              <w:rStyle w:val="PlaceholderText"/>
              <w:rFonts w:ascii="Arial" w:hAnsi="Arial" w:cs="Arial"/>
              <w:sz w:val="24"/>
              <w:szCs w:val="24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comments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0E7"/>
    <w:rsid w:val="00452EA3"/>
    <w:rsid w:val="005140E7"/>
    <w:rsid w:val="00521A34"/>
    <w:rsid w:val="005508DC"/>
    <w:rsid w:val="005842FC"/>
    <w:rsid w:val="00697D70"/>
    <w:rsid w:val="006D40AD"/>
    <w:rsid w:val="00753056"/>
    <w:rsid w:val="009D6370"/>
    <w:rsid w:val="00AC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140E7"/>
    <w:rPr>
      <w:color w:val="808080"/>
    </w:rPr>
  </w:style>
  <w:style w:type="paragraph" w:customStyle="1" w:styleId="9FA7249892DC4F9FB361B3066FFFF002">
    <w:name w:val="9FA7249892DC4F9FB361B3066FFFF002"/>
    <w:rsid w:val="005140E7"/>
  </w:style>
  <w:style w:type="paragraph" w:customStyle="1" w:styleId="40CF841C3FFB4C4F83E84DAA3F8AA322">
    <w:name w:val="40CF841C3FFB4C4F83E84DAA3F8AA322"/>
    <w:rsid w:val="005140E7"/>
  </w:style>
  <w:style w:type="paragraph" w:customStyle="1" w:styleId="60969956FC164ECD8482B9B64C27F85E">
    <w:name w:val="60969956FC164ECD8482B9B64C27F85E"/>
    <w:rsid w:val="005140E7"/>
  </w:style>
  <w:style w:type="paragraph" w:customStyle="1" w:styleId="9043F2525A46411CB535DF9CE4E2AF70">
    <w:name w:val="9043F2525A46411CB535DF9CE4E2AF70"/>
    <w:rsid w:val="005140E7"/>
  </w:style>
  <w:style w:type="paragraph" w:customStyle="1" w:styleId="54DC79E9876D4ECBB049D3D7088EAB63">
    <w:name w:val="54DC79E9876D4ECBB049D3D7088EAB63"/>
    <w:rsid w:val="005140E7"/>
  </w:style>
  <w:style w:type="paragraph" w:customStyle="1" w:styleId="42151C1C7F64486DA14D533422C500DD">
    <w:name w:val="42151C1C7F64486DA14D533422C500DD"/>
    <w:rsid w:val="005140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486</Words>
  <Characters>2689</Characters>
  <Application>Microsoft Office Word</Application>
  <DocSecurity>0</DocSecurity>
  <Lines>69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2025-03-12T09:57:00Z</dcterms:created>
  <dcterms:modified xsi:type="dcterms:W3CDTF">2025-03-12T09:57:00Z</dcterms:modified>
</cp:coreProperties>
</file>
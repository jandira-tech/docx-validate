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ve="http://schemas.openxmlformats.org/markup-compatibility/2006"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e:Ignorable="pt14 w14 wp14">
  <w:body>
    <w:p>
      <w:pPr>
        <w:suppressAutoHyphens/>
        <w:jc w:val="center"/>
        <w:rPr>
          <w:del w:author="Jubarte" w:id="1" w:date="1970-01-01T00:00:00Z"/>
          <w:rFonts w:ascii="Arial" w:hAnsi="Arial"/>
          <w:spacing w:val="8"/>
          <w:lang w:eastAsia="lt-LT"/>
        </w:rPr>
      </w:pPr>
      <w:ins w:author="Jubarte" w:id="2" w:date="1970-01-01T00:00:00Z">
        <w:r>
          <w:rPr>
            <w:b w:val="1"/>
            <w:bCs w:val="1"/>
          </w:rPr>
          <w:t>ACB-kædemotor - frit konfigurerbar - CDC-1-ACB</w:t>
        </w:r>
        <w:r>
          <w:br/>
        </w:r>
        <w:r>
          <w:rPr>
            <w:b w:val="1"/>
            <w:bCs w:val="1"/>
          </w:rPr>
          <w:t>24 V DC / Tilpasset efter kundeønsker</w:t>
        </w:r>
        <w:r>
          <w:br/>
        </w:r>
        <w:r>
          <w:br/>
        </w:r>
        <w:r>
          <w:t>Elektrisk motor til integreret, usynlig montering i vinduesprofilen og til eftermontering.</w:t>
        </w:r>
        <w:r>
          <w:br/>
        </w:r>
        <w:r>
          <w:t>Praktisk til motoriseret åbning og lukning af vinduer og lemme.</w:t>
        </w:r>
        <w:r>
          <w:br/>
        </w:r>
        <w:r>
          <w:t>Kan bruges til Komfortopluk, røgudluftning og brandventilation iht. DS/EN12101-2</w:t>
        </w:r>
        <w:r>
          <w:br/>
        </w:r>
        <w:r>
          <w:t>Kan kombineres med alle D+H låsemotorer.</w:t>
        </w:r>
        <w:r>
          <w:br/>
        </w:r>
        <w:r>
          <w:br/>
        </w:r>
        <w:r>
          <w:rPr>
            <w:b w:val="1"/>
            <w:bCs w:val="1"/>
          </w:rPr>
          <w:t>Egenskaber:</w:t>
        </w:r>
        <w:r>
          <w:br/>
        </w:r>
        <w:r>
          <w:t>Integreret, frit parametrerbar slukningselektronik for at forhindre en defekt i tilfælde af overbelastning af vindue og motor.</w:t>
        </w:r>
        <w:r>
          <w:br/>
        </w:r>
        <w:r>
          <w:t>Integreret grænseflade ACB (Advanced Communication Bus) med åben Modbus RTU-protokol.</w:t>
        </w:r>
        <w:r>
          <w:br/>
        </w:r>
        <w:r>
          <w:t>Direkte integration af motoren gennem åben buskommunikation via ACB (Advanced Communication Bus), f.eks. i CTS (bygningsautomation).</w:t>
        </w:r>
        <w:r>
          <w:br/>
        </w:r>
        <w:r>
          <w:t>Lav driftsstøj takket være innovativ, akustisk afkobling af drevkomponenterne.</w:t>
        </w:r>
        <w:r>
          <w:br/>
        </w:r>
        <w:r>
          <w:t>Højpræcisionsmotor og synkron elektronik til synkron drift af op til 8 motorer.</w:t>
        </w:r>
        <w:r>
          <w:br/>
        </w:r>
        <w:r>
          <w:t>Korrosionsbeskyttet, hærdet, stålkæde, vedligeholdelsesfri takket være livstidssmøring.</w:t>
        </w:r>
        <w:r>
          <w:br/>
        </w:r>
        <w:r>
          <w:t>Highspeed-funktion (-HS) til hurtigt opluk af vinduer i tilfælde af brand (ABV).</w:t>
        </w:r>
        <w:r>
          <w:br/>
        </w:r>
        <w:r>
          <w:t>Justerbart, flertrins klembeskyttelsessystem (løbetid, kraft, åbning).</w:t>
        </w:r>
        <w:r>
          <w:br/>
        </w:r>
        <w:r>
          <w:t>Automatisk aflastning af tætningsbåndet efter lukning beskytter tætningslister.</w:t>
        </w:r>
        <w:r>
          <w:br/>
        </w:r>
        <w:r>
          <w:t>Lavt kabelforbrug med mulighed for gennemsløjfning af op til 3 motorer.</w:t>
        </w:r>
        <w:r>
          <w:br/>
        </w:r>
        <w:r>
          <w:t>Enkel installation takket være stik med beskyttelse mod omvendt polaritet.</w:t>
        </w:r>
        <w:r>
          <w:br/>
        </w:r>
        <w:r>
          <w:t>Tilslutning valgfrit mulig fra venstre eller højre (forsyning inkl. bussignaler).</w:t>
        </w:r>
        <w:r>
          <w:br/>
        </w:r>
        <w:r>
          <w:t>Kan parametriseres individuelt via D+H SCS-software.</w:t>
        </w:r>
        <w:r>
          <w:br/>
        </w:r>
        <w:r>
          <w:br/>
        </w:r>
        <w:r>
          <w:rPr>
            <w:b w:val="1"/>
            <w:bCs w:val="1"/>
          </w:rPr>
          <w:t>Funktionsbeskrivelse ACB</w:t>
        </w:r>
        <w:r>
          <w:br/>
        </w:r>
        <w:r>
          <w:t>Sikker ABV-central kommunikation gennem krypteret dataoverførsel mellem centraler og motorer fra D+H Mechatronic AG.</w:t>
        </w:r>
        <w:r>
          <w:br/>
        </w:r>
        <w:r>
          <w:t>Direkte styring af motoren via ACB mulig.</w:t>
        </w:r>
        <w:r>
          <w:br/>
        </w:r>
        <w:r>
          <w:t>Som standard er motoren indstillet med drift med pol-skift fra fabrikken.</w:t>
        </w:r>
        <w:r>
          <w:br/>
        </w:r>
        <w:r>
          <w:t>Præcis styring af position og feedback, herunder angivelser af den faktiske position.</w:t>
        </w:r>
        <w:r>
          <w:br/>
        </w:r>
        <w:r>
          <w:t>Åbne- og lukke meddelelser kommer direkte fra motoren via ACB-kommunikation.</w:t>
        </w:r>
        <w:r>
          <w:br/>
        </w:r>
        <w:r>
          <w:t>Motorens generelle status, som f.eks. samlet kørestrækning, antal aktiveringer, diagnostik og nødfunktion, kan evalueres.</w:t>
        </w:r>
        <w:r>
          <w:br/>
        </w:r>
        <w:r>
          <w:t xml:space="preserve">  </w:t>
        </w:r>
        <w:r>
          <w:br/>
        </w:r>
        <w:r>
          <w:rPr>
            <w:b w:val="1"/>
            <w:bCs w:val="1"/>
          </w:rPr>
          <w:t>Udvidelsesfunktioner:</w:t>
        </w:r>
        <w:r>
          <w:br/>
        </w:r>
        <w:r>
          <w:rPr>
            <w:b w:val="1"/>
            <w:bCs w:val="1"/>
          </w:rPr>
          <w:t>Option "SBD/SBU"</w:t>
        </w:r>
        <w:r>
          <w:t xml:space="preserve"> - Korrosionsbeskyttet, hærdet stålkæde i sidebue-design til lave karmhøjder</w:t>
        </w:r>
        <w:r>
          <w:br/>
        </w:r>
        <w:r>
          <w:rPr>
            <w:b w:val="1"/>
            <w:bCs w:val="1"/>
          </w:rPr>
          <w:t xml:space="preserve">Option "ZB" </w:t>
        </w:r>
        <w:r>
          <w:t>- Vindebroanvendelse til sidemontering af motoren på vinduet</w:t>
        </w:r>
        <w:r>
          <w:br/>
        </w:r>
        <w:r>
          <w:rPr>
            <w:b w:val="1"/>
            <w:bCs w:val="1"/>
          </w:rPr>
          <w:t xml:space="preserve">Option "CP" </w:t>
        </w:r>
        <w:r>
          <w:t>- Brugertilpasset motorfunktionsprogrammering såsom løbetid, kraft og åbning</w:t>
        </w:r>
        <w:r>
          <w:br/>
        </w:r>
        <w:r>
          <w:rPr>
            <w:b w:val="1"/>
            <w:bCs w:val="1"/>
          </w:rPr>
          <w:t xml:space="preserve">Option "HP" </w:t>
        </w:r>
        <w:r>
          <w:t>- Åbningsprogrammering</w:t>
        </w:r>
        <w:r>
          <w:br/>
        </w:r>
        <w:r>
          <w:rPr>
            <w:b w:val="1"/>
            <w:bCs w:val="1"/>
          </w:rPr>
          <w:t xml:space="preserve">Option "VP" </w:t>
        </w:r>
        <w:r>
          <w:t>- Signal til forbindelse med D+H BSY+ låsemotorer</w:t>
        </w:r>
        <w:r>
          <w:br/>
        </w:r>
        <w:r>
          <w:rPr>
            <w:b w:val="1"/>
            <w:bCs w:val="1"/>
          </w:rPr>
          <w:t xml:space="preserve">Option "KM" </w:t>
        </w:r>
        <w:r>
          <w:t>- Kraftig motor-gear-enhed med øget kraft (op til 400 N) til at åbne og lukke tunge parallelsprossede og hæve-/sænkevindue/tophængte vinduer.</w:t>
        </w:r>
        <w:r>
          <w:br/>
        </w:r>
        <w:r>
          <w:rPr>
            <w:b w:val="1"/>
            <w:bCs w:val="1"/>
          </w:rPr>
          <w:t xml:space="preserve">Option "LS" </w:t>
        </w:r>
        <w:r>
          <w:t>- Lavhastigheds-programmering i LUKKET-retning til 5 mm/s</w:t>
        </w:r>
        <w:r>
          <w:br/>
        </w:r>
        <w:r>
          <w:rPr>
            <w:b w:val="1"/>
            <w:bCs w:val="1"/>
          </w:rPr>
          <w:t>Option "SA"</w:t>
        </w:r>
        <w:r>
          <w:t xml:space="preserve"> - "Afbryder ÅBEN" endepositionsmeddelelse</w:t>
        </w:r>
        <w:r>
          <w:br/>
        </w:r>
        <w:r>
          <w:rPr>
            <w:b w:val="1"/>
            <w:bCs w:val="1"/>
          </w:rPr>
          <w:t>Option "SZ"</w:t>
        </w:r>
        <w:r>
          <w:t xml:space="preserve"> - "Afbryder LUKKET" endepositionsmeddelelse</w:t>
        </w:r>
        <w:r>
          <w:br/>
        </w:r>
        <w:r>
          <w:rPr>
            <w:b w:val="1"/>
            <w:bCs w:val="1"/>
          </w:rPr>
          <w:t>Option "SA-SZ"</w:t>
        </w:r>
        <w:r>
          <w:t xml:space="preserve"> - "Afbryder ÅBEN" og "Afbryder LUKKET" endepositionsmeddelelse</w:t>
        </w:r>
        <w:r>
          <w:br/>
        </w:r>
        <w:r>
          <w:rPr>
            <w:b w:val="1"/>
            <w:bCs w:val="1"/>
          </w:rPr>
          <w:t>Option "AS2"</w:t>
        </w:r>
        <w:r>
          <w:t xml:space="preserve"> - Akustisk signal i overensstemmelse med beskyttelsesklasse 2 i henhold til MaschRL/42/EG</w:t>
        </w:r>
        <w:r>
          <w:br/>
        </w:r>
        <w:r>
          <w:rPr>
            <w:b w:val="1"/>
            <w:bCs w:val="1"/>
          </w:rPr>
          <w:t>Option "AS3"</w:t>
        </w:r>
        <w:r>
          <w:t xml:space="preserve"> - Akustisk signal i overensstemmelse med beskyttelsesklasse 3 i henhold til MaschRL/42/EG</w:t>
        </w:r>
        <w:r>
          <w:br/>
        </w:r>
        <w:r>
          <w:rPr>
            <w:b w:val="1"/>
            <w:bCs w:val="1"/>
          </w:rPr>
          <w:t>Option "SKS"</w:t>
        </w:r>
        <w:r>
          <w:t xml:space="preserve"> - Mulighed for direkte tilslutning af en klembeskyttelsesliste eller en optisk sensor til overvågning af lukkekanten på motoren</w:t>
        </w:r>
        <w:r>
          <w:br/>
        </w:r>
        <w:r>
          <w:rPr>
            <w:b w:val="1"/>
            <w:bCs w:val="1"/>
          </w:rPr>
          <w:t xml:space="preserve">Option "specialfarve" </w:t>
        </w:r>
        <w:r>
          <w:t>- lakering til perfekt integration i facadens udseende i henhold til RAL, DB, NCS</w:t>
        </w:r>
        <w:r>
          <w:br/>
        </w:r>
        <w:r>
          <w:br/>
        </w:r>
        <w:r>
          <w:rPr>
            <w:b w:val="1"/>
            <w:bCs w:val="1"/>
          </w:rPr>
          <w:t>Tekniske data:</w:t>
        </w:r>
        <w:r>
          <w:br/>
        </w:r>
        <w:r>
          <w:t>Forsyning: 24 V DC / ±15 %</w:t>
        </w:r>
        <w:r>
          <w:br/>
        </w:r>
        <w: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r>
        <w:r>
          <w:t>Indkoblingstid: 30 % (TIL: 3 Min. / FRA: 7 Min.)</w:t>
        </w:r>
        <w:r>
          <w:br/>
        </w:r>
        <w:r>
          <w:t>Udkobling: Integreret elektronisk belastningsafbryder</w:t>
        </w:r>
        <w:r>
          <w:br/>
        </w:r>
        <w:r>
          <w:t>Konfiguration: Main eller Sub</w:t>
        </w:r>
        <w:r>
          <w:br/>
        </w:r>
        <w:r>
          <w:t>Design: Højre eller venstre</w:t>
        </w:r>
        <w:r>
          <w:br/>
        </w:r>
        <w:r>
          <w:t>Trykkraft: 250 N</w:t>
        </w:r>
        <w:r>
          <w:br/>
        </w:r>
        <w:r>
          <w:t>Trækkraft: 250 N</w:t>
        </w:r>
        <w:r>
          <w:br/>
        </w:r>
        <w:r>
          <w:t>Nominel låsekraft **: 1500 N</w:t>
        </w:r>
        <w:r>
          <w:br/>
        </w:r>
        <w:r>
          <w:t>Levetid: 20000 dobbeltoperationer *</w:t>
        </w:r>
        <w:r>
          <w:br/>
        </w:r>
        <w:r>
          <w:t>Åbning:300 mm - 1300 mm</w:t>
        </w:r>
        <w:r>
          <w:br/>
        </w:r>
        <w:r>
          <w:t>Hastighed ÅBNE: 6,7 mm/s</w:t>
        </w:r>
        <w:r>
          <w:br/>
        </w:r>
        <w:r>
          <w:t>Hastighed ÅBNE - ABV:</w:t>
        </w:r>
        <w:r>
          <w:br/>
        </w:r>
        <w:r>
          <w:rPr>
            <w:color w:val="E10025"/>
          </w:rPr>
          <w:t>9,4 mm/s (til 350 mm åbning)</w:t>
        </w:r>
        <w:r>
          <w:br/>
        </w:r>
        <w:r>
          <w:rPr>
            <w:color w:val="0092D4"/>
          </w:rPr>
          <w:t>13,6 mm/s (til 500 + 700 mm åbning)</w:t>
        </w:r>
        <w:r>
          <w:br/>
        </w:r>
        <w:r>
          <w:rPr>
            <w:color w:val="6DB755"/>
          </w:rPr>
          <w:t>15 mm/s (til 800 - 1300 mm åbning)</w:t>
        </w:r>
        <w:r>
          <w:br/>
        </w:r>
        <w:r>
          <w:t>Hastighed LUKKE:</w:t>
        </w:r>
        <w:r>
          <w:br/>
        </w:r>
        <w:r>
          <w:rPr>
            <w:color w:val="E10025"/>
          </w:rPr>
          <w:t>5 mm/s (til 350 mm åbning)</w:t>
        </w:r>
        <w:r>
          <w:br/>
        </w:r>
        <w:r>
          <w:rPr>
            <w:color w:val="0092D4"/>
          </w:rPr>
          <w:t>6,7 mm/s (til 500 + 700 mm åbning)</w:t>
        </w:r>
        <w:r>
          <w:br/>
        </w:r>
        <w:r>
          <w:rPr>
            <w:color w:val="6DB755"/>
          </w:rPr>
          <w:t>6,7 mm/s (til 800 - 1300 mm åbning)</w:t>
        </w:r>
        <w:r>
          <w:br/>
        </w:r>
        <w:r>
          <w:t>Beskyttelsesklasse: IP 32</w:t>
        </w:r>
        <w:r>
          <w:br/>
        </w:r>
        <w:r>
          <w:t>Måling af lydtryk (støjemission): LpA ≤ 35 dB(A)</w:t>
        </w:r>
        <w:r>
          <w:br/>
        </w:r>
        <w:r>
          <w:t>Temperaturområde: -15 °C (-5 °C ***) ... +75 °C</w:t>
        </w:r>
        <w:r>
          <w:br/>
        </w:r>
        <w:r>
          <w:t>Temperaturstandsikkerhed: B300 (30 min / 300 °C)</w:t>
        </w:r>
        <w:r>
          <w:br/>
        </w:r>
        <w:r>
          <w:t>Hus: Aluminium</w:t>
        </w:r>
        <w:r>
          <w:br/>
        </w:r>
        <w:r>
          <w:t>Farve: Specialfarve i henhold til RAL/DB/NCS</w:t>
        </w:r>
        <w:r>
          <w:br/>
        </w:r>
        <w:r>
          <w:t>Tilslutning: Silikonekabel</w:t>
        </w:r>
        <w:r>
          <w:br/>
        </w:r>
        <w:r>
          <w:t>B x H x D: 405-885 (åbningsafhængig) x 30 x 39 mm</w:t>
        </w:r>
        <w:r>
          <w:br/>
        </w:r>
        <w:r>
          <w:br/>
        </w:r>
        <w:r>
          <w:t>* Ved lodret anvendelse skal D+H-forhandleren kontaktes!</w:t>
        </w:r>
        <w:r>
          <w:br/>
        </w:r>
        <w:r>
          <w:t>** Afhængig af fastgørelsen, *** iht. VdS 2580</w:t>
        </w:r>
        <w:r>
          <w:br/>
        </w:r>
        <w:r>
          <w:br/>
        </w:r>
        <w:r>
          <w:rPr>
            <w:b w:val="1"/>
            <w:bCs w:val="1"/>
          </w:rPr>
          <w:t>Leverance:</w:t>
        </w:r>
        <w:r>
          <w:br/>
        </w:r>
        <w:r>
          <w:t>Motor, silikoneforbindelseskabel med systemstik, brugsanvisning</w:t>
        </w:r>
        <w:r>
          <w:br/>
        </w:r>
        <w:r>
          <w:br/>
        </w:r>
        <w:r>
          <w:t>Brand: D+H</w:t>
        </w:r>
        <w:r>
          <w:br/>
        </w:r>
        <w:r>
          <w:t>Type: CDC-1-ACB</w:t>
        </w:r>
        <w:r>
          <w:br/>
        </w:r>
        <w:r>
          <w:rPr>
            <w:b w:val="1"/>
            <w:bCs w:val="1"/>
          </w:rPr>
          <w:t>Art.nr.:</w:t>
        </w:r>
        <w:r>
          <w:t xml:space="preserve"> 26.100.00</w:t>
        </w:r>
        <w:r>
          <w:br/>
        </w:r>
        <w:r>
          <w:br/>
        </w:r>
        <w:r>
          <w:br/>
        </w:r>
        <w:r>
          <w:br/>
        </w:r>
        <w:r>
          <w:rPr>
            <w:b w:val="1"/>
            <w:bCs w:val="1"/>
          </w:rPr>
          <w:t xml:space="preserve">                    Mængde: .......... stk     Pris: ................. DKK     Total: ................. DKK</w:t>
        </w:r>
        <w:r>
          <w:br/>
        </w:r>
        <w:r>
          <w:br/>
        </w:r>
        <w:r>
          <w:br/>
        </w:r>
        <w:r>
          <w:rPr>
            <w:b w:val="1"/>
            <w:bCs w:val="1"/>
            <w:i w:val="1"/>
            <w:iCs w:val="1"/>
          </w:rPr>
          <w:t>Gør din lokale D+H-partner tilgængelig for designvarianter.</w:t>
        </w:r>
        <w:r>
          <w:br/>
        </w:r>
        <w:r>
          <w:br/>
        </w:r>
        <w:r>
          <w:br/>
        </w:r>
        <w:r>
          <w:br/>
        </w:r>
        <w:r>
          <w:t>https://www.dh-partner.com/dk/da/service/projekterings-hjaelp</w:t>
        </w:r>
        <w:r>
          <w:br/>
        </w:r>
        <w:r>
          <w:br/>
        </w:r>
        <w:r>
          <w:rPr>
            <w:b w:val="1"/>
            <w:bCs w:val="1"/>
          </w:rPr>
          <w:t>Vigtige noter:</w:t>
        </w:r>
        <w:r>
          <w:br/>
        </w:r>
        <w:r>
          <w:br/>
        </w:r>
        <w:r>
          <w:t>Denne produktbeskrivelse udgør ikke et udbud. Ansvaret for overensstemmelse med udbudsretlige krav påhviler den udbudsgivende projektant eller arkitekt.</w:t>
        </w:r>
        <w:r>
          <w:br/>
        </w:r>
        <w:r>
          <w:br/>
        </w:r>
        <w:r>
          <w:t>Montering og ibrugtagning skal ske i henhold til producentens anvisninger.</w:t>
        </w:r>
        <w:r>
          <w:br/>
        </w:r>
        <w:r>
          <w:br/>
        </w:r>
        <w:r>
          <w:t>Med forbehold for tekniske ændringer.</w:t>
        </w:r>
      </w:ins>
      <w:del w:author="Jubarte" w:id="3" w:date="1970-01-01T00:00:00Z">
        <w:r>
          <w:rPr>
            <w:noProof/>
            <w:lang w:eastAsia="lt-LT"/>
          </w:rPr>
          <w:drawing>
            <wp:inline distT="0" distB="0" distL="0" distR="0" wp14:anchorId="7447FA7B" wp14:editId="070A01FA">
              <wp:extent cx="519430" cy="621665"/>
              <wp:effectExtent l="0" t="0" r="0" b="6985"/>
              <wp:docPr id="1" name="Picture 4" descr="HER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B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430" cy="621665"/>
                      </a:xfrm>
                      <a:prstGeom prst="rect">
                        <a:avLst/>
                      </a:prstGeom>
                      <a:noFill/>
                      <a:ln>
                        <a:noFill/>
                      </a:ln>
                    </pic:spPr>
                  </pic:pic>
                </a:graphicData>
              </a:graphic>
            </wp:inline>
          </w:drawing>
        </w:r>
      </w:del>
    </w:p>
    <w:p w14:paraId="7447FA4F" w14:textId="77777777">
      <w:pPr>
        <w:suppressAutoHyphens/>
        <w:jc w:val="center"/>
        <w:rPr>
          <w:del w:author="Jubarte" w:id="4" w:date="1970-01-01T00:00:00Z"/>
          <w:b/>
          <w:bCs/>
          <w:lang w:eastAsia="lt-LT"/>
        </w:rPr>
      </w:pPr>
      <w:del w:author="Jubarte" w:id="5" w:date="1970-01-01T00:00:00Z">
        <w:r>
          <w:rPr>
            <w:b/>
            <w:bCs/>
            <w:lang w:eastAsia="lt-LT"/>
          </w:rPr>
          <w:delText>LIETUVOS RESPUBLIKOS APLINKOS MINISTRAS</w:delText>
        </w:r>
      </w:del>
    </w:p>
    <w:p w14:paraId="23277E9C" w14:textId="77777777">
      <w:pPr>
        <w:suppressAutoHyphens/>
        <w:jc w:val="center"/>
        <w:rPr>
          <w:del w:author="Jubarte" w:id="6" w:date="1970-01-01T00:00:00Z"/>
          <w:b/>
          <w:bCs/>
          <w:lang w:eastAsia="lt-LT"/>
        </w:rPr>
      </w:pPr>
    </w:p>
    <w:p w14:paraId="7447FA51" w14:textId="77777777">
      <w:pPr>
        <w:suppressAutoHyphens/>
        <w:jc w:val="center"/>
        <w:rPr>
          <w:del w:author="Jubarte" w:id="7" w:date="1970-01-01T00:00:00Z"/>
          <w:b/>
          <w:bCs/>
          <w:lang w:eastAsia="lt-LT"/>
        </w:rPr>
      </w:pPr>
      <w:del w:author="Jubarte" w:id="8" w:date="1970-01-01T00:00:00Z">
        <w:r>
          <w:rPr>
            <w:b/>
            <w:bCs/>
            <w:lang w:eastAsia="lt-LT"/>
          </w:rPr>
          <w:delText>ĮSAKYMAS</w:delText>
        </w:r>
      </w:del>
    </w:p>
    <w:p w14:paraId="7447FA53" w14:textId="77777777">
      <w:pPr>
        <w:suppressAutoHyphens/>
        <w:jc w:val="center"/>
        <w:rPr>
          <w:del w:author="Jubarte" w:id="9" w:date="1970-01-01T00:00:00Z"/>
          <w:b/>
          <w:lang w:eastAsia="lt-LT"/>
        </w:rPr>
      </w:pPr>
      <w:del w:author="Jubarte" w:id="10" w:date="1970-01-01T00:00:00Z">
        <w:r>
          <w:rPr>
            <w:b/>
            <w:lang w:eastAsia="lt-LT"/>
          </w:rPr>
          <w:delText>DĖL LIETUVOS RESPUBLIKOS APLINKOS MINISTRO 2000 M. BIRŽELIO 27 D. ĮSAKYMO NR. 258 „DĖL MEDŽIOKLĖS LIETUVOS RESPUBLIKOS TERITORIJOJE TAISYKLIŲ PATVIRTINIMO“ PAKEITIMO</w:delText>
        </w:r>
      </w:del>
    </w:p>
    <w:p w14:paraId="7447FA54" w14:textId="77777777">
      <w:pPr>
        <w:suppressAutoHyphens/>
        <w:jc w:val="center"/>
        <w:rPr>
          <w:del w:author="Jubarte" w:id="11" w:date="1970-01-01T00:00:00Z"/>
          <w:b/>
          <w:lang w:eastAsia="lt-LT"/>
        </w:rPr>
      </w:pPr>
    </w:p>
    <w:p w14:paraId="7447FA55" w14:textId="77777777">
      <w:pPr>
        <w:suppressAutoHyphens/>
        <w:jc w:val="center"/>
        <w:rPr>
          <w:del w:author="Jubarte" w:id="12" w:date="1970-01-01T00:00:00Z"/>
          <w:lang w:eastAsia="lt-LT"/>
        </w:rPr>
      </w:pPr>
      <w:del w:author="Jubarte" w:id="13" w:date="1970-01-01T00:00:00Z">
        <w:r>
          <w:rPr>
            <w:lang w:eastAsia="lt-LT"/>
          </w:rPr>
          <w:delText>2016 m. lapkričio 23 d. Nr. D1-793</w:delText>
        </w:r>
      </w:del>
    </w:p>
    <w:p w14:paraId="7CF80861" w14:textId="77777777">
      <w:pPr>
        <w:suppressAutoHyphens/>
        <w:jc w:val="center"/>
        <w:rPr>
          <w:del w:author="Jubarte" w:id="14" w:date="1970-01-01T00:00:00Z"/>
          <w:lang w:eastAsia="lt-LT"/>
        </w:rPr>
      </w:pPr>
      <w:del w:author="Jubarte" w:id="15" w:date="1970-01-01T00:00:00Z">
        <w:r>
          <w:rPr>
            <w:lang w:eastAsia="lt-LT"/>
          </w:rPr>
          <w:delText>Vilnius</w:delText>
        </w:r>
      </w:del>
    </w:p>
    <w:p w14:paraId="2F3462F3" w14:textId="77777777">
      <w:pPr>
        <w:suppressAutoHyphens/>
        <w:jc w:val="center"/>
        <w:rPr>
          <w:del w:author="Jubarte" w:id="16" w:date="1970-01-01T00:00:00Z"/>
          <w:lang w:eastAsia="lt-LT"/>
        </w:rPr>
      </w:pPr>
    </w:p>
    <w:p w14:paraId="07C4BEF3" w14:textId="77777777">
      <w:pPr>
        <w:suppressAutoHyphens/>
        <w:jc w:val="center"/>
        <w:rPr>
          <w:del w:author="Jubarte" w:id="17" w:date="1970-01-01T00:00:00Z"/>
          <w:lang w:eastAsia="lt-LT"/>
        </w:rPr>
      </w:pPr>
    </w:p>
    <w:p w14:paraId="7447FA58" w14:textId="77744710">
      <w:pPr>
        <w:suppressAutoHyphens/>
        <w:ind w:firstLine="567"/>
        <w:jc w:val="both"/>
        <w:rPr>
          <w:del w:author="Jubarte" w:id="18" w:date="1970-01-01T00:00:00Z"/>
          <w:lang w:eastAsia="lt-LT"/>
        </w:rPr>
      </w:pPr>
      <w:del w:author="Jubarte" w:id="19" w:date="1970-01-01T00:00:00Z">
        <w:r>
          <w:rPr>
            <w:lang w:eastAsia="lt-LT"/>
          </w:rPr>
          <w:delText>P a k e i č i u Medžioklės Lietuvos Respublikos teritorijoje taisykles, patvirtintas Lietuvos Respublikos aplinkos ministro 2000 m. birželio 27 d. įsakymu Nr. 258 „Dėl Medžioklės Lietuvos Respublikos teritorijoje taisyklių patvirtinimo“:</w:delText>
        </w:r>
      </w:del>
    </w:p>
    <w:p w14:paraId="7447FA59" w14:textId="77777777">
      <w:pPr>
        <w:suppressAutoHyphens/>
        <w:ind w:firstLine="567"/>
        <w:jc w:val="both"/>
        <w:rPr>
          <w:del w:author="Jubarte" w:id="20" w:date="1970-01-01T00:00:00Z"/>
          <w:i/>
          <w:szCs w:val="24"/>
          <w:lang w:eastAsia="lt-LT"/>
        </w:rPr>
      </w:pPr>
      <w:del w:author="Jubarte" w:id="21" w:date="1970-01-01T00:00:00Z">
        <w:r>
          <w:rPr>
            <w:szCs w:val="24"/>
            <w:lang w:eastAsia="lt-LT"/>
          </w:rPr>
          <w:delText>1</w:delText>
        </w:r>
        <w:r>
          <w:rPr>
            <w:szCs w:val="24"/>
            <w:lang w:eastAsia="lt-LT"/>
          </w:rPr>
          <w:delText>. Pakeičiu 11 punktą ir jį išdėstau taip:</w:delText>
        </w:r>
      </w:del>
    </w:p>
    <w:p w14:paraId="7447FA5A"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22" w:date="1970-01-01T00:00:00Z"/>
          <w:szCs w:val="24"/>
          <w:lang w:eastAsia="lt-LT"/>
        </w:rPr>
      </w:pPr>
      <w:del w:author="Jubarte" w:id="23" w:date="1970-01-01T00:00:00Z">
        <w:r>
          <w:rPr>
            <w:szCs w:val="24"/>
            <w:lang w:eastAsia="lt-LT"/>
          </w:rPr>
          <w:delText>„</w:delText>
        </w:r>
        <w:r>
          <w:rPr>
            <w:szCs w:val="24"/>
            <w:lang w:eastAsia="lt-LT"/>
          </w:rPr>
          <w:delText>11</w:delText>
        </w:r>
        <w:r>
          <w:rPr>
            <w:szCs w:val="24"/>
            <w:lang w:eastAsia="lt-LT"/>
          </w:rPr>
          <w:delText>. Medžioti leidžiama šiais būdais:</w:delText>
        </w:r>
      </w:del>
    </w:p>
    <w:p w14:paraId="7447FA5B"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24" w:date="1970-01-01T00:00:00Z"/>
          <w:szCs w:val="24"/>
          <w:lang w:eastAsia="lt-LT"/>
        </w:rPr>
      </w:pPr>
      <w:del w:author="Jubarte" w:id="25" w:date="1970-01-01T00:00:00Z">
        <w:r>
          <w:rPr>
            <w:szCs w:val="24"/>
            <w:lang w:eastAsia="lt-LT"/>
          </w:rPr>
          <w:delText>11.1</w:delText>
        </w:r>
        <w:r>
          <w:rPr>
            <w:szCs w:val="24"/>
            <w:lang w:eastAsia="lt-LT"/>
          </w:rPr>
          <w:delText xml:space="preserve"> varant - kai medžiojamuosius gyvūnus link medžiotojų, stovinčių ant žemės arba esančių tam skirtuose bokšteliuose, medžiotojų linijoje ar jos flanguose, ar kitose tikėtinose medžiojamųjų gyvūnų pasirodymo vietose, gena varovai su medžiokliniais šunimis ar be jų arba tik medžiokliniai šunys. Medžiotojų, varovų ir šunų skaičius neribojamas;</w:delText>
        </w:r>
      </w:del>
    </w:p>
    <w:p w14:paraId="7447FA5C" w14:textId="77777777">
      <w:pPr>
        <w:tabs>
          <w:tab w:val="left" w:pos="0"/>
          <w:tab w:val="left" w:pos="567"/>
        </w:tabs>
        <w:suppressAutoHyphens/>
        <w:ind w:firstLine="567"/>
        <w:jc w:val="both"/>
        <w:rPr>
          <w:del w:author="Jubarte" w:id="26" w:date="1970-01-01T00:00:00Z"/>
          <w:lang w:eastAsia="lt-LT"/>
        </w:rPr>
      </w:pPr>
      <w:del w:author="Jubarte" w:id="27" w:date="1970-01-01T00:00:00Z">
        <w:r>
          <w:rPr>
            <w:szCs w:val="24"/>
            <w:lang w:eastAsia="lt-LT"/>
          </w:rPr>
          <w:delText>11.2</w:delText>
        </w:r>
        <w:r>
          <w:rPr>
            <w:szCs w:val="24"/>
            <w:lang w:eastAsia="lt-LT"/>
          </w:rPr>
          <w:delText>. v</w:delText>
        </w:r>
        <w:r>
          <w:rPr>
            <w:lang w:eastAsia="lt-LT"/>
          </w:rPr>
          <w:delText>arant tyliuoju būdu - kai medžiojamuosius gyvūnus link medžiotojų, esančių tam skirtuose bokšteliuose, nekeldami triukšmo (nešūkaudami ir nenaudodami papildomų garsinių priemonių) varo varovai, gerai pažįstantys mišką, kuriame medžiojama, ir šunys. Prieš pradedant tokią medžioklę, medžioklės būdas (varant tyliuoju būdu) nurodomas medžioklės lape;</w:delText>
        </w:r>
      </w:del>
    </w:p>
    <w:p w14:paraId="7447FA5D"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28" w:date="1970-01-01T00:00:00Z"/>
          <w:szCs w:val="24"/>
          <w:lang w:eastAsia="lt-LT"/>
        </w:rPr>
      </w:pPr>
      <w:del w:author="Jubarte" w:id="29" w:date="1970-01-01T00:00:00Z">
        <w:r>
          <w:rPr>
            <w:szCs w:val="24"/>
            <w:lang w:eastAsia="lt-LT"/>
          </w:rPr>
          <w:delText>11.3</w:delText>
        </w:r>
        <w:r>
          <w:rPr>
            <w:szCs w:val="24"/>
            <w:lang w:eastAsia="lt-LT"/>
          </w:rPr>
          <w:delText xml:space="preserve">. tykojant - kai medžiojamųjų gyvūnų laukiama tam skirtame medžioklės bokštelyje, slėptuvėje, valtyje, specialiai įrengtoje priedangoje ar be jos. Tykojamus medžiojamuosius gyvūnus galima vilioti natūralios kilmės masalu (masalo kiekis ne daugiau kaip 100 kg), iškamšomis, muliažais, profiliais, viliokliais ir </w:delText>
        </w:r>
        <w:r>
          <w:rPr>
            <w:szCs w:val="24"/>
            <w:lang w:eastAsia="lt-LT"/>
          </w:rPr>
          <w:delText>vilbynėmis</w:delText>
        </w:r>
        <w:r>
          <w:rPr>
            <w:szCs w:val="24"/>
            <w:lang w:eastAsia="lt-LT"/>
          </w:rPr>
          <w:delText xml:space="preserve">, feromoniniais jaukais, </w:delText>
        </w:r>
        <w:r>
          <w:rPr>
            <w:szCs w:val="24"/>
            <w:lang w:eastAsia="lt-LT"/>
          </w:rPr>
          <w:delText>krykštėmis</w:delText>
        </w:r>
        <w:r>
          <w:rPr>
            <w:szCs w:val="24"/>
            <w:lang w:eastAsia="lt-LT"/>
          </w:rPr>
          <w:delText>. Tykojamus šernus leidžiama apšviesti Medžioklės taisyklių 10.2.6 punkte nurodytomis priemonėmis. Medžioklės bokštelis statomas ne arčiau kaip 200 m nuo besiribojančio medžioklės plotų vieneto ribos, jei besiribojančių medžioklės plotų naudotojai nesusitarė kitaip. Ši nuostata netaikoma, kai medžioklės bokšteliai smulkiajai medžiojamajai faunai medžioti statomi medžioklės plotų vienetuose, suformuotose žuvininkystės tvenkinių teritorijoje;</w:delText>
        </w:r>
      </w:del>
    </w:p>
    <w:p w14:paraId="7447FA5E"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30" w:date="1970-01-01T00:00:00Z"/>
          <w:szCs w:val="24"/>
          <w:lang w:eastAsia="lt-LT"/>
        </w:rPr>
      </w:pPr>
      <w:del w:author="Jubarte" w:id="31" w:date="1970-01-01T00:00:00Z">
        <w:r>
          <w:rPr>
            <w:szCs w:val="24"/>
            <w:lang w:eastAsia="lt-LT"/>
          </w:rPr>
          <w:delText>11.4</w:delText>
        </w:r>
        <w:r>
          <w:rPr>
            <w:szCs w:val="24"/>
            <w:lang w:eastAsia="lt-LT"/>
          </w:rPr>
          <w:delText xml:space="preserve">. sėlinant - kai prie medžiojamojo gyvūno prisėlinama, gyvūną pabaido ar sustabdo medžioklinis šuo, medžiojamasis gyvūnas priviliojamas viliokliu ar </w:delText>
        </w:r>
        <w:r>
          <w:rPr>
            <w:szCs w:val="24"/>
            <w:lang w:eastAsia="lt-LT"/>
          </w:rPr>
          <w:delText>vilbyne</w:delText>
        </w:r>
        <w:r>
          <w:rPr>
            <w:szCs w:val="24"/>
            <w:lang w:eastAsia="lt-LT"/>
          </w:rPr>
          <w:delText>. Vandens paukščius, bebrus, ondatras leidžiama medžioti iriantis irkline (nemotorine) valtimi. Medžioklė sėlinant leidžiama tik šviesiuoju paros metu - ne anksčiau kaip pusantros valandos iki saulės patekėjimo ir ne vėliau kaip pusantros valandos saulei nusileidus;</w:delText>
        </w:r>
      </w:del>
    </w:p>
    <w:p w14:paraId="7447FA5F"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32" w:date="1970-01-01T00:00:00Z"/>
          <w:szCs w:val="24"/>
          <w:lang w:eastAsia="lt-LT"/>
        </w:rPr>
      </w:pPr>
      <w:del w:author="Jubarte" w:id="33" w:date="1970-01-01T00:00:00Z">
        <w:r>
          <w:rPr>
            <w:szCs w:val="24"/>
            <w:lang w:eastAsia="lt-LT"/>
          </w:rPr>
          <w:delText>11.5</w:delText>
        </w:r>
        <w:r>
          <w:rPr>
            <w:szCs w:val="24"/>
            <w:lang w:eastAsia="lt-LT"/>
          </w:rPr>
          <w:delText>. su šunimis - kai su medžiokliniais šunimis žvėrys gaudomi jų urvuose ar nameliuose arba yra šaudomi šunų išvaryti iš urvų ar namelių, ar jie gaudomi atkasant urvą, arba kai šuo pasiveja ir pagauna plėšrųjį žvėrį ar kiškį. Medžiojant šiuo būdu, būtina užtikrinti, kad nebūtų pažeistos Lietuvos Respublikos gyvūnų gerovės ir apsaugos įstatymo nuostatos;</w:delText>
        </w:r>
      </w:del>
    </w:p>
    <w:p w14:paraId="7447FA60"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34" w:date="1970-01-01T00:00:00Z"/>
          <w:szCs w:val="24"/>
          <w:lang w:eastAsia="lt-LT"/>
        </w:rPr>
      </w:pPr>
      <w:del w:author="Jubarte" w:id="35" w:date="1970-01-01T00:00:00Z">
        <w:r>
          <w:rPr>
            <w:szCs w:val="24"/>
            <w:lang w:eastAsia="lt-LT"/>
          </w:rPr>
          <w:delText>11.6</w:delText>
        </w:r>
        <w:r>
          <w:rPr>
            <w:szCs w:val="24"/>
            <w:lang w:eastAsia="lt-LT"/>
          </w:rPr>
          <w:delText>. grandine - kai medžiotojai, sustoję linija, eina atviru lauku;</w:delText>
        </w:r>
      </w:del>
    </w:p>
    <w:p w14:paraId="7447FA61"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36" w:date="1970-01-01T00:00:00Z"/>
          <w:szCs w:val="24"/>
          <w:lang w:eastAsia="lt-LT"/>
        </w:rPr>
      </w:pPr>
      <w:del w:author="Jubarte" w:id="37" w:date="1970-01-01T00:00:00Z">
        <w:r>
          <w:rPr>
            <w:szCs w:val="24"/>
            <w:lang w:eastAsia="lt-LT"/>
          </w:rPr>
          <w:delText>11.7</w:delText>
        </w:r>
        <w:r>
          <w:rPr>
            <w:szCs w:val="24"/>
            <w:lang w:eastAsia="lt-LT"/>
          </w:rPr>
          <w:delText>. katilu - kai medžiotojai eina į centrą, apsupę tam tikrą atvirą lauko plotą;</w:delText>
        </w:r>
      </w:del>
    </w:p>
    <w:p w14:paraId="7447FA62"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38" w:date="1970-01-01T00:00:00Z"/>
          <w:szCs w:val="24"/>
          <w:lang w:eastAsia="lt-LT"/>
        </w:rPr>
      </w:pPr>
      <w:del w:author="Jubarte" w:id="39" w:date="1970-01-01T00:00:00Z">
        <w:r>
          <w:rPr>
            <w:szCs w:val="24"/>
            <w:lang w:eastAsia="lt-LT"/>
          </w:rPr>
          <w:delText>11.8</w:delText>
        </w:r>
        <w:r>
          <w:rPr>
            <w:szCs w:val="24"/>
            <w:lang w:eastAsia="lt-LT"/>
          </w:rPr>
          <w:delText>. su plėšriaisiais paukščiais - kai smulkioji fauna gaudoma, pasitelkus specialiai apmokytą plėšrųjį paukštį;</w:delText>
        </w:r>
      </w:del>
    </w:p>
    <w:p w14:paraId="7447FA63"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40" w:date="1970-01-01T00:00:00Z"/>
          <w:szCs w:val="24"/>
          <w:lang w:eastAsia="lt-LT"/>
        </w:rPr>
      </w:pPr>
      <w:del w:author="Jubarte" w:id="41" w:date="1970-01-01T00:00:00Z">
        <w:r>
          <w:rPr>
            <w:szCs w:val="24"/>
            <w:lang w:eastAsia="lt-LT"/>
          </w:rPr>
          <w:delText>11.9</w:delText>
        </w:r>
        <w:r>
          <w:rPr>
            <w:szCs w:val="24"/>
            <w:lang w:eastAsia="lt-LT"/>
          </w:rPr>
          <w:delText>. gaudant spąstais, gaudyklėmis - kai gyvūnai gaudyklėmis gaudomi gyvi ir nesužeisti arba plėšrieji žvėrys (išskyrus vilką), bebrai ir ondatros gaudomi spąstais, kurie garantuoja staigią pagauto gyvūno žūtį ir pagal jų naudojimo sąlygas garantuoja, kad nebus sugauti kiti gyvūnai, kuriems gaudyti spąstai neskirti;</w:delText>
        </w:r>
      </w:del>
    </w:p>
    <w:p w14:paraId="7447FA64"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42" w:date="1970-01-01T00:00:00Z"/>
          <w:szCs w:val="24"/>
          <w:lang w:eastAsia="lt-LT"/>
        </w:rPr>
      </w:pPr>
      <w:del w:author="Jubarte" w:id="43" w:date="1970-01-01T00:00:00Z">
        <w:r>
          <w:rPr>
            <w:szCs w:val="24"/>
            <w:lang w:eastAsia="lt-LT"/>
          </w:rPr>
          <w:delText>11.10</w:delText>
        </w:r>
        <w:r>
          <w:rPr>
            <w:szCs w:val="24"/>
            <w:lang w:eastAsia="lt-LT"/>
          </w:rPr>
          <w:delText>. su vėliavėlėmis - kai medžiojamieji gyvūnai medžiojami medžioklės plotų dalį apjuosiant specialia virve su vėliavėlėmis;</w:delText>
        </w:r>
      </w:del>
    </w:p>
    <w:p w14:paraId="7447FA65"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44" w:date="1970-01-01T00:00:00Z"/>
          <w:szCs w:val="24"/>
          <w:lang w:eastAsia="lt-LT"/>
        </w:rPr>
      </w:pPr>
      <w:del w:author="Jubarte" w:id="45" w:date="1970-01-01T00:00:00Z">
        <w:r>
          <w:rPr>
            <w:szCs w:val="24"/>
            <w:lang w:eastAsia="lt-LT"/>
          </w:rPr>
          <w:delText>11.11</w:delText>
        </w:r>
        <w:r>
          <w:rPr>
            <w:szCs w:val="24"/>
            <w:lang w:eastAsia="lt-LT"/>
          </w:rPr>
          <w:delText>. esant nepalankioms medžiojamiesiems gyvūnams gamtinėms sąlygoms, Aplinkos ministerija gali nustatyti apribojimus leidžiamiems medžioklės būdams.“.</w:delText>
        </w:r>
      </w:del>
    </w:p>
    <w:p w14:paraId="7447FA66" w14:textId="77777777">
      <w:pPr>
        <w:tabs>
          <w:tab w:val="left" w:pos="567"/>
        </w:tabs>
        <w:suppressAutoHyphens/>
        <w:ind w:firstLine="567"/>
        <w:jc w:val="both"/>
        <w:rPr>
          <w:del w:author="Jubarte" w:id="46" w:date="1970-01-01T00:00:00Z"/>
          <w:szCs w:val="24"/>
          <w:lang w:eastAsia="lt-LT"/>
        </w:rPr>
      </w:pPr>
      <w:del w:author="Jubarte" w:id="47" w:date="1970-01-01T00:00:00Z">
        <w:r>
          <w:rPr>
            <w:szCs w:val="24"/>
            <w:lang w:eastAsia="lt-LT"/>
          </w:rPr>
          <w:delText>2</w:delText>
        </w:r>
        <w:r>
          <w:rPr>
            <w:szCs w:val="24"/>
            <w:lang w:eastAsia="lt-LT"/>
          </w:rPr>
          <w:delText>. Pakeičiu 15.1 papunktį ir jį išdėstau taip:</w:delText>
        </w:r>
      </w:del>
    </w:p>
    <w:p w14:paraId="7447FA67" w14:textId="77777777">
      <w:pPr>
        <w:tabs>
          <w:tab w:val="left" w:pos="0"/>
          <w:tab w:val="left" w:pos="567"/>
        </w:tabs>
        <w:suppressAutoHyphens/>
        <w:ind w:firstLine="567"/>
        <w:jc w:val="both"/>
        <w:rPr>
          <w:del w:author="Jubarte" w:id="48" w:date="1970-01-01T00:00:00Z"/>
          <w:szCs w:val="24"/>
          <w:lang w:eastAsia="lt-LT"/>
        </w:rPr>
      </w:pPr>
      <w:del w:author="Jubarte" w:id="49" w:date="1970-01-01T00:00:00Z">
        <w:r>
          <w:rPr>
            <w:szCs w:val="24"/>
            <w:lang w:eastAsia="lt-LT"/>
          </w:rPr>
          <w:delText>„</w:delText>
        </w:r>
        <w:r>
          <w:rPr>
            <w:szCs w:val="24"/>
            <w:lang w:eastAsia="lt-LT"/>
          </w:rPr>
          <w:delText>15.1</w:delText>
        </w:r>
        <w:r>
          <w:rPr>
            <w:szCs w:val="24"/>
            <w:lang w:eastAsia="lt-LT"/>
          </w:rPr>
          <w:delText>. medžiojamuosius gyvūnus (išskyrus suaugusius elninių žvėrių patinus (draudimas netaikomas medžiojant tauriųjų elnių ir briedžių antramečius patinus</w:delText>
        </w:r>
        <w:r>
          <w:rPr>
            <w:b/>
            <w:szCs w:val="24"/>
            <w:lang w:eastAsia="lt-LT"/>
          </w:rPr>
          <w:delText xml:space="preserve"> </w:delText>
        </w:r>
        <w:r>
          <w:rPr>
            <w:szCs w:val="24"/>
            <w:lang w:eastAsia="lt-LT"/>
          </w:rPr>
          <w:delText>bei suaugusius tauriųjų elnių ir briedžių patinus varant tyliuoju būdu)) medžioti varant leidžiama nuo spalio 15 d. iki vasario 1 d., atsižvelgiant į Medžioklės taisyklių 15.2 punkte nustatytus atskirų medžiojamųjų gyvūnų rūšių medžioklės terminus. Lapes, mangutus ir kanadines audines, miškines ir akmenines kiaunes, juoduosius šeškus medžioti varant ne miškuose leidžiama nuo spalio 15 d. iki balandžio 15 d. Kitais Medžioklės taisyklių 11 punkte nurodytais medžioklės būdais tam tikrus medžiojamuosius gyvūnus medžioti leidžiama Medžioklės taisyklių 15.2 punkte nurodytais terminais;“.</w:delText>
        </w:r>
      </w:del>
    </w:p>
    <w:p w14:paraId="7447FA68" w14:textId="77777777">
      <w:pPr>
        <w:tabs>
          <w:tab w:val="left" w:pos="0"/>
          <w:tab w:val="left" w:pos="567"/>
        </w:tabs>
        <w:suppressAutoHyphens/>
        <w:ind w:firstLine="567"/>
        <w:jc w:val="both"/>
        <w:rPr>
          <w:del w:author="Jubarte" w:id="50" w:date="1970-01-01T00:00:00Z"/>
          <w:szCs w:val="24"/>
          <w:lang w:eastAsia="lt-LT"/>
        </w:rPr>
      </w:pPr>
      <w:del w:author="Jubarte" w:id="51" w:date="1970-01-01T00:00:00Z">
        <w:r>
          <w:rPr>
            <w:szCs w:val="24"/>
            <w:lang w:eastAsia="lt-LT"/>
          </w:rPr>
          <w:delText>3</w:delText>
        </w:r>
        <w:r>
          <w:rPr>
            <w:szCs w:val="24"/>
            <w:lang w:eastAsia="lt-LT"/>
          </w:rPr>
          <w:delText>. Pakeičiu 19.3 papunktį ir jį išdėstau taip:</w:delText>
        </w:r>
      </w:del>
    </w:p>
    <w:p w14:paraId="7447FA69"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52" w:date="1970-01-01T00:00:00Z"/>
          <w:szCs w:val="24"/>
          <w:lang w:eastAsia="lt-LT"/>
        </w:rPr>
      </w:pPr>
      <w:del w:author="Jubarte" w:id="53" w:date="1970-01-01T00:00:00Z">
        <w:r>
          <w:rPr>
            <w:szCs w:val="24"/>
            <w:lang w:eastAsia="lt-LT"/>
          </w:rPr>
          <w:delText>„</w:delText>
        </w:r>
        <w:r>
          <w:rPr>
            <w:szCs w:val="24"/>
            <w:lang w:eastAsia="lt-LT"/>
          </w:rPr>
          <w:delText>19.3</w:delText>
        </w:r>
        <w:r>
          <w:rPr>
            <w:szCs w:val="24"/>
            <w:lang w:eastAsia="lt-LT"/>
          </w:rPr>
          <w:delText>. nurodyti medžioklės būdą (jei medžiojama varant tyliuoju būdu) ir</w:delText>
        </w:r>
        <w:r>
          <w:rPr>
            <w:b/>
            <w:szCs w:val="24"/>
            <w:lang w:eastAsia="lt-LT"/>
          </w:rPr>
          <w:delText xml:space="preserve"> </w:delText>
        </w:r>
        <w:r>
          <w:rPr>
            <w:szCs w:val="24"/>
            <w:lang w:eastAsia="lt-LT"/>
          </w:rPr>
          <w:delText>medžioklės lapo galiojimo laiką. Medžioklės lapas gali būti išduodamas ne ilgesniam laikotarpiui, kaip iki to paties medžioklės sezono kovo 31 d. (datos nurodomos įskaitytinai). Pratęsti medžioklės lapo galiojimą draudžiama;“.</w:delText>
        </w:r>
      </w:del>
    </w:p>
    <w:p w14:paraId="7447FA6A"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54" w:date="1970-01-01T00:00:00Z"/>
          <w:szCs w:val="24"/>
          <w:lang w:eastAsia="lt-LT"/>
        </w:rPr>
      </w:pPr>
      <w:del w:author="Jubarte" w:id="55" w:date="1970-01-01T00:00:00Z">
        <w:r>
          <w:rPr>
            <w:szCs w:val="24"/>
            <w:lang w:eastAsia="lt-LT"/>
          </w:rPr>
          <w:delText>4</w:delText>
        </w:r>
        <w:r>
          <w:rPr>
            <w:szCs w:val="24"/>
            <w:lang w:eastAsia="lt-LT"/>
          </w:rPr>
          <w:delText>. Pakeičiu 51 punktą ir jį išdėstau taip:</w:delText>
        </w:r>
      </w:del>
    </w:p>
    <w:p w14:paraId="7447FA6B"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56" w:date="1970-01-01T00:00:00Z"/>
          <w:szCs w:val="24"/>
          <w:lang w:eastAsia="lt-LT"/>
        </w:rPr>
      </w:pPr>
      <w:del w:author="Jubarte" w:id="57" w:date="1970-01-01T00:00:00Z">
        <w:r>
          <w:rPr>
            <w:szCs w:val="24"/>
            <w:lang w:eastAsia="lt-LT"/>
          </w:rPr>
          <w:delText>„</w:delText>
        </w:r>
        <w:r>
          <w:rPr>
            <w:szCs w:val="24"/>
            <w:lang w:eastAsia="lt-LT"/>
          </w:rPr>
          <w:delText>51</w:delText>
        </w:r>
        <w:r>
          <w:rPr>
            <w:szCs w:val="24"/>
            <w:lang w:eastAsia="lt-LT"/>
          </w:rPr>
          <w:delText>. Medžiotojas, sugavęs draudžiamą medžioti gyvūną, jeigu šis nesužeistas, turi jį paleisti. Jeigu toks gyvūnas žuvęs arba yra akivaizdu, kad dėl sužalojimų jis neišgyvens, medžioklės vadovas arba individualiai medžiojantis medžiotojas sugavimo vietoje apie tai turi įrašyti medžioklės lape ir ne vėliau kaip kitą darbo dieną nugabenti jį į atitinkamo Aplinkos ministerijos regiono aplinkos apsaugos departamento rajono agentūrą, kuri, esant reikalui, šį gyvūną gabena į Kauno T. Ivanausko zoologijos muziejų. Kartu medžiotojas pateikia užpildytą Lietuvos Respublikos aplinkos ministro 2001 m. gruodžio 12 d. įsakymu Nr. 592 „Dėl Europos Bendrijos svarbos gyvūnų ir augalų rūšių, kurioms reikalinga griežta apsauga, ir Europos bendrijos svarbos gyvūnų ir augalų, kurių ėmimui iš gamtos ir naudojimui gali būti taikomos tvarkymo priemonės, sąrašų patvirtinimo, apsaugos priemonių nustatymo ir duomenų kaupimo apie šias rūšis“ patvirtintą Europos Bendrijos svarbos gyvūnų rūšių, kurioms reikalinga griežta apsauga, atsitiktinio sugavimo ar sunaikinimo registracijos anketą. Medžiotojas, sumedžiojęs gyvūną 11.9 punkte nustatytu būdu ir įvykdęs šio punkto reikalavimus, administracinėn atsakomybėn netraukiamas.“.</w:delText>
        </w:r>
      </w:del>
    </w:p>
    <w:p w14:paraId="7447FA6C" w14:textId="77777777">
      <w:pPr>
        <w:tabs>
          <w:tab w:val="left" w:pos="0"/>
          <w:tab w:val="left" w:pos="567"/>
        </w:tabs>
        <w:suppressAutoHyphens/>
        <w:ind w:firstLine="567"/>
        <w:jc w:val="both"/>
        <w:rPr>
          <w:del w:author="Jubarte" w:id="58" w:date="1970-01-01T00:00:00Z"/>
          <w:szCs w:val="24"/>
          <w:lang w:eastAsia="lt-LT"/>
        </w:rPr>
      </w:pPr>
      <w:del w:author="Jubarte" w:id="59" w:date="1970-01-01T00:00:00Z">
        <w:r>
          <w:rPr>
            <w:szCs w:val="24"/>
            <w:lang w:eastAsia="lt-LT"/>
          </w:rPr>
          <w:delText>5</w:delText>
        </w:r>
        <w:r>
          <w:rPr>
            <w:szCs w:val="24"/>
            <w:lang w:eastAsia="lt-LT"/>
          </w:rPr>
          <w:delText>. Pakeičiu 58.24 papunktį ir jį išdėstau taip:</w:delText>
        </w:r>
      </w:del>
    </w:p>
    <w:p w14:paraId="7447FA6D"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60" w:date="1970-01-01T00:00:00Z"/>
          <w:szCs w:val="24"/>
          <w:lang w:eastAsia="lt-LT"/>
        </w:rPr>
      </w:pPr>
      <w:del w:author="Jubarte" w:id="61" w:date="1970-01-01T00:00:00Z">
        <w:r>
          <w:rPr>
            <w:szCs w:val="24"/>
            <w:lang w:eastAsia="lt-LT"/>
          </w:rPr>
          <w:delText>„</w:delText>
        </w:r>
        <w:r>
          <w:rPr>
            <w:szCs w:val="24"/>
            <w:lang w:eastAsia="lt-LT"/>
          </w:rPr>
          <w:delText>58.24</w:delText>
        </w:r>
        <w:r>
          <w:rPr>
            <w:szCs w:val="24"/>
            <w:lang w:eastAsia="lt-LT"/>
          </w:rPr>
          <w:delText>. medžioti suaugusius elninių žvėrių patinus, išskyrus briedžių ir tauriųjų elnių antramečius patinus, varant, grandine, katilu. Draudimas netaikomas medžiojant suaugusius briedžių ir tauriųjų elnių patinus varant tyliuoju būdu;“.</w:delText>
        </w:r>
      </w:del>
    </w:p>
    <w:p w14:paraId="7447FA6E" w14:textId="77777777">
      <w:pPr>
        <w:tabs>
          <w:tab w:val="left" w:pos="0"/>
          <w:tab w:val="left" w:pos="567"/>
        </w:tabs>
        <w:suppressAutoHyphens/>
        <w:ind w:firstLine="567"/>
        <w:jc w:val="both"/>
        <w:rPr>
          <w:del w:author="Jubarte" w:id="62" w:date="1970-01-01T00:00:00Z"/>
          <w:szCs w:val="24"/>
          <w:lang w:eastAsia="lt-LT"/>
        </w:rPr>
      </w:pPr>
      <w:del w:author="Jubarte" w:id="63" w:date="1970-01-01T00:00:00Z">
        <w:r>
          <w:rPr>
            <w:szCs w:val="24"/>
            <w:lang w:eastAsia="lt-LT"/>
          </w:rPr>
          <w:delText>6</w:delText>
        </w:r>
        <w:r>
          <w:rPr>
            <w:szCs w:val="24"/>
            <w:lang w:eastAsia="lt-LT"/>
          </w:rPr>
          <w:delText>. Pakeičiu 58.37 papunktį ir jį išdėstau taip:</w:delText>
        </w:r>
      </w:del>
    </w:p>
    <w:p w14:paraId="7447FA6F" w14:textId="77777777">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64" w:date="1970-01-01T00:00:00Z"/>
          <w:szCs w:val="24"/>
          <w:lang w:eastAsia="lt-LT"/>
        </w:rPr>
      </w:pPr>
      <w:del w:author="Jubarte" w:id="65" w:date="1970-01-01T00:00:00Z">
        <w:r>
          <w:rPr>
            <w:szCs w:val="24"/>
            <w:lang w:eastAsia="lt-LT"/>
          </w:rPr>
          <w:delText>„</w:delText>
        </w:r>
        <w:r>
          <w:rPr>
            <w:szCs w:val="24"/>
            <w:lang w:eastAsia="lt-LT"/>
          </w:rPr>
          <w:delText>58.37</w:delText>
        </w:r>
        <w:r>
          <w:rPr>
            <w:szCs w:val="24"/>
            <w:lang w:eastAsia="lt-LT"/>
          </w:rPr>
          <w:delText xml:space="preserve">. medžioklės plotų vienetuose, kurie patenka į 2014 m. spalio 9 d. Komisijos įgyvendinimo sprendimo 2014/709/ES dėl gyvūnų sveikatos kontrolės priemonių, susijusių su </w:delText>
        </w:r>
        <w:r>
          <w:rPr>
            <w:szCs w:val="24"/>
            <w:lang w:eastAsia="lt-LT"/>
          </w:rPr>
          <w:delText>afrikiniu</w:delText>
        </w:r>
        <w:r>
          <w:rPr>
            <w:szCs w:val="24"/>
            <w:lang w:eastAsia="lt-LT"/>
          </w:rPr>
          <w:delText xml:space="preserve"> kiaulių maru tam tikrose valstybėse narėse, kuriuo panaikinamas įgyvendinimo sprendimas 2014/178/ES (OL 2014 L 295, p. 63), priede nurodytas vietoves, toje pačioje medžioklės plotų vieneto dalyje (tame pačiame miško kvartale) medžiojamuosius gyvūnus medžioti su varovais ar šunimis dažniau kaip vieną kartą per mėnesį.“.</w:delText>
        </w:r>
      </w:del>
    </w:p>
    <w:p w14:paraId="7447FA70" w14:textId="53AA77A2">
      <w:pPr>
        <w:tabs>
          <w:tab w:val="left" w:pos="567"/>
        </w:tabs>
        <w:suppressAutoHyphens/>
        <w:ind w:firstLine="567"/>
        <w:jc w:val="both"/>
        <w:rPr>
          <w:del w:author="Jubarte" w:id="66" w:date="1970-01-01T00:00:00Z"/>
          <w:szCs w:val="24"/>
          <w:lang w:eastAsia="lt-LT"/>
        </w:rPr>
      </w:pPr>
      <w:del w:author="Jubarte" w:id="67" w:date="1970-01-01T00:00:00Z">
        <w:r>
          <w:rPr>
            <w:lang w:eastAsia="lt-LT"/>
          </w:rPr>
          <w:delText>7</w:delText>
        </w:r>
        <w:r>
          <w:rPr>
            <w:lang w:eastAsia="lt-LT"/>
          </w:rPr>
          <w:delText xml:space="preserve">. </w:delText>
        </w:r>
        <w:r>
          <w:rPr>
            <w:szCs w:val="24"/>
            <w:lang w:eastAsia="lt-LT"/>
          </w:rPr>
          <w:delText>Pakeičiu 72.18 papunktį ir jį išdėstau taip:</w:delText>
        </w:r>
      </w:del>
    </w:p>
    <w:p w14:paraId="7447FA74" w14:textId="6CB1F48B">
      <w:pPr>
        <w:tabs>
          <w:tab w:val="left" w:pos="0"/>
          <w:tab w:val="left" w:pos="567"/>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del w:author="Jubarte" w:id="68" w:date="1970-01-01T00:00:00Z"/>
          <w:lang w:eastAsia="lt-LT"/>
        </w:rPr>
      </w:pPr>
      <w:del w:author="Jubarte" w:id="69" w:date="1970-01-01T00:00:00Z">
        <w:r>
          <w:rPr>
            <w:szCs w:val="24"/>
            <w:lang w:eastAsia="lt-LT"/>
          </w:rPr>
          <w:delText>„</w:delText>
        </w:r>
        <w:r>
          <w:rPr>
            <w:szCs w:val="24"/>
            <w:lang w:eastAsia="lt-LT"/>
          </w:rPr>
          <w:delText>7</w:delText>
        </w:r>
        <w:r>
          <w:rPr>
            <w:szCs w:val="24"/>
            <w:lang w:eastAsia="lt-LT"/>
          </w:rPr>
          <w:delText>2.18</w:delText>
        </w:r>
        <w:r>
          <w:rPr>
            <w:szCs w:val="24"/>
            <w:lang w:eastAsia="lt-LT"/>
          </w:rPr>
          <w:delText xml:space="preserve">. šaudyti į plaukiojančius paukščius, išskyrus laukius, antis (tik medžiojant 11.3 punkte nurodytu būdu) ir nukritusius į vandenį sužeistus paukščius. Šaudamas į medžiojamąjį gyvūną, </w:delText>
        </w:r>
        <w:r>
          <w:rPr>
            <w:szCs w:val="24"/>
            <w:lang w:eastAsia="lt-LT"/>
          </w:rPr>
          <w:delText>esantį vandens paviršiuje, medžiotojas turi užtikrinti, kad nuo vandens paviršiaus atšokę šratai nebus kam nors pavojingi;“.</w:delText>
        </w:r>
      </w:del>
    </w:p>
    <w:p w14:paraId="343129CC" w14:textId="77777777">
      <w:pPr>
        <w:tabs>
          <w:tab w:val="left" w:pos="4825"/>
        </w:tabs>
        <w:suppressAutoHyphens/>
        <w:ind w:left="8" w:right="34"/>
        <w:rPr>
          <w:del w:author="Jubarte" w:id="70" w:date="1970-01-01T00:00:00Z"/>
          <w:lang w:eastAsia="lt-LT"/>
        </w:rPr>
      </w:pPr>
    </w:p>
    <w:p w14:paraId="4944259D" w14:textId="77777777">
      <w:pPr>
        <w:tabs>
          <w:tab w:val="left" w:pos="4825"/>
        </w:tabs>
        <w:suppressAutoHyphens/>
        <w:ind w:left="8" w:right="34"/>
        <w:rPr>
          <w:del w:author="Jubarte" w:id="71" w:date="1970-01-01T00:00:00Z"/>
          <w:lang w:eastAsia="lt-LT"/>
        </w:rPr>
      </w:pPr>
    </w:p>
    <w:p w14:paraId="5663C74F" w14:textId="77777777">
      <w:pPr>
        <w:tabs>
          <w:tab w:val="left" w:pos="4825"/>
        </w:tabs>
        <w:suppressAutoHyphens/>
        <w:ind w:left="8" w:right="34"/>
        <w:rPr>
          <w:del w:author="Jubarte" w:id="72" w:date="1970-01-01T00:00:00Z"/>
          <w:lang w:eastAsia="lt-LT"/>
        </w:rPr>
      </w:pPr>
    </w:p>
    <w:p w14:paraId="3427CC14" w14:textId="4A34FF2E">
      <w:pPr>
        <w:tabs>
          <w:tab w:val="left" w:pos="4825"/>
        </w:tabs>
        <w:suppressAutoHyphens/>
        <w:ind w:left="8" w:right="34"/>
        <w:rPr>
          <w:del w:author="Jubarte" w:id="73" w:date="1970-01-01T00:00:00Z"/>
          <w:lang w:eastAsia="lt-LT"/>
        </w:rPr>
      </w:pPr>
      <w:del w:author="Jubarte" w:id="74" w:date="1970-01-01T00:00:00Z">
        <w:r>
          <w:rPr>
            <w:lang w:eastAsia="lt-LT"/>
          </w:rPr>
          <w:delText>Laikinai einantis aplinkos ministro pareigas</w:delText>
        </w:r>
        <w:r>
          <w:rPr>
            <w:lang w:eastAsia="lt-LT"/>
          </w:rPr>
          <w:tab/>
        </w:r>
        <w:r>
          <w:rPr>
            <w:lang w:eastAsia="lt-LT"/>
          </w:rPr>
          <w:tab/>
        </w:r>
        <w:r>
          <w:rPr>
            <w:lang w:eastAsia="lt-LT"/>
          </w:rPr>
          <w:tab/>
          <w:delText>Kęstutis Trečiokas</w:delText>
        </w:r>
      </w:del>
    </w:p>
    <w:p w14:paraId="7447FA78" w14:textId="39058143"/>
    <w:sectPr>
      <w:headerReference w:type="even" r:id="rId9"/>
      <w:headerReference w:type="default" r:id="rId10"/>
      <w:headerReference w:type="first" r:id="rId13"/>
      <w:footerReference w:type="even" r:id="rId11"/>
      <w:footerReference w:type="default" r:id="rId12"/>
      <w:footerReference w:type="first" r:id="rId14"/>
      <w:pgSz w:orient="portrait" w:w="11906" w:h="16838"/>
      <w:pgMar w:top="1440" w:right="1440" w:bottom="1440" w:left="1440" w:header="720" w:footer="720" w:gutter="0"/>
      <w:cols w:num="1" w:space="720"/>
      <w:formProt w:val="0"/>
      <w:docGrid w:linePitch="0" w:type="default"/>
      <w:sectPrChange w:author="Jubarte" w:date="1970-01-01T00:00:00Z" w:id="75">
        <w:sectPr>
          <w:type w:val="continuous"/>
          <w:pgSz w:w="11905" w:h="16837"/>
          <w:pgMar w:top="1134" w:right="567" w:bottom="1134" w:left="1701" w:header="1142" w:footer="919" w:gutter="0"/>
          <w:cols w:space="1296"/>
          <w:titlePg/>
          <w:docGrid w:linePitch="360"/>
        </w:sectPr>
      </w:sectPrChange>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endnote w:type="separator" w:id="-1">
    <w:p w14:paraId="7447FA7F" w14:textId="77777777">
      <w:pPr>
        <w:suppressAutoHyphens/>
        <w:rPr>
          <w:lang w:eastAsia="lt-LT"/>
        </w:rPr>
      </w:pPr>
      <w:r>
        <w:rPr>
          <w:lang w:eastAsia="lt-LT"/>
        </w:rPr>
        <w:separator/>
      </w:r>
    </w:p>
  </w:endnote>
  <w:endnote w:type="continuationSeparator" w:id="0">
    <w:p w14:paraId="7447FA80" w14:textId="77777777">
      <w:pPr>
        <w:suppressAutoHyphens/>
        <w:rPr>
          <w:lang w:eastAsia="lt-LT"/>
        </w:rPr>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BA"/>
    <w:family w:val="swiss"/>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447FA84" w14:textId="77777777">
    <w:pPr>
      <w:rPr>
        <w:rPrChange w:author="Jubarte" w:date="1970-01-01T00:00:00Z" w:id="2">
          <w:rPr>
            <w:lang w:eastAsia="lt-LT"/>
          </w:rPr>
        </w:rPrChange>
      </w:rPr>
      <w:pPrChange w:author="Jubarte" w:date="1970-01-01T00:00:00Z" w:id="1">
        <w:pPr>
          <w:tabs>
            <w:tab w:val="center" w:pos="4819"/>
            <w:tab w:val="right" w:pos="9638"/>
          </w:tabs>
          <w:suppressAutoHyphens/>
        </w:pPr>
      </w:pPrChan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447FA85" w14:textId="77777777">
    <w:pPr>
      <w:rPr>
        <w:rPrChange w:author="Jubarte" w:date="1970-01-01T00:00:00Z" w:id="2">
          <w:rPr>
            <w:lang w:eastAsia="lt-LT"/>
          </w:rPr>
        </w:rPrChange>
      </w:rPr>
      <w:pPrChange w:author="Jubarte" w:date="1970-01-01T00:00:00Z" w:id="1">
        <w:pPr>
          <w:tabs>
            <w:tab w:val="center" w:pos="4819"/>
            <w:tab w:val="right" w:pos="9638"/>
          </w:tabs>
          <w:suppressAutoHyphens/>
        </w:pPr>
      </w:pPrChange>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447FA87" w14:textId="77777777">
    <w:pPr>
      <w:rPr>
        <w:rPrChange w:author="Jubarte" w:date="1970-01-01T00:00:00Z" w:id="2">
          <w:rPr>
            <w:lang w:eastAsia="lt-LT"/>
          </w:rPr>
        </w:rPrChange>
      </w:rPr>
      <w:pPrChange w:author="Jubarte" w:date="1970-01-01T00:00:00Z" w:id="1">
        <w:pPr>
          <w:tabs>
            <w:tab w:val="center" w:pos="4819"/>
            <w:tab w:val="right" w:pos="9638"/>
          </w:tabs>
          <w:suppressAutoHyphens/>
        </w:pPr>
      </w:pPrChange>
    </w:pPr>
  </w:p>
</w:ftr>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footnote w:type="separator" w:id="-1">
    <w:p w14:paraId="7447FA7D" w14:textId="77777777">
      <w:pPr>
        <w:suppressAutoHyphens/>
        <w:rPr>
          <w:lang w:eastAsia="lt-LT"/>
        </w:rPr>
      </w:pPr>
      <w:r>
        <w:rPr>
          <w:lang w:eastAsia="lt-LT"/>
        </w:rPr>
        <w:separator/>
      </w:r>
    </w:p>
  </w:footnote>
  <w:footnote w:type="continuationSeparator" w:id="0">
    <w:p w14:paraId="7447FA7E" w14:textId="77777777">
      <w:pPr>
        <w:suppressAutoHyphens/>
        <w:rPr>
          <w:lang w:eastAsia="lt-LT"/>
        </w:rPr>
      </w:pPr>
      <w:r>
        <w:rPr>
          <w:lang w:eastAsia="lt-LT"/>
        </w:rP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447FA81" w14:textId="77777777">
    <w:pPr>
      <w:tabs>
        <w:tab w:val="center" w:pos="4819"/>
        <w:tab w:val="right" w:pos="9638"/>
      </w:tabs>
      <w:suppressAutoHyphens/>
      <w:rPr>
        <w:lang w:eastAsia="lt-LT"/>
      </w:rPr>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Grid>
      <w:gridCol w:w="4500" w:type="dxa"/>
      <w:gridCol w:w="1000" w:type="dxa"/>
      <w:gridCol w:w="4500" w:type="dxa"/>
    </w:tblGrid>
    <w:tr>
      <w:trPr>
        <w:ins w:author="Jubarte" w:id="1" w:date="1970-01-01T00:00:00Z"/>
      </w:trPr>
      <w:tc>
        <w:tcPr>
          <w:tcW w:w="4500" w:type="dxa"/>
          <w:tcBorders>
            <w:bottom w:val="single" w:sz="1" w:color="000000"/>
          </w:tcBorders>
          <w:noWrap/>
        </w:tcPr>
        <w:p>
          <w:pPr>
            <w:jc w:val="left"/>
            <w:rPr>
              <w:ins w:author="Jubarte" w:id="2" w:date="1970-01-01T00:00:00Z"/>
            </w:rPr>
          </w:pPr>
          <w:ins w:author="Jubarte" w:id="3" w:date="1970-01-01T00:00:00Z">
            <w:r>
              <w:rPr>
                <w:rFonts w:ascii="Arial" w:hAnsi="Arial" w:eastAsia="Arial" w:cs="Arial"/>
                <w:color w:val="000000"/>
                <w:sz w:val="24"/>
                <w:szCs w:val="24"/>
              </w:rPr>
              <w:t>D+H</w:t>
            </w:r>
            <w:r>
              <w:rPr>
                <w:color w:val="000000"/>
              </w:rPr>
              <w:t xml:space="preserve"> | Kilde: www.dh-partner.com</w:t>
            </w:r>
          </w:ins>
        </w:p>
      </w:tc>
      <w:tc>
        <w:tcPr>
          <w:tcW w:w="1000" w:type="dxa"/>
          <w:tcBorders>
            <w:bottom w:val="single" w:sz="1" w:color="000000"/>
          </w:tcBorders>
          <w:noWrap/>
        </w:tcPr>
        <w:p>
          <w:pPr>
            <w:jc w:val="center"/>
            <w:rPr>
              <w:ins w:author="Jubarte" w:id="4" w:date="1970-01-01T00:00:00Z"/>
            </w:rPr>
          </w:pPr>
          <w:ins w:author="Jubarte" w:id="5" w:date="1970-01-01T00:00:00Z">
            <w:r>
              <w:rPr>
                <w:color w:val="000000"/>
              </w:rPr>
              <w:t>-</w:t>
            </w:r>
            <w:r>
              <w:fldChar w:fldCharType="begin"/>
            </w:r>
            <w:r>
              <w:rPr>
                <w:color w:val="000000"/>
              </w:rPr>
              <w:instrText>PAGE</w:instrText>
            </w:r>
            <w:r>
              <w:fldChar w:fldCharType="separate"/>
            </w:r>
            <w:r>
              <w:fldChar w:fldCharType="end"/>
            </w:r>
            <w:r>
              <w:rPr>
                <w:color w:val="000000"/>
              </w:rPr>
              <w:t>-</w:t>
            </w:r>
          </w:ins>
        </w:p>
      </w:tc>
      <w:tc>
        <w:tcPr>
          <w:tcW w:w="4500" w:type="dxa"/>
          <w:tcBorders>
            <w:bottom w:val="single" w:sz="1" w:color="000000"/>
          </w:tcBorders>
          <w:noWrap/>
        </w:tcPr>
        <w:p>
          <w:pPr>
            <w:jc w:val="right"/>
            <w:rPr>
              <w:ins w:author="Jubarte" w:id="6" w:date="1970-01-01T00:00:00Z"/>
            </w:rPr>
          </w:pPr>
          <w:ins w:author="Jubarte" w:id="7" w:date="1970-01-01T00:00:00Z">
            <w:r>
              <w:rPr>
                <w:color w:val="000000"/>
              </w:rPr>
              <w:t>07.12.2025</w:t>
            </w:r>
          </w:ins>
        </w:p>
      </w:tc>
    </w:tr>
  </w:tbl>
  <w:sdt>
    <w:sdtPr>
      <w:id w:val="1688948825"/>
      <w:docPartObj>
        <w:docPartGallery w:val="Page Numbers (Top of Page)"/>
        <w:docPartUnique/>
      </w:docPartObj>
    </w:sdtPr>
    <w:sdtContent>
      <w:p w14:paraId="6489191E" w14:textId="572E9D51">
        <w:pPr>
          <w:pStyle w:val="Antrats"/>
          <w:jc w:val="center"/>
          <w:rPr>
            <w:del w:author="Jubarte" w:id="8" w:date="1970-01-01T00:00:00Z"/>
          </w:rPr>
        </w:pPr>
        <w:del w:author="Jubarte" w:id="9" w:date="1970-01-01T00:00:00Z">
          <w:r>
            <w:fldChar w:fldCharType="begin"/>
          </w:r>
          <w:r>
            <w:delInstrText>PAGE   \* MERGEFORMAT</w:delInstrText>
          </w:r>
          <w:r>
            <w:fldChar w:fldCharType="separate"/>
          </w:r>
          <w:r>
            <w:rPr>
              <w:noProof/>
            </w:rPr>
            <w:delText>3</w:delText>
          </w:r>
          <w:r>
            <w:fldChar w:fldCharType="end"/>
          </w:r>
        </w:del>
      </w:p>
    </w:sdtContent>
  </w:sdt>
  <w:p w14:paraId="2FE44DCA" w14:textId="77777777">
    <w:pPr>
      <w:pStyle w:val="Antrats"/>
      <w:rPr>
        <w:del w:id="10" w:author="Jubarte" w:date="1970-01-01T00:00:00Z"/>
      </w:rPr>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447FA86" w14:textId="77777777">
    <w:pPr>
      <w:tabs>
        <w:tab w:val="center" w:pos="4819"/>
        <w:tab w:val="right" w:pos="9638"/>
      </w:tabs>
      <w:suppressAutoHyphens/>
      <w:rPr>
        <w:lang w:eastAsia="lt-LT"/>
      </w:rPr>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spelling="clean" w:grammar="clean"/>
  <w:defaultTabStop w:val="1296"/>
  <w:hyphenationZone w:val="396"/>
  <w:doNotHyphenateCaps/>
  <w:characterSpacingControl w:val="doNotCompress"/>
  <w:hdrShapeDefaults>
    <o:shapedefaults v:ext="edit" spidmax="12289"/>
  </w:hdrShapeDefault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507"/>
    <w:rsid w:val="0037120E"/>
    <w:rsid w:val="00392507"/>
    <w:rsid w:val="007220A9"/>
    <w:rsid w:val="00B67724"/>
    <w:rsid w:val="00F21EE4"/>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447F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DebesėlioTekstasDiagrama"/>
    <w:rsid w:val="00B67724"/>
    <w:rPr>
      <w:rFonts w:ascii="Tahoma" w:hAnsi="Tahoma" w:cs="Tahoma"/>
      <w:sz w:val="16"/>
      <w:szCs w:val="16"/>
    </w:rPr>
  </w:style>
  <w:style w:type="character" w:customStyle="1" w:styleId="DebesėlioTekstasDiagrama">
    <w:name w:val="Debesėlio tekstas Diagrama"/>
    <w:basedOn w:val="DefaultParagraphFont"/>
    <w:link w:val="BalloonText"/>
    <w:rsid w:val="00B67724"/>
    <w:rPr>
      <w:rFonts w:ascii="Tahoma" w:hAnsi="Tahoma" w:cs="Tahoma"/>
      <w:sz w:val="16"/>
      <w:szCs w:val="16"/>
    </w:rPr>
  </w:style>
  <w:style w:type="character" w:styleId="PlaceholderText">
    <w:name w:val="Placeholder Text"/>
    <w:basedOn w:val="DefaultParagraphFont"/>
    <w:rsid w:val="00B67724"/>
    <w:rPr>
      <w:color w:val="808080"/>
    </w:rPr>
  </w:style>
  <w:style w:type="paragraph" w:styleId="Header">
    <w:name w:val="header"/>
    <w:basedOn w:val="Normal"/>
    <w:link w:val="AntraštėsDiagrama"/>
    <w:uiPriority w:val="99"/>
    <w:rsid w:val="0037120E"/>
    <w:pPr>
      <w:tabs>
        <w:tab w:val="center" w:pos="4819"/>
        <w:tab w:val="right" w:pos="9638"/>
      </w:tabs>
    </w:pPr>
  </w:style>
  <w:style w:type="character" w:customStyle="1" w:styleId="AntraštėsDiagrama">
    <w:name w:val="Antraštės Diagrama"/>
    <w:basedOn w:val="DefaultParagraphFont"/>
    <w:link w:val="Header"/>
    <w:uiPriority w:val="99"/>
    <w:rsid w:val="0037120E"/>
  </w:style>
  <w:style w:type="character" w:styleId="FootnoteReference">
    <w:name w:val="Footnote Reference"/>
    <w:semiHidden/>
    <w:unhideWhenUse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sid w:val="00B67724"/>
    <w:rPr>
      <w:rFonts w:ascii="Tahoma" w:hAnsi="Tahoma" w:cs="Tahoma"/>
      <w:sz w:val="16"/>
      <w:szCs w:val="16"/>
    </w:rPr>
  </w:style>
  <w:style w:type="character" w:customStyle="1" w:styleId="DebesliotekstasDiagrama">
    <w:name w:val="Debesėlio tekstas Diagrama"/>
    <w:basedOn w:val="Numatytasispastraiposriftas"/>
    <w:link w:val="Debesliotekstas"/>
    <w:rsid w:val="00B67724"/>
    <w:rPr>
      <w:rFonts w:ascii="Tahoma" w:hAnsi="Tahoma" w:cs="Tahoma"/>
      <w:sz w:val="16"/>
      <w:szCs w:val="16"/>
    </w:rPr>
  </w:style>
  <w:style w:type="character" w:styleId="Vietosrezervavimoenklotekstas">
    <w:name w:val="Placeholder Text"/>
    <w:basedOn w:val="Numatytasispastraiposriftas"/>
    <w:rsid w:val="00B67724"/>
    <w:rPr>
      <w:color w:val="808080"/>
    </w:rPr>
  </w:style>
  <w:style w:type="paragraph" w:styleId="Antrats">
    <w:name w:val="header"/>
    <w:basedOn w:val="prastasis"/>
    <w:link w:val="AntratsDiagrama"/>
    <w:uiPriority w:val="99"/>
    <w:rsid w:val="0037120E"/>
    <w:pPr>
      <w:tabs>
        <w:tab w:val="center" w:pos="4819"/>
        <w:tab w:val="right" w:pos="9638"/>
      </w:tabs>
    </w:pPr>
  </w:style>
  <w:style w:type="character" w:customStyle="1" w:styleId="AntratsDiagrama">
    <w:name w:val="Antraštės Diagrama"/>
    <w:basedOn w:val="Numatytasispastraiposriftas"/>
    <w:link w:val="Antrats"/>
    <w:uiPriority w:val="99"/>
    <w:rsid w:val="00371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2" Type="http://schemas.openxmlformats.org/officeDocument/2006/relationships/styles" Target="styles.xml"/>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header" Target="header1.xml"/>
  <Relationship Id="rId17"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4792</Words>
  <Characters>2733</Characters>
  <Application>Microsoft Office Word</Application>
  <DocSecurity>0</DocSecurity>
  <Lines>22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2016-11-23T14:23:00Z</dcterms:created>
  <dc:creator>J.Urbelionyte</dc:creator>
  <lastModifiedBy>JUOSPONIENĖ Karolina</lastModifiedBy>
  <lastPrinted>2016-11-10T12:08:00Z</lastPrinted>
  <dcterms:modified xsi:type="dcterms:W3CDTF">2018-03-14T12:41:00Z</dcterms:modified>
  <revision>5</revision>
</coreProperties>
</file>

<file path=docProps/custom.xml><?xml version="1.0" encoding="utf-8"?>
<Properties xmlns="http://schemas.openxmlformats.org/officeDocument/2006/custom-properties" xmlns:vt="http://schemas.openxmlformats.org/officeDocument/2006/docPropsVTypes"/>
</file>
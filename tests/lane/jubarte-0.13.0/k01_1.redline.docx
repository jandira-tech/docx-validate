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P3baced61c905761ddcb02367bab998053d1c2274a52473be6d77647bd512ef8f.jpe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pt14 w14 w15 w16 w16cex w16cid w16sdtdh w16se wp14">
  <w:body>
    <w:p w14:paraId="563CC3BC" w14:textId="4F0103F1">
      <w:pPr>
        <w:spacing w:after="0"/>
        <w:jc w:val="both"/>
        <w:rPr>
          <w:ins w:author="Jubarte" w:id="1" w:date="1970-01-01T00:00:00Z"/>
          <w:rFonts w:ascii="HelveticaNeueLT Pro 55 Roman" w:hAnsi="HelveticaNeueLT Pro 55 Roman"/>
        </w:rPr>
      </w:pPr>
    </w:p>
    <w:p w14:paraId="2FD7B6B4" w14:textId="48D94F4F">
      <w:pPr>
        <w:spacing w:after="0"/>
        <w:jc w:val="both"/>
        <w:rPr>
          <w:ins w:author="Jubarte" w:id="2" w:date="1970-01-01T00:00:00Z"/>
          <w:rFonts w:ascii="HelveticaNeueLT Pro 55 Roman" w:hAnsi="HelveticaNeueLT Pro 55 Roman"/>
        </w:rPr>
      </w:pPr>
    </w:p>
    <w:p w14:paraId="2A3AE1A6" w14:textId="77777777">
      <w:pPr>
        <w:spacing w:after="0"/>
        <w:jc w:val="both"/>
        <w:rPr>
          <w:ins w:author="Jubarte" w:id="3" w:date="1970-01-01T00:00:00Z"/>
          <w:rFonts w:ascii="HelveticaNeueLT Pro 55 Roman" w:hAnsi="HelveticaNeueLT Pro 55 Roman"/>
          <w:b/>
          <w:bCs/>
          <w:sz w:val="32"/>
          <w:szCs w:val="32"/>
        </w:rPr>
      </w:pPr>
      <w:ins w:author="Jubarte" w:id="4" w:date="1970-01-01T00:00:00Z">
        <w:r>
          <w:rPr>
            <w:rFonts w:ascii="HelveticaNeueLT Pro 55 Roman" w:hAnsi="HelveticaNeueLT Pro 55 Roman"/>
            <w:b/>
            <w:bCs/>
            <w:sz w:val="32"/>
            <w:szCs w:val="32"/>
          </w:rPr>
          <w:t>Über den Gipfeln: Ballonfahren am Achensee</w:t>
        </w:r>
      </w:ins>
    </w:p>
    <w:p w14:paraId="0BBE518A" w14:textId="0B614F95">
      <w:pPr>
        <w:spacing w:after="0"/>
        <w:jc w:val="both"/>
        <w:rPr>
          <w:ins w:author="Jubarte" w:id="5" w:date="1970-01-01T00:00:00Z"/>
          <w:rFonts w:ascii="HelveticaNeueLT Pro 55 Roman" w:hAnsi="HelveticaNeueLT Pro 55 Roman"/>
          <w:b/>
          <w:bCs/>
        </w:rPr>
      </w:pPr>
      <w:ins w:author="Jubarte" w:id="6" w:date="1970-01-01T00:00:00Z">
        <w:r>
          <w:rPr>
            <w:rFonts w:ascii="HelveticaNeueLT Pro 55 Roman" w:hAnsi="HelveticaNeueLT Pro 55 Roman"/>
            <w:b/>
            <w:bCs/>
          </w:rPr>
          <w:t>Hoch oben in der Luft entdecken Urlauber völlig neue Perspektiven auf die faszinierenden Landschaften zwischen See- und Bergwelt</w:t>
        </w:r>
        <w:r>
          <w:rPr>
            <w:rFonts w:ascii="HelveticaNeueLT Pro 55 Roman" w:hAnsi="HelveticaNeueLT Pro 55 Roman"/>
            <w:b/>
            <w:bCs/>
          </w:rPr>
          <w:t xml:space="preserve">. </w:t>
        </w:r>
      </w:ins>
      <w:ins w:author="Jubarte" w:id="7" w:date="1970-01-01T00:00:00Z">
        <w:r>
          <w:fldChar w:fldCharType="begin"/>
        </w:r>
        <w:r>
          <w:instrText>HYPERLINK "https://www.achensee.com/erleben/sommerurlaub/ballonfahren-tirol-oesterreich/" \h</w:instrText>
        </w:r>
        <w:r>
          <w:fldChar w:fldCharType="separate"/>
        </w:r>
        <w:r>
          <w:rPr>
            <w:rStyle w:val="Hyperlink"/>
            <w:rFonts w:ascii="HelveticaNeueLT Pro 55 Roman" w:hAnsi="HelveticaNeueLT Pro 55 Roman"/>
            <w:b/>
            <w:bCs/>
          </w:rPr>
          <w:t>www.achensee.com</w:t>
        </w:r>
        <w:r>
          <w:fldChar w:fldCharType="end"/>
        </w:r>
      </w:ins>
    </w:p>
    <w:p w14:paraId="1F4AC279" w14:textId="77777777">
      <w:pPr>
        <w:spacing w:after="0"/>
        <w:jc w:val="both"/>
        <w:rPr>
          <w:ins w:author="Jubarte" w:id="8" w:date="1970-01-01T00:00:00Z"/>
          <w:rFonts w:ascii="HelveticaNeueLT Pro 55 Roman" w:hAnsi="HelveticaNeueLT Pro 55 Roman"/>
        </w:rPr>
      </w:pPr>
    </w:p>
    <w:p w14:paraId="12135D4C" w14:textId="35B23B39">
      <w:pPr>
        <w:spacing w:after="0"/>
        <w:jc w:val="both"/>
        <w:rPr>
          <w:ins w:author="Jubarte" w:id="9" w:date="1970-01-01T00:00:00Z"/>
          <w:rFonts w:ascii="HelveticaNeueLT Pro 55 Roman" w:hAnsi="HelveticaNeueLT Pro 55 Roman"/>
        </w:rPr>
      </w:pPr>
      <w:ins w:author="Jubarte" w:id="10" w:date="1970-01-01T00:00:00Z">
        <w:r>
          <w:rPr>
            <w:rFonts w:ascii="HelveticaNeueLT Pro 55 Roman" w:hAnsi="HelveticaNeueLT Pro 55 Roman"/>
          </w:rPr>
          <w:t xml:space="preserve">Mit Freunden, zur Verlobung oder einfach zum Entschleunigen: Eine Fahrt in einem Heißluftballon ist ein unvergessliches Erlebnis. Schweben über weiß verschneite Winterlandschaften oder grüne Almen – am Achensee, Tirols Sport und Vital Park, heben das ganze Jahr über die bunten Ballone ab und ermöglichen Urlaubern eine völlig neue Perspektive auf das türkis-grün schimmernde Tiroler Meer, das Karwendel- und </w:t>
        </w:r>
        <w:r>
          <w:rPr>
            <w:rFonts w:ascii="HelveticaNeueLT Pro 55 Roman" w:hAnsi="HelveticaNeueLT Pro 55 Roman"/>
          </w:rPr>
          <w:t>Rofangebirge</w:t>
        </w:r>
        <w:r>
          <w:rPr>
            <w:rFonts w:ascii="HelveticaNeueLT Pro 55 Roman" w:hAnsi="HelveticaNeueLT Pro 55 Roman"/>
          </w:rPr>
          <w:t>. Im März steht mit täglichen Fahrten eine ganze Woche unter dem Zeichen der Himmelsstürmer.</w:t>
        </w:r>
      </w:ins>
    </w:p>
    <w:p w14:paraId="0BEEEF13" w14:textId="77777777">
      <w:pPr>
        <w:spacing w:after="0"/>
        <w:jc w:val="both"/>
        <w:rPr>
          <w:ins w:author="Jubarte" w:id="11" w:date="1970-01-01T00:00:00Z"/>
          <w:rFonts w:ascii="HelveticaNeueLT Pro 55 Roman" w:hAnsi="HelveticaNeueLT Pro 55 Roman"/>
        </w:rPr>
      </w:pPr>
    </w:p>
    <w:p w14:paraId="685663CC" w14:textId="77777777">
      <w:pPr>
        <w:spacing w:after="0"/>
        <w:jc w:val="both"/>
        <w:rPr>
          <w:ins w:author="Jubarte" w:id="12" w:date="1970-01-01T00:00:00Z"/>
          <w:rFonts w:ascii="HelveticaNeueLT Pro 55 Roman" w:hAnsi="HelveticaNeueLT Pro 55 Roman"/>
          <w:b/>
          <w:bCs/>
        </w:rPr>
      </w:pPr>
      <w:ins w:author="Jubarte" w:id="13" w:date="1970-01-01T00:00:00Z">
        <w:r>
          <w:rPr>
            <w:rFonts w:ascii="HelveticaNeueLT Pro 55 Roman" w:hAnsi="HelveticaNeueLT Pro 55 Roman"/>
            <w:b/>
            <w:bCs/>
          </w:rPr>
          <w:t>Im siebten Himmel: Das ganze Jahr über Ballonfahren</w:t>
        </w:r>
      </w:ins>
    </w:p>
    <w:p w14:paraId="553F7647" w14:textId="76FE3F2D">
      <w:pPr>
        <w:spacing w:after="0"/>
        <w:jc w:val="both"/>
        <w:rPr>
          <w:ins w:author="Jubarte" w:id="14" w:date="1970-01-01T00:00:00Z"/>
          <w:rFonts w:ascii="HelveticaNeueLT Pro 55 Roman" w:hAnsi="HelveticaNeueLT Pro 55 Roman"/>
        </w:rPr>
      </w:pPr>
      <w:ins w:author="Jubarte" w:id="15" w:date="1970-01-01T00:00:00Z">
        <w:r>
          <w:rPr>
            <w:rFonts w:ascii="HelveticaNeueLT Pro 55 Roman" w:hAnsi="HelveticaNeueLT Pro 55 Roman"/>
          </w:rPr>
          <w:t xml:space="preserve">Eine Ballonfahrt ist Entschleunigung pur: Die absolute Stille und Unmittelbarkeit der Natur sorgen für ein unvergessliches Erlebnis. Doch bevor der </w:t>
        </w:r>
        <w:r>
          <w:rPr>
            <w:rFonts w:ascii="HelveticaNeueLT Pro 55 Roman" w:hAnsi="HelveticaNeueLT Pro 55 Roman"/>
          </w:rPr>
          <w:t>Heißluftb</w:t>
        </w:r>
        <w:r>
          <w:rPr>
            <w:rFonts w:ascii="HelveticaNeueLT Pro 55 Roman" w:hAnsi="HelveticaNeueLT Pro 55 Roman"/>
          </w:rPr>
          <w:t>allon in die Luft steigt und sich vom Wind tragen lässt, beobachten die Piloten die Wetterlage genau: Windrichtung, Bewölkung, Niederschlag, alles muss passen. Am Starttag wird dann noch mal genau gecheckt, ob die Prognose stimmt – nichts wird dem Zufall überlassen. Am Achensee starten die Ballone in Achenkirch bei Nord- oder Nordwestwind je nach Jahreszeit zwischen fünf und neun Uhr morgens. Nebelschwaden über dem Boden, erwartungsvolle Aufregung vor dem Start. Die Passagiere müssen mit anpacken, die 7800 Kubikmeter Luft fassende und 30 Meter hohe Ballonhülle mit ihren vielen Leinen muss sorgfältig ausgebreitet werden. An der breitesten Stelle hat sie einen Durchmesser von 25 Metern, einfach riesig. Zuerst wird der Ballon mit Luft gefüllt, dann mit dem Brenner erwärmt. Die warme Luft steigt im Inneren auf und plötzlich hebt man ab und steigt höher und höher – bis auf 3000 Meter Höhe.</w:t>
        </w:r>
      </w:ins>
    </w:p>
    <w:p w14:paraId="7EA97494" w14:textId="77777777">
      <w:pPr>
        <w:spacing w:after="0"/>
        <w:jc w:val="both"/>
        <w:rPr>
          <w:ins w:author="Jubarte" w:id="16" w:date="1970-01-01T00:00:00Z"/>
          <w:rFonts w:ascii="HelveticaNeueLT Pro 55 Roman" w:hAnsi="HelveticaNeueLT Pro 55 Roman"/>
        </w:rPr>
      </w:pPr>
    </w:p>
    <w:p w14:paraId="0DD6B7AE" w14:textId="7D5F844A">
      <w:pPr>
        <w:spacing w:after="0"/>
        <w:jc w:val="both"/>
        <w:rPr>
          <w:ins w:author="Jubarte" w:id="17" w:date="1970-01-01T00:00:00Z"/>
          <w:rFonts w:ascii="HelveticaNeueLT Pro 55 Roman" w:hAnsi="HelveticaNeueLT Pro 55 Roman"/>
        </w:rPr>
      </w:pPr>
      <w:ins w:author="Jubarte" w:id="18" w:date="1970-01-01T00:00:00Z">
        <w:r>
          <w:rPr>
            <w:rFonts w:ascii="HelveticaNeueLT Pro 55 Roman" w:hAnsi="HelveticaNeueLT Pro 55 Roman"/>
          </w:rPr>
          <w:t xml:space="preserve">Traumhafte Ausblicke über den Achensee, über das Rofan- oder Karwendelgebirge sind garantiert – malerischer Sonnenaufgang inklusive. Im Ballonkorb ist </w:t>
        </w:r>
        <w:r>
          <w:rPr>
            <w:rFonts w:ascii="HelveticaNeueLT Pro 55 Roman" w:hAnsi="HelveticaNeueLT Pro 55 Roman"/>
          </w:rPr>
          <w:t>es übrigens</w:t>
        </w:r>
        <w:r>
          <w:rPr>
            <w:rFonts w:ascii="HelveticaNeueLT Pro 55 Roman" w:hAnsi="HelveticaNeueLT Pro 55 Roman"/>
          </w:rPr>
          <w:t xml:space="preserve"> windstill, am kältesten ist es am Startplatz. Also ist es auch im Winter nicht zu frisch – warme Kleidung in mehreren Schichten sowie gutes Schuhwerk werden trotzdem empfohlen. Während die Mitfahrer im Panorama schwelgen, checkt der Pilot noch einmal die Windrichtung. Denn einen Ballon kann man nicht lenken, er folgt dem Wind. Doch keine Sorge: Alle Ballonpiloten in den alpinen Fluggebieten haben viel Erfahrung und Knowhow. Sie können den bunten Himmelsstürmer bei Bedarf schneller zum Sinken bringen und so den optimalen Landeplatz anpeilen. Die Fahrt dauert mindestens eine Stunde, je nach Landemöglichkeit gerne auch länger. Wieder am Boden packen alle mit an. Zum Abschluss bekommen die Passagiere eine Urkunde, die sie feierlich in den Adelsstand der Ballonfahrer erhebt. Dann bringt das „Erdferkel“ – so wird der Fahrer des Begleitfahrzeugs genannt, der den Ballon am Boden „verfolgt“ – die glücklich Gelandeten zum Ausgangspunkt zurück. Tickets für die „kleine Alpenfahrt“ gibt es das ganze Jahr über. Online buchen über den </w:t>
        </w:r>
      </w:ins>
      <w:ins w:author="Jubarte" w:id="19" w:date="1970-01-01T00:00:00Z">
        <w:r>
          <w:fldChar w:fldCharType="begin"/>
        </w:r>
        <w:r>
          <w:instrText>HYPERLINK "https://www.achensee.com/achensee-erlebnisshop/" \h</w:instrText>
        </w:r>
        <w:r>
          <w:fldChar w:fldCharType="separate"/>
        </w:r>
        <w:r>
          <w:rPr>
            <w:rStyle w:val="Hyperlink"/>
            <w:rFonts w:ascii="HelveticaNeueLT Pro 55 Roman" w:hAnsi="HelveticaNeueLT Pro 55 Roman"/>
          </w:rPr>
          <w:t>Achensee Erlebnisshop</w:t>
        </w:r>
        <w:r>
          <w:fldChar w:fldCharType="end"/>
        </w:r>
      </w:ins>
      <w:ins w:author="Jubarte" w:id="20" w:date="1970-01-01T00:00:00Z">
        <w:r>
          <w:rPr>
            <w:rFonts w:ascii="HelveticaNeueLT Pro 55 Roman" w:hAnsi="HelveticaNeueLT Pro 55 Roman"/>
          </w:rPr>
          <w:t>. Anfragen per Mail</w:t>
        </w:r>
        <w:r>
          <w:rPr>
            <w:rFonts w:ascii="HelveticaNeueLT Pro 55 Roman" w:hAnsi="HelveticaNeueLT Pro 55 Roman"/>
          </w:rPr>
          <w:t xml:space="preserve"> an </w:t>
        </w:r>
      </w:ins>
      <w:ins w:author="Jubarte" w:id="21" w:date="1970-01-01T00:00:00Z">
        <w:r>
          <w:fldChar w:fldCharType="begin"/>
        </w:r>
        <w:r>
          <w:instrText>HYPERLINK "mailto:info@achensee.com" \h</w:instrText>
        </w:r>
        <w:r>
          <w:fldChar w:fldCharType="separate"/>
        </w:r>
        <w:r>
          <w:rPr>
            <w:rStyle w:val="Hyperlink"/>
            <w:rFonts w:ascii="HelveticaNeueLT Pro 55 Roman" w:hAnsi="HelveticaNeueLT Pro 55 Roman"/>
          </w:rPr>
          <w:t>info@achensee.com</w:t>
        </w:r>
        <w:r>
          <w:fldChar w:fldCharType="end"/>
        </w:r>
      </w:ins>
      <w:ins w:author="Jubarte" w:id="22" w:date="1970-01-01T00:00:00Z">
        <w:r>
          <w:rPr>
            <w:rFonts w:ascii="HelveticaNeueLT Pro 55 Roman" w:hAnsi="HelveticaNeueLT Pro 55 Roman"/>
          </w:rPr>
          <w:t xml:space="preserve"> bzw. </w:t>
        </w:r>
      </w:ins>
      <w:ins w:author="Jubarte" w:id="23" w:date="1970-01-01T00:00:00Z">
        <w:r>
          <w:fldChar w:fldCharType="begin"/>
        </w:r>
        <w:r>
          <w:instrText>HYPERLINK "mailto:info@achensee.com" \h</w:instrText>
        </w:r>
        <w:r>
          <w:fldChar w:fldCharType="separate"/>
        </w:r>
        <w:r>
          <w:rPr>
            <w:rStyle w:val="Hyperlink"/>
            <w:rFonts w:ascii="HelveticaNeueLT Pro 55 Roman" w:hAnsi="HelveticaNeueLT Pro 55 Roman"/>
          </w:rPr>
          <w:t>info@alpineballooning</w:t>
        </w:r>
        <w:r>
          <w:fldChar w:fldCharType="end"/>
        </w:r>
      </w:ins>
      <w:ins w:author="Jubarte" w:id="24" w:date="1970-01-01T00:00:00Z">
        <w:r>
          <w:rPr>
            <w:rFonts w:ascii="HelveticaNeueLT Pro 55 Roman" w:hAnsi="HelveticaNeueLT Pro 55 Roman"/>
          </w:rPr>
          <w:t>.</w:t>
        </w:r>
      </w:ins>
    </w:p>
    <w:p w14:paraId="1CDF5C93" w14:textId="77777777">
      <w:pPr>
        <w:spacing w:after="0"/>
        <w:jc w:val="both"/>
        <w:rPr>
          <w:ins w:author="Jubarte" w:id="25" w:date="1970-01-01T00:00:00Z"/>
          <w:rFonts w:ascii="HelveticaNeueLT Pro 55 Roman" w:hAnsi="HelveticaNeueLT Pro 55 Roman"/>
        </w:rPr>
      </w:pPr>
    </w:p>
    <w:p w14:paraId="56EC7DCD" w14:textId="380E4E24">
      <w:pPr>
        <w:spacing w:after="0"/>
        <w:jc w:val="both"/>
        <w:rPr>
          <w:ins w:author="Jubarte" w:id="26" w:date="1970-01-01T00:00:00Z"/>
          <w:rFonts w:ascii="HelveticaNeueLT Pro 55 Roman" w:hAnsi="HelveticaNeueLT Pro 55 Roman"/>
        </w:rPr>
      </w:pPr>
      <w:ins w:author="Jubarte" w:id="27" w:date="1970-01-01T00:00:00Z">
        <w:r>
          <w:rPr>
            <w:rFonts w:ascii="HelveticaNeueLT Pro 55 Roman" w:hAnsi="HelveticaNeueLT Pro 55 Roman"/>
          </w:rPr>
          <w:t xml:space="preserve">Tipp: Achensee Ballontage von 13.01. – 20.01.2024. Nähere Infos unter: </w:t>
        </w:r>
      </w:ins>
      <w:ins w:author="Jubarte" w:id="28" w:date="1970-01-01T00:00:00Z">
        <w:r>
          <w:fldChar w:fldCharType="begin"/>
        </w:r>
        <w:r>
          <w:instrText>HYPERLINK "https://www.achensee.com/achensee-erlebnisshop/achensee-erlebnisse/achensee-ballontage/" \h</w:instrText>
        </w:r>
        <w:r>
          <w:fldChar w:fldCharType="separate"/>
        </w:r>
        <w:r>
          <w:rPr>
            <w:rStyle w:val="Hyperlink"/>
            <w:rFonts w:ascii="HelveticaNeueLT Pro 55 Roman" w:hAnsi="HelveticaNeueLT Pro 55 Roman"/>
          </w:rPr>
          <w:t>www.achensee.com</w:t>
        </w:r>
        <w:r>
          <w:fldChar w:fldCharType="end"/>
        </w:r>
      </w:ins>
    </w:p>
    <w:p w14:paraId="10B1CE25" w14:textId="77777777">
      <w:pPr>
        <w:spacing w:after="0"/>
        <w:jc w:val="both"/>
        <w:rPr>
          <w:ins w:author="Jubarte" w:id="29" w:date="1970-01-01T00:00:00Z"/>
          <w:rFonts w:ascii="HelveticaNeueLT Pro 55 Roman" w:hAnsi="HelveticaNeueLT Pro 55 Roman"/>
        </w:rPr>
      </w:pPr>
    </w:p>
    <w:p w14:paraId="7E93B124" w14:textId="49A316E3">
      <w:pPr>
        <w:spacing w:after="0"/>
        <w:jc w:val="both"/>
        <w:rPr>
          <w:ins w:author="Jubarte" w:id="30" w:date="1970-01-01T00:00:00Z"/>
          <w:rFonts w:ascii="HelveticaNeueLT Pro 55 Roman" w:hAnsi="HelveticaNeueLT Pro 55 Roman"/>
        </w:rPr>
        <w:sectPr>
          <w:headerReference w:type="default" r:id="rId14"/>
          <w:footerReference w:type="default" r:id="rId15"/>
          <w:pgSz w:w="11906" w:h="16838"/>
          <w:pgMar w:top="1417" w:right="1417" w:bottom="1134" w:left="1417" w:header="708" w:footer="708" w:gutter="0"/>
          <w:cols w:space="708"/>
          <w:docGrid w:linePitch="360"/>
        </w:sectPr>
      </w:pPr>
    </w:p>
    <w:p w14:paraId="04C65C8D" w14:textId="0B0792D1">
      <w:pPr>
        <w:spacing w:after="0"/>
        <w:jc w:val="both"/>
        <w:rPr>
          <w:ins w:author="Jubarte" w:id="31" w:date="1970-01-01T00:00:00Z"/>
          <w:rFonts w:ascii="HelveticaNeueLT Pro 55 Roman" w:hAnsi="HelveticaNeueLT Pro 55 Roman"/>
        </w:rPr>
      </w:pPr>
    </w:p>
    <w:p w14:paraId="2DCEB25E" w14:textId="26F4505D">
      <w:pPr>
        <w:spacing w:after="0"/>
        <w:jc w:val="both"/>
        <w:rPr>
          <w:ins w:author="Jubarte" w:id="32" w:date="1970-01-01T00:00:00Z"/>
          <w:rFonts w:ascii="HelveticaNeueLT Pro 55 Roman" w:hAnsi="HelveticaNeueLT Pro 55 Roman"/>
        </w:rPr>
      </w:pPr>
    </w:p>
    <w:p w14:paraId="0B6E3815" w14:textId="77777777">
      <w:pPr>
        <w:spacing w:after="0"/>
        <w:jc w:val="both"/>
        <w:rPr>
          <w:ins w:author="Jubarte" w:id="33" w:date="1970-01-01T00:00:00Z"/>
          <w:rFonts w:ascii="HelveticaNeueLT Pro 55 Roman" w:hAnsi="HelveticaNeueLT Pro 55 Roman"/>
          <w:b/>
        </w:rPr>
      </w:pPr>
      <w:ins w:author="Jubarte" w:id="34" w:date="1970-01-01T00:00:00Z">
        <w:r>
          <w:rPr>
            <w:rFonts w:ascii="HelveticaNeueLT Pro 55 Roman" w:hAnsi="HelveticaNeueLT Pro 55 Roman"/>
            <w:b/>
          </w:rPr>
          <w:t>Der Achensee – Tirols Sport &amp; Vital Park</w:t>
        </w:r>
      </w:ins>
    </w:p>
    <w:p w14:paraId="1E6A3275" w14:textId="77777777">
      <w:pPr>
        <w:spacing w:after="0"/>
        <w:jc w:val="both"/>
        <w:rPr>
          <w:ins w:author="Jubarte" w:id="35" w:date="1970-01-01T00:00:00Z"/>
          <w:rFonts w:ascii="HelveticaNeueLT Pro 55 Roman" w:hAnsi="HelveticaNeueLT Pro 55 Roman"/>
          <w:bCs/>
        </w:rPr>
      </w:pPr>
      <w:ins w:author="Jubarte" w:id="36" w:date="1970-01-01T00:00:00Z">
        <w:r>
          <w:rPr>
            <w:rFonts w:ascii="HelveticaNeueLT Pro 55 Roman" w:hAnsi="HelveticaNeueLT Pro 55 Roman"/>
            <w:bCs/>
          </w:rPr>
          <w:t xml:space="preserve">Ankommen, aufatmen und abtauchen – in der Region rund um den größten See Tirols wird sportliche Aktivität, Naturerlebnis und Erholung großgeschrieben. Eingebettet zwischen dem Karwendel und dem </w:t>
        </w:r>
        <w:r>
          <w:rPr>
            <w:rFonts w:ascii="HelveticaNeueLT Pro 55 Roman" w:hAnsi="HelveticaNeueLT Pro 55 Roman"/>
            <w:bCs/>
          </w:rPr>
          <w:t>Rofangebirge</w:t>
        </w:r>
        <w:r>
          <w:rPr>
            <w:rFonts w:ascii="HelveticaNeueLT Pro 55 Roman" w:hAnsi="HelveticaNeueLT Pro 55 Roman"/>
            <w:bCs/>
          </w:rPr>
          <w:t xml:space="preserve"> ist der Achensee Destination für Berghungrige und Wasserratten gleichermaßen. Mit dem ringsum frei zugänglichen Seeufer und den eindrucksvollen Pfaden in die Täler des Naturparks Karwendel sind im Sommer wie im Winter landschaftliche Erlebniswelten geboten. Egal ob zu Fuß, mit dem Mountainbike, den Langlaufskiern oder den Schneeschuhen – der Achensee begeistert und ist voller Momente, die bewegen!</w:t>
        </w:r>
      </w:ins>
    </w:p>
    <w:p w14:paraId="6B1E6826" w14:textId="77777777">
      <w:pPr>
        <w:pStyle w:val="NoSpacing"/>
        <w:spacing w:line="300" w:lineRule="exact"/>
        <w:ind w:left="2832" w:firstLine="708"/>
        <w:rPr>
          <w:del w:author="Jubarte" w:id="37" w:date="1970-01-01T00:00:00Z"/>
          <w:rFonts w:cs="Times New Roman"/>
          <w:b/>
          <w:sz w:val="24"/>
          <w:szCs w:val="24"/>
        </w:rPr>
      </w:pPr>
      <w:ins w:author="Jubarte" w:id="38" w:date="1970-01-01T00:00:00Z">
        <w:r>
          <w:rPr>
            <w:rFonts w:ascii="HelveticaNeueLT Pro 55 Roman" w:hAnsi="HelveticaNeueLT Pro 55 Roman"/>
            <w:bCs/>
          </w:rPr>
          <w:t xml:space="preserve">Achensee Tourismus ist Ansprechpartner sowohl für Gäste als auch für Medien, wenn es um Informationen zu den touristischen Aktivitäten in Tirols Sport &amp; Vital Park geht. Medienvertreter*innen finden </w:t>
        </w:r>
        <w:r>
          <w:rPr>
            <w:rFonts w:ascii="HelveticaNeueLT Pro 55 Roman" w:hAnsi="HelveticaNeueLT Pro 55 Roman"/>
            <w:b/>
          </w:rPr>
          <w:t>druckfähige Fotos</w:t>
        </w:r>
        <w:r>
          <w:rPr>
            <w:rFonts w:ascii="HelveticaNeueLT Pro 55 Roman" w:hAnsi="HelveticaNeueLT Pro 55 Roman"/>
            <w:bCs/>
          </w:rPr>
          <w:t xml:space="preserve"> zum Download auf der Bilddatenbank </w:t>
        </w:r>
      </w:ins>
      <w:ins w:author="Jubarte" w:id="39" w:date="1970-01-01T00:00:00Z">
        <w:r>
          <w:fldChar w:fldCharType="begin"/>
        </w:r>
        <w:r>
          <w:instrText>HYPERLINK "https://www.achensee.org/" \h</w:instrText>
        </w:r>
        <w:r>
          <w:fldChar w:fldCharType="separate"/>
        </w:r>
        <w:r>
          <w:rPr>
            <w:rStyle w:val="Hyperlink"/>
            <w:rFonts w:ascii="HelveticaNeueLT Pro 55 Roman" w:hAnsi="HelveticaNeueLT Pro 55 Roman"/>
            <w:bCs/>
          </w:rPr>
          <w:t>www.achensee.org</w:t>
        </w:r>
        <w:r>
          <w:fldChar w:fldCharType="end"/>
        </w:r>
      </w:ins>
      <w:ins w:author="Jubarte" w:id="40" w:date="1970-01-01T00:00:00Z">
        <w:r>
          <w:rPr>
            <w:rFonts w:ascii="HelveticaNeueLT Pro 55 Roman" w:hAnsi="HelveticaNeueLT Pro 55 Roman"/>
          </w:rPr>
          <w:t>.</w:t>
        </w:r>
        <w:r>
          <w:rPr>
            <w:rFonts w:ascii="HelveticaNeueLT Pro 55 Roman" w:hAnsi="HelveticaNeueLT Pro 55 Roman"/>
            <w:bCs/>
          </w:rPr>
          <w:t xml:space="preserve"> Nach erstmaliger Registrierung sowie deren Rückbestätigung per Mail können Dateien der Achensee Bilddatenbank gesichtet und die ausgewählten Fotos heruntergeladen werden.</w:t>
        </w:r>
      </w:ins>
    </w:p>
    <w:p>
      <w:pPr>
        <w:pStyle w:val="NoSpacing"/>
        <w:spacing w:line="300" w:lineRule="exact"/>
        <w:jc w:val="center"/>
        <w:rPr>
          <w:del w:author="Jubarte" w:id="41" w:date="1970-01-01T00:00:00Z"/>
          <w:rFonts w:cs="Times New Roman"/>
          <w:b/>
          <w:sz w:val="24"/>
          <w:szCs w:val="24"/>
        </w:rPr>
      </w:pPr>
      <w:del w:author="Jubarte" w:id="42" w:date="1970-01-01T00:00:00Z">
        <w:r>
          <w:rPr>
            <w:rFonts w:cs="Times New Roman"/>
            <w:b/>
            <w:sz w:val="24"/>
            <w:szCs w:val="24"/>
          </w:rPr>
          <w:delText>ZARZĄDZENIE NR 180</w:delText>
        </w:r>
      </w:del>
    </w:p>
    <w:p>
      <w:pPr>
        <w:pStyle w:val="NoSpacing"/>
        <w:spacing w:line="300" w:lineRule="exact"/>
        <w:jc w:val="center"/>
        <w:rPr>
          <w:del w:author="Jubarte" w:id="43" w:date="1970-01-01T00:00:00Z"/>
          <w:rFonts w:cs="Times New Roman"/>
          <w:b/>
          <w:sz w:val="24"/>
          <w:szCs w:val="24"/>
        </w:rPr>
      </w:pPr>
      <w:del w:author="Jubarte" w:id="44" w:date="1970-01-01T00:00:00Z">
        <w:r>
          <w:rPr>
            <w:rFonts w:cs="Times New Roman"/>
            <w:b/>
            <w:sz w:val="24"/>
            <w:szCs w:val="24"/>
          </w:rPr>
          <w:delText>PREZYDENTA MIASTA TORUNIA</w:delText>
        </w:r>
      </w:del>
    </w:p>
    <w:p>
      <w:pPr>
        <w:pStyle w:val="NoSpacing"/>
        <w:spacing w:line="300" w:lineRule="exact"/>
        <w:jc w:val="center"/>
        <w:rPr>
          <w:del w:author="Jubarte" w:id="45" w:date="1970-01-01T00:00:00Z"/>
          <w:rFonts w:cs="Times New Roman"/>
          <w:sz w:val="24"/>
          <w:szCs w:val="24"/>
        </w:rPr>
      </w:pPr>
      <w:del w:author="Jubarte" w:id="46" w:date="1970-01-01T00:00:00Z">
        <w:r>
          <w:rPr>
            <w:rFonts w:cs="Times New Roman"/>
            <w:b/>
            <w:sz w:val="24"/>
            <w:szCs w:val="24"/>
          </w:rPr>
          <w:delText>z dnia 12.08.2021 r.</w:delText>
        </w:r>
      </w:del>
    </w:p>
    <w:p>
      <w:pPr>
        <w:pStyle w:val="NoSpacing"/>
        <w:spacing w:line="300" w:lineRule="exact"/>
        <w:jc w:val="center"/>
        <w:rPr>
          <w:del w:author="Jubarte" w:id="47" w:date="1970-01-01T00:00:00Z"/>
          <w:rFonts w:cs="Times New Roman"/>
          <w:b/>
          <w:sz w:val="24"/>
          <w:szCs w:val="24"/>
        </w:rPr>
      </w:pPr>
    </w:p>
    <w:p>
      <w:pPr>
        <w:pStyle w:val="NoSpacing"/>
        <w:spacing w:line="300" w:lineRule="exact"/>
        <w:rPr>
          <w:del w:author="Jubarte" w:id="48" w:date="1970-01-01T00:00:00Z"/>
          <w:rFonts w:cs="Times New Roman"/>
          <w:b/>
          <w:sz w:val="24"/>
          <w:szCs w:val="24"/>
        </w:rPr>
      </w:pPr>
      <w:del w:author="Jubarte" w:id="49" w:date="1970-01-01T00:00:00Z">
        <w:r>
          <w:rPr>
            <w:rFonts w:cs="Times New Roman"/>
            <w:b/>
            <w:sz w:val="24"/>
            <w:szCs w:val="24"/>
          </w:rPr>
          <w:delText xml:space="preserve">zmieniające zarządzenie w sprawie </w:delText>
        </w:r>
        <w:r>
          <w:rPr>
            <w:rFonts w:cs="Times New Roman"/>
            <w:b/>
            <w:sz w:val="24"/>
            <w:szCs w:val="24"/>
          </w:rPr>
          <w:delText>ustalenia Regulaminu wynagradzania pracowników</w:delText>
        </w:r>
        <w:r>
          <w:rPr>
            <w:rFonts w:cs="Times New Roman"/>
            <w:b/>
            <w:sz w:val="24"/>
            <w:szCs w:val="24"/>
          </w:rPr>
          <w:delText xml:space="preserve"> </w:delText>
        </w:r>
        <w:r>
          <w:rPr>
            <w:rFonts w:cs="Times New Roman"/>
            <w:b/>
            <w:sz w:val="24"/>
            <w:szCs w:val="24"/>
          </w:rPr>
          <w:delText>Urzędu Miasta Torunia</w:delText>
        </w:r>
      </w:del>
    </w:p>
    <w:p>
      <w:pPr>
        <w:pStyle w:val="NoSpacing"/>
        <w:spacing w:line="300" w:lineRule="exact"/>
        <w:rPr>
          <w:del w:author="Jubarte" w:id="50" w:date="1970-01-01T00:00:00Z"/>
          <w:rFonts w:cs="Times New Roman"/>
          <w:b/>
          <w:sz w:val="24"/>
          <w:szCs w:val="24"/>
        </w:rPr>
      </w:pPr>
    </w:p>
    <w:p>
      <w:pPr>
        <w:spacing w:after="0" w:line="300" w:lineRule="exact"/>
        <w:ind w:firstLine="708"/>
        <w:jc w:val="both"/>
        <w:rPr>
          <w:del w:author="Jubarte" w:id="51" w:date="1970-01-01T00:00:00Z"/>
          <w:rFonts w:ascii="Times New Roman" w:hAnsi="Times New Roman" w:cs="Times New Roman"/>
          <w:sz w:val="24"/>
          <w:szCs w:val="24"/>
        </w:rPr>
      </w:pPr>
      <w:del w:author="Jubarte" w:id="52" w:date="1970-01-01T00:00:00Z">
        <w:r>
          <w:rPr>
            <w:rFonts w:ascii="Times New Roman" w:hAnsi="Times New Roman" w:cs="Times New Roman"/>
            <w:sz w:val="24"/>
            <w:szCs w:val="24"/>
          </w:rPr>
          <w:delText>Na podstawie art. 33 ust. 3 ustawy z dnia 8 marca 1990 r.</w:delText>
        </w:r>
        <w:r>
          <w:rPr>
            <w:rFonts w:ascii="Times New Roman" w:hAnsi="Times New Roman" w:cs="Times New Roman"/>
            <w:sz w:val="24"/>
            <w:szCs w:val="24"/>
          </w:rPr>
          <w:delText xml:space="preserve"> o samorządzie gminnym </w:delText>
        </w:r>
        <w:r>
          <w:rPr>
            <w:rFonts w:ascii="Times New Roman" w:hAnsi="Times New Roman" w:cs="Times New Roman"/>
            <w:sz w:val="24"/>
            <w:szCs w:val="24"/>
          </w:rPr>
          <w:br/>
        </w:r>
        <w:r>
          <w:rPr>
            <w:rFonts w:ascii="Times New Roman" w:hAnsi="Times New Roman" w:cs="Times New Roman"/>
            <w:sz w:val="24"/>
            <w:szCs w:val="24"/>
          </w:rPr>
          <w:delText>(Dz. U. z 2021 r. poz. 1372</w:delText>
        </w:r>
        <w:r>
          <w:rPr>
            <w:rFonts w:ascii="Times New Roman" w:hAnsi="Times New Roman" w:cs="Times New Roman"/>
            <w:sz w:val="24"/>
            <w:szCs w:val="24"/>
          </w:rPr>
          <w:delText>), art. 36  ust.</w:delText>
        </w:r>
        <w:r>
          <w:rPr>
            <w:rFonts w:ascii="Times New Roman" w:hAnsi="Times New Roman" w:cs="Times New Roman"/>
            <w:sz w:val="24"/>
            <w:szCs w:val="24"/>
          </w:rPr>
          <w:delText xml:space="preserve"> 5 i 6 oraz</w:delText>
        </w:r>
        <w:r>
          <w:rPr>
            <w:rFonts w:ascii="Times New Roman" w:hAnsi="Times New Roman" w:cs="Times New Roman"/>
            <w:sz w:val="24"/>
            <w:szCs w:val="24"/>
          </w:rPr>
          <w:delText xml:space="preserve"> art. 39 ust. 1 i 2 usta</w:delText>
        </w:r>
        <w:r>
          <w:rPr>
            <w:rFonts w:ascii="Times New Roman" w:hAnsi="Times New Roman" w:cs="Times New Roman"/>
            <w:sz w:val="24"/>
            <w:szCs w:val="24"/>
          </w:rPr>
          <w:delText xml:space="preserve">wy z dnia 21 listopada 2008 r. </w:delText>
        </w:r>
        <w:r>
          <w:rPr>
            <w:rFonts w:ascii="Times New Roman" w:hAnsi="Times New Roman" w:cs="Times New Roman"/>
            <w:sz w:val="24"/>
            <w:szCs w:val="24"/>
          </w:rPr>
          <w:delText>o pracownik</w:delText>
        </w:r>
        <w:r>
          <w:rPr>
            <w:rFonts w:ascii="Times New Roman" w:hAnsi="Times New Roman" w:cs="Times New Roman"/>
            <w:sz w:val="24"/>
            <w:szCs w:val="24"/>
          </w:rPr>
          <w:delText>ach samorządowych (Dz. U. z 2019 r. poz. 1282</w:delText>
        </w:r>
        <w:r>
          <w:rPr>
            <w:rFonts w:ascii="Times New Roman" w:hAnsi="Times New Roman" w:cs="Times New Roman"/>
            <w:sz w:val="24"/>
            <w:szCs w:val="24"/>
          </w:rPr>
          <w:delText>), § 5 ust. 6 rozporządzenia Rady Ministrów z dnia 15 maja 2018 r. w sprawie wynagradzania pracowników samorządowych (Dz. U. z 2018 r. poz. 936</w:delText>
        </w:r>
        <w:r>
          <w:rPr>
            <w:rFonts w:ascii="Times New Roman" w:hAnsi="Times New Roman" w:cs="Times New Roman"/>
            <w:sz w:val="24"/>
            <w:szCs w:val="24"/>
          </w:rPr>
          <w:delText xml:space="preserve"> z późn. zm.</w:delText>
        </w:r>
        <w:r>
          <w:rPr>
            <w:rFonts w:ascii="Times New Roman" w:hAnsi="Times New Roman" w:cs="Times New Roman"/>
            <w:sz w:val="24"/>
            <w:szCs w:val="24"/>
            <w:vertAlign w:val="superscript"/>
          </w:rPr>
          <w:delText>1</w:delText>
        </w:r>
        <w:r>
          <w:rPr>
            <w:rFonts w:ascii="Times New Roman" w:hAnsi="Times New Roman" w:cs="Times New Roman"/>
            <w:sz w:val="24"/>
            <w:szCs w:val="24"/>
            <w:vertAlign w:val="superscript"/>
          </w:rPr>
          <w:delText>)</w:delText>
        </w:r>
        <w:r>
          <w:rPr>
            <w:rFonts w:ascii="Times New Roman" w:hAnsi="Times New Roman" w:cs="Times New Roman"/>
            <w:sz w:val="24"/>
            <w:szCs w:val="24"/>
          </w:rPr>
          <w:delText xml:space="preserve">) oraz </w:delText>
        </w:r>
        <w:r>
          <w:rPr>
            <w:rFonts w:ascii="Times New Roman" w:hAnsi="Times New Roman" w:cs="Times New Roman"/>
            <w:sz w:val="24"/>
            <w:szCs w:val="24"/>
          </w:rPr>
          <w:delText xml:space="preserve">§ 18 pkt 8 Regulaminu Organizacyjnego Urzędu Miasta Torunia, stanowiącego załącznik nr 1 </w:delText>
        </w:r>
        <w:r>
          <w:rPr>
            <w:rFonts w:ascii="Times New Roman" w:hAnsi="Times New Roman" w:cs="Times New Roman"/>
            <w:sz w:val="24"/>
            <w:szCs w:val="24"/>
          </w:rPr>
          <w:br/>
        </w:r>
        <w:r>
          <w:rPr>
            <w:rFonts w:ascii="Times New Roman" w:hAnsi="Times New Roman" w:cs="Times New Roman"/>
            <w:sz w:val="24"/>
            <w:szCs w:val="24"/>
          </w:rPr>
          <w:delText>do zarządzenia nr 378  Prezydenta Miasta Torunia z dnia 30</w:delText>
        </w:r>
        <w:r>
          <w:rPr>
            <w:rFonts w:ascii="Times New Roman" w:hAnsi="Times New Roman" w:cs="Times New Roman"/>
            <w:sz w:val="24"/>
            <w:szCs w:val="24"/>
          </w:rPr>
          <w:delText xml:space="preserve"> października 2013 r.</w:delText>
        </w:r>
        <w:r>
          <w:rPr>
            <w:rFonts w:ascii="Times New Roman" w:hAnsi="Times New Roman" w:cs="Times New Roman"/>
            <w:sz w:val="24"/>
            <w:szCs w:val="24"/>
          </w:rPr>
          <w:delText>w sprawie nadania Regulaminu Organizacyjnego Urzędowi Miasta Torunia</w:delText>
        </w:r>
        <w:r>
          <w:rPr>
            <w:rFonts w:ascii="Times New Roman" w:hAnsi="Times New Roman" w:cs="Times New Roman"/>
            <w:sz w:val="24"/>
            <w:szCs w:val="24"/>
          </w:rPr>
          <w:delText xml:space="preserve"> z późn. zm.</w:delText>
        </w:r>
        <w:r>
          <w:rPr>
            <w:rFonts w:ascii="Times New Roman" w:hAnsi="Times New Roman" w:cs="Times New Roman"/>
            <w:sz w:val="24"/>
            <w:szCs w:val="24"/>
            <w:vertAlign w:val="superscript"/>
          </w:rPr>
          <w:delText>2</w:delText>
        </w:r>
        <w:r>
          <w:rPr>
            <w:rFonts w:ascii="Times New Roman" w:hAnsi="Times New Roman" w:cs="Times New Roman"/>
            <w:sz w:val="24"/>
            <w:szCs w:val="24"/>
            <w:vertAlign w:val="superscript"/>
          </w:rPr>
          <w:delText>)</w:delText>
        </w:r>
        <w:r>
          <w:rPr>
            <w:rFonts w:ascii="Times New Roman" w:hAnsi="Times New Roman" w:cs="Times New Roman"/>
            <w:sz w:val="24"/>
            <w:szCs w:val="24"/>
          </w:rPr>
          <w:delText xml:space="preserve">), zarządza </w:delText>
        </w:r>
        <w:r>
          <w:rPr>
            <w:rFonts w:ascii="Times New Roman" w:hAnsi="Times New Roman" w:cs="Times New Roman"/>
            <w:sz w:val="24"/>
            <w:szCs w:val="24"/>
          </w:rPr>
          <w:br/>
        </w:r>
        <w:r>
          <w:rPr>
            <w:rFonts w:ascii="Times New Roman" w:hAnsi="Times New Roman" w:cs="Times New Roman"/>
            <w:sz w:val="24"/>
            <w:szCs w:val="24"/>
          </w:rPr>
          <w:delText>się co następuje:</w:delText>
        </w:r>
      </w:del>
    </w:p>
    <w:p>
      <w:pPr>
        <w:spacing w:after="0" w:line="300" w:lineRule="exact"/>
        <w:jc w:val="both"/>
        <w:rPr>
          <w:del w:author="Jubarte" w:id="53" w:date="1970-01-01T00:00:00Z"/>
          <w:rFonts w:ascii="Times New Roman" w:hAnsi="Times New Roman" w:cs="Times New Roman"/>
          <w:sz w:val="24"/>
          <w:szCs w:val="24"/>
        </w:rPr>
      </w:pPr>
    </w:p>
    <w:p>
      <w:pPr>
        <w:spacing w:after="0" w:line="300" w:lineRule="exact"/>
        <w:jc w:val="center"/>
        <w:rPr>
          <w:del w:author="Jubarte" w:id="54" w:date="1970-01-01T00:00:00Z"/>
          <w:rFonts w:ascii="Times New Roman" w:hAnsi="Times New Roman" w:cs="Times New Roman"/>
          <w:sz w:val="24"/>
          <w:szCs w:val="24"/>
        </w:rPr>
      </w:pPr>
      <w:del w:author="Jubarte" w:id="55" w:date="1970-01-01T00:00:00Z">
        <w:r>
          <w:rPr>
            <w:rFonts w:ascii="Times New Roman" w:hAnsi="Times New Roman" w:cs="Times New Roman"/>
            <w:sz w:val="24"/>
            <w:szCs w:val="24"/>
          </w:rPr>
          <w:delText xml:space="preserve">§ </w:delText>
        </w:r>
        <w:r>
          <w:rPr>
            <w:rFonts w:ascii="Times New Roman" w:hAnsi="Times New Roman" w:cs="Times New Roman"/>
            <w:sz w:val="24"/>
            <w:szCs w:val="24"/>
          </w:rPr>
          <w:delText>1</w:delText>
        </w:r>
      </w:del>
    </w:p>
    <w:p>
      <w:pPr>
        <w:spacing w:after="0" w:line="300" w:lineRule="exact"/>
        <w:jc w:val="both"/>
        <w:rPr>
          <w:del w:author="Jubarte" w:id="56" w:date="1970-01-01T00:00:00Z"/>
          <w:rFonts w:ascii="Times New Roman" w:hAnsi="Times New Roman" w:cs="Times New Roman"/>
          <w:sz w:val="24"/>
          <w:szCs w:val="24"/>
        </w:rPr>
      </w:pPr>
      <w:del w:author="Jubarte" w:id="57" w:date="1970-01-01T00:00:00Z">
        <w:r>
          <w:rPr>
            <w:rFonts w:ascii="Times New Roman" w:hAnsi="Times New Roman" w:cs="Times New Roman"/>
            <w:sz w:val="24"/>
            <w:szCs w:val="24"/>
          </w:rPr>
          <w:delText>W</w:delText>
        </w:r>
        <w:r>
          <w:rPr>
            <w:rFonts w:ascii="Times New Roman" w:hAnsi="Times New Roman" w:cs="Times New Roman"/>
            <w:sz w:val="24"/>
            <w:szCs w:val="24"/>
          </w:rPr>
          <w:delText xml:space="preserve"> Wykazie stanowisk, zaszeregowań, stawek dodatku funkcyjnego i wymagań kwalifikacyjnych pracowników stanowiącym załącznik nr 1 do Regulaminu</w:delText>
        </w:r>
        <w:r>
          <w:rPr>
            <w:rFonts w:ascii="Times New Roman" w:hAnsi="Times New Roman" w:cs="Times New Roman"/>
            <w:sz w:val="24"/>
            <w:szCs w:val="24"/>
          </w:rPr>
          <w:delText xml:space="preserve"> </w:delText>
        </w:r>
        <w:r>
          <w:rPr>
            <w:rFonts w:ascii="Times New Roman" w:hAnsi="Times New Roman" w:cs="Times New Roman"/>
            <w:sz w:val="24"/>
            <w:szCs w:val="24"/>
          </w:rPr>
          <w:delText xml:space="preserve">wynagradzania pracowników Urzędu </w:delText>
        </w:r>
        <w:r>
          <w:rPr>
            <w:rFonts w:ascii="Times New Roman" w:hAnsi="Times New Roman" w:cs="Times New Roman"/>
            <w:sz w:val="24"/>
            <w:szCs w:val="24"/>
          </w:rPr>
          <w:delText>Miasta Torunia ustalonego</w:delText>
        </w:r>
        <w:r>
          <w:rPr>
            <w:rFonts w:ascii="Times New Roman" w:hAnsi="Times New Roman" w:cs="Times New Roman"/>
            <w:sz w:val="24"/>
            <w:szCs w:val="24"/>
          </w:rPr>
          <w:delText xml:space="preserve"> </w:delText>
        </w:r>
        <w:r>
          <w:rPr>
            <w:rFonts w:ascii="Times New Roman" w:hAnsi="Times New Roman" w:cs="Times New Roman"/>
            <w:sz w:val="24"/>
            <w:szCs w:val="24"/>
          </w:rPr>
          <w:delText>zarządzeniem Nr 385</w:delText>
        </w:r>
        <w:r>
          <w:rPr>
            <w:rFonts w:ascii="Times New Roman" w:hAnsi="Times New Roman" w:cs="Times New Roman"/>
            <w:sz w:val="24"/>
            <w:szCs w:val="24"/>
          </w:rPr>
          <w:delText xml:space="preserve"> Pre</w:delText>
        </w:r>
        <w:r>
          <w:rPr>
            <w:rFonts w:ascii="Times New Roman" w:hAnsi="Times New Roman" w:cs="Times New Roman"/>
            <w:sz w:val="24"/>
            <w:szCs w:val="24"/>
          </w:rPr>
          <w:delText xml:space="preserve">zydenta Miasta Torunia z dnia </w:delText>
        </w:r>
        <w:r>
          <w:rPr>
            <w:rFonts w:ascii="Times New Roman" w:hAnsi="Times New Roman" w:cs="Times New Roman"/>
            <w:sz w:val="24"/>
            <w:szCs w:val="24"/>
          </w:rPr>
          <w:delText>18.12.2019</w:delText>
        </w:r>
        <w:r>
          <w:rPr>
            <w:rFonts w:ascii="Times New Roman" w:hAnsi="Times New Roman" w:cs="Times New Roman"/>
            <w:sz w:val="24"/>
            <w:szCs w:val="24"/>
          </w:rPr>
          <w:delText xml:space="preserve"> r. w sprawie </w:delText>
        </w:r>
        <w:r>
          <w:rPr>
            <w:rFonts w:ascii="Times New Roman" w:hAnsi="Times New Roman" w:cs="Times New Roman"/>
            <w:sz w:val="24"/>
            <w:szCs w:val="24"/>
          </w:rPr>
          <w:delText xml:space="preserve">ustalenia </w:delText>
        </w:r>
        <w:r>
          <w:rPr>
            <w:rFonts w:ascii="Times New Roman" w:hAnsi="Times New Roman" w:cs="Times New Roman"/>
            <w:sz w:val="24"/>
            <w:szCs w:val="24"/>
          </w:rPr>
          <w:delText xml:space="preserve">Regulaminu </w:delText>
        </w:r>
        <w:r>
          <w:rPr>
            <w:rFonts w:ascii="Times New Roman" w:hAnsi="Times New Roman" w:cs="Times New Roman"/>
            <w:sz w:val="24"/>
            <w:szCs w:val="24"/>
          </w:rPr>
          <w:delText>wynagradzania pracowników</w:delText>
        </w:r>
        <w:r>
          <w:rPr>
            <w:rFonts w:ascii="Times New Roman" w:hAnsi="Times New Roman" w:cs="Times New Roman"/>
            <w:sz w:val="24"/>
            <w:szCs w:val="24"/>
          </w:rPr>
          <w:delText xml:space="preserve"> Urzęd</w:delText>
        </w:r>
        <w:r>
          <w:rPr>
            <w:rFonts w:ascii="Times New Roman" w:hAnsi="Times New Roman" w:cs="Times New Roman"/>
            <w:sz w:val="24"/>
            <w:szCs w:val="24"/>
          </w:rPr>
          <w:delText>u Miasta Torunia</w:delText>
        </w:r>
        <w:r>
          <w:rPr>
            <w:rFonts w:ascii="Times New Roman" w:hAnsi="Times New Roman" w:cs="Times New Roman"/>
            <w:sz w:val="24"/>
            <w:szCs w:val="24"/>
          </w:rPr>
          <w:delText xml:space="preserve"> </w:delText>
        </w:r>
        <w:r>
          <w:rPr>
            <w:rFonts w:ascii="Times New Roman" w:hAnsi="Times New Roman" w:cs="Times New Roman"/>
            <w:sz w:val="24"/>
            <w:szCs w:val="24"/>
          </w:rPr>
          <w:delText>(</w:delText>
        </w:r>
        <w:r>
          <w:rPr>
            <w:rFonts w:ascii="Times New Roman" w:hAnsi="Times New Roman" w:cs="Times New Roman"/>
            <w:sz w:val="24"/>
            <w:szCs w:val="24"/>
          </w:rPr>
          <w:delText>zmienionego zarządzeniami Prezydenta Miasta Torunia nr 65 z dnia 16.04.2020 r. i nr 135 z dnia 06.07.2020 r.</w:delText>
        </w:r>
        <w:r>
          <w:rPr>
            <w:rFonts w:ascii="Times New Roman" w:hAnsi="Times New Roman" w:cs="Times New Roman"/>
            <w:sz w:val="24"/>
            <w:szCs w:val="24"/>
          </w:rPr>
          <w:delText>)</w:delText>
        </w:r>
        <w:r>
          <w:rPr>
            <w:rFonts w:ascii="Times New Roman" w:hAnsi="Times New Roman" w:cs="Times New Roman"/>
            <w:sz w:val="24"/>
            <w:szCs w:val="24"/>
          </w:rPr>
          <w:delText xml:space="preserve">, </w:delText>
        </w:r>
        <w:r>
          <w:rPr>
            <w:rFonts w:ascii="Times New Roman" w:hAnsi="Times New Roman" w:cs="Times New Roman"/>
            <w:sz w:val="24"/>
            <w:szCs w:val="24"/>
          </w:rPr>
          <w:delText xml:space="preserve">poz. 5 </w:delText>
        </w:r>
        <w:r>
          <w:rPr>
            <w:rFonts w:ascii="Times New Roman" w:hAnsi="Times New Roman" w:cs="Times New Roman"/>
            <w:sz w:val="24"/>
            <w:szCs w:val="24"/>
          </w:rPr>
          <w:delText>w części dotyczącej stanowisk urzędniczych otrzymuje brzmienie:</w:delText>
        </w:r>
      </w:del>
    </w:p>
    <w:p>
      <w:pPr>
        <w:spacing w:after="0" w:line="300" w:lineRule="exact"/>
        <w:jc w:val="both"/>
        <w:rPr>
          <w:del w:author="Jubarte" w:id="58" w:date="1970-01-01T00:00:00Z"/>
          <w:rFonts w:ascii="Times New Roman" w:hAnsi="Times New Roman" w:cs="Times New Roman"/>
          <w:sz w:val="24"/>
          <w:szCs w:val="24"/>
        </w:rPr>
      </w:pPr>
    </w:p>
    <w:tbl>
      <w:tblPr>
        <w:tblStyle w:val="TableGrid"/>
        <w:tblW w:w="0" w:type="auto"/>
        <w:tblLook w:val="04A0" w:firstRow="1" w:lastRow="0" w:firstColumn="1" w:lastColumn="0" w:noHBand="0" w:noVBand="1"/>
      </w:tblPr>
      <w:tblGrid>
        <w:gridCol w:w="562"/>
        <w:gridCol w:w="2127"/>
        <w:gridCol w:w="1841"/>
        <w:gridCol w:w="1510"/>
        <w:gridCol w:w="1511"/>
        <w:gridCol w:w="1511"/>
      </w:tblGrid>
      <w:tr>
        <w:trPr>
          <w:del w:author="Jubarte" w:id="59" w:date="1970-01-01T00:00:00Z"/>
        </w:trPr>
        <w:tc>
          <w:tcPr>
            <w:tcW w:w="562" w:type="dxa"/>
            <w:vMerge w:val="restart"/>
            <w:vAlign w:val="center"/>
          </w:tcPr>
          <w:p>
            <w:pPr>
              <w:spacing w:after="0" w:line="300" w:lineRule="exact"/>
              <w:jc w:val="center"/>
              <w:rPr>
                <w:del w:author="Jubarte" w:id="60" w:date="1970-01-01T00:00:00Z"/>
                <w:rFonts w:ascii="Times New Roman" w:hAnsi="Times New Roman" w:cs="Times New Roman"/>
                <w:sz w:val="24"/>
                <w:szCs w:val="24"/>
              </w:rPr>
            </w:pPr>
            <w:del w:author="Jubarte" w:id="61" w:date="1970-01-01T00:00:00Z">
              <w:r>
                <w:rPr>
                  <w:rFonts w:ascii="Times New Roman" w:hAnsi="Times New Roman" w:cs="Times New Roman"/>
                  <w:sz w:val="24"/>
                  <w:szCs w:val="24"/>
                </w:rPr>
                <w:delText>5</w:delText>
              </w:r>
            </w:del>
          </w:p>
        </w:tc>
        <w:tc>
          <w:tcPr>
            <w:tcW w:w="2127" w:type="dxa"/>
            <w:vMerge w:val="restart"/>
            <w:vAlign w:val="center"/>
          </w:tcPr>
          <w:p>
            <w:pPr>
              <w:spacing w:after="0" w:line="300" w:lineRule="exact"/>
              <w:jc w:val="both"/>
              <w:rPr>
                <w:del w:author="Jubarte" w:id="62" w:date="1970-01-01T00:00:00Z"/>
                <w:rFonts w:ascii="Times New Roman" w:hAnsi="Times New Roman" w:cs="Times New Roman"/>
                <w:sz w:val="24"/>
                <w:szCs w:val="24"/>
              </w:rPr>
            </w:pPr>
            <w:del w:author="Jubarte" w:id="63" w:date="1970-01-01T00:00:00Z">
              <w:r>
                <w:rPr>
                  <w:rFonts w:ascii="Times New Roman" w:hAnsi="Times New Roman" w:cs="Times New Roman"/>
                  <w:sz w:val="24"/>
                  <w:szCs w:val="24"/>
                </w:rPr>
                <w:delText>Inspektor</w:delText>
              </w:r>
            </w:del>
          </w:p>
        </w:tc>
        <w:tc>
          <w:tcPr>
            <w:tcW w:w="1841" w:type="dxa"/>
            <w:vMerge w:val="restart"/>
            <w:vAlign w:val="center"/>
          </w:tcPr>
          <w:p>
            <w:pPr>
              <w:spacing w:after="0" w:line="300" w:lineRule="exact"/>
              <w:jc w:val="center"/>
              <w:rPr>
                <w:del w:author="Jubarte" w:id="64" w:date="1970-01-01T00:00:00Z"/>
                <w:rFonts w:ascii="Times New Roman" w:hAnsi="Times New Roman" w:cs="Times New Roman"/>
                <w:sz w:val="24"/>
                <w:szCs w:val="24"/>
              </w:rPr>
            </w:pPr>
            <w:del w:author="Jubarte" w:id="65" w:date="1970-01-01T00:00:00Z">
              <w:r>
                <w:rPr>
                  <w:rFonts w:ascii="Times New Roman" w:hAnsi="Times New Roman" w:cs="Times New Roman"/>
                  <w:sz w:val="24"/>
                  <w:szCs w:val="24"/>
                </w:rPr>
                <w:delText>XII - XVI</w:delText>
              </w:r>
            </w:del>
          </w:p>
        </w:tc>
        <w:tc>
          <w:tcPr>
            <w:tcW w:w="1510" w:type="dxa"/>
            <w:vMerge w:val="restart"/>
            <w:vAlign w:val="center"/>
          </w:tcPr>
          <w:p>
            <w:pPr>
              <w:spacing w:after="0" w:line="300" w:lineRule="exact"/>
              <w:jc w:val="center"/>
              <w:rPr>
                <w:del w:author="Jubarte" w:id="66" w:date="1970-01-01T00:00:00Z"/>
                <w:rFonts w:ascii="Times New Roman" w:hAnsi="Times New Roman" w:cs="Times New Roman"/>
                <w:sz w:val="24"/>
                <w:szCs w:val="24"/>
              </w:rPr>
            </w:pPr>
            <w:del w:author="Jubarte" w:id="67" w:date="1970-01-01T00:00:00Z">
              <w:r>
                <w:rPr>
                  <w:rFonts w:ascii="Times New Roman" w:hAnsi="Times New Roman" w:cs="Times New Roman"/>
                  <w:sz w:val="24"/>
                  <w:szCs w:val="24"/>
                </w:rPr>
                <w:delText>-</w:delText>
              </w:r>
            </w:del>
          </w:p>
        </w:tc>
        <w:tc>
          <w:tcPr>
            <w:tcW w:w="1511" w:type="dxa"/>
            <w:vAlign w:val="center"/>
          </w:tcPr>
          <w:p>
            <w:pPr>
              <w:spacing w:after="0" w:line="300" w:lineRule="exact"/>
              <w:jc w:val="both"/>
              <w:rPr>
                <w:del w:author="Jubarte" w:id="68" w:date="1970-01-01T00:00:00Z"/>
                <w:rFonts w:ascii="Times New Roman" w:hAnsi="Times New Roman" w:cs="Times New Roman"/>
                <w:sz w:val="24"/>
                <w:szCs w:val="24"/>
              </w:rPr>
            </w:pPr>
            <w:del w:author="Jubarte" w:id="69" w:date="1970-01-01T00:00:00Z">
              <w:r>
                <w:rPr>
                  <w:rFonts w:ascii="Times New Roman" w:hAnsi="Times New Roman" w:cs="Times New Roman"/>
                  <w:sz w:val="24"/>
                  <w:szCs w:val="24"/>
                </w:rPr>
                <w:delText>wyższe</w:delText>
              </w:r>
            </w:del>
          </w:p>
        </w:tc>
        <w:tc>
          <w:tcPr>
            <w:tcW w:w="1511" w:type="dxa"/>
            <w:vAlign w:val="center"/>
          </w:tcPr>
          <w:p>
            <w:pPr>
              <w:spacing w:after="0" w:line="300" w:lineRule="exact"/>
              <w:jc w:val="center"/>
              <w:rPr>
                <w:del w:author="Jubarte" w:id="70" w:date="1970-01-01T00:00:00Z"/>
                <w:rFonts w:ascii="Times New Roman" w:hAnsi="Times New Roman" w:cs="Times New Roman"/>
                <w:sz w:val="24"/>
                <w:szCs w:val="24"/>
              </w:rPr>
            </w:pPr>
            <w:del w:author="Jubarte" w:id="71" w:date="1970-01-01T00:00:00Z">
              <w:r>
                <w:rPr>
                  <w:rFonts w:ascii="Times New Roman" w:hAnsi="Times New Roman" w:cs="Times New Roman"/>
                  <w:sz w:val="24"/>
                  <w:szCs w:val="24"/>
                </w:rPr>
                <w:delText>3</w:delText>
              </w:r>
            </w:del>
          </w:p>
        </w:tc>
      </w:tr>
      <w:tr>
        <w:trPr>
          <w:del w:author="Jubarte" w:id="72" w:date="1970-01-01T00:00:00Z"/>
        </w:trPr>
        <w:tc>
          <w:tcPr>
            <w:tcW w:w="562" w:type="dxa"/>
            <w:vMerge/>
            <w:vAlign w:val="center"/>
          </w:tcPr>
          <w:p>
            <w:pPr>
              <w:spacing w:after="0" w:line="300" w:lineRule="exact"/>
              <w:jc w:val="both"/>
              <w:rPr>
                <w:del w:author="Jubarte" w:id="73" w:date="1970-01-01T00:00:00Z"/>
                <w:rFonts w:ascii="Times New Roman" w:hAnsi="Times New Roman" w:cs="Times New Roman"/>
                <w:sz w:val="24"/>
                <w:szCs w:val="24"/>
              </w:rPr>
            </w:pPr>
          </w:p>
        </w:tc>
        <w:tc>
          <w:tcPr>
            <w:tcW w:w="2127" w:type="dxa"/>
            <w:vMerge/>
            <w:vAlign w:val="center"/>
          </w:tcPr>
          <w:p>
            <w:pPr>
              <w:spacing w:after="0" w:line="300" w:lineRule="exact"/>
              <w:jc w:val="both"/>
              <w:rPr>
                <w:del w:author="Jubarte" w:id="74" w:date="1970-01-01T00:00:00Z"/>
                <w:rFonts w:ascii="Times New Roman" w:hAnsi="Times New Roman" w:cs="Times New Roman"/>
                <w:sz w:val="24"/>
                <w:szCs w:val="24"/>
              </w:rPr>
            </w:pPr>
          </w:p>
        </w:tc>
        <w:tc>
          <w:tcPr>
            <w:tcW w:w="1841" w:type="dxa"/>
            <w:vMerge/>
            <w:vAlign w:val="center"/>
          </w:tcPr>
          <w:p>
            <w:pPr>
              <w:spacing w:after="0" w:line="300" w:lineRule="exact"/>
              <w:jc w:val="both"/>
              <w:rPr>
                <w:del w:author="Jubarte" w:id="75" w:date="1970-01-01T00:00:00Z"/>
                <w:rFonts w:ascii="Times New Roman" w:hAnsi="Times New Roman" w:cs="Times New Roman"/>
                <w:sz w:val="24"/>
                <w:szCs w:val="24"/>
              </w:rPr>
            </w:pPr>
          </w:p>
        </w:tc>
        <w:tc>
          <w:tcPr>
            <w:tcW w:w="1510" w:type="dxa"/>
            <w:vMerge/>
            <w:vAlign w:val="center"/>
          </w:tcPr>
          <w:p>
            <w:pPr>
              <w:spacing w:after="0" w:line="300" w:lineRule="exact"/>
              <w:jc w:val="both"/>
              <w:rPr>
                <w:del w:author="Jubarte" w:id="76" w:date="1970-01-01T00:00:00Z"/>
                <w:rFonts w:ascii="Times New Roman" w:hAnsi="Times New Roman" w:cs="Times New Roman"/>
                <w:sz w:val="24"/>
                <w:szCs w:val="24"/>
              </w:rPr>
            </w:pPr>
          </w:p>
        </w:tc>
        <w:tc>
          <w:tcPr>
            <w:tcW w:w="1511" w:type="dxa"/>
            <w:vAlign w:val="center"/>
          </w:tcPr>
          <w:p>
            <w:pPr>
              <w:spacing w:after="0" w:line="300" w:lineRule="exact"/>
              <w:jc w:val="both"/>
              <w:rPr>
                <w:del w:author="Jubarte" w:id="77" w:date="1970-01-01T00:00:00Z"/>
                <w:rFonts w:ascii="Times New Roman" w:hAnsi="Times New Roman" w:cs="Times New Roman"/>
                <w:sz w:val="24"/>
                <w:szCs w:val="24"/>
              </w:rPr>
            </w:pPr>
            <w:del w:author="Jubarte" w:id="78" w:date="1970-01-01T00:00:00Z">
              <w:r>
                <w:rPr>
                  <w:rFonts w:ascii="Times New Roman" w:hAnsi="Times New Roman" w:cs="Times New Roman"/>
                  <w:sz w:val="24"/>
                  <w:szCs w:val="24"/>
                </w:rPr>
                <w:delText>średnie</w:delText>
              </w:r>
            </w:del>
          </w:p>
        </w:tc>
        <w:tc>
          <w:tcPr>
            <w:tcW w:w="1511" w:type="dxa"/>
            <w:vAlign w:val="center"/>
          </w:tcPr>
          <w:p>
            <w:pPr>
              <w:spacing w:after="0" w:line="300" w:lineRule="exact"/>
              <w:jc w:val="center"/>
              <w:rPr>
                <w:del w:author="Jubarte" w:id="79" w:date="1970-01-01T00:00:00Z"/>
                <w:rFonts w:ascii="Times New Roman" w:hAnsi="Times New Roman" w:cs="Times New Roman"/>
                <w:sz w:val="24"/>
                <w:szCs w:val="24"/>
              </w:rPr>
            </w:pPr>
            <w:del w:author="Jubarte" w:id="80" w:date="1970-01-01T00:00:00Z">
              <w:r>
                <w:rPr>
                  <w:rFonts w:ascii="Times New Roman" w:hAnsi="Times New Roman" w:cs="Times New Roman"/>
                  <w:sz w:val="24"/>
                  <w:szCs w:val="24"/>
                </w:rPr>
                <w:delText>5</w:delText>
              </w:r>
            </w:del>
          </w:p>
        </w:tc>
      </w:tr>
    </w:tbl>
    <w:p>
      <w:pPr>
        <w:spacing w:after="0" w:line="300" w:lineRule="exact"/>
        <w:jc w:val="both"/>
        <w:rPr>
          <w:del w:author="Jubarte" w:id="81" w:date="1970-01-01T00:00:00Z"/>
          <w:rFonts w:ascii="Times New Roman" w:hAnsi="Times New Roman" w:cs="Times New Roman"/>
          <w:sz w:val="24"/>
          <w:szCs w:val="24"/>
        </w:rPr>
      </w:pPr>
    </w:p>
    <w:p>
      <w:pPr>
        <w:spacing w:after="0" w:line="300" w:lineRule="exact"/>
        <w:jc w:val="both"/>
        <w:rPr>
          <w:del w:author="Jubarte" w:id="82" w:date="1970-01-01T00:00:00Z"/>
          <w:rFonts w:ascii="Times New Roman" w:hAnsi="Times New Roman" w:cs="Times New Roman"/>
          <w:sz w:val="24"/>
          <w:szCs w:val="24"/>
        </w:rPr>
      </w:pPr>
    </w:p>
    <w:p>
      <w:pPr>
        <w:spacing w:after="0" w:line="300" w:lineRule="exact"/>
        <w:jc w:val="center"/>
        <w:rPr>
          <w:del w:author="Jubarte" w:id="83" w:date="1970-01-01T00:00:00Z"/>
          <w:rFonts w:ascii="Times New Roman" w:hAnsi="Times New Roman" w:cs="Times New Roman"/>
          <w:sz w:val="24"/>
          <w:szCs w:val="24"/>
        </w:rPr>
      </w:pPr>
      <w:del w:author="Jubarte" w:id="84" w:date="1970-01-01T00:00:00Z">
        <w:r>
          <w:rPr>
            <w:rFonts w:ascii="Times New Roman" w:hAnsi="Times New Roman" w:cs="Times New Roman"/>
            <w:sz w:val="24"/>
            <w:szCs w:val="24"/>
          </w:rPr>
          <w:delText>§ 2</w:delText>
        </w:r>
      </w:del>
    </w:p>
    <w:p>
      <w:pPr>
        <w:spacing w:after="0" w:line="300" w:lineRule="exact"/>
        <w:jc w:val="both"/>
        <w:rPr>
          <w:del w:author="Jubarte" w:id="85" w:date="1970-01-01T00:00:00Z"/>
          <w:rFonts w:ascii="Times New Roman" w:hAnsi="Times New Roman" w:cs="Times New Roman"/>
          <w:sz w:val="24"/>
          <w:szCs w:val="24"/>
        </w:rPr>
      </w:pPr>
      <w:del w:author="Jubarte" w:id="86" w:date="1970-01-01T00:00:00Z">
        <w:r>
          <w:rPr>
            <w:rFonts w:ascii="Times New Roman" w:hAnsi="Times New Roman" w:cs="Times New Roman"/>
            <w:sz w:val="24"/>
            <w:szCs w:val="24"/>
          </w:rPr>
          <w:delText xml:space="preserve">Zarządzenie wchodzi w życie po upływie dwóch tygodni od dnia podania go do wiadomości pracownikom poprzez wywieszenie na tablicy ogłoszeń w Urzędzie Miasta Torunia </w:delText>
        </w:r>
        <w:r>
          <w:rPr>
            <w:rFonts w:ascii="Times New Roman" w:hAnsi="Times New Roman" w:cs="Times New Roman"/>
            <w:sz w:val="24"/>
            <w:szCs w:val="24"/>
          </w:rPr>
          <w:br/>
        </w:r>
        <w:r>
          <w:rPr>
            <w:rFonts w:ascii="Times New Roman" w:hAnsi="Times New Roman" w:cs="Times New Roman"/>
            <w:sz w:val="24"/>
            <w:szCs w:val="24"/>
          </w:rPr>
          <w:delText>i opublikowaniu na stronie internetowej Urzędu Miasta Torunia.</w:delText>
        </w:r>
      </w:del>
    </w:p>
    <w:p>
      <w:pPr>
        <w:spacing w:after="0" w:line="300" w:lineRule="exact"/>
        <w:jc w:val="both"/>
        <w:rPr>
          <w:del w:author="Jubarte" w:id="87" w:date="1970-01-01T00:00:00Z"/>
          <w:rFonts w:ascii="Times New Roman" w:hAnsi="Times New Roman" w:cs="Times New Roman"/>
          <w:sz w:val="24"/>
          <w:szCs w:val="24"/>
        </w:rPr>
      </w:pPr>
    </w:p>
    <w:p>
      <w:pPr>
        <w:spacing w:after="0" w:line="300" w:lineRule="exact"/>
        <w:ind w:firstLine="708"/>
        <w:jc w:val="center"/>
        <w:rPr>
          <w:del w:author="Jubarte" w:id="88" w:date="1970-01-01T00:00:00Z"/>
          <w:rFonts w:ascii="Times New Roman" w:hAnsi="Times New Roman" w:cs="Times New Roman"/>
          <w:sz w:val="24"/>
          <w:szCs w:val="24"/>
        </w:rPr>
      </w:pPr>
    </w:p>
    <w:p>
      <w:pPr>
        <w:spacing w:after="0" w:line="300" w:lineRule="exact"/>
        <w:ind w:firstLine="708"/>
        <w:jc w:val="center"/>
        <w:rPr>
          <w:del w:author="Jubarte" w:id="89" w:date="1970-01-01T00:00:00Z"/>
          <w:rFonts w:ascii="Times New Roman" w:hAnsi="Times New Roman" w:cs="Times New Roman"/>
          <w:sz w:val="24"/>
          <w:szCs w:val="24"/>
        </w:rPr>
      </w:pPr>
    </w:p>
    <w:p>
      <w:pPr>
        <w:pStyle w:val="NoSpacing"/>
        <w:spacing w:line="300" w:lineRule="exact"/>
        <w:ind w:firstLine="708"/>
        <w:jc w:val="both"/>
        <w:rPr>
          <w:del w:author="Jubarte" w:id="90" w:date="1970-01-01T00:00:00Z"/>
          <w:rFonts w:cs="Times New Roman"/>
          <w:b/>
          <w:sz w:val="24"/>
          <w:szCs w:val="24"/>
        </w:rPr>
      </w:pPr>
      <w:del w:author="Jubarte" w:id="91" w:date="1970-01-01T00:00:00Z">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b/>
            <w:sz w:val="24"/>
            <w:szCs w:val="24"/>
          </w:rPr>
          <w:delText>Prezydent Miasta Torunia</w:delText>
        </w:r>
      </w:del>
    </w:p>
    <w:p>
      <w:pPr>
        <w:widowControl w:val="0"/>
        <w:suppressAutoHyphens/>
        <w:overflowPunct w:val="0"/>
        <w:autoSpaceDE w:val="0"/>
        <w:spacing w:after="0" w:line="300" w:lineRule="exact"/>
        <w:ind w:firstLine="708"/>
        <w:jc w:val="both"/>
        <w:textAlignment w:val="baseline"/>
        <w:rPr>
          <w:del w:author="Jubarte" w:id="92" w:date="1970-01-01T00:00:00Z"/>
          <w:rFonts w:ascii="Times New Roman" w:eastAsia="Times New Roman" w:hAnsi="Times New Roman" w:cs="Times New Roman"/>
          <w:b/>
          <w:sz w:val="24"/>
          <w:szCs w:val="24"/>
          <w:lang w:eastAsia="ar-SA"/>
        </w:rPr>
      </w:pPr>
    </w:p>
    <w:p>
      <w:pPr>
        <w:widowControl w:val="0"/>
        <w:suppressAutoHyphens/>
        <w:overflowPunct w:val="0"/>
        <w:autoSpaceDE w:val="0"/>
        <w:spacing w:after="0" w:line="300" w:lineRule="exact"/>
        <w:ind w:firstLine="708"/>
        <w:jc w:val="both"/>
        <w:textAlignment w:val="baseline"/>
        <w:rPr>
          <w:del w:author="Jubarte" w:id="93" w:date="1970-01-01T00:00:00Z"/>
          <w:rFonts w:ascii="Times New Roman" w:eastAsia="Times New Roman" w:hAnsi="Times New Roman" w:cs="Times New Roman"/>
          <w:b/>
          <w:sz w:val="24"/>
          <w:szCs w:val="24"/>
          <w:lang w:eastAsia="ar-SA"/>
        </w:rPr>
      </w:pPr>
    </w:p>
    <w:p>
      <w:pPr>
        <w:widowControl w:val="0"/>
        <w:suppressAutoHyphens/>
        <w:overflowPunct w:val="0"/>
        <w:autoSpaceDE w:val="0"/>
        <w:spacing w:after="0" w:line="300" w:lineRule="exact"/>
        <w:ind w:firstLine="708"/>
        <w:jc w:val="both"/>
        <w:textAlignment w:val="baseline"/>
        <w:rPr>
          <w:del w:author="Jubarte" w:id="94" w:date="1970-01-01T00:00:00Z"/>
          <w:rFonts w:ascii="Times New Roman" w:eastAsia="Times New Roman" w:hAnsi="Times New Roman" w:cs="Times New Roman"/>
          <w:b/>
          <w:sz w:val="24"/>
          <w:szCs w:val="24"/>
          <w:lang w:eastAsia="ar-SA"/>
        </w:rPr>
      </w:pPr>
      <w:del w:author="Jubarte" w:id="95" w:date="1970-01-01T00:00:00Z">
        <w:r>
          <w:rPr>
            <w:rFonts w:ascii="Times New Roman" w:eastAsia="Times New Roman" w:hAnsi="Times New Roman" w:cs="Times New Roman"/>
            <w:b/>
            <w:sz w:val="24"/>
            <w:szCs w:val="24"/>
            <w:lang w:eastAsia="ar-SA"/>
          </w:rPr>
          <w:tab/>
        </w:r>
        <w:r>
          <w:rPr>
            <w:rFonts w:ascii="Times New Roman" w:eastAsia="Times New Roman" w:hAnsi="Times New Roman" w:cs="Times New Roman"/>
            <w:b/>
            <w:sz w:val="24"/>
            <w:szCs w:val="24"/>
            <w:lang w:eastAsia="ar-SA"/>
          </w:rPr>
          <w:tab/>
        </w:r>
        <w:r>
          <w:rPr>
            <w:rFonts w:ascii="Times New Roman" w:eastAsia="Times New Roman" w:hAnsi="Times New Roman" w:cs="Times New Roman"/>
            <w:b/>
            <w:sz w:val="24"/>
            <w:szCs w:val="24"/>
            <w:lang w:eastAsia="ar-SA"/>
          </w:rPr>
          <w:tab/>
        </w:r>
        <w:r>
          <w:rPr>
            <w:rFonts w:ascii="Times New Roman" w:eastAsia="Times New Roman" w:hAnsi="Times New Roman" w:cs="Times New Roman"/>
            <w:b/>
            <w:sz w:val="24"/>
            <w:szCs w:val="24"/>
            <w:lang w:eastAsia="ar-SA"/>
          </w:rPr>
          <w:tab/>
        </w:r>
        <w:r>
          <w:rPr>
            <w:rFonts w:ascii="Times New Roman" w:eastAsia="Times New Roman" w:hAnsi="Times New Roman" w:cs="Times New Roman"/>
            <w:b/>
            <w:sz w:val="24"/>
            <w:szCs w:val="24"/>
            <w:lang w:eastAsia="ar-SA"/>
          </w:rPr>
          <w:tab/>
        </w:r>
        <w:r>
          <w:rPr>
            <w:rFonts w:ascii="Times New Roman" w:eastAsia="Times New Roman" w:hAnsi="Times New Roman" w:cs="Times New Roman"/>
            <w:b/>
            <w:sz w:val="24"/>
            <w:szCs w:val="24"/>
            <w:lang w:eastAsia="ar-SA"/>
          </w:rPr>
          <w:tab/>
        </w:r>
        <w:r>
          <w:rPr>
            <w:rFonts w:ascii="Times New Roman" w:eastAsia="Times New Roman" w:hAnsi="Times New Roman" w:cs="Times New Roman"/>
            <w:b/>
            <w:sz w:val="24"/>
            <w:szCs w:val="24"/>
            <w:lang w:eastAsia="ar-SA"/>
          </w:rPr>
          <w:tab/>
        </w:r>
      </w:del>
    </w:p>
    <w:p>
      <w:pPr>
        <w:widowControl w:val="0"/>
        <w:suppressAutoHyphens/>
        <w:overflowPunct w:val="0"/>
        <w:autoSpaceDE w:val="0"/>
        <w:spacing w:after="0" w:line="300" w:lineRule="exact"/>
        <w:ind w:left="5664"/>
        <w:jc w:val="both"/>
        <w:textAlignment w:val="baseline"/>
        <w:rPr>
          <w:del w:author="Jubarte" w:id="96" w:date="1970-01-01T00:00:00Z"/>
          <w:rFonts w:ascii="Times New Roman" w:eastAsia="Times New Roman" w:hAnsi="Times New Roman" w:cs="Times New Roman"/>
          <w:b/>
          <w:sz w:val="24"/>
          <w:szCs w:val="24"/>
          <w:lang w:eastAsia="ar-SA"/>
        </w:rPr>
      </w:pPr>
      <w:del w:author="Jubarte" w:id="97" w:date="1970-01-01T00:00:00Z">
        <w:r>
          <w:rPr>
            <w:rFonts w:ascii="Times New Roman" w:eastAsia="Times New Roman" w:hAnsi="Times New Roman" w:cs="Times New Roman"/>
            <w:b/>
            <w:sz w:val="24"/>
            <w:szCs w:val="24"/>
            <w:lang w:eastAsia="ar-SA"/>
          </w:rPr>
          <w:delText xml:space="preserve">        </w:delText>
        </w:r>
        <w:r>
          <w:rPr>
            <w:rFonts w:ascii="Times New Roman" w:eastAsia="Times New Roman" w:hAnsi="Times New Roman" w:cs="Times New Roman"/>
            <w:b/>
            <w:sz w:val="24"/>
            <w:szCs w:val="24"/>
            <w:lang w:eastAsia="ar-SA"/>
          </w:rPr>
          <w:delText>Michał Zaleski</w:delText>
        </w:r>
      </w:del>
    </w:p>
    <w:p>
      <w:pPr>
        <w:tabs>
          <w:tab w:val="left" w:pos="708"/>
          <w:tab w:val="center" w:pos="4536"/>
          <w:tab w:val="right" w:pos="9072"/>
        </w:tabs>
        <w:spacing w:after="0" w:line="300" w:lineRule="exact"/>
        <w:rPr>
          <w:del w:author="Jubarte" w:id="98" w:date="1970-01-01T00:00:00Z"/>
          <w:rFonts w:ascii="Times New Roman" w:eastAsia="Times New Roman" w:hAnsi="Times New Roman" w:cs="Times New Roman"/>
          <w:sz w:val="20"/>
          <w:szCs w:val="20"/>
          <w:lang w:eastAsia="pl-PL"/>
        </w:rPr>
      </w:pPr>
    </w:p>
    <w:p>
      <w:pPr>
        <w:tabs>
          <w:tab w:val="left" w:pos="708"/>
          <w:tab w:val="center" w:pos="4536"/>
          <w:tab w:val="right" w:pos="9072"/>
        </w:tabs>
        <w:spacing w:after="0" w:line="240" w:lineRule="auto"/>
        <w:rPr>
          <w:del w:author="Jubarte" w:id="99" w:date="1970-01-01T00:00:00Z"/>
          <w:rFonts w:ascii="Times New Roman" w:eastAsia="Times New Roman" w:hAnsi="Times New Roman" w:cs="Times New Roman"/>
          <w:sz w:val="20"/>
          <w:szCs w:val="20"/>
          <w:lang w:eastAsia="pl-PL"/>
        </w:rPr>
      </w:pPr>
    </w:p>
    <w:p>
      <w:pPr>
        <w:tabs>
          <w:tab w:val="left" w:pos="708"/>
          <w:tab w:val="center" w:pos="4536"/>
          <w:tab w:val="right" w:pos="9072"/>
        </w:tabs>
        <w:spacing w:after="0" w:line="240" w:lineRule="auto"/>
        <w:rPr>
          <w:del w:author="Jubarte" w:id="100" w:date="1970-01-01T00:00:00Z"/>
          <w:rFonts w:ascii="Times New Roman" w:eastAsia="Times New Roman" w:hAnsi="Times New Roman" w:cs="Times New Roman"/>
          <w:sz w:val="20"/>
          <w:szCs w:val="20"/>
          <w:lang w:eastAsia="pl-PL"/>
        </w:rPr>
      </w:pPr>
      <w:del w:author="Jubarte" w:id="101" w:date="1970-01-01T00:00:00Z">
        <w:r>
          <w:rPr>
            <w:rFonts w:ascii="Times New Roman" w:eastAsia="Times New Roman" w:hAnsi="Times New Roman" w:cs="Times New Roman"/>
            <w:sz w:val="20"/>
            <w:szCs w:val="20"/>
            <w:lang w:eastAsia="pl-PL"/>
          </w:rPr>
          <w:delText>Zmiany regulaminu wprowadzone niniejszym zarządzeniem</w:delText>
        </w:r>
      </w:del>
    </w:p>
    <w:p>
      <w:pPr>
        <w:tabs>
          <w:tab w:val="left" w:pos="708"/>
          <w:tab w:val="center" w:pos="4536"/>
          <w:tab w:val="right" w:pos="9072"/>
        </w:tabs>
        <w:spacing w:after="0" w:line="240" w:lineRule="auto"/>
        <w:rPr>
          <w:del w:author="Jubarte" w:id="102" w:date="1970-01-01T00:00:00Z"/>
          <w:rFonts w:ascii="Times New Roman" w:eastAsia="Times New Roman" w:hAnsi="Times New Roman" w:cs="Times New Roman"/>
          <w:b/>
          <w:lang w:eastAsia="pl-PL"/>
        </w:rPr>
      </w:pPr>
      <w:del w:author="Jubarte" w:id="103" w:date="1970-01-01T00:00:00Z">
        <w:r>
          <w:rPr>
            <w:rFonts w:ascii="Times New Roman" w:eastAsia="Times New Roman" w:hAnsi="Times New Roman" w:cs="Times New Roman"/>
            <w:sz w:val="20"/>
            <w:szCs w:val="20"/>
            <w:lang w:eastAsia="pl-PL"/>
          </w:rPr>
          <w:delText>został</w:delText>
        </w:r>
        <w:r>
          <w:rPr>
            <w:rFonts w:ascii="Times New Roman" w:eastAsia="Times New Roman" w:hAnsi="Times New Roman" w:cs="Times New Roman"/>
            <w:sz w:val="20"/>
            <w:szCs w:val="20"/>
            <w:lang w:eastAsia="pl-PL"/>
          </w:rPr>
          <w:delText>y uzgodnione</w:delText>
        </w:r>
        <w:r>
          <w:rPr>
            <w:rFonts w:ascii="Times New Roman" w:eastAsia="Times New Roman" w:hAnsi="Times New Roman" w:cs="Times New Roman"/>
            <w:sz w:val="20"/>
            <w:szCs w:val="20"/>
            <w:lang w:eastAsia="pl-PL"/>
          </w:rPr>
          <w:delText xml:space="preserve"> </w:delText>
        </w:r>
        <w:r>
          <w:rPr>
            <w:rFonts w:ascii="Times New Roman" w:eastAsia="Times New Roman" w:hAnsi="Times New Roman" w:cs="Times New Roman"/>
            <w:sz w:val="20"/>
            <w:szCs w:val="20"/>
            <w:lang w:eastAsia="pl-PL"/>
          </w:rPr>
          <w:delText>z Niezależnym Samorządnym Związkiem</w:delText>
        </w:r>
      </w:del>
    </w:p>
    <w:p>
      <w:pPr>
        <w:pBdr>
          <w:bottom w:val="single" w:sz="6" w:space="1" w:color="auto"/>
        </w:pBdr>
        <w:spacing w:after="0" w:line="240" w:lineRule="auto"/>
        <w:jc w:val="both"/>
        <w:rPr>
          <w:del w:author="Jubarte" w:id="104" w:date="1970-01-01T00:00:00Z"/>
          <w:rFonts w:ascii="Times New Roman" w:eastAsia="Times New Roman" w:hAnsi="Times New Roman" w:cs="Times New Roman"/>
          <w:sz w:val="20"/>
          <w:szCs w:val="20"/>
          <w:lang w:eastAsia="pl-PL"/>
        </w:rPr>
      </w:pPr>
      <w:del w:author="Jubarte" w:id="105" w:date="1970-01-01T00:00:00Z">
        <w:r>
          <w:rPr>
            <w:rFonts w:ascii="Times New Roman" w:eastAsia="Times New Roman" w:hAnsi="Times New Roman" w:cs="Times New Roman"/>
            <w:sz w:val="20"/>
            <w:szCs w:val="20"/>
            <w:lang w:eastAsia="pl-PL"/>
          </w:rPr>
          <w:delText>Zawodowym Pracowników Administracji</w:delText>
        </w:r>
        <w:r>
          <w:rPr>
            <w:rFonts w:ascii="Times New Roman" w:eastAsia="Times New Roman" w:hAnsi="Times New Roman" w:cs="Times New Roman"/>
            <w:sz w:val="20"/>
            <w:szCs w:val="20"/>
            <w:lang w:eastAsia="pl-PL"/>
          </w:rPr>
          <w:delText xml:space="preserve"> </w:delText>
        </w:r>
        <w:r>
          <w:rPr>
            <w:rFonts w:ascii="Times New Roman" w:eastAsia="Times New Roman" w:hAnsi="Times New Roman" w:cs="Times New Roman"/>
            <w:sz w:val="20"/>
            <w:szCs w:val="20"/>
            <w:lang w:eastAsia="pl-PL"/>
          </w:rPr>
          <w:delText>przy Urzędzie Miasta Torunia</w:delText>
        </w:r>
      </w:del>
    </w:p>
    <w:p>
      <w:pPr>
        <w:pStyle w:val="BodyText2"/>
        <w:spacing w:after="0" w:line="240" w:lineRule="auto"/>
        <w:jc w:val="both"/>
        <w:rPr>
          <w:del w:author="Jubarte" w:id="106" w:date="1970-01-01T00:00:00Z"/>
          <w:sz w:val="17"/>
          <w:szCs w:val="17"/>
        </w:rPr>
      </w:pPr>
      <w:del w:author="Jubarte" w:id="107" w:date="1970-01-01T00:00:00Z">
        <w:r>
          <w:rPr>
            <w:sz w:val="17"/>
            <w:szCs w:val="17"/>
            <w:vertAlign w:val="superscript"/>
          </w:rPr>
          <w:delText>1</w:delText>
        </w:r>
        <w:r>
          <w:rPr>
            <w:sz w:val="17"/>
            <w:szCs w:val="17"/>
            <w:vertAlign w:val="superscript"/>
          </w:rPr>
          <w:delText>)</w:delText>
        </w:r>
        <w:r>
          <w:rPr>
            <w:sz w:val="17"/>
            <w:szCs w:val="17"/>
          </w:rPr>
          <w:delText>zmiany</w:delText>
        </w:r>
        <w:r>
          <w:rPr>
            <w:sz w:val="17"/>
            <w:szCs w:val="17"/>
          </w:rPr>
          <w:delText xml:space="preserve"> tekstu jednolitego wymienionego rozporządzenia </w:delText>
        </w:r>
        <w:r>
          <w:rPr>
            <w:sz w:val="17"/>
            <w:szCs w:val="17"/>
          </w:rPr>
          <w:delText>zostały</w:delText>
        </w:r>
        <w:r>
          <w:rPr>
            <w:sz w:val="17"/>
            <w:szCs w:val="17"/>
          </w:rPr>
          <w:delText xml:space="preserve"> ogłoszone w Dz. U. z 2018</w:delText>
        </w:r>
        <w:r>
          <w:rPr>
            <w:sz w:val="17"/>
            <w:szCs w:val="17"/>
          </w:rPr>
          <w:delText xml:space="preserve"> r. poz. </w:delText>
        </w:r>
        <w:r>
          <w:rPr>
            <w:sz w:val="17"/>
            <w:szCs w:val="17"/>
          </w:rPr>
          <w:delText>2437, Dz. U. z</w:delText>
        </w:r>
        <w:r>
          <w:rPr>
            <w:sz w:val="17"/>
            <w:szCs w:val="17"/>
          </w:rPr>
          <w:delText xml:space="preserve"> 2020 r. poz.</w:delText>
        </w:r>
        <w:r>
          <w:rPr>
            <w:sz w:val="17"/>
            <w:szCs w:val="17"/>
          </w:rPr>
          <w:delText>268 i Dz. U. z 2021 r. poz. 791,</w:delText>
        </w:r>
      </w:del>
    </w:p>
    <w:p>
      <w:pPr>
        <w:spacing w:after="0"/>
        <w:jc w:val="both"/>
        <w:rPr>
          <w:rFonts w:ascii="HelveticaNeueLT Pro 55 Roman" w:hAnsi="HelveticaNeueLT Pro 55 Roman"/>
          <w:bCs/>
          <w:rPrChange w:id="108" w:author="Jubarte" w:date="1970-01-01T00:00:00Z">
            <w:rPr>
              <w:rFonts w:ascii="Times New Roman" w:hAnsi="Times New Roman" w:cs="Times New Roman"/>
              <w:sz w:val="17"/>
              <w:szCs w:val="17"/>
            </w:rPr>
          </w:rPrChange>
        </w:rPr>
        <w:pPrChange w:id="109" w:author="Jubarte" w:date="1970-01-01T00:00:00Z">
          <w:pPr>
            <w:spacing w:after="0" w:line="240" w:lineRule="auto"/>
            <w:jc w:val="both"/>
          </w:pPr>
        </w:pPrChange>
      </w:pPr>
      <w:del w:author="Jubarte" w:id="110" w:date="1970-01-01T00:00:00Z">
        <w:r>
          <w:rPr>
            <w:rFonts w:ascii="Times New Roman" w:hAnsi="Times New Roman" w:cs="Times New Roman"/>
            <w:sz w:val="17"/>
            <w:szCs w:val="17"/>
            <w:vertAlign w:val="superscript"/>
          </w:rPr>
          <w:delText>2</w:delText>
        </w:r>
        <w:r>
          <w:rPr>
            <w:rFonts w:ascii="Times New Roman" w:hAnsi="Times New Roman" w:cs="Times New Roman"/>
            <w:sz w:val="17"/>
            <w:szCs w:val="17"/>
            <w:vertAlign w:val="superscript"/>
          </w:rPr>
          <w:delText xml:space="preserve">) </w:delText>
        </w:r>
        <w:r>
          <w:rPr>
            <w:rFonts w:ascii="Times New Roman" w:hAnsi="Times New Roman" w:cs="Times New Roman"/>
            <w:sz w:val="17"/>
            <w:szCs w:val="17"/>
          </w:rPr>
          <w:delText>zmienionego zarządzeniami Prezydenta Miasta Torunia nr 312 z dnia 21.10.2014 r., nr 38</w:delText>
        </w:r>
        <w:r>
          <w:rPr>
            <w:rFonts w:ascii="Times New Roman" w:hAnsi="Times New Roman" w:cs="Times New Roman"/>
            <w:sz w:val="17"/>
            <w:szCs w:val="17"/>
          </w:rPr>
          <w:delText xml:space="preserve">0 z dnia 30.12.2014 r., nr 149 </w:delText>
        </w:r>
        <w:r>
          <w:rPr>
            <w:rFonts w:ascii="Times New Roman" w:hAnsi="Times New Roman" w:cs="Times New Roman"/>
            <w:sz w:val="17"/>
            <w:szCs w:val="17"/>
          </w:rPr>
          <w:delText>z dnia 19.06.2015 r., nr 273 z dnia 21.08.2015 r., nr 391 z dnia 04.12.2015 r., nr 379 z dnia 24.11.2016 r., nr 40 z dnia 17.02.2017 r., nr 130 z dnia 23.05.2017 r., nr 254 z dnia 18.09.2017 r., nr 319 z dnia 31.10.2017 r., nr 353 z dnia 01.12.2017 r., nr 293 z dnia 27.08.2018 r., nr 124 z dnia 02.05.2019 r., nr 337 z dnia 23.10.2019 r., nr 202 z dnia 28.09.2020 r.</w:delText>
        </w:r>
        <w:r>
          <w:rPr>
            <w:rFonts w:ascii="Times New Roman" w:hAnsi="Times New Roman" w:cs="Times New Roman"/>
            <w:sz w:val="17"/>
            <w:szCs w:val="17"/>
          </w:rPr>
          <w:delText xml:space="preserve">, nr 222 z dnia 08.10.2020 r., </w:delText>
        </w:r>
        <w:r>
          <w:rPr>
            <w:rFonts w:ascii="Times New Roman" w:hAnsi="Times New Roman" w:cs="Times New Roman"/>
            <w:sz w:val="17"/>
            <w:szCs w:val="17"/>
          </w:rPr>
          <w:delText>nr 230 z dnia 26.10.2020 r. oraz nr 253 z dnia 09.11.2020 r.</w:delText>
        </w:r>
      </w:del>
    </w:p>
    <w:sectPr>
      <w:pgSz w:w="11906" w:h="16838"/>
      <w:pgMar w:top="1417" w:right="1417" w:bottom="1134" w:left="1417" w:header="708" w:footer="708" w:gutter="0"/>
      <w:cols w:space="708"/>
      <w:docGrid w:linePitch="360"/>
      <w:sectPrChange w:author="Jubarte" w:date="1970-01-01T00:00:00Z" w:id="111">
        <w:sectPr>
          <w:pgSz w:w="11906" w:h="16838"/>
          <w:pgMar w:top="568" w:right="1417" w:bottom="426" w:left="1417" w:header="708" w:footer="708" w:gutter="0"/>
          <w:cols w:space="708"/>
          <w:docGrid w:linePitch="360"/>
        </w:sectPr>
      </w:sectPrChange>
    </w:sectPr>
  </w:body>
</w:document>
</file>

<file path=word/endnotes.xml><?xml version="1.0" encoding="utf-8"?>
<w:end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w:endnote w:type="separator" w:id="-1">
    <w:p w14:paraId="26462D6D" w14:textId="77777777">
      <w:pPr>
        <w:spacing w:after="0" w:line="240" w:lineRule="auto"/>
      </w:pPr>
      <w:r>
        <w:separator/>
      </w:r>
    </w:p>
  </w:endnote>
  <w:endnote w:type="continuationSeparator" w:id="0">
    <w:p w14:paraId="35244EF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EE"/>
    <w:family w:val="roman"/>
    <w:pitch w:val="variable"/>
    <w:sig w:usb0="E0002AFF" w:usb1="C0007841" w:usb2="00000009" w:usb3="00000000" w:csb0="000001FF" w:csb1="00000000"/>
  </w:font>
  <w:font w:name="Calibri">
    <w:panose1 w:val="020F0502020204030204"/>
    <w:charset w:val="EE"/>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EE"/>
    <w:family w:val="swiss"/>
    <w:pitch w:val="variable"/>
    <w:sig w:usb0="A00002EF" w:usb1="4000207B" w:usb2="00000000" w:usb3="00000000" w:csb0="0000019F" w:csb1="00000000"/>
  </w:font>
  <w:font w:name="HelveticaNeueLT Pro 55 Roman">
    <w:altName w:val="Arial"/>
    <w:panose1 w:val="020B0604020202020204"/>
    <w:charset w:val="00"/>
    <w:family w:val="swiss"/>
    <w:notTrueType/>
    <w:pitch w:val="variable"/>
    <w:sig w:usb0="800000AF" w:usb1="5000205B" w:usb2="00000000" w:usb3="00000000" w:csb0="0000009B"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sdt>
    <w:sdtPr>
      <w:rPr>
        <w:rFonts w:ascii="HelveticaNeueLT Pro 55 Roman" w:hAnsi="HelveticaNeueLT Pro 55 Roman"/>
        <w:color w:val="404040" w:themeColor="text1" w:themeTint="BF"/>
        <w:sz w:val="16"/>
        <w:szCs w:val="16"/>
      </w:rPr>
      <w:id w:val="-1053462570"/>
      <w:docPartObj>
        <w:docPartGallery w:val="Page Numbers (Bottom of Page)"/>
        <w:docPartUnique/>
      </w:docPartObj>
    </w:sdtPr>
    <w:sdtEndPr/>
    <w:sdtContent>
      <w:sdt>
        <w:sdtPr>
          <w:rPr>
            <w:rFonts w:ascii="HelveticaNeueLT Pro 55 Roman" w:hAnsi="HelveticaNeueLT Pro 55 Roman"/>
            <w:color w:val="404040" w:themeColor="text1" w:themeTint="BF"/>
            <w:sz w:val="16"/>
            <w:szCs w:val="16"/>
          </w:rPr>
          <w:id w:val="-1769616900"/>
          <w:docPartObj>
            <w:docPartGallery w:val="Page Numbers (Top of Page)"/>
            <w:docPartUnique/>
          </w:docPartObj>
        </w:sdtPr>
        <w:sdtEndPr/>
        <w:sdtContent>
          <w:p w14:paraId="1E6DDD50" w14:textId="5A3C31CC">
            <w:pPr>
              <w:pStyle w:val="Footer"/>
              <w:jc w:val="center"/>
              <w:rPr>
                <w:rFonts w:ascii="HelveticaNeueLT Pro 55 Roman" w:hAnsi="HelveticaNeueLT Pro 55 Roman"/>
                <w:color w:val="575756"/>
                <w:sz w:val="16"/>
                <w:szCs w:val="16"/>
              </w:rPr>
            </w:pPr>
            <w:r>
              <w:rPr>
                <w:rFonts w:ascii="HelveticaNeueLT Pro 55 Roman" w:hAnsi="HelveticaNeueLT Pro 55 Roman"/>
                <w:color w:val="575756"/>
                <w:sz w:val="16"/>
                <w:szCs w:val="16"/>
              </w:rPr>
              <w:t xml:space="preserve">Achensee Tourismus | </w:t>
            </w:r>
            <w:proofErr w:type="spellStart"/>
            <w:r>
              <w:rPr>
                <w:rFonts w:ascii="HelveticaNeueLT Pro 55 Roman" w:hAnsi="HelveticaNeueLT Pro 55 Roman"/>
                <w:color w:val="575756"/>
                <w:sz w:val="16"/>
                <w:szCs w:val="16"/>
              </w:rPr>
              <w:t>Achenseestraße</w:t>
            </w:r>
            <w:proofErr w:type="spellEnd"/>
            <w:r>
              <w:rPr>
                <w:rFonts w:ascii="HelveticaNeueLT Pro 55 Roman" w:hAnsi="HelveticaNeueLT Pro 55 Roman"/>
                <w:color w:val="575756"/>
                <w:sz w:val="16"/>
                <w:szCs w:val="16"/>
              </w:rPr>
              <w:t xml:space="preserve"> 63 | 6212 Maurach am Achensee | Österreich</w:t>
            </w:r>
          </w:p>
          <w:p w14:paraId="77CFFEA1" w14:textId="77777777">
            <w:pPr>
              <w:pStyle w:val="Footer"/>
              <w:jc w:val="center"/>
              <w:rPr>
                <w:rFonts w:ascii="HelveticaNeueLT Pro 55 Roman" w:hAnsi="HelveticaNeueLT Pro 55 Roman"/>
                <w:color w:val="575756"/>
                <w:sz w:val="16"/>
                <w:szCs w:val="16"/>
              </w:rPr>
            </w:pPr>
            <w:r>
              <w:rPr>
                <w:rFonts w:ascii="HelveticaNeueLT Pro 55 Roman" w:hAnsi="HelveticaNeueLT Pro 55 Roman"/>
                <w:color w:val="575756"/>
                <w:sz w:val="16"/>
                <w:szCs w:val="16"/>
              </w:rPr>
              <w:t>Tel.: +43 (0) 595300-0 | Fax: +43 (0) 595300-19</w:t>
            </w:r>
          </w:p>
          <w:p w14:paraId="14F03161" w14:textId="01686C04">
            <w:pPr>
              <w:pStyle w:val="Footer"/>
              <w:jc w:val="right"/>
              <w:rPr>
                <w:rFonts w:ascii="HelveticaNeueLT Pro 55 Roman" w:hAnsi="HelveticaNeueLT Pro 55 Roman"/>
                <w:color w:val="404040" w:themeColor="text1" w:themeTint="BF"/>
                <w:sz w:val="16"/>
                <w:szCs w:val="16"/>
              </w:rPr>
            </w:pPr>
            <w:r>
              <w:rPr>
                <w:rFonts w:ascii="HelveticaNeueLT Pro 55 Roman" w:hAnsi="HelveticaNeueLT Pro 55 Roman"/>
                <w:color w:val="404040" w:themeColor="text1" w:themeTint="BF"/>
                <w:sz w:val="16"/>
                <w:szCs w:val="16"/>
                <w:lang w:val="de-DE"/>
              </w:rPr>
              <w:t xml:space="preserve">Seite </w:t>
            </w:r>
            <w:r>
              <w:rPr>
                <w:rFonts w:ascii="HelveticaNeueLT Pro 55 Roman" w:hAnsi="HelveticaNeueLT Pro 55 Roman"/>
                <w:b/>
                <w:bCs/>
                <w:color w:val="404040" w:themeColor="text1" w:themeTint="BF"/>
                <w:sz w:val="16"/>
                <w:szCs w:val="16"/>
              </w:rPr>
              <w:fldChar w:fldCharType="begin"/>
            </w:r>
            <w:r>
              <w:rPr>
                <w:rFonts w:ascii="HelveticaNeueLT Pro 55 Roman" w:hAnsi="HelveticaNeueLT Pro 55 Roman"/>
                <w:b/>
                <w:bCs/>
                <w:color w:val="404040" w:themeColor="text1" w:themeTint="BF"/>
                <w:sz w:val="16"/>
                <w:szCs w:val="16"/>
              </w:rPr>
              <w:instrText>PAGE</w:instrText>
            </w:r>
            <w:r>
              <w:rPr>
                <w:rFonts w:ascii="HelveticaNeueLT Pro 55 Roman" w:hAnsi="HelveticaNeueLT Pro 55 Roman"/>
                <w:b/>
                <w:bCs/>
                <w:color w:val="404040" w:themeColor="text1" w:themeTint="BF"/>
                <w:sz w:val="16"/>
                <w:szCs w:val="16"/>
              </w:rPr>
              <w:fldChar w:fldCharType="separate"/>
            </w:r>
            <w:r>
              <w:rPr>
                <w:rFonts w:ascii="HelveticaNeueLT Pro 55 Roman" w:hAnsi="HelveticaNeueLT Pro 55 Roman"/>
                <w:b/>
                <w:bCs/>
                <w:color w:val="404040" w:themeColor="text1" w:themeTint="BF"/>
                <w:sz w:val="16"/>
                <w:szCs w:val="16"/>
                <w:lang w:val="de-DE"/>
              </w:rPr>
              <w:t>2</w:t>
            </w:r>
            <w:r>
              <w:rPr>
                <w:rFonts w:ascii="HelveticaNeueLT Pro 55 Roman" w:hAnsi="HelveticaNeueLT Pro 55 Roman"/>
                <w:b/>
                <w:bCs/>
                <w:color w:val="404040" w:themeColor="text1" w:themeTint="BF"/>
                <w:sz w:val="16"/>
                <w:szCs w:val="16"/>
              </w:rPr>
              <w:fldChar w:fldCharType="end"/>
            </w:r>
            <w:r>
              <w:rPr>
                <w:rFonts w:ascii="HelveticaNeueLT Pro 55 Roman" w:hAnsi="HelveticaNeueLT Pro 55 Roman"/>
                <w:color w:val="404040" w:themeColor="text1" w:themeTint="BF"/>
                <w:sz w:val="16"/>
                <w:szCs w:val="16"/>
                <w:lang w:val="de-DE"/>
              </w:rPr>
              <w:t xml:space="preserve"> von </w:t>
            </w:r>
            <w:r>
              <w:rPr>
                <w:rFonts w:ascii="HelveticaNeueLT Pro 55 Roman" w:hAnsi="HelveticaNeueLT Pro 55 Roman"/>
                <w:b/>
                <w:bCs/>
                <w:color w:val="404040" w:themeColor="text1" w:themeTint="BF"/>
                <w:sz w:val="16"/>
                <w:szCs w:val="16"/>
              </w:rPr>
              <w:fldChar w:fldCharType="begin"/>
            </w:r>
            <w:r>
              <w:rPr>
                <w:rFonts w:ascii="HelveticaNeueLT Pro 55 Roman" w:hAnsi="HelveticaNeueLT Pro 55 Roman"/>
                <w:b/>
                <w:bCs/>
                <w:color w:val="404040" w:themeColor="text1" w:themeTint="BF"/>
                <w:sz w:val="16"/>
                <w:szCs w:val="16"/>
              </w:rPr>
              <w:instrText>NUMPAGES</w:instrText>
            </w:r>
            <w:r>
              <w:rPr>
                <w:rFonts w:ascii="HelveticaNeueLT Pro 55 Roman" w:hAnsi="HelveticaNeueLT Pro 55 Roman"/>
                <w:b/>
                <w:bCs/>
                <w:color w:val="404040" w:themeColor="text1" w:themeTint="BF"/>
                <w:sz w:val="16"/>
                <w:szCs w:val="16"/>
              </w:rPr>
              <w:fldChar w:fldCharType="separate"/>
            </w:r>
            <w:r>
              <w:rPr>
                <w:rFonts w:ascii="HelveticaNeueLT Pro 55 Roman" w:hAnsi="HelveticaNeueLT Pro 55 Roman"/>
                <w:b/>
                <w:bCs/>
                <w:color w:val="404040" w:themeColor="text1" w:themeTint="BF"/>
                <w:sz w:val="16"/>
                <w:szCs w:val="16"/>
                <w:lang w:val="de-DE"/>
              </w:rPr>
              <w:t>2</w:t>
            </w:r>
            <w:r>
              <w:rPr>
                <w:rFonts w:ascii="HelveticaNeueLT Pro 55 Roman" w:hAnsi="HelveticaNeueLT Pro 55 Roman"/>
                <w:b/>
                <w:bCs/>
                <w:color w:val="404040" w:themeColor="text1" w:themeTint="BF"/>
                <w:sz w:val="16"/>
                <w:szCs w:val="16"/>
              </w:rPr>
              <w:fldChar w:fldCharType="end"/>
            </w:r>
          </w:p>
        </w:sdtContent>
      </w:sdt>
    </w:sdtContent>
  </w:sdt>
  <w:p w14:paraId="4260AB63" w14:textId="08573746">
    <w:pPr>
      <w:pStyle w:val="Footer"/>
      <w:jc w:val="center"/>
      <w:rPr>
        <w:rFonts w:ascii="HelveticaNeueLT Pro 55 Roman" w:hAnsi="HelveticaNeueLT Pro 55 Roman"/>
        <w:color w:val="575756"/>
        <w:sz w:val="16"/>
        <w:szCs w:val="16"/>
      </w:rPr>
    </w:pPr>
  </w:p>
</w:ftr>
</file>

<file path=word/footnotes.xml><?xml version="1.0" encoding="utf-8"?>
<w:foot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w:footnote w:type="separator" w:id="-1">
    <w:p w14:paraId="57D3F477" w14:textId="77777777">
      <w:pPr>
        <w:spacing w:after="0" w:line="240" w:lineRule="auto"/>
      </w:pPr>
      <w:r>
        <w:separator/>
      </w:r>
    </w:p>
  </w:footnote>
  <w:footnote w:type="continuationSeparator" w:id="0">
    <w:p w14:paraId="01A6553B" w14:textId="77777777">
      <w:pPr>
        <w:spacing w:after="0" w:line="240" w:lineRule="auto"/>
      </w:pPr>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7A301B95" w14:textId="044D69AD">
    <w:pPr>
      <w:spacing w:after="0"/>
      <w:rPr>
        <w:rFonts w:ascii="HelveticaNeueLT Pro 55 Roman" w:hAnsi="HelveticaNeueLT Pro 55 Roman"/>
      </w:rPr>
    </w:pPr>
    <w:r>
      <w:rPr>
        <w:rFonts w:ascii="HelveticaNeueLT Pro 55 Roman" w:hAnsi="HelveticaNeueLT Pro 55 Roman"/>
        <w:noProof/>
      </w:rPr>
      <mc:AlternateContent>
        <mc:Choice Requires="wpg">
          <w:drawing>
            <wp:anchor distT="0" distB="0" distL="114300" distR="114300" simplePos="0" relativeHeight="251659264" behindDoc="0" locked="0" layoutInCell="1" allowOverlap="1" wp14:anchorId="28DBBAC3" wp14:editId="39A83571">
              <wp:simplePos x="0" y="0"/>
              <wp:positionH relativeFrom="column">
                <wp:posOffset>-977401</wp:posOffset>
              </wp:positionH>
              <wp:positionV relativeFrom="paragraph">
                <wp:posOffset>-815</wp:posOffset>
              </wp:positionV>
              <wp:extent cx="6843667" cy="741045"/>
              <wp:effectExtent l="0" t="0" r="1905" b="0"/>
              <wp:wrapNone/>
              <wp:docPr id="8" name="Gruppieren 8"/>
              <wp:cNvGraphicFramePr/>
              <a:graphic xmlns:a="http://schemas.openxmlformats.org/drawingml/2006/main">
                <a:graphicData uri="http://schemas.microsoft.com/office/word/2010/wordprocessingGroup">
                  <wpg:wgp>
                    <wpg:cNvGrpSpPr/>
                    <wpg:grpSpPr>
                      <a:xfrm>
                        <a:off x="0" y="0"/>
                        <a:ext cx="6843667" cy="741045"/>
                        <a:chOff x="0" y="0"/>
                        <a:chExt cx="6843667" cy="741045"/>
                      </a:xfrm>
                    </wpg:grpSpPr>
                    <wpg:grpSp>
                      <wpg:cNvPr id="5" name="Gruppieren 5"/>
                      <wpg:cNvGrpSpPr/>
                      <wpg:grpSpPr>
                        <a:xfrm>
                          <a:off x="0" y="84908"/>
                          <a:ext cx="5006522" cy="532765"/>
                          <a:chOff x="-148783" y="0"/>
                          <a:chExt cx="5006883" cy="532933"/>
                        </a:xfrm>
                      </wpg:grpSpPr>
                      <wps:wsp>
                        <wps:cNvPr id="2" name="Rechteck 2"/>
                        <wps:cNvSpPr/>
                        <wps:spPr>
                          <a:xfrm>
                            <a:off x="835862" y="0"/>
                            <a:ext cx="4022238" cy="532933"/>
                          </a:xfrm>
                          <a:prstGeom prst="rect">
                            <a:avLst/>
                          </a:pr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B05B9F" w14:textId="4C13E8E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hteck 4"/>
                        <wps:cNvSpPr/>
                        <wps:spPr>
                          <a:xfrm>
                            <a:off x="-148783" y="0"/>
                            <a:ext cx="726593" cy="532933"/>
                          </a:xfrm>
                          <a:prstGeom prst="rect">
                            <a:avLst/>
                          </a:prstGeom>
                          <a:solidFill>
                            <a:srgbClr val="9D9D9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0BF244E"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 name="Grafik 1" descr="Ein Bild, das Zeichnung, Spiel, Essen enthält.&#10;&#10;Automatisch generierte Beschreibung"/>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5061857" y="0"/>
                          <a:ext cx="1781810" cy="741045"/>
                        </a:xfrm>
                        <a:prstGeom prst="rect">
                          <a:avLst/>
                        </a:prstGeom>
                      </pic:spPr>
                    </pic:pic>
                    <wps:wsp>
                      <wps:cNvPr id="3" name="Textfeld 3"/>
                      <wps:cNvSpPr txBox="1"/>
                      <wps:spPr>
                        <a:xfrm>
                          <a:off x="984496" y="84908"/>
                          <a:ext cx="4021589" cy="532765"/>
                        </a:xfrm>
                        <a:prstGeom prst="rect">
                          <a:avLst/>
                        </a:prstGeom>
                        <a:solidFill>
                          <a:srgbClr val="9D9D9C"/>
                        </a:solidFill>
                        <a:ln w="6350">
                          <a:noFill/>
                        </a:ln>
                      </wps:spPr>
                      <wps:txbx>
                        <w:txbxContent>
                          <w:p w14:paraId="61A9E501" w14:textId="77777777">
                            <w:pPr>
                              <w:spacing w:after="0"/>
                              <w:rPr>
                                <w:rFonts w:ascii="HelveticaNeueLT Pro 55 Roman" w:hAnsi="HelveticaNeueLT Pro 55 Roman"/>
                                <w:b/>
                                <w:bCs/>
                                <w:color w:val="FFFFFF" w:themeColor="background1"/>
                                <w:sz w:val="24"/>
                                <w:szCs w:val="24"/>
                                <w:lang w:val="en-US"/>
                                <w14:shadow w14:blurRad="50800" w14:dist="38100" w14:dir="2700000" w14:sx="100000" w14:sy="100000" w14:kx="0" w14:ky="0" w14:algn="tl">
                                  <w14:srgbClr w14:val="000000">
                                    <w14:alpha w14:val="60000"/>
                                  </w14:srgbClr>
                                </w14:shadow>
                              </w:rPr>
                            </w:pPr>
                            <w:r>
                              <w:rPr>
                                <w:rFonts w:ascii="HelveticaNeueLT Pro 55 Roman" w:hAnsi="HelveticaNeueLT Pro 55 Roman"/>
                                <w:b/>
                                <w:bCs/>
                                <w:color w:val="FFFFFF" w:themeColor="background1"/>
                                <w:sz w:val="24"/>
                                <w:szCs w:val="24"/>
                                <w:lang w:val="en-US"/>
                                <w14:shadow w14:blurRad="50800" w14:dist="38100" w14:dir="2700000" w14:sx="100000" w14:sy="100000" w14:kx="0" w14:ky="0" w14:algn="tl">
                                  <w14:srgbClr w14:val="000000">
                                    <w14:alpha w14:val="60000"/>
                                  </w14:srgbClr>
                                </w14:shadow>
                              </w:rPr>
                              <w:t>Presse Info Achensee</w:t>
                            </w:r>
                            <w:r>
                              <w:rPr>
                                <w:rFonts w:ascii="HelveticaNeueLT Pro 55 Roman" w:hAnsi="HelveticaNeueLT Pro 55 Roman"/>
                                <w:b/>
                                <w:bCs/>
                                <w:color w:val="FFFFFF" w:themeColor="background1"/>
                                <w:sz w:val="24"/>
                                <w:szCs w:val="24"/>
                                <w:lang w:val="en-US"/>
                                <w14:shadow w14:blurRad="50800" w14:dist="38100" w14:dir="2700000" w14:sx="100000" w14:sy="100000" w14:kx="0" w14:ky="0" w14:algn="tl">
                                  <w14:srgbClr w14:val="000000">
                                    <w14:alpha w14:val="60000"/>
                                  </w14:srgbClr>
                                </w14:shadow>
                              </w:rPr>
                              <w:t xml:space="preserve"> |</w:t>
                            </w:r>
                            <w:r>
                              <w:rPr>
                                <w:rFonts w:ascii="HelveticaNeueLT Pro 55 Roman" w:hAnsi="HelveticaNeueLT Pro 55 Roman"/>
                                <w:b/>
                                <w:bCs/>
                                <w:color w:val="FFFFFF" w:themeColor="background1"/>
                                <w:sz w:val="24"/>
                                <w:szCs w:val="24"/>
                                <w:lang w:val="en-US"/>
                                <w14:shadow w14:blurRad="50800" w14:dist="38100" w14:dir="2700000" w14:sx="100000" w14:sy="100000" w14:kx="0" w14:ky="0" w14:algn="tl">
                                  <w14:srgbClr w14:val="000000">
                                    <w14:alpha w14:val="60000"/>
                                  </w14:srgbClr>
                                </w14:shadow>
                              </w:rPr>
                              <w:t xml:space="preserve"> </w:t>
                            </w:r>
                            <w:proofErr w:type="spellStart"/>
                            <w:r>
                              <w:rPr>
                                <w:rFonts w:ascii="HelveticaNeueLT Pro 55 Roman" w:hAnsi="HelveticaNeueLT Pro 55 Roman"/>
                                <w:b/>
                                <w:bCs/>
                                <w:color w:val="FFFFFF" w:themeColor="background1"/>
                                <w:sz w:val="24"/>
                                <w:szCs w:val="24"/>
                                <w:lang w:val="en-US"/>
                                <w14:shadow w14:blurRad="50800" w14:dist="38100" w14:dir="2700000" w14:sx="100000" w14:sy="100000" w14:kx="0" w14:ky="0" w14:algn="tl">
                                  <w14:srgbClr w14:val="000000">
                                    <w14:alpha w14:val="60000"/>
                                  </w14:srgbClr>
                                </w14:shadow>
                              </w:rPr>
                              <w:t>Tirols</w:t>
                            </w:r>
                            <w:proofErr w:type="spellEnd"/>
                            <w:r>
                              <w:rPr>
                                <w:rFonts w:ascii="HelveticaNeueLT Pro 55 Roman" w:hAnsi="HelveticaNeueLT Pro 55 Roman"/>
                                <w:b/>
                                <w:bCs/>
                                <w:color w:val="FFFFFF" w:themeColor="background1"/>
                                <w:sz w:val="24"/>
                                <w:szCs w:val="24"/>
                                <w:lang w:val="en-US"/>
                                <w14:shadow w14:blurRad="50800" w14:dist="38100" w14:dir="2700000" w14:sx="100000" w14:sy="100000" w14:kx="0" w14:ky="0" w14:algn="tl">
                                  <w14:srgbClr w14:val="000000">
                                    <w14:alpha w14:val="60000"/>
                                  </w14:srgbClr>
                                </w14:shadow>
                              </w:rPr>
                              <w:t xml:space="preserve"> Sport &amp; Vital Park</w:t>
                            </w:r>
                          </w:p>
                          <w:p w14:paraId="6D5EE77B" w14:textId="112541DB">
                            <w:pPr>
                              <w:spacing w:after="0"/>
                              <w:rPr>
                                <w:rFonts w:ascii="HelveticaNeueLT Pro 55 Roman" w:hAnsi="HelveticaNeueLT Pro 55 Roman"/>
                                <w:b/>
                                <w:bCs/>
                                <w:color w:val="FFFFFF" w:themeColor="background1"/>
                                <w:sz w:val="24"/>
                                <w:szCs w:val="24"/>
                                <w:lang w:val="en-US"/>
                                <w14:shadow w14:blurRad="50800" w14:dist="38100" w14:dir="2700000" w14:sx="100000" w14:sy="100000" w14:kx="0" w14:ky="0" w14:algn="tl">
                                  <w14:srgbClr w14:val="000000">
                                    <w14:alpha w14:val="60000"/>
                                  </w14:srgbClr>
                                </w14:shadow>
                              </w:rPr>
                            </w:pPr>
                            <w:r>
                              <w:rPr>
                                <w:rFonts w:ascii="HelveticaNeueLT Pro 55 Roman" w:hAnsi="HelveticaNeueLT Pro 55 Roman"/>
                                <w:color w:val="FFFFFF" w:themeColor="background1"/>
                                <w:sz w:val="20"/>
                                <w:szCs w:val="20"/>
                                <w14:shadow w14:blurRad="50800" w14:dist="38100" w14:dir="2700000" w14:sx="100000" w14:sy="100000" w14:kx="0" w14:ky="0" w14:algn="tl">
                                  <w14:srgbClr w14:val="000000">
                                    <w14:alpha w14:val="60000"/>
                                  </w14:srgbClr>
                                </w14:shadow>
                              </w:rPr>
                              <w:t>Ballonfahren</w:t>
                            </w:r>
                            <w:r>
                              <w:rPr>
                                <w:rFonts w:ascii="HelveticaNeueLT Pro 55 Roman" w:hAnsi="HelveticaNeueLT Pro 55 Roman"/>
                                <w:color w:val="FFFFFF" w:themeColor="background1"/>
                                <w:sz w:val="20"/>
                                <w:szCs w:val="20"/>
                                <w14:shadow w14:blurRad="50800" w14:dist="38100" w14:dir="2700000" w14:sx="100000" w14:sy="100000" w14:kx="0" w14:ky="0" w14:algn="tl">
                                  <w14:srgbClr w14:val="000000">
                                    <w14:alpha w14:val="60000"/>
                                  </w14:srgbClr>
                                </w14:shadow>
                              </w:rPr>
                              <w:t xml:space="preserve"> |</w:t>
                            </w:r>
                            <w:r>
                              <w:rPr>
                                <w:rFonts w:ascii="HelveticaNeueLT Pro 55 Roman" w:hAnsi="HelveticaNeueLT Pro 55 Roman"/>
                                <w:color w:val="FFFFFF" w:themeColor="background1"/>
                                <w:sz w:val="20"/>
                                <w:szCs w:val="20"/>
                                <w14:shadow w14:blurRad="50800" w14:dist="38100" w14:dir="2700000" w14:sx="100000" w14:sy="100000" w14:kx="0" w14:ky="0" w14:algn="tl">
                                  <w14:srgbClr w14:val="000000">
                                    <w14:alpha w14:val="60000"/>
                                  </w14:srgbClr>
                                </w14:shadow>
                              </w:rPr>
                              <w:t xml:space="preserve"> Glück ab gut Land!</w:t>
                            </w:r>
                            <w:r>
                              <w:rPr>
                                <w:rFonts w:ascii="HelveticaNeueLT Pro 55 Roman" w:hAnsi="HelveticaNeueLT Pro 55 Roman"/>
                                <w:color w:val="FFFFFF" w:themeColor="background1"/>
                                <w:sz w:val="20"/>
                                <w:szCs w:val="20"/>
                                <w14:shadow w14:blurRad="50800" w14:dist="38100" w14:dir="2700000" w14:sx="100000" w14:sy="100000" w14:kx="0" w14:ky="0" w14:algn="tl">
                                  <w14:srgbClr w14:val="000000">
                                    <w14:alpha w14:val="60000"/>
                                  </w14:srgbClr>
                                </w14:shadow>
                              </w:rPr>
                              <w:t xml:space="preserve"> </w:t>
                            </w:r>
                            <w:r>
                              <w:rPr>
                                <w:rFonts w:ascii="HelveticaNeueLT Pro 55 Roman" w:hAnsi="HelveticaNeueLT Pro 55 Roman"/>
                                <w:color w:val="FFFFFF" w:themeColor="background1"/>
                                <w:sz w:val="20"/>
                                <w:szCs w:val="20"/>
                                <w14:shadow w14:blurRad="50800" w14:dist="38100" w14:dir="2700000" w14:sx="100000" w14:sy="100000" w14:kx="0" w14:ky="0" w14:algn="tl">
                                  <w14:srgbClr w14:val="000000">
                                    <w14:alpha w14:val="60000"/>
                                  </w14:srgbClr>
                                </w14:shadow>
                              </w:rPr>
                              <w:t xml:space="preserve">| </w:t>
                            </w:r>
                            <w:r>
                              <w:rPr>
                                <w:rFonts w:ascii="HelveticaNeueLT Pro 55 Roman" w:hAnsi="HelveticaNeueLT Pro 55 Roman"/>
                                <w:color w:val="FFFFFF" w:themeColor="background1"/>
                                <w:sz w:val="20"/>
                                <w:szCs w:val="20"/>
                                <w14:shadow w14:blurRad="50800" w14:dist="38100" w14:dir="2700000" w14:sx="100000" w14:sy="100000" w14:kx="0" w14:ky="0" w14:algn="tl">
                                  <w14:srgbClr w14:val="000000">
                                    <w14:alpha w14:val="60000"/>
                                  </w14:srgbClr>
                                </w14:shadow>
                              </w:rPr>
                              <w:t>ganzjährig</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g:wgp>
                </a:graphicData>
              </a:graphic>
            </wp:anchor>
          </w:drawing>
        </mc:Choice>
        <mc:Fallback>
          <w:pict>
            <v:group w14:anchorId="28DBBAC3" id="Gruppieren 8" o:spid="_x0000_s1026" style="position:absolute;margin-left:-76.95pt;margin-top:-.05pt;width:538.85pt;height:58.35pt;z-index:251659264" coordsize="68436,74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KKKKzN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">
              <v:group id="Gruppieren 5" o:spid="_x0000_s1027" style="position:absolute;top:849;width:50065;height:5327" coordorigin="-1487" coordsize="50068,5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hteck 2" o:spid="_x0000_s1028" style="position:absolute;left:8358;width:40223;height:5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" fillcolor="#a5a5a5 [2092]" stroked="f" strokeweight="1pt">
                  <v:textbox>
                    <w:txbxContent>
                      <w:p w14:paraId="23B05B9F" w14:textId="4C13E8ED">
                        <w:pPr>
                          <w:jc w:val="center"/>
                        </w:pPr>
                      </w:p>
                    </w:txbxContent>
                  </v:textbox>
                </v:rect>
                <v:rect id="Rechteck 4" o:spid="_x0000_s1029" style="position:absolute;left:-1487;width:7265;height:5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" fillcolor="#9d9d9c" stroked="f" strokeweight="1pt">
                  <v:textbox>
                    <w:txbxContent>
                      <w:p w14:paraId="70BF244E" w14:textId="77777777">
                        <w:pPr>
                          <w:jc w:val="center"/>
                        </w:pPr>
                      </w:p>
                    </w:txbxContent>
                  </v:textbox>
                </v:rec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 o:spid="_x0000_s1030" type="#_x0000_t75" alt="Ein Bild, das Zeichnung, Spiel, Essen enthält.&#10;&#10;Automatisch generierte Beschreibung" style="position:absolute;left:50618;width:17818;height:7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">
                <v:imagedata r:id="rId1" o:title="Ein Bild, das Zeichnung, Spiel, Essen enthält"/>
              </v:shape>
              <v:shapetype id="_x0000_t202" coordsize="21600,21600" o:spt="202" path="m,l,21600r21600,l21600,xe">
                <v:stroke joinstyle="miter"/>
                <v:path gradientshapeok="t" o:connecttype="rect"/>
              </v:shapetype>
              <v:shape id="Textfeld 3" o:spid="_x0000_s1031" type="#_x0000_t202" style="position:absolute;left:9844;top:849;width:40216;height:5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" fillcolor="#9d9d9c" stroked="f" strokeweight=".5pt">
                <v:textbox>
                  <w:txbxContent>
                    <w:p w14:paraId="61A9E501" w14:textId="77777777">
                      <w:pPr>
                        <w:spacing w:after="0"/>
                        <w:rPr>
                          <w:rFonts w:ascii="HelveticaNeueLT Pro 55 Roman" w:hAnsi="HelveticaNeueLT Pro 55 Roman"/>
                          <w:b/>
                          <w:bCs/>
                          <w:color w:val="FFFFFF" w:themeColor="background1"/>
                          <w:sz w:val="24"/>
                          <w:szCs w:val="24"/>
                          <w:lang w:val="en-US"/>
                          <w14:shadow w14:blurRad="50800" w14:dist="38100" w14:dir="2700000" w14:sx="100000" w14:sy="100000" w14:kx="0" w14:ky="0" w14:algn="tl">
                            <w14:srgbClr w14:val="000000">
                              <w14:alpha w14:val="60000"/>
                            </w14:srgbClr>
                          </w14:shadow>
                        </w:rPr>
                      </w:pPr>
                      <w:r>
                        <w:rPr>
                          <w:rFonts w:ascii="HelveticaNeueLT Pro 55 Roman" w:hAnsi="HelveticaNeueLT Pro 55 Roman"/>
                          <w:b/>
                          <w:bCs/>
                          <w:color w:val="FFFFFF" w:themeColor="background1"/>
                          <w:sz w:val="24"/>
                          <w:szCs w:val="24"/>
                          <w:lang w:val="en-US"/>
                          <w14:shadow w14:blurRad="50800" w14:dist="38100" w14:dir="2700000" w14:sx="100000" w14:sy="100000" w14:kx="0" w14:ky="0" w14:algn="tl">
                            <w14:srgbClr w14:val="000000">
                              <w14:alpha w14:val="60000"/>
                            </w14:srgbClr>
                          </w14:shadow>
                        </w:rPr>
                        <w:t>Presse Info Achensee</w:t>
                      </w:r>
                      <w:r>
                        <w:rPr>
                          <w:rFonts w:ascii="HelveticaNeueLT Pro 55 Roman" w:hAnsi="HelveticaNeueLT Pro 55 Roman"/>
                          <w:b/>
                          <w:bCs/>
                          <w:color w:val="FFFFFF" w:themeColor="background1"/>
                          <w:sz w:val="24"/>
                          <w:szCs w:val="24"/>
                          <w:lang w:val="en-US"/>
                          <w14:shadow w14:blurRad="50800" w14:dist="38100" w14:dir="2700000" w14:sx="100000" w14:sy="100000" w14:kx="0" w14:ky="0" w14:algn="tl">
                            <w14:srgbClr w14:val="000000">
                              <w14:alpha w14:val="60000"/>
                            </w14:srgbClr>
                          </w14:shadow>
                        </w:rPr>
                        <w:t xml:space="preserve"> |</w:t>
                      </w:r>
                      <w:r>
                        <w:rPr>
                          <w:rFonts w:ascii="HelveticaNeueLT Pro 55 Roman" w:hAnsi="HelveticaNeueLT Pro 55 Roman"/>
                          <w:b/>
                          <w:bCs/>
                          <w:color w:val="FFFFFF" w:themeColor="background1"/>
                          <w:sz w:val="24"/>
                          <w:szCs w:val="24"/>
                          <w:lang w:val="en-US"/>
                          <w14:shadow w14:blurRad="50800" w14:dist="38100" w14:dir="2700000" w14:sx="100000" w14:sy="100000" w14:kx="0" w14:ky="0" w14:algn="tl">
                            <w14:srgbClr w14:val="000000">
                              <w14:alpha w14:val="60000"/>
                            </w14:srgbClr>
                          </w14:shadow>
                        </w:rPr>
                        <w:t xml:space="preserve"> </w:t>
                      </w:r>
                      <w:proofErr w:type="spellStart"/>
                      <w:r>
                        <w:rPr>
                          <w:rFonts w:ascii="HelveticaNeueLT Pro 55 Roman" w:hAnsi="HelveticaNeueLT Pro 55 Roman"/>
                          <w:b/>
                          <w:bCs/>
                          <w:color w:val="FFFFFF" w:themeColor="background1"/>
                          <w:sz w:val="24"/>
                          <w:szCs w:val="24"/>
                          <w:lang w:val="en-US"/>
                          <w14:shadow w14:blurRad="50800" w14:dist="38100" w14:dir="2700000" w14:sx="100000" w14:sy="100000" w14:kx="0" w14:ky="0" w14:algn="tl">
                            <w14:srgbClr w14:val="000000">
                              <w14:alpha w14:val="60000"/>
                            </w14:srgbClr>
                          </w14:shadow>
                        </w:rPr>
                        <w:t>Tirols</w:t>
                      </w:r>
                      <w:proofErr w:type="spellEnd"/>
                      <w:r>
                        <w:rPr>
                          <w:rFonts w:ascii="HelveticaNeueLT Pro 55 Roman" w:hAnsi="HelveticaNeueLT Pro 55 Roman"/>
                          <w:b/>
                          <w:bCs/>
                          <w:color w:val="FFFFFF" w:themeColor="background1"/>
                          <w:sz w:val="24"/>
                          <w:szCs w:val="24"/>
                          <w:lang w:val="en-US"/>
                          <w14:shadow w14:blurRad="50800" w14:dist="38100" w14:dir="2700000" w14:sx="100000" w14:sy="100000" w14:kx="0" w14:ky="0" w14:algn="tl">
                            <w14:srgbClr w14:val="000000">
                              <w14:alpha w14:val="60000"/>
                            </w14:srgbClr>
                          </w14:shadow>
                        </w:rPr>
                        <w:t xml:space="preserve"> Sport &amp; Vital Park</w:t>
                      </w:r>
                    </w:p>
                    <w:p w14:paraId="6D5EE77B" w14:textId="112541DB">
                      <w:pPr>
                        <w:spacing w:after="0"/>
                        <w:rPr>
                          <w:rFonts w:ascii="HelveticaNeueLT Pro 55 Roman" w:hAnsi="HelveticaNeueLT Pro 55 Roman"/>
                          <w:b/>
                          <w:bCs/>
                          <w:color w:val="FFFFFF" w:themeColor="background1"/>
                          <w:sz w:val="24"/>
                          <w:szCs w:val="24"/>
                          <w:lang w:val="en-US"/>
                          <w14:shadow w14:blurRad="50800" w14:dist="38100" w14:dir="2700000" w14:sx="100000" w14:sy="100000" w14:kx="0" w14:ky="0" w14:algn="tl">
                            <w14:srgbClr w14:val="000000">
                              <w14:alpha w14:val="60000"/>
                            </w14:srgbClr>
                          </w14:shadow>
                        </w:rPr>
                      </w:pPr>
                      <w:r>
                        <w:rPr>
                          <w:rFonts w:ascii="HelveticaNeueLT Pro 55 Roman" w:hAnsi="HelveticaNeueLT Pro 55 Roman"/>
                          <w:color w:val="FFFFFF" w:themeColor="background1"/>
                          <w:sz w:val="20"/>
                          <w:szCs w:val="20"/>
                          <w14:shadow w14:blurRad="50800" w14:dist="38100" w14:dir="2700000" w14:sx="100000" w14:sy="100000" w14:kx="0" w14:ky="0" w14:algn="tl">
                            <w14:srgbClr w14:val="000000">
                              <w14:alpha w14:val="60000"/>
                            </w14:srgbClr>
                          </w14:shadow>
                        </w:rPr>
                        <w:t>Ballonfahren</w:t>
                      </w:r>
                      <w:r>
                        <w:rPr>
                          <w:rFonts w:ascii="HelveticaNeueLT Pro 55 Roman" w:hAnsi="HelveticaNeueLT Pro 55 Roman"/>
                          <w:color w:val="FFFFFF" w:themeColor="background1"/>
                          <w:sz w:val="20"/>
                          <w:szCs w:val="20"/>
                          <w14:shadow w14:blurRad="50800" w14:dist="38100" w14:dir="2700000" w14:sx="100000" w14:sy="100000" w14:kx="0" w14:ky="0" w14:algn="tl">
                            <w14:srgbClr w14:val="000000">
                              <w14:alpha w14:val="60000"/>
                            </w14:srgbClr>
                          </w14:shadow>
                        </w:rPr>
                        <w:t xml:space="preserve"> |</w:t>
                      </w:r>
                      <w:r>
                        <w:rPr>
                          <w:rFonts w:ascii="HelveticaNeueLT Pro 55 Roman" w:hAnsi="HelveticaNeueLT Pro 55 Roman"/>
                          <w:color w:val="FFFFFF" w:themeColor="background1"/>
                          <w:sz w:val="20"/>
                          <w:szCs w:val="20"/>
                          <w14:shadow w14:blurRad="50800" w14:dist="38100" w14:dir="2700000" w14:sx="100000" w14:sy="100000" w14:kx="0" w14:ky="0" w14:algn="tl">
                            <w14:srgbClr w14:val="000000">
                              <w14:alpha w14:val="60000"/>
                            </w14:srgbClr>
                          </w14:shadow>
                        </w:rPr>
                        <w:t xml:space="preserve"> Glück ab gut Land!</w:t>
                      </w:r>
                      <w:r>
                        <w:rPr>
                          <w:rFonts w:ascii="HelveticaNeueLT Pro 55 Roman" w:hAnsi="HelveticaNeueLT Pro 55 Roman"/>
                          <w:color w:val="FFFFFF" w:themeColor="background1"/>
                          <w:sz w:val="20"/>
                          <w:szCs w:val="20"/>
                          <w14:shadow w14:blurRad="50800" w14:dist="38100" w14:dir="2700000" w14:sx="100000" w14:sy="100000" w14:kx="0" w14:ky="0" w14:algn="tl">
                            <w14:srgbClr w14:val="000000">
                              <w14:alpha w14:val="60000"/>
                            </w14:srgbClr>
                          </w14:shadow>
                        </w:rPr>
                        <w:t xml:space="preserve"> </w:t>
                      </w:r>
                      <w:r>
                        <w:rPr>
                          <w:rFonts w:ascii="HelveticaNeueLT Pro 55 Roman" w:hAnsi="HelveticaNeueLT Pro 55 Roman"/>
                          <w:color w:val="FFFFFF" w:themeColor="background1"/>
                          <w:sz w:val="20"/>
                          <w:szCs w:val="20"/>
                          <w14:shadow w14:blurRad="50800" w14:dist="38100" w14:dir="2700000" w14:sx="100000" w14:sy="100000" w14:kx="0" w14:ky="0" w14:algn="tl">
                            <w14:srgbClr w14:val="000000">
                              <w14:alpha w14:val="60000"/>
                            </w14:srgbClr>
                          </w14:shadow>
                        </w:rPr>
                        <w:t xml:space="preserve">| </w:t>
                      </w:r>
                      <w:r>
                        <w:rPr>
                          <w:rFonts w:ascii="HelveticaNeueLT Pro 55 Roman" w:hAnsi="HelveticaNeueLT Pro 55 Roman"/>
                          <w:color w:val="FFFFFF" w:themeColor="background1"/>
                          <w:sz w:val="20"/>
                          <w:szCs w:val="20"/>
                          <w14:shadow w14:blurRad="50800" w14:dist="38100" w14:dir="2700000" w14:sx="100000" w14:sy="100000" w14:kx="0" w14:ky="0" w14:algn="tl">
                            <w14:srgbClr w14:val="000000">
                              <w14:alpha w14:val="60000"/>
                            </w14:srgbClr>
                          </w14:shadow>
                        </w:rPr>
                        <w:t>ganzjährig</w:t>
                      </w:r>
                    </w:p>
                  </w:txbxContent>
                </v:textbox>
              </v:shape>
            </v:group>
          </w:pict>
        </mc:Fallback>
      </mc:AlternateContent>
    </w:r>
  </w:p>
  <w:p w14:paraId="2827695F" w14:textId="4FFB4420">
    <w:pPr>
      <w:spacing w:after="0"/>
      <w:rPr>
        <w:rFonts w:ascii="HelveticaNeueLT Pro 55 Roman" w:hAnsi="HelveticaNeueLT Pro 55 Roman"/>
        <w:color w:val="5AAC27"/>
      </w:rPr>
    </w:pPr>
  </w:p>
  <w:p w14:paraId="6B19D200" w14:textId="12E39F21">
    <w:pPr>
      <w:spacing w:after="0"/>
      <w:rPr>
        <w:rFonts w:ascii="HelveticaNeueLT Pro 55 Roman" w:hAnsi="HelveticaNeueLT Pro 55 Roman"/>
        <w:color w:val="5AAC27"/>
      </w:rPr>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abstractNumId="0">
    <w:nsid w:val="0FD625BF"/>
    <w:multiLevelType w:val="hybridMultilevel"/>
    <w:tmpl w:val="5A1A2DEC"/>
    <w:lvl w:ilvl="0" w:tplc="4CCCB848">
      <w:start w:val="1"/>
      <w:numFmt w:val="lowerLetter"/>
      <w:lvlText w:val="%1)"/>
      <w:lvlJc w:val="left"/>
      <w:pPr>
        <w:ind w:left="1428" w:hanging="360"/>
      </w:pPr>
      <w:rPr>
        <w:rFonts w:hint="default"/>
      </w:rPr>
    </w:lvl>
    <w:lvl w:ilvl="1" w:tplc="04150019" w:tentative="1">
      <w:start w:val="1"/>
      <w:numFmt w:val="lowerLetter"/>
      <w:lvlText w:val="%2."/>
      <w:lvlJc w:val="left"/>
      <w:pPr>
        <w:ind w:left="2148" w:hanging="360"/>
      </w:pPr>
    </w:lvl>
    <w:lvl w:ilvl="2" w:tplc="0415001B" w:tentative="1">
      <w:start w:val="1"/>
      <w:numFmt w:val="lowerRoman"/>
      <w:lvlText w:val="%3."/>
      <w:lvlJc w:val="right"/>
      <w:pPr>
        <w:ind w:left="2868" w:hanging="180"/>
      </w:pPr>
    </w:lvl>
    <w:lvl w:ilvl="3" w:tplc="0415000F" w:tentative="1">
      <w:start w:val="1"/>
      <w:numFmt w:val="decimal"/>
      <w:lvlText w:val="%4."/>
      <w:lvlJc w:val="left"/>
      <w:pPr>
        <w:ind w:left="3588" w:hanging="360"/>
      </w:pPr>
    </w:lvl>
    <w:lvl w:ilvl="4" w:tplc="04150019" w:tentative="1">
      <w:start w:val="1"/>
      <w:numFmt w:val="lowerLetter"/>
      <w:lvlText w:val="%5."/>
      <w:lvlJc w:val="left"/>
      <w:pPr>
        <w:ind w:left="4308" w:hanging="360"/>
      </w:pPr>
    </w:lvl>
    <w:lvl w:ilvl="5" w:tplc="0415001B" w:tentative="1">
      <w:start w:val="1"/>
      <w:numFmt w:val="lowerRoman"/>
      <w:lvlText w:val="%6."/>
      <w:lvlJc w:val="right"/>
      <w:pPr>
        <w:ind w:left="5028" w:hanging="180"/>
      </w:pPr>
    </w:lvl>
    <w:lvl w:ilvl="6" w:tplc="0415000F" w:tentative="1">
      <w:start w:val="1"/>
      <w:numFmt w:val="decimal"/>
      <w:lvlText w:val="%7."/>
      <w:lvlJc w:val="left"/>
      <w:pPr>
        <w:ind w:left="5748" w:hanging="360"/>
      </w:pPr>
    </w:lvl>
    <w:lvl w:ilvl="7" w:tplc="04150019" w:tentative="1">
      <w:start w:val="1"/>
      <w:numFmt w:val="lowerLetter"/>
      <w:lvlText w:val="%8."/>
      <w:lvlJc w:val="left"/>
      <w:pPr>
        <w:ind w:left="6468" w:hanging="360"/>
      </w:pPr>
    </w:lvl>
    <w:lvl w:ilvl="8" w:tplc="0415001B" w:tentative="1">
      <w:start w:val="1"/>
      <w:numFmt w:val="lowerRoman"/>
      <w:lvlText w:val="%9."/>
      <w:lvlJc w:val="right"/>
      <w:pPr>
        <w:ind w:left="7188" w:hanging="180"/>
      </w:pPr>
    </w:lvl>
  </w:abstractNum>
  <w:abstractNum w:abstractNumId="1">
    <w:nsid w:val="11E05FF1"/>
    <w:multiLevelType w:val="hybridMultilevel"/>
    <w:tmpl w:val="C49C31DA"/>
    <w:lvl w:ilvl="0" w:tplc="A11E753A">
      <w:start w:val="1"/>
      <w:numFmt w:val="decimal"/>
      <w:lvlText w:val="%1)"/>
      <w:lvlJc w:val="left"/>
      <w:pPr>
        <w:ind w:left="1068" w:hanging="360"/>
      </w:pPr>
      <w:rPr>
        <w:rFonts w:hint="default"/>
      </w:rPr>
    </w:lvl>
    <w:lvl w:ilvl="1" w:tplc="04150019" w:tentative="1">
      <w:start w:val="1"/>
      <w:numFmt w:val="lowerLetter"/>
      <w:lvlText w:val="%2."/>
      <w:lvlJc w:val="left"/>
      <w:pPr>
        <w:ind w:left="1788" w:hanging="360"/>
      </w:pPr>
    </w:lvl>
    <w:lvl w:ilvl="2" w:tplc="0415001B" w:tentative="1">
      <w:start w:val="1"/>
      <w:numFmt w:val="lowerRoman"/>
      <w:lvlText w:val="%3."/>
      <w:lvlJc w:val="right"/>
      <w:pPr>
        <w:ind w:left="2508" w:hanging="180"/>
      </w:pPr>
    </w:lvl>
    <w:lvl w:ilvl="3" w:tplc="0415000F" w:tentative="1">
      <w:start w:val="1"/>
      <w:numFmt w:val="decimal"/>
      <w:lvlText w:val="%4."/>
      <w:lvlJc w:val="left"/>
      <w:pPr>
        <w:ind w:left="3228" w:hanging="360"/>
      </w:pPr>
    </w:lvl>
    <w:lvl w:ilvl="4" w:tplc="04150019" w:tentative="1">
      <w:start w:val="1"/>
      <w:numFmt w:val="lowerLetter"/>
      <w:lvlText w:val="%5."/>
      <w:lvlJc w:val="left"/>
      <w:pPr>
        <w:ind w:left="3948" w:hanging="360"/>
      </w:pPr>
    </w:lvl>
    <w:lvl w:ilvl="5" w:tplc="0415001B" w:tentative="1">
      <w:start w:val="1"/>
      <w:numFmt w:val="lowerRoman"/>
      <w:lvlText w:val="%6."/>
      <w:lvlJc w:val="right"/>
      <w:pPr>
        <w:ind w:left="4668" w:hanging="180"/>
      </w:pPr>
    </w:lvl>
    <w:lvl w:ilvl="6" w:tplc="0415000F" w:tentative="1">
      <w:start w:val="1"/>
      <w:numFmt w:val="decimal"/>
      <w:lvlText w:val="%7."/>
      <w:lvlJc w:val="left"/>
      <w:pPr>
        <w:ind w:left="5388" w:hanging="360"/>
      </w:pPr>
    </w:lvl>
    <w:lvl w:ilvl="7" w:tplc="04150019" w:tentative="1">
      <w:start w:val="1"/>
      <w:numFmt w:val="lowerLetter"/>
      <w:lvlText w:val="%8."/>
      <w:lvlJc w:val="left"/>
      <w:pPr>
        <w:ind w:left="6108" w:hanging="360"/>
      </w:pPr>
    </w:lvl>
    <w:lvl w:ilvl="8" w:tplc="0415001B" w:tentative="1">
      <w:start w:val="1"/>
      <w:numFmt w:val="lowerRoman"/>
      <w:lvlText w:val="%9."/>
      <w:lvlJc w:val="right"/>
      <w:pPr>
        <w:ind w:left="6828" w:hanging="180"/>
      </w:pPr>
    </w:lvl>
  </w:abstractNum>
  <w:abstractNum w:abstractNumId="2">
    <w:nsid w:val="1DD65112"/>
    <w:multiLevelType w:val="hybridMultilevel"/>
    <w:tmpl w:val="7FD80B82"/>
    <w:lvl w:ilvl="0" w:tplc="33A23160">
      <w:start w:val="1"/>
      <w:numFmt w:val="decimal"/>
      <w:lvlText w:val="%1)"/>
      <w:lvlJc w:val="left"/>
      <w:pPr>
        <w:ind w:left="1788" w:hanging="360"/>
      </w:pPr>
      <w:rPr>
        <w:rFonts w:hint="default"/>
      </w:rPr>
    </w:lvl>
    <w:lvl w:ilvl="1" w:tplc="04150019" w:tentative="1">
      <w:start w:val="1"/>
      <w:numFmt w:val="lowerLetter"/>
      <w:lvlText w:val="%2."/>
      <w:lvlJc w:val="left"/>
      <w:pPr>
        <w:ind w:left="2508" w:hanging="360"/>
      </w:pPr>
    </w:lvl>
    <w:lvl w:ilvl="2" w:tplc="0415001B" w:tentative="1">
      <w:start w:val="1"/>
      <w:numFmt w:val="lowerRoman"/>
      <w:lvlText w:val="%3."/>
      <w:lvlJc w:val="right"/>
      <w:pPr>
        <w:ind w:left="3228" w:hanging="180"/>
      </w:pPr>
    </w:lvl>
    <w:lvl w:ilvl="3" w:tplc="0415000F" w:tentative="1">
      <w:start w:val="1"/>
      <w:numFmt w:val="decimal"/>
      <w:lvlText w:val="%4."/>
      <w:lvlJc w:val="left"/>
      <w:pPr>
        <w:ind w:left="3948" w:hanging="360"/>
      </w:pPr>
    </w:lvl>
    <w:lvl w:ilvl="4" w:tplc="04150019" w:tentative="1">
      <w:start w:val="1"/>
      <w:numFmt w:val="lowerLetter"/>
      <w:lvlText w:val="%5."/>
      <w:lvlJc w:val="left"/>
      <w:pPr>
        <w:ind w:left="4668" w:hanging="360"/>
      </w:pPr>
    </w:lvl>
    <w:lvl w:ilvl="5" w:tplc="0415001B" w:tentative="1">
      <w:start w:val="1"/>
      <w:numFmt w:val="lowerRoman"/>
      <w:lvlText w:val="%6."/>
      <w:lvlJc w:val="right"/>
      <w:pPr>
        <w:ind w:left="5388" w:hanging="180"/>
      </w:pPr>
    </w:lvl>
    <w:lvl w:ilvl="6" w:tplc="0415000F" w:tentative="1">
      <w:start w:val="1"/>
      <w:numFmt w:val="decimal"/>
      <w:lvlText w:val="%7."/>
      <w:lvlJc w:val="left"/>
      <w:pPr>
        <w:ind w:left="6108" w:hanging="360"/>
      </w:pPr>
    </w:lvl>
    <w:lvl w:ilvl="7" w:tplc="04150019" w:tentative="1">
      <w:start w:val="1"/>
      <w:numFmt w:val="lowerLetter"/>
      <w:lvlText w:val="%8."/>
      <w:lvlJc w:val="left"/>
      <w:pPr>
        <w:ind w:left="6828" w:hanging="360"/>
      </w:pPr>
    </w:lvl>
    <w:lvl w:ilvl="8" w:tplc="0415001B" w:tentative="1">
      <w:start w:val="1"/>
      <w:numFmt w:val="lowerRoman"/>
      <w:lvlText w:val="%9."/>
      <w:lvlJc w:val="right"/>
      <w:pPr>
        <w:ind w:left="7548" w:hanging="180"/>
      </w:pPr>
    </w:lvl>
  </w:abstractNum>
  <w:abstractNum w:abstractNumId="3">
    <w:nsid w:val="781A557B"/>
    <w:multiLevelType w:val="hybridMultilevel"/>
    <w:tmpl w:val="10A286CE"/>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mc:Ignorable="w14 w15">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322E"/>
    <w:rsid w:val="000740C7"/>
    <w:rsid w:val="00086CDA"/>
    <w:rsid w:val="00133C7E"/>
    <w:rsid w:val="0017736E"/>
    <w:rsid w:val="001A5D49"/>
    <w:rsid w:val="00255DFF"/>
    <w:rsid w:val="00287C3F"/>
    <w:rsid w:val="003103D9"/>
    <w:rsid w:val="00397A1C"/>
    <w:rsid w:val="00467293"/>
    <w:rsid w:val="004A308D"/>
    <w:rsid w:val="005A10FC"/>
    <w:rsid w:val="005A464B"/>
    <w:rsid w:val="005D6C83"/>
    <w:rsid w:val="005E27DD"/>
    <w:rsid w:val="00873FED"/>
    <w:rsid w:val="008B235B"/>
    <w:rsid w:val="0093536C"/>
    <w:rsid w:val="00952F40"/>
    <w:rsid w:val="009F03CE"/>
    <w:rsid w:val="009F1231"/>
    <w:rsid w:val="00AC010B"/>
    <w:rsid w:val="00BF2A35"/>
    <w:rsid w:val="00C16EE5"/>
    <w:rsid w:val="00C624FE"/>
    <w:rsid w:val="00CB322E"/>
    <w:rsid w:val="00D52C92"/>
    <w:rsid w:val="00D87D76"/>
    <w:rsid w:val="00E71B95"/>
    <w:rsid w:val="00E95482"/>
    <w:rsid w:val="00EA2E34"/>
    <w:rsid w:val="00EE25EF"/>
    <w:rsid w:val="00FF0A90"/>
    <w:rsid w:val="00FF2F98"/>
  </w:rsids>
  <m:mathPr>
    <m:mathFont m:val="Cambria Math"/>
    <m:brkBin m:val="before"/>
    <m:brkBinSub m:val="--"/>
    <m:smallFrac/>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D3D1707-25E8-4082-8F86-AD17BD857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322E"/>
    <w:pPr>
      <w:pPrChange w:id="2" w:author="Jubarte" w:date="1970-01-01T00:00:00Z">
        <w:pPr>
          <w:spacing w:after="200" w:line="276" w:lineRule="auto"/>
        </w:pPr>
      </w:pPrChange>
    </w:pPr>
    <w:rPr>
      <w:rPrChange w:id="2" w:author="Jubarte" w:date="1970-01-01T00:00:00Z">
        <w:rPr>
          <w:rFonts w:asciiTheme="minorHAnsi" w:eastAsiaTheme="minorHAnsi" w:hAnsiTheme="minorHAnsi" w:cstheme="minorBidi"/>
          <w:sz w:val="22"/>
          <w:szCs w:val="22"/>
          <w:lang w:val="pl-PL"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B322E"/>
    <w:pPr>
      <w:widowControl w:val="0"/>
      <w:suppressAutoHyphens/>
      <w:overflowPunct w:val="0"/>
      <w:autoSpaceDE w:val="0"/>
      <w:spacing w:after="0" w:line="240" w:lineRule="auto"/>
      <w:textAlignment w:val="baseline"/>
    </w:pPr>
    <w:rPr>
      <w:rFonts w:ascii="Times New Roman" w:eastAsia="Times New Roman" w:hAnsi="Times New Roman" w:cs="Calibri"/>
      <w:sz w:val="20"/>
      <w:szCs w:val="20"/>
      <w:lang w:eastAsia="ar-SA"/>
    </w:rPr>
  </w:style>
  <w:style w:type="paragraph" w:styleId="ListParagraph">
    <w:name w:val="List Paragraph"/>
    <w:basedOn w:val="Normal"/>
    <w:uiPriority w:val="34"/>
    <w:qFormat/>
    <w:rsid w:val="009F03CE"/>
    <w:pPr>
      <w:ind w:left="720"/>
      <w:contextualSpacing/>
    </w:pPr>
  </w:style>
  <w:style w:type="paragraph" w:styleId="BodyText2">
    <w:name w:val="Body Text 2"/>
    <w:basedOn w:val="Normal"/>
    <w:link w:val="TekstPodstawowy2Znak"/>
    <w:rsid w:val="004A308D"/>
    <w:pPr>
      <w:spacing w:after="120" w:line="480" w:lineRule="auto"/>
    </w:pPr>
    <w:rPr>
      <w:rFonts w:ascii="Times New Roman" w:eastAsia="Times New Roman" w:hAnsi="Times New Roman" w:cs="Times New Roman"/>
      <w:sz w:val="24"/>
      <w:szCs w:val="24"/>
      <w:lang w:eastAsia="pl-PL"/>
    </w:rPr>
  </w:style>
  <w:style w:type="character" w:customStyle="1" w:styleId="TekstPodstawowy2Znak">
    <w:name w:val="Tekst podstawowy 2 Znak"/>
    <w:basedOn w:val="DefaultParagraphFont"/>
    <w:link w:val="BodyText2"/>
    <w:rsid w:val="004A308D"/>
    <w:rPr>
      <w:rFonts w:ascii="Times New Roman" w:eastAsia="Times New Roman" w:hAnsi="Times New Roman" w:cs="Times New Roman"/>
      <w:sz w:val="24"/>
      <w:szCs w:val="24"/>
      <w:lang w:eastAsia="pl-PL"/>
    </w:rPr>
  </w:style>
  <w:style w:type="paragraph" w:styleId="BalloonText">
    <w:name w:val="Balloon Text"/>
    <w:basedOn w:val="Normal"/>
    <w:link w:val="TekstDymkaZnak"/>
    <w:uiPriority w:val="99"/>
    <w:semiHidden/>
    <w:unhideWhenUsed/>
    <w:rsid w:val="00D87D76"/>
    <w:pPr>
      <w:spacing w:after="0" w:line="240" w:lineRule="auto"/>
      <w:pPrChange w:id="5" w:author="Jubarte" w:date="1970-01-01T00:00:00Z">
        <w:pPr>
          <w:spacing w:after="0" w:line="240" w:lineRule="auto"/>
        </w:pPr>
      </w:pPrChange>
    </w:pPr>
    <w:rPr>
      <w:rFonts w:ascii="Segoe UI" w:hAnsi="Segoe UI" w:cs="Segoe UI"/>
      <w:sz w:val="18"/>
      <w:szCs w:val="18"/>
    </w:rPr>
  </w:style>
  <w:style w:type="character" w:customStyle="1" w:styleId="TekstDymkaZnak">
    <w:name w:val="Tekst dymka Znak"/>
    <w:basedOn w:val="DefaultParagraphFont"/>
    <w:link w:val="BalloonText"/>
    <w:uiPriority w:val="99"/>
    <w:semiHidden/>
    <w:rsid w:val="00D87D76"/>
    <w:rPr>
      <w:rFonts w:ascii="Segoe UI" w:hAnsi="Segoe UI" w:cs="Segoe UI"/>
      <w:sz w:val="18"/>
      <w:szCs w:val="18"/>
    </w:rPr>
  </w:style>
  <w:style w:type="paragraph" w:styleId="BodyTextIndent">
    <w:name w:val="Body Text Indent"/>
    <w:basedOn w:val="Normal"/>
    <w:link w:val="TekstPodstawowyWciętyZnak"/>
    <w:uiPriority w:val="99"/>
    <w:semiHidden/>
    <w:unhideWhenUsed/>
    <w:rsid w:val="00287C3F"/>
    <w:pPr>
      <w:spacing w:after="120"/>
      <w:ind w:left="283"/>
    </w:pPr>
  </w:style>
  <w:style w:type="character" w:customStyle="1" w:styleId="TekstPodstawowyWciętyZnak">
    <w:name w:val="Tekst podstawowy wcięty Znak"/>
    <w:basedOn w:val="DefaultParagraphFont"/>
    <w:link w:val="BodyTextIndent"/>
    <w:uiPriority w:val="99"/>
    <w:semiHidden/>
    <w:rsid w:val="00287C3F"/>
  </w:style>
  <w:style w:type="paragraph" w:styleId="BodyText3">
    <w:name w:val="Body Text 3"/>
    <w:basedOn w:val="Normal"/>
    <w:link w:val="TekstPodstawowy3Znak"/>
    <w:uiPriority w:val="99"/>
    <w:unhideWhenUsed/>
    <w:rsid w:val="00287C3F"/>
    <w:pPr>
      <w:spacing w:after="120"/>
    </w:pPr>
    <w:rPr>
      <w:sz w:val="16"/>
      <w:szCs w:val="16"/>
    </w:rPr>
  </w:style>
  <w:style w:type="character" w:customStyle="1" w:styleId="TekstPodstawowy3Znak">
    <w:name w:val="Tekst podstawowy 3 Znak"/>
    <w:basedOn w:val="DefaultParagraphFont"/>
    <w:link w:val="BodyText3"/>
    <w:uiPriority w:val="99"/>
    <w:rsid w:val="00287C3F"/>
    <w:rPr>
      <w:sz w:val="16"/>
      <w:szCs w:val="16"/>
    </w:rPr>
  </w:style>
  <w:style w:type="paragraph" w:styleId="Footer">
    <w:name w:val="footer"/>
    <w:basedOn w:val="Normal"/>
    <w:link w:val="StopkaZnak"/>
    <w:semiHidden/>
    <w:rsid w:val="00287C3F"/>
    <w:pPr>
      <w:tabs>
        <w:tab w:val="center" w:pos="4536"/>
        <w:tab w:val="right" w:pos="9072"/>
      </w:tabs>
      <w:spacing w:after="0" w:line="240" w:lineRule="auto"/>
      <w:pPrChange w:id="1" w:author="Jubarte" w:date="1970-01-01T00:00:00Z">
        <w:pPr>
          <w:tabs>
            <w:tab w:val="center" w:pos="4536"/>
            <w:tab w:val="right" w:pos="9072"/>
          </w:tabs>
          <w:spacing w:after="0" w:line="240" w:lineRule="auto"/>
        </w:pPr>
      </w:pPrChange>
    </w:pPr>
    <w:rPr>
      <w:rPrChange w:id="1" w:author="Jubarte" w:date="1970-01-01T00:00:00Z">
        <w:rPr>
          <w:rFonts w:ascii="Times New Roman" w:eastAsia="Times New Roman" w:hAnsi="Times New Roman" w:cs="Times New Roman"/>
          <w:sz w:val="24"/>
          <w:szCs w:val="24"/>
          <w:lang w:eastAsia="pl-PL" w:bidi="ar-SA" w:val="pl-PL"/>
        </w:rPr>
      </w:rPrChange>
    </w:rPr>
  </w:style>
  <w:style w:type="character" w:customStyle="1" w:styleId="StopkaZnak">
    <w:name w:val="Stopka Znak"/>
    <w:basedOn w:val="DefaultParagraphFont"/>
    <w:link w:val="Footer"/>
    <w:semiHidden/>
    <w:rsid w:val="00287C3F"/>
    <w:rPr>
      <w:rFonts w:ascii="Times New Roman" w:eastAsia="Times New Roman" w:hAnsi="Times New Roman" w:cs="Times New Roman"/>
      <w:sz w:val="24"/>
      <w:szCs w:val="24"/>
      <w:lang w:eastAsia="pl-PL"/>
    </w:rPr>
  </w:style>
  <w:style w:type="table" w:styleId="TableGrid">
    <w:name w:val="Table Grid"/>
    <w:basedOn w:val="TableNormal"/>
    <w:uiPriority w:val="39"/>
    <w:rsid w:val="00EE25E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KopfzeileZchn"/>
    <w:uiPriority w:val="99"/>
    <w:unhideWhenUsed/>
    <w:rsid w:val="00DE2009"/>
    <w:pPr>
      <w:tabs>
        <w:tab w:val="center" w:pos="4536"/>
        <w:tab w:val="right" w:pos="9072"/>
      </w:tabs>
      <w:spacing w:after="0" w:line="240" w:lineRule="auto"/>
      <w:pPrChange w:id="8" w:author="Jubarte" w:date="1970-01-01T00:00:00Z">
        <w:pPr>
          <w:tabs>
            <w:tab w:val="center" w:pos="4536"/>
            <w:tab w:val="right" w:pos="9072"/>
          </w:tabs>
          <w:spacing w:after="0" w:line="240" w:lineRule="auto"/>
        </w:pPr>
      </w:pPrChange>
    </w:pPr>
  </w:style>
  <w:style w:type="character" w:customStyle="1" w:styleId="KopfzeileZchn">
    <w:name w:val="Kopfzeile Zchn"/>
    <w:basedOn w:val="DefaultParagraphFont"/>
    <w:link w:val="Header"/>
    <w:uiPriority w:val="99"/>
    <w:rsid w:val="00DE2009"/>
  </w:style>
  <w:style w:type="character" w:customStyle="1" w:styleId="FußzeileZchn">
    <w:name w:val="Fußzeile Zchn"/>
    <w:basedOn w:val="DefaultParagraphFont"/>
    <w:link w:val="Footer"/>
    <w:uiPriority w:val="99"/>
    <w:rsid w:val="00DE2009"/>
  </w:style>
  <w:style w:type="character" w:styleId="Hyperlink">
    <w:name w:val="Hyperlink"/>
    <w:basedOn w:val="DefaultParagraphFont"/>
    <w:uiPriority w:val="99"/>
    <w:unhideWhenUsed/>
    <w:rsid w:val="00DC5224"/>
    <w:rPr>
      <w:color w:val="0563C1" w:themeColor="hyperlink"/>
      <w:u w:val="single"/>
    </w:rPr>
  </w:style>
  <w:style w:type="character" w:styleId="UnresolvedMention">
    <w:name w:val="Unresolved Mention"/>
    <w:basedOn w:val="DefaultParagraphFont"/>
    <w:uiPriority w:val="99"/>
    <w:semiHidden/>
    <w:unhideWhenUsed/>
    <w:rsid w:val="00DC5224"/>
    <w:rPr>
      <w:color w:val="605E5C"/>
      <w:shd w:val="clear" w:color="auto" w:fill="E1DFDD"/>
    </w:rPr>
  </w:style>
  <w:style w:type="character" w:styleId="CommentReference">
    <w:name w:val="annotation reference"/>
    <w:basedOn w:val="DefaultParagraphFont"/>
    <w:uiPriority w:val="99"/>
    <w:semiHidden/>
    <w:unhideWhenUsed/>
    <w:rsid w:val="00164F34"/>
    <w:rPr>
      <w:sz w:val="16"/>
      <w:szCs w:val="16"/>
    </w:rPr>
  </w:style>
  <w:style w:type="paragraph" w:styleId="CommentText">
    <w:name w:val="annotation text"/>
    <w:basedOn w:val="Normal"/>
    <w:link w:val="KommentartextZchn"/>
    <w:uiPriority w:val="99"/>
    <w:semiHidden/>
    <w:unhideWhenUsed/>
    <w:rsid w:val="00164F34"/>
    <w:pPr>
      <w:spacing w:line="240" w:lineRule="auto"/>
      <w:pPrChange w:id="9" w:author="Jubarte" w:date="1970-01-01T00:00:00Z">
        <w:pPr>
          <w:spacing w:line="240" w:lineRule="auto"/>
        </w:pPr>
      </w:pPrChange>
    </w:pPr>
    <w:rPr>
      <w:sz w:val="20"/>
      <w:szCs w:val="20"/>
    </w:rPr>
  </w:style>
  <w:style w:type="character" w:customStyle="1" w:styleId="KommentartextZchn">
    <w:name w:val="Kommentartext Zchn"/>
    <w:basedOn w:val="DefaultParagraphFont"/>
    <w:link w:val="CommentText"/>
    <w:uiPriority w:val="99"/>
    <w:semiHidden/>
    <w:rsid w:val="00164F34"/>
    <w:rPr>
      <w:sz w:val="20"/>
      <w:szCs w:val="20"/>
    </w:rPr>
  </w:style>
  <w:style w:type="paragraph" w:styleId="CommentSubject">
    <w:name w:val="annotation subject"/>
    <w:basedOn w:val="CommentText"/>
    <w:next w:val="CommentText"/>
    <w:link w:val="KommentarthemaZchn"/>
    <w:uiPriority w:val="99"/>
    <w:semiHidden/>
    <w:unhideWhenUsed/>
    <w:rsid w:val="00164F34"/>
    <w:rPr>
      <w:b/>
      <w:bCs/>
    </w:rPr>
  </w:style>
  <w:style w:type="character" w:customStyle="1" w:styleId="KommentarthemaZchn">
    <w:name w:val="Kommentarthema Zchn"/>
    <w:basedOn w:val="KommentartextZchn"/>
    <w:link w:val="CommentSubject"/>
    <w:uiPriority w:val="99"/>
    <w:semiHidden/>
    <w:rsid w:val="00164F34"/>
    <w:rPr>
      <w:b/>
      <w:bCs/>
      <w:sz w:val="20"/>
      <w:szCs w:val="20"/>
    </w:rPr>
  </w:style>
  <w:style w:type="character" w:customStyle="1" w:styleId="SprechblasentextZchn">
    <w:name w:val="Sprechblasentext Zchn"/>
    <w:basedOn w:val="DefaultParagraphFont"/>
    <w:link w:val="BalloonText"/>
    <w:uiPriority w:val="99"/>
    <w:semiHidden/>
    <w:rsid w:val="00164F34"/>
    <w:rPr>
      <w:rFonts w:ascii="Segoe UI" w:hAnsi="Segoe UI" w:cs="Segoe UI"/>
      <w:sz w:val="18"/>
      <w:szCs w:val="18"/>
    </w:rPr>
  </w:style>
  <w:style w:type="character" w:customStyle="1" w:styleId="ResourcesheetExpandedtextSc10h5z5t3">
    <w:name w:val="resourcesheet__expandedtext-sc-10h5z5t-3"/>
    <w:basedOn w:val="DefaultParagraphFont"/>
    <w:rsid w:val="00CE1AEB"/>
  </w:style>
  <w:style w:type="character" w:styleId="FollowedHyperlink">
    <w:name w:val="FollowedHyperlink"/>
    <w:basedOn w:val="DefaultParagraphFont"/>
    <w:uiPriority w:val="99"/>
    <w:semiHidden/>
    <w:unhideWhenUsed/>
    <w:rsid w:val="00AD5CFE"/>
    <w:rPr>
      <w:color w:val="954F72" w:themeColor="followedHyperlink"/>
      <w:u w:val="single"/>
    </w:rPr>
  </w:style>
  <w:style w:type="character" w:customStyle="1" w:styleId="TextSpacePreLine">
    <w:name w:val="text-space-pre-line"/>
    <w:basedOn w:val="DefaultParagraphFont"/>
    <w:rsid w:val="006165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www.achensee.com/erleben/sommerurlaub/ballonfahren-tirol-oesterreich/" TargetMode="External"/>
  <Relationship Id="rId10" Type="http://schemas.openxmlformats.org/officeDocument/2006/relationships/hyperlink" Target="https://www.achensee.com/achensee-erlebnisshop/" TargetMode="External"/>
  <Relationship Id="rId11" Type="http://schemas.openxmlformats.org/officeDocument/2006/relationships/hyperlink" Target="mailto:info@achensee.com" TargetMode="External"/>
  <Relationship Id="rId12" Type="http://schemas.openxmlformats.org/officeDocument/2006/relationships/hyperlink" Target="mailto:info@achensee.com" TargetMode="External"/>
  <Relationship Id="rId13" Type="http://schemas.openxmlformats.org/officeDocument/2006/relationships/hyperlink" Target="https://www.achensee.com/achensee-erlebnisshop/achensee-erlebnisse/achensee-ballontage/" TargetMode="External"/>
  <Relationship Id="rId14" Type="http://schemas.openxmlformats.org/officeDocument/2006/relationships/header" Target="header1.xml"/>
  <Relationship Id="rId15" Type="http://schemas.openxmlformats.org/officeDocument/2006/relationships/footer" Target="footer1.xml"/>
  <Relationship Id="rId16" Type="http://schemas.openxmlformats.org/officeDocument/2006/relationships/hyperlink" Target="https://www.achensee.org/"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P3baced61c905761ddcb02367bab998053d1c2274a52473be6d77647bd512ef8f.jpeg"/>
</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380</Words>
  <Characters>2284</Characters>
  <Application>Microsoft Office Word</Application>
  <DocSecurity>0</DocSecurity>
  <Lines>19</Lines>
  <Paragraphs>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2659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k.andrzejewska</dc:creator>
  <cp:keywords/>
  <dc:description/>
  <cp:lastModifiedBy>m.wisniewska</cp:lastModifiedBy>
  <cp:revision>2</cp:revision>
  <cp:lastPrinted>2021-08-12T11:36:00Z</cp:lastPrinted>
  <dcterms:created xsi:type="dcterms:W3CDTF">2021-08-25T10:45:00Z</dcterms:created>
  <dcterms:modified xsi:type="dcterms:W3CDTF">2021-08-25T10:45:00Z</dcterms:modified>
</cp:coreProperties>
</file>
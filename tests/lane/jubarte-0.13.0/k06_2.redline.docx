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P3baced61c905761ddcb02367bab998053d1c2274a52473be6d77647bd512ef8f.jpe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 Id="rId4"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ve="http://schemas.openxmlformats.org/markup-compatibility/2006"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e:Ignorable="pt14 w14 w15 w16 w16cex w16cid w16sdtdh w16se wp14">
  <w:body>
    <w:p w14:paraId="563CC3BC" w14:textId="4F0103F1">
      <w:pPr>
        <w:spacing w:after="0"/>
        <w:jc w:val="both"/>
        <w:rPr>
          <w:ins w:author="Jubarte" w:id="1" w:date="1970-01-01T00:00:00Z"/>
          <w:rFonts w:ascii="HelveticaNeueLT Pro 55 Roman" w:hAnsi="HelveticaNeueLT Pro 55 Roman"/>
        </w:rPr>
      </w:pPr>
    </w:p>
    <w:p w14:paraId="2FD7B6B4" w14:textId="48D94F4F">
      <w:pPr>
        <w:spacing w:after="0"/>
        <w:jc w:val="both"/>
        <w:rPr>
          <w:ins w:author="Jubarte" w:id="2" w:date="1970-01-01T00:00:00Z"/>
          <w:rFonts w:ascii="HelveticaNeueLT Pro 55 Roman" w:hAnsi="HelveticaNeueLT Pro 55 Roman"/>
        </w:rPr>
      </w:pPr>
    </w:p>
    <w:p w14:paraId="2A3AE1A6" w14:textId="77777777">
      <w:pPr>
        <w:spacing w:after="0"/>
        <w:jc w:val="both"/>
        <w:rPr>
          <w:ins w:author="Jubarte" w:id="3" w:date="1970-01-01T00:00:00Z"/>
          <w:rFonts w:ascii="HelveticaNeueLT Pro 55 Roman" w:hAnsi="HelveticaNeueLT Pro 55 Roman"/>
          <w:b/>
          <w:bCs/>
          <w:sz w:val="32"/>
          <w:szCs w:val="32"/>
        </w:rPr>
      </w:pPr>
      <w:ins w:author="Jubarte" w:id="4" w:date="1970-01-01T00:00:00Z">
        <w:r>
          <w:rPr>
            <w:rFonts w:ascii="HelveticaNeueLT Pro 55 Roman" w:hAnsi="HelveticaNeueLT Pro 55 Roman"/>
            <w:b/>
            <w:bCs/>
            <w:sz w:val="32"/>
            <w:szCs w:val="32"/>
          </w:rPr>
          <w:t>Über den Gipfeln: Ballonfahren am Achensee</w:t>
        </w:r>
      </w:ins>
    </w:p>
    <w:p w14:paraId="0BBE518A" w14:textId="0B614F95">
      <w:pPr>
        <w:spacing w:after="0"/>
        <w:jc w:val="both"/>
        <w:rPr>
          <w:ins w:author="Jubarte" w:id="5" w:date="1970-01-01T00:00:00Z"/>
          <w:rFonts w:ascii="HelveticaNeueLT Pro 55 Roman" w:hAnsi="HelveticaNeueLT Pro 55 Roman"/>
          <w:b/>
          <w:bCs/>
        </w:rPr>
      </w:pPr>
      <w:ins w:author="Jubarte" w:id="6" w:date="1970-01-01T00:00:00Z">
        <w:r>
          <w:rPr>
            <w:rFonts w:ascii="HelveticaNeueLT Pro 55 Roman" w:hAnsi="HelveticaNeueLT Pro 55 Roman"/>
            <w:b/>
            <w:bCs/>
          </w:rPr>
          <w:t>Hoch oben in der Luft entdecken Urlauber völlig neue Perspektiven auf die faszinierenden Landschaften zwischen See- und Bergwelt</w:t>
        </w:r>
        <w:r>
          <w:rPr>
            <w:rFonts w:ascii="HelveticaNeueLT Pro 55 Roman" w:hAnsi="HelveticaNeueLT Pro 55 Roman"/>
            <w:b/>
            <w:bCs/>
          </w:rPr>
          <w:t xml:space="preserve">. </w:t>
        </w:r>
      </w:ins>
      <w:ins w:author="Jubarte" w:id="7" w:date="1970-01-01T00:00:00Z">
        <w:r>
          <w:fldChar w:fldCharType="begin"/>
        </w:r>
        <w:r>
          <w:instrText>HYPERLINK "https://www.achensee.com/erleben/sommerurlaub/ballonfahren-tirol-oesterreich/" \h</w:instrText>
        </w:r>
        <w:r>
          <w:fldChar w:fldCharType="separate"/>
        </w:r>
        <w:r>
          <w:rPr>
            <w:rStyle w:val="Hyperlink"/>
            <w:rFonts w:ascii="HelveticaNeueLT Pro 55 Roman" w:hAnsi="HelveticaNeueLT Pro 55 Roman"/>
            <w:b/>
            <w:bCs/>
          </w:rPr>
          <w:t>www.achensee.com</w:t>
        </w:r>
        <w:r>
          <w:fldChar w:fldCharType="end"/>
        </w:r>
      </w:ins>
    </w:p>
    <w:p w14:paraId="1F4AC279" w14:textId="77777777">
      <w:pPr>
        <w:spacing w:after="0"/>
        <w:jc w:val="both"/>
        <w:rPr>
          <w:ins w:author="Jubarte" w:id="8" w:date="1970-01-01T00:00:00Z"/>
          <w:rFonts w:ascii="HelveticaNeueLT Pro 55 Roman" w:hAnsi="HelveticaNeueLT Pro 55 Roman"/>
        </w:rPr>
      </w:pPr>
    </w:p>
    <w:p w14:paraId="12135D4C" w14:textId="35B23B39">
      <w:pPr>
        <w:spacing w:after="0"/>
        <w:jc w:val="both"/>
        <w:rPr>
          <w:ins w:author="Jubarte" w:id="9" w:date="1970-01-01T00:00:00Z"/>
          <w:rFonts w:ascii="HelveticaNeueLT Pro 55 Roman" w:hAnsi="HelveticaNeueLT Pro 55 Roman"/>
        </w:rPr>
      </w:pPr>
      <w:ins w:author="Jubarte" w:id="10" w:date="1970-01-01T00:00:00Z">
        <w:r>
          <w:rPr>
            <w:rFonts w:ascii="HelveticaNeueLT Pro 55 Roman" w:hAnsi="HelveticaNeueLT Pro 55 Roman"/>
          </w:rPr>
          <w:t xml:space="preserve">Mit Freunden, zur Verlobung oder einfach zum Entschleunigen: Eine Fahrt in einem Heißluftballon ist ein unvergessliches Erlebnis. Schweben über weiß verschneite Winterlandschaften oder grüne Almen – am Achensee, Tirols Sport und Vital Park, heben das ganze Jahr über die bunten Ballone ab und ermöglichen Urlaubern eine völlig neue Perspektive auf das türkis-grün schimmernde Tiroler Meer, das Karwendel- und </w:t>
        </w:r>
        <w:r>
          <w:rPr>
            <w:rFonts w:ascii="HelveticaNeueLT Pro 55 Roman" w:hAnsi="HelveticaNeueLT Pro 55 Roman"/>
          </w:rPr>
          <w:t>Rofangebirge</w:t>
        </w:r>
        <w:r>
          <w:rPr>
            <w:rFonts w:ascii="HelveticaNeueLT Pro 55 Roman" w:hAnsi="HelveticaNeueLT Pro 55 Roman"/>
          </w:rPr>
          <w:t>. Im März steht mit täglichen Fahrten eine ganze Woche unter dem Zeichen der Himmelsstürmer.</w:t>
        </w:r>
      </w:ins>
    </w:p>
    <w:p w14:paraId="0BEEEF13" w14:textId="77777777">
      <w:pPr>
        <w:spacing w:after="0"/>
        <w:jc w:val="both"/>
        <w:rPr>
          <w:ins w:author="Jubarte" w:id="11" w:date="1970-01-01T00:00:00Z"/>
          <w:rFonts w:ascii="HelveticaNeueLT Pro 55 Roman" w:hAnsi="HelveticaNeueLT Pro 55 Roman"/>
        </w:rPr>
      </w:pPr>
    </w:p>
    <w:p w14:paraId="685663CC" w14:textId="77777777">
      <w:pPr>
        <w:spacing w:after="0"/>
        <w:jc w:val="both"/>
        <w:rPr>
          <w:ins w:author="Jubarte" w:id="12" w:date="1970-01-01T00:00:00Z"/>
          <w:rFonts w:ascii="HelveticaNeueLT Pro 55 Roman" w:hAnsi="HelveticaNeueLT Pro 55 Roman"/>
          <w:b/>
          <w:bCs/>
        </w:rPr>
      </w:pPr>
      <w:ins w:author="Jubarte" w:id="13" w:date="1970-01-01T00:00:00Z">
        <w:r>
          <w:rPr>
            <w:rFonts w:ascii="HelveticaNeueLT Pro 55 Roman" w:hAnsi="HelveticaNeueLT Pro 55 Roman"/>
            <w:b/>
            <w:bCs/>
          </w:rPr>
          <w:t>Im siebten Himmel: Das ganze Jahr über Ballonfahren</w:t>
        </w:r>
      </w:ins>
    </w:p>
    <w:p w14:paraId="553F7647" w14:textId="76FE3F2D">
      <w:pPr>
        <w:spacing w:after="0"/>
        <w:jc w:val="both"/>
        <w:rPr>
          <w:ins w:author="Jubarte" w:id="14" w:date="1970-01-01T00:00:00Z"/>
          <w:rFonts w:ascii="HelveticaNeueLT Pro 55 Roman" w:hAnsi="HelveticaNeueLT Pro 55 Roman"/>
        </w:rPr>
      </w:pPr>
      <w:ins w:author="Jubarte" w:id="15" w:date="1970-01-01T00:00:00Z">
        <w:r>
          <w:rPr>
            <w:rFonts w:ascii="HelveticaNeueLT Pro 55 Roman" w:hAnsi="HelveticaNeueLT Pro 55 Roman"/>
          </w:rPr>
          <w:t xml:space="preserve">Eine Ballonfahrt ist Entschleunigung pur: Die absolute Stille und Unmittelbarkeit der Natur sorgen für ein unvergessliches Erlebnis. Doch bevor der </w:t>
        </w:r>
        <w:r>
          <w:rPr>
            <w:rFonts w:ascii="HelveticaNeueLT Pro 55 Roman" w:hAnsi="HelveticaNeueLT Pro 55 Roman"/>
          </w:rPr>
          <w:t>Heißluftb</w:t>
        </w:r>
        <w:r>
          <w:rPr>
            <w:rFonts w:ascii="HelveticaNeueLT Pro 55 Roman" w:hAnsi="HelveticaNeueLT Pro 55 Roman"/>
          </w:rPr>
          <w:t>allon in die Luft steigt und sich vom Wind tragen lässt, beobachten die Piloten die Wetterlage genau: Windrichtung, Bewölkung, Niederschlag, alles muss passen. Am Starttag wird dann noch mal genau gecheckt, ob die Prognose stimmt – nichts wird dem Zufall überlassen. Am Achensee starten die Ballone in Achenkirch bei Nord- oder Nordwestwind je nach Jahreszeit zwischen fünf und neun Uhr morgens. Nebelschwaden über dem Boden, erwartungsvolle Aufregung vor dem Start. Die Passagiere müssen mit anpacken, die 7800 Kubikmeter Luft fassende und 30 Meter hohe Ballonhülle mit ihren vielen Leinen muss sorgfältig ausgebreitet werden. An der breitesten Stelle hat sie einen Durchmesser von 25 Metern, einfach riesig. Zuerst wird der Ballon mit Luft gefüllt, dann mit dem Brenner erwärmt. Die warme Luft steigt im Inneren auf und plötzlich hebt man ab und steigt höher und höher – bis auf 3000 Meter Höhe.</w:t>
        </w:r>
      </w:ins>
    </w:p>
    <w:p w14:paraId="7EA97494" w14:textId="77777777">
      <w:pPr>
        <w:spacing w:after="0"/>
        <w:jc w:val="both"/>
        <w:rPr>
          <w:ins w:author="Jubarte" w:id="16" w:date="1970-01-01T00:00:00Z"/>
          <w:rFonts w:ascii="HelveticaNeueLT Pro 55 Roman" w:hAnsi="HelveticaNeueLT Pro 55 Roman"/>
        </w:rPr>
      </w:pPr>
    </w:p>
    <w:p w14:paraId="0DD6B7AE" w14:textId="7D5F844A">
      <w:pPr>
        <w:spacing w:after="0"/>
        <w:jc w:val="both"/>
        <w:rPr>
          <w:ins w:author="Jubarte" w:id="17" w:date="1970-01-01T00:00:00Z"/>
          <w:rFonts w:ascii="HelveticaNeueLT Pro 55 Roman" w:hAnsi="HelveticaNeueLT Pro 55 Roman"/>
        </w:rPr>
      </w:pPr>
      <w:ins w:author="Jubarte" w:id="18" w:date="1970-01-01T00:00:00Z">
        <w:r>
          <w:rPr>
            <w:rFonts w:ascii="HelveticaNeueLT Pro 55 Roman" w:hAnsi="HelveticaNeueLT Pro 55 Roman"/>
          </w:rPr>
          <w:t xml:space="preserve">Traumhafte Ausblicke über den Achensee, über das Rofan- oder Karwendelgebirge sind garantiert – malerischer Sonnenaufgang inklusive. Im Ballonkorb ist </w:t>
        </w:r>
        <w:r>
          <w:rPr>
            <w:rFonts w:ascii="HelveticaNeueLT Pro 55 Roman" w:hAnsi="HelveticaNeueLT Pro 55 Roman"/>
          </w:rPr>
          <w:t>es übrigens</w:t>
        </w:r>
        <w:r>
          <w:rPr>
            <w:rFonts w:ascii="HelveticaNeueLT Pro 55 Roman" w:hAnsi="HelveticaNeueLT Pro 55 Roman"/>
          </w:rPr>
          <w:t xml:space="preserve"> windstill, am kältesten ist es am Startplatz. Also ist es auch im Winter nicht zu frisch – warme Kleidung in mehreren Schichten sowie gutes Schuhwerk werden trotzdem empfohlen. Während die Mitfahrer im Panorama schwelgen, checkt der Pilot noch einmal die Windrichtung. Denn einen Ballon kann man nicht lenken, er folgt dem Wind. Doch keine Sorge: Alle Ballonpiloten in den alpinen Fluggebieten haben viel Erfahrung und Knowhow. Sie können den bunten Himmelsstürmer bei Bedarf schneller zum Sinken bringen und so den optimalen Landeplatz anpeilen. Die Fahrt dauert mindestens eine Stunde, je nach Landemöglichkeit gerne auch länger. Wieder am Boden packen alle mit an. Zum Abschluss bekommen die Passagiere eine Urkunde, die sie feierlich in den Adelsstand der Ballonfahrer erhebt. Dann bringt das „Erdferkel“ – so wird der Fahrer des Begleitfahrzeugs genannt, der den Ballon am Boden „verfolgt“ – die glücklich Gelandeten zum Ausgangspunkt zurück. Tickets für die „kleine Alpenfahrt“ gibt es das ganze Jahr über. Online buchen über den </w:t>
        </w:r>
      </w:ins>
      <w:ins w:author="Jubarte" w:id="19" w:date="1970-01-01T00:00:00Z">
        <w:r>
          <w:fldChar w:fldCharType="begin"/>
        </w:r>
        <w:r>
          <w:instrText>HYPERLINK "https://www.achensee.com/achensee-erlebnisshop/" \h</w:instrText>
        </w:r>
        <w:r>
          <w:fldChar w:fldCharType="separate"/>
        </w:r>
        <w:r>
          <w:rPr>
            <w:rStyle w:val="Hyperlink"/>
            <w:rFonts w:ascii="HelveticaNeueLT Pro 55 Roman" w:hAnsi="HelveticaNeueLT Pro 55 Roman"/>
          </w:rPr>
          <w:t>Achensee Erlebnisshop</w:t>
        </w:r>
        <w:r>
          <w:fldChar w:fldCharType="end"/>
        </w:r>
      </w:ins>
      <w:ins w:author="Jubarte" w:id="20" w:date="1970-01-01T00:00:00Z">
        <w:r>
          <w:rPr>
            <w:rFonts w:ascii="HelveticaNeueLT Pro 55 Roman" w:hAnsi="HelveticaNeueLT Pro 55 Roman"/>
          </w:rPr>
          <w:t>. Anfragen per Mail</w:t>
        </w:r>
        <w:r>
          <w:rPr>
            <w:rFonts w:ascii="HelveticaNeueLT Pro 55 Roman" w:hAnsi="HelveticaNeueLT Pro 55 Roman"/>
          </w:rPr>
          <w:t xml:space="preserve"> an </w:t>
        </w:r>
      </w:ins>
      <w:ins w:author="Jubarte" w:id="21" w:date="1970-01-01T00:00:00Z">
        <w:r>
          <w:fldChar w:fldCharType="begin"/>
        </w:r>
        <w:r>
          <w:instrText>HYPERLINK "mailto:info@achensee.com" \h</w:instrText>
        </w:r>
        <w:r>
          <w:fldChar w:fldCharType="separate"/>
        </w:r>
        <w:r>
          <w:rPr>
            <w:rStyle w:val="Hyperlink"/>
            <w:rFonts w:ascii="HelveticaNeueLT Pro 55 Roman" w:hAnsi="HelveticaNeueLT Pro 55 Roman"/>
          </w:rPr>
          <w:t>info@achensee.com</w:t>
        </w:r>
        <w:r>
          <w:fldChar w:fldCharType="end"/>
        </w:r>
      </w:ins>
      <w:ins w:author="Jubarte" w:id="22" w:date="1970-01-01T00:00:00Z">
        <w:r>
          <w:rPr>
            <w:rFonts w:ascii="HelveticaNeueLT Pro 55 Roman" w:hAnsi="HelveticaNeueLT Pro 55 Roman"/>
          </w:rPr>
          <w:t xml:space="preserve"> bzw. </w:t>
        </w:r>
      </w:ins>
      <w:ins w:author="Jubarte" w:id="23" w:date="1970-01-01T00:00:00Z">
        <w:r>
          <w:fldChar w:fldCharType="begin"/>
        </w:r>
        <w:r>
          <w:instrText>HYPERLINK "mailto:info@achensee.com" \h</w:instrText>
        </w:r>
        <w:r>
          <w:fldChar w:fldCharType="separate"/>
        </w:r>
        <w:r>
          <w:rPr>
            <w:rStyle w:val="Hyperlink"/>
            <w:rFonts w:ascii="HelveticaNeueLT Pro 55 Roman" w:hAnsi="HelveticaNeueLT Pro 55 Roman"/>
          </w:rPr>
          <w:t>info@alpineballooning</w:t>
        </w:r>
        <w:r>
          <w:fldChar w:fldCharType="end"/>
        </w:r>
      </w:ins>
      <w:ins w:author="Jubarte" w:id="24" w:date="1970-01-01T00:00:00Z">
        <w:r>
          <w:rPr>
            <w:rFonts w:ascii="HelveticaNeueLT Pro 55 Roman" w:hAnsi="HelveticaNeueLT Pro 55 Roman"/>
          </w:rPr>
          <w:t>.</w:t>
        </w:r>
      </w:ins>
    </w:p>
    <w:p w14:paraId="1CDF5C93" w14:textId="77777777">
      <w:pPr>
        <w:spacing w:after="0"/>
        <w:jc w:val="both"/>
        <w:rPr>
          <w:ins w:author="Jubarte" w:id="25" w:date="1970-01-01T00:00:00Z"/>
          <w:rFonts w:ascii="HelveticaNeueLT Pro 55 Roman" w:hAnsi="HelveticaNeueLT Pro 55 Roman"/>
        </w:rPr>
      </w:pPr>
    </w:p>
    <w:p w14:paraId="56EC7DCD" w14:textId="380E4E24">
      <w:pPr>
        <w:spacing w:after="0"/>
        <w:jc w:val="both"/>
        <w:rPr>
          <w:ins w:author="Jubarte" w:id="26" w:date="1970-01-01T00:00:00Z"/>
          <w:rFonts w:ascii="HelveticaNeueLT Pro 55 Roman" w:hAnsi="HelveticaNeueLT Pro 55 Roman"/>
        </w:rPr>
      </w:pPr>
      <w:ins w:author="Jubarte" w:id="27" w:date="1970-01-01T00:00:00Z">
        <w:r>
          <w:rPr>
            <w:rFonts w:ascii="HelveticaNeueLT Pro 55 Roman" w:hAnsi="HelveticaNeueLT Pro 55 Roman"/>
          </w:rPr>
          <w:t xml:space="preserve">Tipp: Achensee Ballontage von 13.01. – 20.01.2024. Nähere Infos unter: </w:t>
        </w:r>
      </w:ins>
      <w:ins w:author="Jubarte" w:id="28" w:date="1970-01-01T00:00:00Z">
        <w:r>
          <w:fldChar w:fldCharType="begin"/>
        </w:r>
        <w:r>
          <w:instrText>HYPERLINK "https://www.achensee.com/achensee-erlebnisshop/achensee-erlebnisse/achensee-ballontage/" \h</w:instrText>
        </w:r>
        <w:r>
          <w:fldChar w:fldCharType="separate"/>
        </w:r>
        <w:r>
          <w:rPr>
            <w:rStyle w:val="Hyperlink"/>
            <w:rFonts w:ascii="HelveticaNeueLT Pro 55 Roman" w:hAnsi="HelveticaNeueLT Pro 55 Roman"/>
          </w:rPr>
          <w:t>www.achensee.com</w:t>
        </w:r>
        <w:r>
          <w:fldChar w:fldCharType="end"/>
        </w:r>
      </w:ins>
    </w:p>
    <w:p w14:paraId="10B1CE25" w14:textId="77777777">
      <w:pPr>
        <w:spacing w:after="0"/>
        <w:jc w:val="both"/>
        <w:rPr>
          <w:ins w:author="Jubarte" w:id="29" w:date="1970-01-01T00:00:00Z"/>
          <w:rFonts w:ascii="HelveticaNeueLT Pro 55 Roman" w:hAnsi="HelveticaNeueLT Pro 55 Roman"/>
        </w:rPr>
      </w:pPr>
    </w:p>
    <w:p w14:paraId="7E93B124" w14:textId="49A316E3">
      <w:pPr>
        <w:spacing w:after="0"/>
        <w:jc w:val="both"/>
        <w:rPr>
          <w:ins w:author="Jubarte" w:id="30" w:date="1970-01-01T00:00:00Z"/>
          <w:rFonts w:ascii="HelveticaNeueLT Pro 55 Roman" w:hAnsi="HelveticaNeueLT Pro 55 Roman"/>
        </w:rPr>
        <w:sectPr>
          <w:headerReference w:type="default" r:id="rId14"/>
          <w:footerReference w:type="default" r:id="rId15"/>
          <w:pgSz w:w="11906" w:h="16838"/>
          <w:pgMar w:top="1417" w:right="1417" w:bottom="1134" w:left="1417" w:header="708" w:footer="708" w:gutter="0"/>
          <w:cols w:space="708"/>
          <w:docGrid w:linePitch="360"/>
        </w:sectPr>
      </w:pPr>
    </w:p>
    <w:p w14:paraId="04C65C8D" w14:textId="0B0792D1">
      <w:pPr>
        <w:spacing w:after="0"/>
        <w:jc w:val="both"/>
        <w:rPr>
          <w:ins w:author="Jubarte" w:id="31" w:date="1970-01-01T00:00:00Z"/>
          <w:rFonts w:ascii="HelveticaNeueLT Pro 55 Roman" w:hAnsi="HelveticaNeueLT Pro 55 Roman"/>
        </w:rPr>
      </w:pPr>
    </w:p>
    <w:p w14:paraId="2DCEB25E" w14:textId="26F4505D">
      <w:pPr>
        <w:spacing w:after="0"/>
        <w:jc w:val="both"/>
        <w:rPr>
          <w:ins w:author="Jubarte" w:id="32" w:date="1970-01-01T00:00:00Z"/>
          <w:rFonts w:ascii="HelveticaNeueLT Pro 55 Roman" w:hAnsi="HelveticaNeueLT Pro 55 Roman"/>
        </w:rPr>
      </w:pPr>
    </w:p>
    <w:p w14:paraId="0B6E3815" w14:textId="77777777">
      <w:pPr>
        <w:spacing w:after="0"/>
        <w:jc w:val="both"/>
        <w:rPr>
          <w:ins w:author="Jubarte" w:id="33" w:date="1970-01-01T00:00:00Z"/>
          <w:rFonts w:ascii="HelveticaNeueLT Pro 55 Roman" w:hAnsi="HelveticaNeueLT Pro 55 Roman"/>
          <w:b/>
        </w:rPr>
      </w:pPr>
      <w:ins w:author="Jubarte" w:id="34" w:date="1970-01-01T00:00:00Z">
        <w:r>
          <w:rPr>
            <w:rFonts w:ascii="HelveticaNeueLT Pro 55 Roman" w:hAnsi="HelveticaNeueLT Pro 55 Roman"/>
            <w:b/>
          </w:rPr>
          <w:t>Der Achensee – Tirols Sport &amp; Vital Park</w:t>
        </w:r>
      </w:ins>
    </w:p>
    <w:p w14:paraId="1E6A3275" w14:textId="77777777">
      <w:pPr>
        <w:spacing w:after="0"/>
        <w:jc w:val="both"/>
        <w:rPr>
          <w:ins w:author="Jubarte" w:id="35" w:date="1970-01-01T00:00:00Z"/>
          <w:rFonts w:ascii="HelveticaNeueLT Pro 55 Roman" w:hAnsi="HelveticaNeueLT Pro 55 Roman"/>
          <w:bCs/>
        </w:rPr>
      </w:pPr>
      <w:ins w:author="Jubarte" w:id="36" w:date="1970-01-01T00:00:00Z">
        <w:r>
          <w:rPr>
            <w:rFonts w:ascii="HelveticaNeueLT Pro 55 Roman" w:hAnsi="HelveticaNeueLT Pro 55 Roman"/>
            <w:bCs/>
          </w:rPr>
          <w:t xml:space="preserve">Ankommen, aufatmen und abtauchen – in der Region rund um den größten See Tirols wird sportliche Aktivität, Naturerlebnis und Erholung großgeschrieben. Eingebettet zwischen dem Karwendel und dem </w:t>
        </w:r>
        <w:r>
          <w:rPr>
            <w:rFonts w:ascii="HelveticaNeueLT Pro 55 Roman" w:hAnsi="HelveticaNeueLT Pro 55 Roman"/>
            <w:bCs/>
          </w:rPr>
          <w:t>Rofangebirge</w:t>
        </w:r>
        <w:r>
          <w:rPr>
            <w:rFonts w:ascii="HelveticaNeueLT Pro 55 Roman" w:hAnsi="HelveticaNeueLT Pro 55 Roman"/>
            <w:bCs/>
          </w:rPr>
          <w:t xml:space="preserve"> ist der Achensee Destination für Berghungrige und Wasserratten gleichermaßen. Mit dem ringsum frei zugänglichen Seeufer und den eindrucksvollen Pfaden in die Täler des Naturparks Karwendel sind im Sommer wie im Winter landschaftliche Erlebniswelten geboten. Egal ob zu Fuß, mit dem Mountainbike, den Langlaufskiern oder den Schneeschuhen – der Achensee begeistert und ist voller Momente, die bewegen!</w:t>
        </w:r>
      </w:ins>
    </w:p>
    <w:p w14:paraId="6B1E6826" w14:textId="77777777">
      <w:pPr>
        <w:spacing w:after="0"/>
        <w:jc w:val="both"/>
        <w:rPr>
          <w:ins w:author="Jubarte" w:id="37" w:date="1970-01-01T00:00:00Z"/>
          <w:rFonts w:ascii="HelveticaNeueLT Pro 55 Roman" w:hAnsi="HelveticaNeueLT Pro 55 Roman"/>
          <w:bCs/>
        </w:rPr>
      </w:pPr>
      <w:ins w:author="Jubarte" w:id="38" w:date="1970-01-01T00:00:00Z">
        <w:r>
          <w:rPr>
            <w:rFonts w:ascii="HelveticaNeueLT Pro 55 Roman" w:hAnsi="HelveticaNeueLT Pro 55 Roman"/>
            <w:bCs/>
          </w:rPr>
          <w:t xml:space="preserve">Achensee Tourismus ist Ansprechpartner sowohl für Gäste als auch für Medien, wenn es um Informationen zu den touristischen Aktivitäten in Tirols Sport &amp; Vital Park geht. Medienvertreter*innen finden </w:t>
        </w:r>
        <w:r>
          <w:rPr>
            <w:rFonts w:ascii="HelveticaNeueLT Pro 55 Roman" w:hAnsi="HelveticaNeueLT Pro 55 Roman"/>
            <w:b/>
          </w:rPr>
          <w:t>druckfähige Fotos</w:t>
        </w:r>
        <w:r>
          <w:rPr>
            <w:rFonts w:ascii="HelveticaNeueLT Pro 55 Roman" w:hAnsi="HelveticaNeueLT Pro 55 Roman"/>
            <w:bCs/>
          </w:rPr>
          <w:t xml:space="preserve"> zum Download auf der Bilddatenbank </w:t>
        </w:r>
      </w:ins>
      <w:ins w:author="Jubarte" w:id="39" w:date="1970-01-01T00:00:00Z">
        <w:r>
          <w:fldChar w:fldCharType="begin"/>
        </w:r>
        <w:r>
          <w:instrText>HYPERLINK "https://www.achensee.org/" \h</w:instrText>
        </w:r>
        <w:r>
          <w:fldChar w:fldCharType="separate"/>
        </w:r>
        <w:r>
          <w:rPr>
            <w:rStyle w:val="Hyperlink"/>
            <w:rFonts w:ascii="HelveticaNeueLT Pro 55 Roman" w:hAnsi="HelveticaNeueLT Pro 55 Roman"/>
            <w:bCs/>
          </w:rPr>
          <w:t>www.achensee.org</w:t>
        </w:r>
        <w:r>
          <w:fldChar w:fldCharType="end"/>
        </w:r>
      </w:ins>
      <w:ins w:author="Jubarte" w:id="40" w:date="1970-01-01T00:00:00Z">
        <w:r>
          <w:rPr>
            <w:rFonts w:ascii="HelveticaNeueLT Pro 55 Roman" w:hAnsi="HelveticaNeueLT Pro 55 Roman"/>
          </w:rPr>
          <w:t>.</w:t>
        </w:r>
        <w:r>
          <w:rPr>
            <w:rFonts w:ascii="HelveticaNeueLT Pro 55 Roman" w:hAnsi="HelveticaNeueLT Pro 55 Roman"/>
            <w:bCs/>
          </w:rPr>
          <w:t xml:space="preserve"> Nach erstmaliger Registrierung sowie deren Rückbestätigung per Mail können Dateien der Achensee Bilddatenbank gesichtet und die ausgewählten Fotos heruntergeladen werden.</w:t>
        </w:r>
      </w:ins>
    </w:p>
    <w:tbl>
      <w:tblPr>
        <w:bidiVisual w:val="0"/>
        <w:tblW w:w="5000" w:type="pct"/>
        <w:tblLayout w:type="fixed"/>
        <w:tblLook w:val="04A0" w:firstRow="1" w:lastRow="0" w:firstColumn="1" w:lastColumn="0" w:noHBand="0" w:noVBand="1"/>
      </w:tblPr>
      <w:tblGrid>
        <w:gridCol w:w="300"/>
        <w:gridCol w:w="300"/>
        <w:gridCol w:w="4400"/>
      </w:tblGrid>
      <w:tr>
        <w:trPr>
          <w:del w:author="Jubarte" w:id="41" w:date="1970-01-01T00:00:00Z"/>
        </w:trPr>
        <w:tc>
          <w:tcPr>
            <w:tcW w:w="5000" w:type="dxa"/>
            <w:gridSpan w:val="3"/>
            <w:tcBorders>
              <w:top w:val="single" w:sz="1" w:color="000000"/>
              <w:left w:val="single" w:sz="1" w:color="000000"/>
              <w:right w:val="single" w:sz="1" w:color="000000"/>
            </w:tcBorders>
            <w:shd w:val="clear" w:fill="FFFFFF"/>
          </w:tcPr>
          <w:p>
            <w:pPr>
              <w:spacing w:before="80" w:after="80"/>
              <w:jc w:val="center"/>
              <w:rPr>
                <w:del w:author="Jubarte" w:id="42" w:date="1970-01-01T00:00:00Z"/>
              </w:rPr>
            </w:pPr>
            <w:del w:author="Jubarte" w:id="43" w:date="1970-01-01T00:00:00Z">
              <w:r>
                <w:rPr>
                  <w:b w:val="1"/>
                  <w:bCs w:val="1"/>
                  <w:color w:val="000000"/>
                  <w:sz w:val="56"/>
                  <w:szCs w:val="56"/>
                </w:rPr>
                <w:delText>February 2025</w:delText>
              </w:r>
            </w:del>
          </w:p>
        </w:tc>
      </w:tr>
      <w:tr>
        <w:trPr>
          <w:trHeight w:val="400" w:hRule="atLeast"/>
          <w:del w:author="Jubarte" w:id="44" w:date="1970-01-01T00:00:00Z"/>
        </w:trPr>
        <w:tc>
          <w:tcPr>
            <w:tcW w:w="300" w:type="dxa"/>
            <w:shd w:val="clear" w:fill="F7F7F7"/>
          </w:tcPr>
          <w:p>
            <w:pPr>
              <w:spacing w:before="15" w:after="15"/>
              <w:jc w:val="center"/>
              <w:rPr>
                <w:del w:author="Jubarte" w:id="45" w:date="1970-01-01T00:00:00Z"/>
              </w:rPr>
            </w:pPr>
            <w:del w:author="Jubarte" w:id="46" w:date="1970-01-01T00:00:00Z">
              <w:r>
                <w:rPr>
                  <w:color w:val="FF0000"/>
                  <w:sz w:val="32"/>
                  <w:szCs w:val="32"/>
                </w:rPr>
                <w:delText>01</w:delText>
              </w:r>
            </w:del>
          </w:p>
        </w:tc>
        <w:tc>
          <w:tcPr>
            <w:tcW w:w="300" w:type="dxa"/>
            <w:shd w:val="clear" w:fill="F7F7F7"/>
          </w:tcPr>
          <w:p>
            <w:pPr>
              <w:spacing w:before="15" w:after="15"/>
              <w:jc w:val="center"/>
              <w:rPr>
                <w:del w:author="Jubarte" w:id="47" w:date="1970-01-01T00:00:00Z"/>
              </w:rPr>
            </w:pPr>
            <w:del w:author="Jubarte" w:id="48" w:date="1970-01-01T00:00:00Z">
              <w:r>
                <w:rPr>
                  <w:color w:val="FF0000"/>
                  <w:sz w:val="32"/>
                  <w:szCs w:val="32"/>
                </w:rPr>
                <w:delText>Sat</w:delText>
              </w:r>
            </w:del>
          </w:p>
        </w:tc>
        <w:tc>
          <w:tcPr>
            <w:tcW w:w="4400" w:type="dxa"/>
            <w:shd w:val="clear" w:fill="F7F7F7"/>
          </w:tcPr>
          <w:p>
            <w:pPr>
              <w:spacing w:before="15" w:after="15"/>
              <w:ind w:left="80" w:right="0"/>
              <w:jc w:val="left"/>
              <w:rPr>
                <w:del w:author="Jubarte" w:id="49" w:date="1970-01-01T00:00:00Z"/>
              </w:rPr>
            </w:pPr>
          </w:p>
        </w:tc>
      </w:tr>
      <w:tr>
        <w:trPr>
          <w:trHeight w:val="400" w:hRule="atLeast"/>
          <w:del w:author="Jubarte" w:id="50" w:date="1970-01-01T00:00:00Z"/>
        </w:trPr>
        <w:tc>
          <w:tcPr>
            <w:tcW w:w="300" w:type="dxa"/>
            <w:shd w:val="clear" w:fill="F7F7F7"/>
          </w:tcPr>
          <w:p>
            <w:pPr>
              <w:spacing w:before="15" w:after="15"/>
              <w:jc w:val="center"/>
              <w:rPr>
                <w:del w:author="Jubarte" w:id="51" w:date="1970-01-01T00:00:00Z"/>
              </w:rPr>
            </w:pPr>
            <w:del w:author="Jubarte" w:id="52" w:date="1970-01-01T00:00:00Z">
              <w:r>
                <w:rPr>
                  <w:color w:val="FF0000"/>
                  <w:sz w:val="32"/>
                  <w:szCs w:val="32"/>
                </w:rPr>
                <w:delText>02</w:delText>
              </w:r>
            </w:del>
          </w:p>
        </w:tc>
        <w:tc>
          <w:tcPr>
            <w:tcW w:w="300" w:type="dxa"/>
            <w:shd w:val="clear" w:fill="F7F7F7"/>
          </w:tcPr>
          <w:p>
            <w:pPr>
              <w:spacing w:before="15" w:after="15"/>
              <w:jc w:val="center"/>
              <w:rPr>
                <w:del w:author="Jubarte" w:id="53" w:date="1970-01-01T00:00:00Z"/>
              </w:rPr>
            </w:pPr>
            <w:del w:author="Jubarte" w:id="54" w:date="1970-01-01T00:00:00Z">
              <w:r>
                <w:rPr>
                  <w:color w:val="FF0000"/>
                  <w:sz w:val="32"/>
                  <w:szCs w:val="32"/>
                </w:rPr>
                <w:delText>Sun</w:delText>
              </w:r>
            </w:del>
          </w:p>
        </w:tc>
        <w:tc>
          <w:tcPr>
            <w:tcW w:w="4400" w:type="dxa"/>
            <w:shd w:val="clear" w:fill="F7F7F7"/>
          </w:tcPr>
          <w:p>
            <w:pPr>
              <w:spacing w:before="15" w:after="15"/>
              <w:ind w:left="80" w:right="0"/>
              <w:jc w:val="left"/>
              <w:rPr>
                <w:del w:author="Jubarte" w:id="55" w:date="1970-01-01T00:00:00Z"/>
              </w:rPr>
            </w:pPr>
          </w:p>
        </w:tc>
      </w:tr>
      <w:tr>
        <w:trPr>
          <w:trHeight w:val="400" w:hRule="atLeast"/>
          <w:del w:author="Jubarte" w:id="56" w:date="1970-01-01T00:00:00Z"/>
        </w:trPr>
        <w:tc>
          <w:tcPr>
            <w:tcW w:w="300" w:type="dxa"/>
            <w:shd w:val="clear" w:fill=""/>
          </w:tcPr>
          <w:p>
            <w:pPr>
              <w:spacing w:before="15" w:after="15"/>
              <w:jc w:val="center"/>
              <w:rPr>
                <w:del w:author="Jubarte" w:id="57" w:date="1970-01-01T00:00:00Z"/>
              </w:rPr>
            </w:pPr>
            <w:del w:author="Jubarte" w:id="58" w:date="1970-01-01T00:00:00Z">
              <w:r>
                <w:rPr>
                  <w:sz w:val="32"/>
                  <w:szCs w:val="32"/>
                </w:rPr>
                <w:delText>03</w:delText>
              </w:r>
            </w:del>
          </w:p>
        </w:tc>
        <w:tc>
          <w:tcPr>
            <w:tcW w:w="300" w:type="dxa"/>
            <w:shd w:val="clear" w:fill=""/>
          </w:tcPr>
          <w:p>
            <w:pPr>
              <w:spacing w:before="15" w:after="15"/>
              <w:jc w:val="center"/>
              <w:rPr>
                <w:del w:author="Jubarte" w:id="59" w:date="1970-01-01T00:00:00Z"/>
              </w:rPr>
            </w:pPr>
            <w:del w:author="Jubarte" w:id="60" w:date="1970-01-01T00:00:00Z">
              <w:r>
                <w:rPr>
                  <w:sz w:val="32"/>
                  <w:szCs w:val="32"/>
                </w:rPr>
                <w:delText>Mon</w:delText>
              </w:r>
            </w:del>
          </w:p>
        </w:tc>
        <w:tc>
          <w:tcPr>
            <w:tcW w:w="4400" w:type="dxa"/>
            <w:shd w:val="clear" w:fill=""/>
          </w:tcPr>
          <w:p>
            <w:pPr>
              <w:spacing w:before="15" w:after="15"/>
              <w:ind w:left="80" w:right="0"/>
              <w:jc w:val="left"/>
              <w:rPr>
                <w:del w:author="Jubarte" w:id="61" w:date="1970-01-01T00:00:00Z"/>
              </w:rPr>
            </w:pPr>
          </w:p>
        </w:tc>
      </w:tr>
      <w:tr>
        <w:trPr>
          <w:trHeight w:val="400" w:hRule="atLeast"/>
          <w:del w:author="Jubarte" w:id="62" w:date="1970-01-01T00:00:00Z"/>
        </w:trPr>
        <w:tc>
          <w:tcPr>
            <w:tcW w:w="300" w:type="dxa"/>
            <w:shd w:val="clear" w:fill=""/>
          </w:tcPr>
          <w:p>
            <w:pPr>
              <w:spacing w:before="15" w:after="15"/>
              <w:jc w:val="center"/>
              <w:rPr>
                <w:del w:author="Jubarte" w:id="63" w:date="1970-01-01T00:00:00Z"/>
              </w:rPr>
            </w:pPr>
            <w:del w:author="Jubarte" w:id="64" w:date="1970-01-01T00:00:00Z">
              <w:r>
                <w:rPr>
                  <w:sz w:val="32"/>
                  <w:szCs w:val="32"/>
                </w:rPr>
                <w:delText>04</w:delText>
              </w:r>
            </w:del>
          </w:p>
        </w:tc>
        <w:tc>
          <w:tcPr>
            <w:tcW w:w="300" w:type="dxa"/>
            <w:shd w:val="clear" w:fill=""/>
          </w:tcPr>
          <w:p>
            <w:pPr>
              <w:spacing w:before="15" w:after="15"/>
              <w:jc w:val="center"/>
              <w:rPr>
                <w:del w:author="Jubarte" w:id="65" w:date="1970-01-01T00:00:00Z"/>
              </w:rPr>
            </w:pPr>
            <w:del w:author="Jubarte" w:id="66" w:date="1970-01-01T00:00:00Z">
              <w:r>
                <w:rPr>
                  <w:sz w:val="32"/>
                  <w:szCs w:val="32"/>
                </w:rPr>
                <w:delText>Tue</w:delText>
              </w:r>
            </w:del>
          </w:p>
        </w:tc>
        <w:tc>
          <w:tcPr>
            <w:tcW w:w="4400" w:type="dxa"/>
            <w:shd w:val="clear" w:fill=""/>
          </w:tcPr>
          <w:p>
            <w:pPr>
              <w:spacing w:before="15" w:after="15"/>
              <w:ind w:left="80" w:right="0"/>
              <w:jc w:val="left"/>
              <w:rPr>
                <w:del w:author="Jubarte" w:id="67" w:date="1970-01-01T00:00:00Z"/>
              </w:rPr>
            </w:pPr>
          </w:p>
        </w:tc>
      </w:tr>
      <w:tr>
        <w:trPr>
          <w:trHeight w:val="400" w:hRule="atLeast"/>
          <w:del w:author="Jubarte" w:id="68" w:date="1970-01-01T00:00:00Z"/>
        </w:trPr>
        <w:tc>
          <w:tcPr>
            <w:tcW w:w="300" w:type="dxa"/>
            <w:shd w:val="clear" w:fill=""/>
          </w:tcPr>
          <w:p>
            <w:pPr>
              <w:spacing w:before="15" w:after="15"/>
              <w:jc w:val="center"/>
              <w:rPr>
                <w:del w:author="Jubarte" w:id="69" w:date="1970-01-01T00:00:00Z"/>
              </w:rPr>
            </w:pPr>
            <w:del w:author="Jubarte" w:id="70" w:date="1970-01-01T00:00:00Z">
              <w:r>
                <w:rPr>
                  <w:sz w:val="32"/>
                  <w:szCs w:val="32"/>
                </w:rPr>
                <w:delText>05</w:delText>
              </w:r>
            </w:del>
          </w:p>
        </w:tc>
        <w:tc>
          <w:tcPr>
            <w:tcW w:w="300" w:type="dxa"/>
            <w:shd w:val="clear" w:fill=""/>
          </w:tcPr>
          <w:p>
            <w:pPr>
              <w:spacing w:before="15" w:after="15"/>
              <w:jc w:val="center"/>
              <w:rPr>
                <w:del w:author="Jubarte" w:id="71" w:date="1970-01-01T00:00:00Z"/>
              </w:rPr>
            </w:pPr>
            <w:del w:author="Jubarte" w:id="72" w:date="1970-01-01T00:00:00Z">
              <w:r>
                <w:rPr>
                  <w:sz w:val="32"/>
                  <w:szCs w:val="32"/>
                </w:rPr>
                <w:delText>Wed</w:delText>
              </w:r>
            </w:del>
          </w:p>
        </w:tc>
        <w:tc>
          <w:tcPr>
            <w:tcW w:w="4400" w:type="dxa"/>
            <w:shd w:val="clear" w:fill=""/>
          </w:tcPr>
          <w:p>
            <w:pPr>
              <w:spacing w:before="15" w:after="15"/>
              <w:ind w:left="80" w:right="0"/>
              <w:jc w:val="left"/>
              <w:rPr>
                <w:del w:author="Jubarte" w:id="73" w:date="1970-01-01T00:00:00Z"/>
              </w:rPr>
            </w:pPr>
          </w:p>
        </w:tc>
      </w:tr>
      <w:tr>
        <w:trPr>
          <w:trHeight w:val="400" w:hRule="atLeast"/>
          <w:del w:author="Jubarte" w:id="74" w:date="1970-01-01T00:00:00Z"/>
        </w:trPr>
        <w:tc>
          <w:tcPr>
            <w:tcW w:w="300" w:type="dxa"/>
            <w:shd w:val="clear" w:fill=""/>
          </w:tcPr>
          <w:p>
            <w:pPr>
              <w:spacing w:before="15" w:after="15"/>
              <w:jc w:val="center"/>
              <w:rPr>
                <w:del w:author="Jubarte" w:id="75" w:date="1970-01-01T00:00:00Z"/>
              </w:rPr>
            </w:pPr>
            <w:del w:author="Jubarte" w:id="76" w:date="1970-01-01T00:00:00Z">
              <w:r>
                <w:rPr>
                  <w:sz w:val="32"/>
                  <w:szCs w:val="32"/>
                </w:rPr>
                <w:delText>06</w:delText>
              </w:r>
            </w:del>
          </w:p>
        </w:tc>
        <w:tc>
          <w:tcPr>
            <w:tcW w:w="300" w:type="dxa"/>
            <w:shd w:val="clear" w:fill=""/>
          </w:tcPr>
          <w:p>
            <w:pPr>
              <w:spacing w:before="15" w:after="15"/>
              <w:jc w:val="center"/>
              <w:rPr>
                <w:del w:author="Jubarte" w:id="77" w:date="1970-01-01T00:00:00Z"/>
              </w:rPr>
            </w:pPr>
            <w:del w:author="Jubarte" w:id="78" w:date="1970-01-01T00:00:00Z">
              <w:r>
                <w:rPr>
                  <w:sz w:val="32"/>
                  <w:szCs w:val="32"/>
                </w:rPr>
                <w:delText>Thu</w:delText>
              </w:r>
            </w:del>
          </w:p>
        </w:tc>
        <w:tc>
          <w:tcPr>
            <w:tcW w:w="4400" w:type="dxa"/>
            <w:shd w:val="clear" w:fill=""/>
          </w:tcPr>
          <w:p>
            <w:pPr>
              <w:spacing w:before="15" w:after="15"/>
              <w:ind w:left="80" w:right="0"/>
              <w:jc w:val="left"/>
              <w:rPr>
                <w:del w:author="Jubarte" w:id="79" w:date="1970-01-01T00:00:00Z"/>
              </w:rPr>
            </w:pPr>
          </w:p>
        </w:tc>
      </w:tr>
      <w:tr>
        <w:trPr>
          <w:trHeight w:val="400" w:hRule="atLeast"/>
          <w:del w:author="Jubarte" w:id="80" w:date="1970-01-01T00:00:00Z"/>
        </w:trPr>
        <w:tc>
          <w:tcPr>
            <w:tcW w:w="300" w:type="dxa"/>
            <w:shd w:val="clear" w:fill=""/>
          </w:tcPr>
          <w:p>
            <w:pPr>
              <w:spacing w:before="15" w:after="15"/>
              <w:jc w:val="center"/>
              <w:rPr>
                <w:del w:author="Jubarte" w:id="81" w:date="1970-01-01T00:00:00Z"/>
              </w:rPr>
            </w:pPr>
            <w:del w:author="Jubarte" w:id="82" w:date="1970-01-01T00:00:00Z">
              <w:r>
                <w:rPr>
                  <w:sz w:val="32"/>
                  <w:szCs w:val="32"/>
                </w:rPr>
                <w:delText>07</w:delText>
              </w:r>
            </w:del>
          </w:p>
        </w:tc>
        <w:tc>
          <w:tcPr>
            <w:tcW w:w="300" w:type="dxa"/>
            <w:shd w:val="clear" w:fill=""/>
          </w:tcPr>
          <w:p>
            <w:pPr>
              <w:spacing w:before="15" w:after="15"/>
              <w:jc w:val="center"/>
              <w:rPr>
                <w:del w:author="Jubarte" w:id="83" w:date="1970-01-01T00:00:00Z"/>
              </w:rPr>
            </w:pPr>
            <w:del w:author="Jubarte" w:id="84" w:date="1970-01-01T00:00:00Z">
              <w:r>
                <w:rPr>
                  <w:sz w:val="32"/>
                  <w:szCs w:val="32"/>
                </w:rPr>
                <w:delText>Fri</w:delText>
              </w:r>
            </w:del>
          </w:p>
        </w:tc>
        <w:tc>
          <w:tcPr>
            <w:tcW w:w="4400" w:type="dxa"/>
            <w:shd w:val="clear" w:fill=""/>
          </w:tcPr>
          <w:p>
            <w:pPr>
              <w:spacing w:before="15" w:after="15"/>
              <w:ind w:left="80" w:right="0"/>
              <w:jc w:val="left"/>
              <w:rPr>
                <w:del w:author="Jubarte" w:id="85" w:date="1970-01-01T00:00:00Z"/>
              </w:rPr>
            </w:pPr>
          </w:p>
        </w:tc>
      </w:tr>
      <w:tr>
        <w:trPr>
          <w:trHeight w:val="400" w:hRule="atLeast"/>
          <w:del w:author="Jubarte" w:id="86" w:date="1970-01-01T00:00:00Z"/>
        </w:trPr>
        <w:tc>
          <w:tcPr>
            <w:tcW w:w="300" w:type="dxa"/>
            <w:shd w:val="clear" w:fill="F7F7F7"/>
          </w:tcPr>
          <w:p>
            <w:pPr>
              <w:spacing w:before="15" w:after="15"/>
              <w:jc w:val="center"/>
              <w:rPr>
                <w:del w:author="Jubarte" w:id="87" w:date="1970-01-01T00:00:00Z"/>
              </w:rPr>
            </w:pPr>
            <w:del w:author="Jubarte" w:id="88" w:date="1970-01-01T00:00:00Z">
              <w:r>
                <w:rPr>
                  <w:color w:val="FF0000"/>
                  <w:sz w:val="32"/>
                  <w:szCs w:val="32"/>
                </w:rPr>
                <w:delText>08</w:delText>
              </w:r>
            </w:del>
          </w:p>
        </w:tc>
        <w:tc>
          <w:tcPr>
            <w:tcW w:w="300" w:type="dxa"/>
            <w:shd w:val="clear" w:fill="F7F7F7"/>
          </w:tcPr>
          <w:p>
            <w:pPr>
              <w:spacing w:before="15" w:after="15"/>
              <w:jc w:val="center"/>
              <w:rPr>
                <w:del w:author="Jubarte" w:id="89" w:date="1970-01-01T00:00:00Z"/>
              </w:rPr>
            </w:pPr>
            <w:del w:author="Jubarte" w:id="90" w:date="1970-01-01T00:00:00Z">
              <w:r>
                <w:rPr>
                  <w:color w:val="FF0000"/>
                  <w:sz w:val="32"/>
                  <w:szCs w:val="32"/>
                </w:rPr>
                <w:delText>Sat</w:delText>
              </w:r>
            </w:del>
          </w:p>
        </w:tc>
        <w:tc>
          <w:tcPr>
            <w:tcW w:w="4400" w:type="dxa"/>
            <w:shd w:val="clear" w:fill="F7F7F7"/>
          </w:tcPr>
          <w:p>
            <w:pPr>
              <w:spacing w:before="15" w:after="15"/>
              <w:ind w:left="80" w:right="0"/>
              <w:jc w:val="left"/>
              <w:rPr>
                <w:del w:author="Jubarte" w:id="91" w:date="1970-01-01T00:00:00Z"/>
              </w:rPr>
            </w:pPr>
          </w:p>
        </w:tc>
      </w:tr>
      <w:tr>
        <w:trPr>
          <w:trHeight w:val="400" w:hRule="atLeast"/>
          <w:del w:author="Jubarte" w:id="92" w:date="1970-01-01T00:00:00Z"/>
        </w:trPr>
        <w:tc>
          <w:tcPr>
            <w:tcW w:w="300" w:type="dxa"/>
            <w:shd w:val="clear" w:fill="F7F7F7"/>
          </w:tcPr>
          <w:p>
            <w:pPr>
              <w:spacing w:before="15" w:after="15"/>
              <w:jc w:val="center"/>
              <w:rPr>
                <w:del w:author="Jubarte" w:id="93" w:date="1970-01-01T00:00:00Z"/>
              </w:rPr>
            </w:pPr>
            <w:del w:author="Jubarte" w:id="94" w:date="1970-01-01T00:00:00Z">
              <w:r>
                <w:rPr>
                  <w:color w:val="FF0000"/>
                  <w:sz w:val="32"/>
                  <w:szCs w:val="32"/>
                </w:rPr>
                <w:delText>09</w:delText>
              </w:r>
            </w:del>
          </w:p>
        </w:tc>
        <w:tc>
          <w:tcPr>
            <w:tcW w:w="300" w:type="dxa"/>
            <w:shd w:val="clear" w:fill="F7F7F7"/>
          </w:tcPr>
          <w:p>
            <w:pPr>
              <w:spacing w:before="15" w:after="15"/>
              <w:jc w:val="center"/>
              <w:rPr>
                <w:del w:author="Jubarte" w:id="95" w:date="1970-01-01T00:00:00Z"/>
              </w:rPr>
            </w:pPr>
            <w:del w:author="Jubarte" w:id="96" w:date="1970-01-01T00:00:00Z">
              <w:r>
                <w:rPr>
                  <w:color w:val="FF0000"/>
                  <w:sz w:val="32"/>
                  <w:szCs w:val="32"/>
                </w:rPr>
                <w:delText>Sun</w:delText>
              </w:r>
            </w:del>
          </w:p>
        </w:tc>
        <w:tc>
          <w:tcPr>
            <w:tcW w:w="4400" w:type="dxa"/>
            <w:shd w:val="clear" w:fill="F7F7F7"/>
          </w:tcPr>
          <w:p>
            <w:pPr>
              <w:spacing w:before="15" w:after="15"/>
              <w:ind w:left="80" w:right="0"/>
              <w:jc w:val="left"/>
              <w:rPr>
                <w:del w:author="Jubarte" w:id="97" w:date="1970-01-01T00:00:00Z"/>
              </w:rPr>
            </w:pPr>
          </w:p>
        </w:tc>
      </w:tr>
      <w:tr>
        <w:trPr>
          <w:trHeight w:val="400" w:hRule="atLeast"/>
          <w:del w:author="Jubarte" w:id="98" w:date="1970-01-01T00:00:00Z"/>
        </w:trPr>
        <w:tc>
          <w:tcPr>
            <w:tcW w:w="300" w:type="dxa"/>
            <w:shd w:val="clear" w:fill=""/>
          </w:tcPr>
          <w:p>
            <w:pPr>
              <w:spacing w:before="15" w:after="15"/>
              <w:jc w:val="center"/>
              <w:rPr>
                <w:del w:author="Jubarte" w:id="99" w:date="1970-01-01T00:00:00Z"/>
              </w:rPr>
            </w:pPr>
            <w:del w:author="Jubarte" w:id="100" w:date="1970-01-01T00:00:00Z">
              <w:r>
                <w:rPr>
                  <w:sz w:val="32"/>
                  <w:szCs w:val="32"/>
                </w:rPr>
                <w:delText>10</w:delText>
              </w:r>
            </w:del>
          </w:p>
        </w:tc>
        <w:tc>
          <w:tcPr>
            <w:tcW w:w="300" w:type="dxa"/>
            <w:shd w:val="clear" w:fill=""/>
          </w:tcPr>
          <w:p>
            <w:pPr>
              <w:spacing w:before="15" w:after="15"/>
              <w:jc w:val="center"/>
              <w:rPr>
                <w:del w:author="Jubarte" w:id="101" w:date="1970-01-01T00:00:00Z"/>
              </w:rPr>
            </w:pPr>
            <w:del w:author="Jubarte" w:id="102" w:date="1970-01-01T00:00:00Z">
              <w:r>
                <w:rPr>
                  <w:sz w:val="32"/>
                  <w:szCs w:val="32"/>
                </w:rPr>
                <w:delText>Mon</w:delText>
              </w:r>
            </w:del>
          </w:p>
        </w:tc>
        <w:tc>
          <w:tcPr>
            <w:tcW w:w="4400" w:type="dxa"/>
            <w:shd w:val="clear" w:fill=""/>
          </w:tcPr>
          <w:p>
            <w:pPr>
              <w:spacing w:before="15" w:after="15"/>
              <w:ind w:left="80" w:right="0"/>
              <w:jc w:val="left"/>
              <w:rPr>
                <w:del w:author="Jubarte" w:id="103" w:date="1970-01-01T00:00:00Z"/>
              </w:rPr>
            </w:pPr>
          </w:p>
        </w:tc>
      </w:tr>
      <w:tr>
        <w:trPr>
          <w:trHeight w:val="400" w:hRule="atLeast"/>
          <w:del w:author="Jubarte" w:id="104" w:date="1970-01-01T00:00:00Z"/>
        </w:trPr>
        <w:tc>
          <w:tcPr>
            <w:tcW w:w="300" w:type="dxa"/>
            <w:shd w:val="clear" w:fill=""/>
          </w:tcPr>
          <w:p>
            <w:pPr>
              <w:spacing w:before="15" w:after="15"/>
              <w:jc w:val="center"/>
              <w:rPr>
                <w:del w:author="Jubarte" w:id="105" w:date="1970-01-01T00:00:00Z"/>
              </w:rPr>
            </w:pPr>
            <w:del w:author="Jubarte" w:id="106" w:date="1970-01-01T00:00:00Z">
              <w:r>
                <w:rPr>
                  <w:sz w:val="32"/>
                  <w:szCs w:val="32"/>
                </w:rPr>
                <w:delText>11</w:delText>
              </w:r>
            </w:del>
          </w:p>
        </w:tc>
        <w:tc>
          <w:tcPr>
            <w:tcW w:w="300" w:type="dxa"/>
            <w:shd w:val="clear" w:fill=""/>
          </w:tcPr>
          <w:p>
            <w:pPr>
              <w:spacing w:before="15" w:after="15"/>
              <w:jc w:val="center"/>
              <w:rPr>
                <w:del w:author="Jubarte" w:id="107" w:date="1970-01-01T00:00:00Z"/>
              </w:rPr>
            </w:pPr>
            <w:del w:author="Jubarte" w:id="108" w:date="1970-01-01T00:00:00Z">
              <w:r>
                <w:rPr>
                  <w:sz w:val="32"/>
                  <w:szCs w:val="32"/>
                </w:rPr>
                <w:delText>Tue</w:delText>
              </w:r>
            </w:del>
          </w:p>
        </w:tc>
        <w:tc>
          <w:tcPr>
            <w:tcW w:w="4400" w:type="dxa"/>
            <w:shd w:val="clear" w:fill=""/>
          </w:tcPr>
          <w:p>
            <w:pPr>
              <w:spacing w:before="15" w:after="15"/>
              <w:ind w:left="80" w:right="0"/>
              <w:jc w:val="left"/>
              <w:rPr>
                <w:del w:author="Jubarte" w:id="109" w:date="1970-01-01T00:00:00Z"/>
              </w:rPr>
            </w:pPr>
          </w:p>
        </w:tc>
      </w:tr>
      <w:tr>
        <w:trPr>
          <w:trHeight w:val="400" w:hRule="atLeast"/>
          <w:del w:author="Jubarte" w:id="110" w:date="1970-01-01T00:00:00Z"/>
        </w:trPr>
        <w:tc>
          <w:tcPr>
            <w:tcW w:w="300" w:type="dxa"/>
            <w:shd w:val="clear" w:fill=""/>
          </w:tcPr>
          <w:p>
            <w:pPr>
              <w:spacing w:before="15" w:after="15"/>
              <w:jc w:val="center"/>
              <w:rPr>
                <w:del w:author="Jubarte" w:id="111" w:date="1970-01-01T00:00:00Z"/>
              </w:rPr>
            </w:pPr>
            <w:del w:author="Jubarte" w:id="112" w:date="1970-01-01T00:00:00Z">
              <w:r>
                <w:rPr>
                  <w:sz w:val="32"/>
                  <w:szCs w:val="32"/>
                </w:rPr>
                <w:delText>12</w:delText>
              </w:r>
            </w:del>
          </w:p>
        </w:tc>
        <w:tc>
          <w:tcPr>
            <w:tcW w:w="300" w:type="dxa"/>
            <w:shd w:val="clear" w:fill=""/>
          </w:tcPr>
          <w:p>
            <w:pPr>
              <w:spacing w:before="15" w:after="15"/>
              <w:jc w:val="center"/>
              <w:rPr>
                <w:del w:author="Jubarte" w:id="113" w:date="1970-01-01T00:00:00Z"/>
              </w:rPr>
            </w:pPr>
            <w:del w:author="Jubarte" w:id="114" w:date="1970-01-01T00:00:00Z">
              <w:r>
                <w:rPr>
                  <w:sz w:val="32"/>
                  <w:szCs w:val="32"/>
                </w:rPr>
                <w:delText>Wed</w:delText>
              </w:r>
            </w:del>
          </w:p>
        </w:tc>
        <w:tc>
          <w:tcPr>
            <w:tcW w:w="4400" w:type="dxa"/>
            <w:shd w:val="clear" w:fill=""/>
          </w:tcPr>
          <w:p>
            <w:pPr>
              <w:spacing w:before="15" w:after="15"/>
              <w:ind w:left="80" w:right="0"/>
              <w:jc w:val="left"/>
              <w:rPr>
                <w:del w:author="Jubarte" w:id="115" w:date="1970-01-01T00:00:00Z"/>
              </w:rPr>
            </w:pPr>
          </w:p>
        </w:tc>
      </w:tr>
      <w:tr>
        <w:trPr>
          <w:trHeight w:val="400" w:hRule="atLeast"/>
          <w:del w:author="Jubarte" w:id="116" w:date="1970-01-01T00:00:00Z"/>
        </w:trPr>
        <w:tc>
          <w:tcPr>
            <w:tcW w:w="300" w:type="dxa"/>
            <w:shd w:val="clear" w:fill=""/>
          </w:tcPr>
          <w:p>
            <w:pPr>
              <w:spacing w:before="15" w:after="15"/>
              <w:jc w:val="center"/>
              <w:rPr>
                <w:del w:author="Jubarte" w:id="117" w:date="1970-01-01T00:00:00Z"/>
              </w:rPr>
            </w:pPr>
            <w:del w:author="Jubarte" w:id="118" w:date="1970-01-01T00:00:00Z">
              <w:r>
                <w:rPr>
                  <w:sz w:val="32"/>
                  <w:szCs w:val="32"/>
                </w:rPr>
                <w:delText>13</w:delText>
              </w:r>
            </w:del>
          </w:p>
        </w:tc>
        <w:tc>
          <w:tcPr>
            <w:tcW w:w="300" w:type="dxa"/>
            <w:shd w:val="clear" w:fill=""/>
          </w:tcPr>
          <w:p>
            <w:pPr>
              <w:spacing w:before="15" w:after="15"/>
              <w:jc w:val="center"/>
              <w:rPr>
                <w:del w:author="Jubarte" w:id="119" w:date="1970-01-01T00:00:00Z"/>
              </w:rPr>
            </w:pPr>
            <w:del w:author="Jubarte" w:id="120" w:date="1970-01-01T00:00:00Z">
              <w:r>
                <w:rPr>
                  <w:sz w:val="32"/>
                  <w:szCs w:val="32"/>
                </w:rPr>
                <w:delText>Thu</w:delText>
              </w:r>
            </w:del>
          </w:p>
        </w:tc>
        <w:tc>
          <w:tcPr>
            <w:tcW w:w="4400" w:type="dxa"/>
            <w:shd w:val="clear" w:fill=""/>
          </w:tcPr>
          <w:p>
            <w:pPr>
              <w:spacing w:before="15" w:after="15"/>
              <w:ind w:left="80" w:right="0"/>
              <w:jc w:val="left"/>
              <w:rPr>
                <w:del w:author="Jubarte" w:id="121" w:date="1970-01-01T00:00:00Z"/>
              </w:rPr>
            </w:pPr>
          </w:p>
        </w:tc>
      </w:tr>
      <w:tr>
        <w:trPr>
          <w:trHeight w:val="400" w:hRule="atLeast"/>
          <w:del w:author="Jubarte" w:id="122" w:date="1970-01-01T00:00:00Z"/>
        </w:trPr>
        <w:tc>
          <w:tcPr>
            <w:tcW w:w="300" w:type="dxa"/>
            <w:shd w:val="clear" w:fill=""/>
          </w:tcPr>
          <w:p>
            <w:pPr>
              <w:spacing w:before="15" w:after="15"/>
              <w:jc w:val="center"/>
              <w:rPr>
                <w:del w:author="Jubarte" w:id="123" w:date="1970-01-01T00:00:00Z"/>
              </w:rPr>
            </w:pPr>
            <w:del w:author="Jubarte" w:id="124" w:date="1970-01-01T00:00:00Z">
              <w:r>
                <w:rPr>
                  <w:sz w:val="32"/>
                  <w:szCs w:val="32"/>
                </w:rPr>
                <w:delText>14</w:delText>
              </w:r>
            </w:del>
          </w:p>
        </w:tc>
        <w:tc>
          <w:tcPr>
            <w:tcW w:w="300" w:type="dxa"/>
            <w:shd w:val="clear" w:fill=""/>
          </w:tcPr>
          <w:p>
            <w:pPr>
              <w:spacing w:before="15" w:after="15"/>
              <w:jc w:val="center"/>
              <w:rPr>
                <w:del w:author="Jubarte" w:id="125" w:date="1970-01-01T00:00:00Z"/>
              </w:rPr>
            </w:pPr>
            <w:del w:author="Jubarte" w:id="126" w:date="1970-01-01T00:00:00Z">
              <w:r>
                <w:rPr>
                  <w:sz w:val="32"/>
                  <w:szCs w:val="32"/>
                </w:rPr>
                <w:delText>Fri</w:delText>
              </w:r>
            </w:del>
          </w:p>
        </w:tc>
        <w:tc>
          <w:tcPr>
            <w:tcW w:w="4400" w:type="dxa"/>
            <w:shd w:val="clear" w:fill=""/>
          </w:tcPr>
          <w:p>
            <w:pPr>
              <w:spacing w:before="15" w:after="15"/>
              <w:ind w:left="80" w:right="0"/>
              <w:jc w:val="left"/>
              <w:rPr>
                <w:del w:author="Jubarte" w:id="127" w:date="1970-01-01T00:00:00Z"/>
              </w:rPr>
            </w:pPr>
          </w:p>
        </w:tc>
      </w:tr>
      <w:tr>
        <w:trPr>
          <w:trHeight w:val="400" w:hRule="atLeast"/>
          <w:del w:author="Jubarte" w:id="128" w:date="1970-01-01T00:00:00Z"/>
        </w:trPr>
        <w:tc>
          <w:tcPr>
            <w:tcW w:w="300" w:type="dxa"/>
            <w:shd w:val="clear" w:fill="F7F7F7"/>
          </w:tcPr>
          <w:p>
            <w:pPr>
              <w:spacing w:before="15" w:after="15"/>
              <w:jc w:val="center"/>
              <w:rPr>
                <w:del w:author="Jubarte" w:id="129" w:date="1970-01-01T00:00:00Z"/>
              </w:rPr>
            </w:pPr>
            <w:del w:author="Jubarte" w:id="130" w:date="1970-01-01T00:00:00Z">
              <w:r>
                <w:rPr>
                  <w:color w:val="FF0000"/>
                  <w:sz w:val="32"/>
                  <w:szCs w:val="32"/>
                </w:rPr>
                <w:delText>15</w:delText>
              </w:r>
            </w:del>
          </w:p>
        </w:tc>
        <w:tc>
          <w:tcPr>
            <w:tcW w:w="300" w:type="dxa"/>
            <w:shd w:val="clear" w:fill="F7F7F7"/>
          </w:tcPr>
          <w:p>
            <w:pPr>
              <w:spacing w:before="15" w:after="15"/>
              <w:jc w:val="center"/>
              <w:rPr>
                <w:del w:author="Jubarte" w:id="131" w:date="1970-01-01T00:00:00Z"/>
              </w:rPr>
            </w:pPr>
            <w:del w:author="Jubarte" w:id="132" w:date="1970-01-01T00:00:00Z">
              <w:r>
                <w:rPr>
                  <w:color w:val="FF0000"/>
                  <w:sz w:val="32"/>
                  <w:szCs w:val="32"/>
                </w:rPr>
                <w:delText>Sat</w:delText>
              </w:r>
            </w:del>
          </w:p>
        </w:tc>
        <w:tc>
          <w:tcPr>
            <w:tcW w:w="4400" w:type="dxa"/>
            <w:shd w:val="clear" w:fill="F7F7F7"/>
          </w:tcPr>
          <w:p>
            <w:pPr>
              <w:spacing w:before="15" w:after="15"/>
              <w:ind w:left="80" w:right="0"/>
              <w:jc w:val="left"/>
              <w:rPr>
                <w:del w:author="Jubarte" w:id="133" w:date="1970-01-01T00:00:00Z"/>
              </w:rPr>
            </w:pPr>
          </w:p>
        </w:tc>
      </w:tr>
      <w:tr>
        <w:trPr>
          <w:trHeight w:val="400" w:hRule="atLeast"/>
          <w:del w:author="Jubarte" w:id="134" w:date="1970-01-01T00:00:00Z"/>
        </w:trPr>
        <w:tc>
          <w:tcPr>
            <w:tcW w:w="300" w:type="dxa"/>
            <w:shd w:val="clear" w:fill="F7F7F7"/>
          </w:tcPr>
          <w:p>
            <w:pPr>
              <w:spacing w:before="15" w:after="15"/>
              <w:jc w:val="center"/>
              <w:rPr>
                <w:del w:author="Jubarte" w:id="135" w:date="1970-01-01T00:00:00Z"/>
              </w:rPr>
            </w:pPr>
            <w:del w:author="Jubarte" w:id="136" w:date="1970-01-01T00:00:00Z">
              <w:r>
                <w:rPr>
                  <w:color w:val="FF0000"/>
                  <w:sz w:val="32"/>
                  <w:szCs w:val="32"/>
                </w:rPr>
                <w:delText>16</w:delText>
              </w:r>
            </w:del>
          </w:p>
        </w:tc>
        <w:tc>
          <w:tcPr>
            <w:tcW w:w="300" w:type="dxa"/>
            <w:shd w:val="clear" w:fill="F7F7F7"/>
          </w:tcPr>
          <w:p>
            <w:pPr>
              <w:spacing w:before="15" w:after="15"/>
              <w:jc w:val="center"/>
              <w:rPr>
                <w:del w:author="Jubarte" w:id="137" w:date="1970-01-01T00:00:00Z"/>
              </w:rPr>
            </w:pPr>
            <w:del w:author="Jubarte" w:id="138" w:date="1970-01-01T00:00:00Z">
              <w:r>
                <w:rPr>
                  <w:color w:val="FF0000"/>
                  <w:sz w:val="32"/>
                  <w:szCs w:val="32"/>
                </w:rPr>
                <w:delText>Sun</w:delText>
              </w:r>
            </w:del>
          </w:p>
        </w:tc>
        <w:tc>
          <w:tcPr>
            <w:tcW w:w="4400" w:type="dxa"/>
            <w:shd w:val="clear" w:fill="F7F7F7"/>
          </w:tcPr>
          <w:p>
            <w:pPr>
              <w:spacing w:before="15" w:after="15"/>
              <w:ind w:left="80" w:right="0"/>
              <w:jc w:val="left"/>
              <w:rPr>
                <w:del w:author="Jubarte" w:id="139" w:date="1970-01-01T00:00:00Z"/>
              </w:rPr>
            </w:pPr>
          </w:p>
        </w:tc>
      </w:tr>
      <w:tr>
        <w:trPr>
          <w:trHeight w:val="400" w:hRule="atLeast"/>
          <w:del w:author="Jubarte" w:id="140" w:date="1970-01-01T00:00:00Z"/>
        </w:trPr>
        <w:tc>
          <w:tcPr>
            <w:tcW w:w="300" w:type="dxa"/>
            <w:shd w:val="clear" w:fill=""/>
          </w:tcPr>
          <w:p>
            <w:pPr>
              <w:spacing w:before="15" w:after="15"/>
              <w:jc w:val="center"/>
              <w:rPr>
                <w:del w:author="Jubarte" w:id="141" w:date="1970-01-01T00:00:00Z"/>
              </w:rPr>
            </w:pPr>
            <w:del w:author="Jubarte" w:id="142" w:date="1970-01-01T00:00:00Z">
              <w:r>
                <w:rPr>
                  <w:sz w:val="32"/>
                  <w:szCs w:val="32"/>
                </w:rPr>
                <w:delText>17</w:delText>
              </w:r>
            </w:del>
          </w:p>
        </w:tc>
        <w:tc>
          <w:tcPr>
            <w:tcW w:w="300" w:type="dxa"/>
            <w:shd w:val="clear" w:fill=""/>
          </w:tcPr>
          <w:p>
            <w:pPr>
              <w:spacing w:before="15" w:after="15"/>
              <w:jc w:val="center"/>
              <w:rPr>
                <w:del w:author="Jubarte" w:id="143" w:date="1970-01-01T00:00:00Z"/>
              </w:rPr>
            </w:pPr>
            <w:del w:author="Jubarte" w:id="144" w:date="1970-01-01T00:00:00Z">
              <w:r>
                <w:rPr>
                  <w:sz w:val="32"/>
                  <w:szCs w:val="32"/>
                </w:rPr>
                <w:delText>Mon</w:delText>
              </w:r>
            </w:del>
          </w:p>
        </w:tc>
        <w:tc>
          <w:tcPr>
            <w:tcW w:w="4400" w:type="dxa"/>
            <w:shd w:val="clear" w:fill=""/>
          </w:tcPr>
          <w:p>
            <w:pPr>
              <w:spacing w:before="15" w:after="15"/>
              <w:ind w:left="80" w:right="0"/>
              <w:jc w:val="left"/>
              <w:rPr>
                <w:del w:author="Jubarte" w:id="145" w:date="1970-01-01T00:00:00Z"/>
              </w:rPr>
            </w:pPr>
            <w:del w:author="Jubarte" w:id="146" w:date="1970-01-01T00:00:00Z">
              <w:r>
                <w:rPr>
                  <w:color w:val="FF0000"/>
                  <w:sz w:val="28"/>
                  <w:szCs w:val="28"/>
                </w:rPr>
                <w:delText>Presidents' Day</w:delText>
              </w:r>
            </w:del>
          </w:p>
        </w:tc>
      </w:tr>
      <w:tr>
        <w:trPr>
          <w:trHeight w:val="400" w:hRule="atLeast"/>
          <w:del w:author="Jubarte" w:id="147" w:date="1970-01-01T00:00:00Z"/>
        </w:trPr>
        <w:tc>
          <w:tcPr>
            <w:tcW w:w="300" w:type="dxa"/>
            <w:shd w:val="clear" w:fill=""/>
          </w:tcPr>
          <w:p>
            <w:pPr>
              <w:spacing w:before="15" w:after="15"/>
              <w:jc w:val="center"/>
              <w:rPr>
                <w:del w:author="Jubarte" w:id="148" w:date="1970-01-01T00:00:00Z"/>
              </w:rPr>
            </w:pPr>
            <w:del w:author="Jubarte" w:id="149" w:date="1970-01-01T00:00:00Z">
              <w:r>
                <w:rPr>
                  <w:sz w:val="32"/>
                  <w:szCs w:val="32"/>
                </w:rPr>
                <w:delText>18</w:delText>
              </w:r>
            </w:del>
          </w:p>
        </w:tc>
        <w:tc>
          <w:tcPr>
            <w:tcW w:w="300" w:type="dxa"/>
            <w:shd w:val="clear" w:fill=""/>
          </w:tcPr>
          <w:p>
            <w:pPr>
              <w:spacing w:before="15" w:after="15"/>
              <w:jc w:val="center"/>
              <w:rPr>
                <w:del w:author="Jubarte" w:id="150" w:date="1970-01-01T00:00:00Z"/>
              </w:rPr>
            </w:pPr>
            <w:del w:author="Jubarte" w:id="151" w:date="1970-01-01T00:00:00Z">
              <w:r>
                <w:rPr>
                  <w:sz w:val="32"/>
                  <w:szCs w:val="32"/>
                </w:rPr>
                <w:delText>Tue</w:delText>
              </w:r>
            </w:del>
          </w:p>
        </w:tc>
        <w:tc>
          <w:tcPr>
            <w:tcW w:w="4400" w:type="dxa"/>
            <w:shd w:val="clear" w:fill=""/>
          </w:tcPr>
          <w:p>
            <w:pPr>
              <w:spacing w:before="15" w:after="15"/>
              <w:ind w:left="80" w:right="0"/>
              <w:jc w:val="left"/>
              <w:rPr>
                <w:del w:author="Jubarte" w:id="152" w:date="1970-01-01T00:00:00Z"/>
              </w:rPr>
            </w:pPr>
          </w:p>
        </w:tc>
      </w:tr>
      <w:tr>
        <w:trPr>
          <w:trHeight w:val="400" w:hRule="atLeast"/>
          <w:del w:author="Jubarte" w:id="153" w:date="1970-01-01T00:00:00Z"/>
        </w:trPr>
        <w:tc>
          <w:tcPr>
            <w:tcW w:w="300" w:type="dxa"/>
            <w:shd w:val="clear" w:fill=""/>
          </w:tcPr>
          <w:p>
            <w:pPr>
              <w:spacing w:before="15" w:after="15"/>
              <w:jc w:val="center"/>
              <w:rPr>
                <w:del w:author="Jubarte" w:id="154" w:date="1970-01-01T00:00:00Z"/>
              </w:rPr>
            </w:pPr>
            <w:del w:author="Jubarte" w:id="155" w:date="1970-01-01T00:00:00Z">
              <w:r>
                <w:rPr>
                  <w:sz w:val="32"/>
                  <w:szCs w:val="32"/>
                </w:rPr>
                <w:delText>19</w:delText>
              </w:r>
            </w:del>
          </w:p>
        </w:tc>
        <w:tc>
          <w:tcPr>
            <w:tcW w:w="300" w:type="dxa"/>
            <w:shd w:val="clear" w:fill=""/>
          </w:tcPr>
          <w:p>
            <w:pPr>
              <w:spacing w:before="15" w:after="15"/>
              <w:jc w:val="center"/>
              <w:rPr>
                <w:del w:author="Jubarte" w:id="156" w:date="1970-01-01T00:00:00Z"/>
              </w:rPr>
            </w:pPr>
            <w:del w:author="Jubarte" w:id="157" w:date="1970-01-01T00:00:00Z">
              <w:r>
                <w:rPr>
                  <w:sz w:val="32"/>
                  <w:szCs w:val="32"/>
                </w:rPr>
                <w:delText>Wed</w:delText>
              </w:r>
            </w:del>
          </w:p>
        </w:tc>
        <w:tc>
          <w:tcPr>
            <w:tcW w:w="4400" w:type="dxa"/>
            <w:shd w:val="clear" w:fill=""/>
          </w:tcPr>
          <w:p>
            <w:pPr>
              <w:spacing w:before="15" w:after="15"/>
              <w:ind w:left="80" w:right="0"/>
              <w:jc w:val="left"/>
              <w:rPr>
                <w:del w:author="Jubarte" w:id="158" w:date="1970-01-01T00:00:00Z"/>
              </w:rPr>
            </w:pPr>
          </w:p>
        </w:tc>
      </w:tr>
      <w:tr>
        <w:trPr>
          <w:trHeight w:val="400" w:hRule="atLeast"/>
          <w:del w:author="Jubarte" w:id="159" w:date="1970-01-01T00:00:00Z"/>
        </w:trPr>
        <w:tc>
          <w:tcPr>
            <w:tcW w:w="300" w:type="dxa"/>
            <w:shd w:val="clear" w:fill=""/>
          </w:tcPr>
          <w:p>
            <w:pPr>
              <w:spacing w:before="15" w:after="15"/>
              <w:jc w:val="center"/>
              <w:rPr>
                <w:del w:author="Jubarte" w:id="160" w:date="1970-01-01T00:00:00Z"/>
              </w:rPr>
            </w:pPr>
            <w:del w:author="Jubarte" w:id="161" w:date="1970-01-01T00:00:00Z">
              <w:r>
                <w:rPr>
                  <w:sz w:val="32"/>
                  <w:szCs w:val="32"/>
                </w:rPr>
                <w:delText>20</w:delText>
              </w:r>
            </w:del>
          </w:p>
        </w:tc>
        <w:tc>
          <w:tcPr>
            <w:tcW w:w="300" w:type="dxa"/>
            <w:shd w:val="clear" w:fill=""/>
          </w:tcPr>
          <w:p>
            <w:pPr>
              <w:spacing w:before="15" w:after="15"/>
              <w:jc w:val="center"/>
              <w:rPr>
                <w:del w:author="Jubarte" w:id="162" w:date="1970-01-01T00:00:00Z"/>
              </w:rPr>
            </w:pPr>
            <w:del w:author="Jubarte" w:id="163" w:date="1970-01-01T00:00:00Z">
              <w:r>
                <w:rPr>
                  <w:sz w:val="32"/>
                  <w:szCs w:val="32"/>
                </w:rPr>
                <w:delText>Thu</w:delText>
              </w:r>
            </w:del>
          </w:p>
        </w:tc>
        <w:tc>
          <w:tcPr>
            <w:tcW w:w="4400" w:type="dxa"/>
            <w:shd w:val="clear" w:fill=""/>
          </w:tcPr>
          <w:p>
            <w:pPr>
              <w:spacing w:before="15" w:after="15"/>
              <w:ind w:left="80" w:right="0"/>
              <w:jc w:val="left"/>
              <w:rPr>
                <w:del w:author="Jubarte" w:id="164" w:date="1970-01-01T00:00:00Z"/>
              </w:rPr>
            </w:pPr>
          </w:p>
        </w:tc>
      </w:tr>
      <w:tr>
        <w:trPr>
          <w:trHeight w:val="400" w:hRule="atLeast"/>
          <w:del w:author="Jubarte" w:id="165" w:date="1970-01-01T00:00:00Z"/>
        </w:trPr>
        <w:tc>
          <w:tcPr>
            <w:tcW w:w="300" w:type="dxa"/>
            <w:shd w:val="clear" w:fill=""/>
          </w:tcPr>
          <w:p>
            <w:pPr>
              <w:spacing w:before="15" w:after="15"/>
              <w:jc w:val="center"/>
              <w:rPr>
                <w:del w:author="Jubarte" w:id="166" w:date="1970-01-01T00:00:00Z"/>
              </w:rPr>
            </w:pPr>
            <w:del w:author="Jubarte" w:id="167" w:date="1970-01-01T00:00:00Z">
              <w:r>
                <w:rPr>
                  <w:sz w:val="32"/>
                  <w:szCs w:val="32"/>
                </w:rPr>
                <w:delText>21</w:delText>
              </w:r>
            </w:del>
          </w:p>
        </w:tc>
        <w:tc>
          <w:tcPr>
            <w:tcW w:w="300" w:type="dxa"/>
            <w:shd w:val="clear" w:fill=""/>
          </w:tcPr>
          <w:p>
            <w:pPr>
              <w:spacing w:before="15" w:after="15"/>
              <w:jc w:val="center"/>
              <w:rPr>
                <w:del w:author="Jubarte" w:id="168" w:date="1970-01-01T00:00:00Z"/>
              </w:rPr>
            </w:pPr>
            <w:del w:author="Jubarte" w:id="169" w:date="1970-01-01T00:00:00Z">
              <w:r>
                <w:rPr>
                  <w:sz w:val="32"/>
                  <w:szCs w:val="32"/>
                </w:rPr>
                <w:delText>Fri</w:delText>
              </w:r>
            </w:del>
          </w:p>
        </w:tc>
        <w:tc>
          <w:tcPr>
            <w:tcW w:w="4400" w:type="dxa"/>
            <w:shd w:val="clear" w:fill=""/>
          </w:tcPr>
          <w:p>
            <w:pPr>
              <w:spacing w:before="15" w:after="15"/>
              <w:ind w:left="80" w:right="0"/>
              <w:jc w:val="left"/>
              <w:rPr>
                <w:del w:author="Jubarte" w:id="170" w:date="1970-01-01T00:00:00Z"/>
              </w:rPr>
            </w:pPr>
          </w:p>
        </w:tc>
      </w:tr>
      <w:tr>
        <w:trPr>
          <w:trHeight w:val="400" w:hRule="atLeast"/>
          <w:del w:author="Jubarte" w:id="171" w:date="1970-01-01T00:00:00Z"/>
        </w:trPr>
        <w:tc>
          <w:tcPr>
            <w:tcW w:w="300" w:type="dxa"/>
            <w:shd w:val="clear" w:fill="F7F7F7"/>
          </w:tcPr>
          <w:p>
            <w:pPr>
              <w:spacing w:before="15" w:after="15"/>
              <w:jc w:val="center"/>
              <w:rPr>
                <w:del w:author="Jubarte" w:id="172" w:date="1970-01-01T00:00:00Z"/>
              </w:rPr>
            </w:pPr>
            <w:del w:author="Jubarte" w:id="173" w:date="1970-01-01T00:00:00Z">
              <w:r>
                <w:rPr>
                  <w:color w:val="FF0000"/>
                  <w:sz w:val="32"/>
                  <w:szCs w:val="32"/>
                </w:rPr>
                <w:delText>22</w:delText>
              </w:r>
            </w:del>
          </w:p>
        </w:tc>
        <w:tc>
          <w:tcPr>
            <w:tcW w:w="300" w:type="dxa"/>
            <w:shd w:val="clear" w:fill="F7F7F7"/>
          </w:tcPr>
          <w:p>
            <w:pPr>
              <w:spacing w:before="15" w:after="15"/>
              <w:jc w:val="center"/>
              <w:rPr>
                <w:del w:author="Jubarte" w:id="174" w:date="1970-01-01T00:00:00Z"/>
              </w:rPr>
            </w:pPr>
            <w:del w:author="Jubarte" w:id="175" w:date="1970-01-01T00:00:00Z">
              <w:r>
                <w:rPr>
                  <w:color w:val="FF0000"/>
                  <w:sz w:val="32"/>
                  <w:szCs w:val="32"/>
                </w:rPr>
                <w:delText>Sat</w:delText>
              </w:r>
            </w:del>
          </w:p>
        </w:tc>
        <w:tc>
          <w:tcPr>
            <w:tcW w:w="4400" w:type="dxa"/>
            <w:shd w:val="clear" w:fill="F7F7F7"/>
          </w:tcPr>
          <w:p>
            <w:pPr>
              <w:spacing w:before="15" w:after="15"/>
              <w:ind w:left="80" w:right="0"/>
              <w:jc w:val="left"/>
              <w:rPr>
                <w:del w:author="Jubarte" w:id="176" w:date="1970-01-01T00:00:00Z"/>
              </w:rPr>
            </w:pPr>
          </w:p>
        </w:tc>
      </w:tr>
      <w:tr>
        <w:trPr>
          <w:trHeight w:val="400" w:hRule="atLeast"/>
          <w:del w:author="Jubarte" w:id="177" w:date="1970-01-01T00:00:00Z"/>
        </w:trPr>
        <w:tc>
          <w:tcPr>
            <w:tcW w:w="300" w:type="dxa"/>
            <w:shd w:val="clear" w:fill="F7F7F7"/>
          </w:tcPr>
          <w:p>
            <w:pPr>
              <w:spacing w:before="15" w:after="15"/>
              <w:jc w:val="center"/>
              <w:rPr>
                <w:del w:author="Jubarte" w:id="178" w:date="1970-01-01T00:00:00Z"/>
              </w:rPr>
            </w:pPr>
            <w:del w:author="Jubarte" w:id="179" w:date="1970-01-01T00:00:00Z">
              <w:r>
                <w:rPr>
                  <w:color w:val="FF0000"/>
                  <w:sz w:val="32"/>
                  <w:szCs w:val="32"/>
                </w:rPr>
                <w:delText>23</w:delText>
              </w:r>
            </w:del>
          </w:p>
        </w:tc>
        <w:tc>
          <w:tcPr>
            <w:tcW w:w="300" w:type="dxa"/>
            <w:shd w:val="clear" w:fill="F7F7F7"/>
          </w:tcPr>
          <w:p>
            <w:pPr>
              <w:spacing w:before="15" w:after="15"/>
              <w:jc w:val="center"/>
              <w:rPr>
                <w:del w:author="Jubarte" w:id="180" w:date="1970-01-01T00:00:00Z"/>
              </w:rPr>
            </w:pPr>
            <w:del w:author="Jubarte" w:id="181" w:date="1970-01-01T00:00:00Z">
              <w:r>
                <w:rPr>
                  <w:color w:val="FF0000"/>
                  <w:sz w:val="32"/>
                  <w:szCs w:val="32"/>
                </w:rPr>
                <w:delText>Sun</w:delText>
              </w:r>
            </w:del>
          </w:p>
        </w:tc>
        <w:tc>
          <w:tcPr>
            <w:tcW w:w="4400" w:type="dxa"/>
            <w:shd w:val="clear" w:fill="F7F7F7"/>
          </w:tcPr>
          <w:p>
            <w:pPr>
              <w:spacing w:before="15" w:after="15"/>
              <w:ind w:left="80" w:right="0"/>
              <w:jc w:val="left"/>
              <w:rPr>
                <w:del w:author="Jubarte" w:id="182" w:date="1970-01-01T00:00:00Z"/>
              </w:rPr>
            </w:pPr>
          </w:p>
        </w:tc>
      </w:tr>
      <w:tr>
        <w:trPr>
          <w:trHeight w:val="400" w:hRule="atLeast"/>
          <w:del w:author="Jubarte" w:id="183" w:date="1970-01-01T00:00:00Z"/>
        </w:trPr>
        <w:tc>
          <w:tcPr>
            <w:tcW w:w="300" w:type="dxa"/>
            <w:shd w:val="clear" w:fill=""/>
          </w:tcPr>
          <w:p>
            <w:pPr>
              <w:spacing w:before="15" w:after="15"/>
              <w:jc w:val="center"/>
              <w:rPr>
                <w:del w:author="Jubarte" w:id="184" w:date="1970-01-01T00:00:00Z"/>
              </w:rPr>
            </w:pPr>
            <w:del w:author="Jubarte" w:id="185" w:date="1970-01-01T00:00:00Z">
              <w:r>
                <w:rPr>
                  <w:sz w:val="32"/>
                  <w:szCs w:val="32"/>
                </w:rPr>
                <w:delText>24</w:delText>
              </w:r>
            </w:del>
          </w:p>
        </w:tc>
        <w:tc>
          <w:tcPr>
            <w:tcW w:w="300" w:type="dxa"/>
            <w:shd w:val="clear" w:fill=""/>
          </w:tcPr>
          <w:p>
            <w:pPr>
              <w:spacing w:before="15" w:after="15"/>
              <w:jc w:val="center"/>
              <w:rPr>
                <w:del w:author="Jubarte" w:id="186" w:date="1970-01-01T00:00:00Z"/>
              </w:rPr>
            </w:pPr>
            <w:del w:author="Jubarte" w:id="187" w:date="1970-01-01T00:00:00Z">
              <w:r>
                <w:rPr>
                  <w:sz w:val="32"/>
                  <w:szCs w:val="32"/>
                </w:rPr>
                <w:delText>Mon</w:delText>
              </w:r>
            </w:del>
          </w:p>
        </w:tc>
        <w:tc>
          <w:tcPr>
            <w:tcW w:w="4400" w:type="dxa"/>
            <w:shd w:val="clear" w:fill=""/>
          </w:tcPr>
          <w:p>
            <w:pPr>
              <w:spacing w:before="15" w:after="15"/>
              <w:ind w:left="80" w:right="0"/>
              <w:jc w:val="left"/>
              <w:rPr>
                <w:del w:author="Jubarte" w:id="188" w:date="1970-01-01T00:00:00Z"/>
              </w:rPr>
            </w:pPr>
          </w:p>
        </w:tc>
      </w:tr>
      <w:tr>
        <w:trPr>
          <w:trHeight w:val="400" w:hRule="atLeast"/>
          <w:del w:author="Jubarte" w:id="189" w:date="1970-01-01T00:00:00Z"/>
        </w:trPr>
        <w:tc>
          <w:tcPr>
            <w:tcW w:w="300" w:type="dxa"/>
            <w:shd w:val="clear" w:fill=""/>
          </w:tcPr>
          <w:p>
            <w:pPr>
              <w:spacing w:before="15" w:after="15"/>
              <w:jc w:val="center"/>
              <w:rPr>
                <w:del w:author="Jubarte" w:id="190" w:date="1970-01-01T00:00:00Z"/>
              </w:rPr>
            </w:pPr>
            <w:del w:author="Jubarte" w:id="191" w:date="1970-01-01T00:00:00Z">
              <w:r>
                <w:rPr>
                  <w:sz w:val="32"/>
                  <w:szCs w:val="32"/>
                </w:rPr>
                <w:delText>25</w:delText>
              </w:r>
            </w:del>
          </w:p>
        </w:tc>
        <w:tc>
          <w:tcPr>
            <w:tcW w:w="300" w:type="dxa"/>
            <w:shd w:val="clear" w:fill=""/>
          </w:tcPr>
          <w:p>
            <w:pPr>
              <w:spacing w:before="15" w:after="15"/>
              <w:jc w:val="center"/>
              <w:rPr>
                <w:del w:author="Jubarte" w:id="192" w:date="1970-01-01T00:00:00Z"/>
              </w:rPr>
            </w:pPr>
            <w:del w:author="Jubarte" w:id="193" w:date="1970-01-01T00:00:00Z">
              <w:r>
                <w:rPr>
                  <w:sz w:val="32"/>
                  <w:szCs w:val="32"/>
                </w:rPr>
                <w:delText>Tue</w:delText>
              </w:r>
            </w:del>
          </w:p>
        </w:tc>
        <w:tc>
          <w:tcPr>
            <w:tcW w:w="4400" w:type="dxa"/>
            <w:shd w:val="clear" w:fill=""/>
          </w:tcPr>
          <w:p>
            <w:pPr>
              <w:spacing w:before="15" w:after="15"/>
              <w:ind w:left="80" w:right="0"/>
              <w:jc w:val="left"/>
              <w:rPr>
                <w:del w:author="Jubarte" w:id="194" w:date="1970-01-01T00:00:00Z"/>
              </w:rPr>
            </w:pPr>
          </w:p>
        </w:tc>
      </w:tr>
      <w:tr>
        <w:trPr>
          <w:trHeight w:val="400" w:hRule="atLeast"/>
          <w:del w:author="Jubarte" w:id="195" w:date="1970-01-01T00:00:00Z"/>
        </w:trPr>
        <w:tc>
          <w:tcPr>
            <w:tcW w:w="300" w:type="dxa"/>
            <w:shd w:val="clear" w:fill=""/>
          </w:tcPr>
          <w:p>
            <w:pPr>
              <w:spacing w:before="15" w:after="15"/>
              <w:jc w:val="center"/>
              <w:rPr>
                <w:del w:author="Jubarte" w:id="196" w:date="1970-01-01T00:00:00Z"/>
              </w:rPr>
            </w:pPr>
            <w:del w:author="Jubarte" w:id="197" w:date="1970-01-01T00:00:00Z">
              <w:r>
                <w:rPr>
                  <w:sz w:val="32"/>
                  <w:szCs w:val="32"/>
                </w:rPr>
                <w:delText>26</w:delText>
              </w:r>
            </w:del>
          </w:p>
        </w:tc>
        <w:tc>
          <w:tcPr>
            <w:tcW w:w="300" w:type="dxa"/>
            <w:shd w:val="clear" w:fill=""/>
          </w:tcPr>
          <w:p>
            <w:pPr>
              <w:spacing w:before="15" w:after="15"/>
              <w:jc w:val="center"/>
              <w:rPr>
                <w:del w:author="Jubarte" w:id="198" w:date="1970-01-01T00:00:00Z"/>
              </w:rPr>
            </w:pPr>
            <w:del w:author="Jubarte" w:id="199" w:date="1970-01-01T00:00:00Z">
              <w:r>
                <w:rPr>
                  <w:sz w:val="32"/>
                  <w:szCs w:val="32"/>
                </w:rPr>
                <w:delText>Wed</w:delText>
              </w:r>
            </w:del>
          </w:p>
        </w:tc>
        <w:tc>
          <w:tcPr>
            <w:tcW w:w="4400" w:type="dxa"/>
            <w:shd w:val="clear" w:fill=""/>
          </w:tcPr>
          <w:p>
            <w:pPr>
              <w:spacing w:before="15" w:after="15"/>
              <w:ind w:left="80" w:right="0"/>
              <w:jc w:val="left"/>
              <w:rPr>
                <w:del w:author="Jubarte" w:id="200" w:date="1970-01-01T00:00:00Z"/>
              </w:rPr>
            </w:pPr>
          </w:p>
        </w:tc>
      </w:tr>
      <w:tr>
        <w:trPr>
          <w:trHeight w:val="400" w:hRule="atLeast"/>
          <w:del w:author="Jubarte" w:id="201" w:date="1970-01-01T00:00:00Z"/>
        </w:trPr>
        <w:tc>
          <w:tcPr>
            <w:tcW w:w="300" w:type="dxa"/>
            <w:shd w:val="clear" w:fill=""/>
          </w:tcPr>
          <w:p>
            <w:pPr>
              <w:spacing w:before="15" w:after="15"/>
              <w:jc w:val="center"/>
              <w:rPr>
                <w:del w:author="Jubarte" w:id="202" w:date="1970-01-01T00:00:00Z"/>
              </w:rPr>
            </w:pPr>
            <w:del w:author="Jubarte" w:id="203" w:date="1970-01-01T00:00:00Z">
              <w:r>
                <w:rPr>
                  <w:sz w:val="32"/>
                  <w:szCs w:val="32"/>
                </w:rPr>
                <w:delText>27</w:delText>
              </w:r>
            </w:del>
          </w:p>
        </w:tc>
        <w:tc>
          <w:tcPr>
            <w:tcW w:w="300" w:type="dxa"/>
            <w:shd w:val="clear" w:fill=""/>
          </w:tcPr>
          <w:p>
            <w:pPr>
              <w:spacing w:before="15" w:after="15"/>
              <w:jc w:val="center"/>
              <w:rPr>
                <w:del w:author="Jubarte" w:id="204" w:date="1970-01-01T00:00:00Z"/>
              </w:rPr>
            </w:pPr>
            <w:del w:author="Jubarte" w:id="205" w:date="1970-01-01T00:00:00Z">
              <w:r>
                <w:rPr>
                  <w:sz w:val="32"/>
                  <w:szCs w:val="32"/>
                </w:rPr>
                <w:delText>Thu</w:delText>
              </w:r>
            </w:del>
          </w:p>
        </w:tc>
        <w:tc>
          <w:tcPr>
            <w:tcW w:w="4400" w:type="dxa"/>
            <w:shd w:val="clear" w:fill=""/>
          </w:tcPr>
          <w:p>
            <w:pPr>
              <w:spacing w:before="15" w:after="15"/>
              <w:ind w:left="80" w:right="0"/>
              <w:jc w:val="left"/>
              <w:rPr>
                <w:del w:author="Jubarte" w:id="206" w:date="1970-01-01T00:00:00Z"/>
              </w:rPr>
            </w:pPr>
          </w:p>
        </w:tc>
      </w:tr>
      <w:tr>
        <w:trPr>
          <w:trHeight w:val="400" w:hRule="atLeast"/>
          <w:del w:author="Jubarte" w:id="207" w:date="1970-01-01T00:00:00Z"/>
        </w:trPr>
        <w:tc>
          <w:tcPr>
            <w:tcW w:w="300" w:type="dxa"/>
            <w:shd w:val="clear" w:fill=""/>
          </w:tcPr>
          <w:p>
            <w:pPr>
              <w:spacing w:before="15" w:after="15"/>
              <w:jc w:val="center"/>
              <w:rPr>
                <w:del w:author="Jubarte" w:id="208" w:date="1970-01-01T00:00:00Z"/>
              </w:rPr>
            </w:pPr>
            <w:del w:author="Jubarte" w:id="209" w:date="1970-01-01T00:00:00Z">
              <w:r>
                <w:rPr>
                  <w:sz w:val="32"/>
                  <w:szCs w:val="32"/>
                </w:rPr>
                <w:delText>28</w:delText>
              </w:r>
            </w:del>
          </w:p>
        </w:tc>
        <w:tc>
          <w:tcPr>
            <w:tcW w:w="300" w:type="dxa"/>
            <w:shd w:val="clear" w:fill=""/>
          </w:tcPr>
          <w:p>
            <w:pPr>
              <w:spacing w:before="15" w:after="15"/>
              <w:jc w:val="center"/>
              <w:rPr>
                <w:del w:author="Jubarte" w:id="210" w:date="1970-01-01T00:00:00Z"/>
              </w:rPr>
            </w:pPr>
            <w:del w:author="Jubarte" w:id="211" w:date="1970-01-01T00:00:00Z">
              <w:r>
                <w:rPr>
                  <w:sz w:val="32"/>
                  <w:szCs w:val="32"/>
                </w:rPr>
                <w:delText>Fri</w:delText>
              </w:r>
            </w:del>
          </w:p>
        </w:tc>
        <w:tc>
          <w:tcPr>
            <w:tcW w:w="4400" w:type="dxa"/>
            <w:shd w:val="clear" w:fill=""/>
          </w:tcPr>
          <w:p>
            <w:pPr>
              <w:spacing w:before="15" w:after="15"/>
              <w:ind w:left="80" w:right="0"/>
              <w:jc w:val="left"/>
              <w:rPr>
                <w:del w:author="Jubarte" w:id="212" w:date="1970-01-01T00:00:00Z"/>
              </w:rPr>
            </w:pPr>
          </w:p>
        </w:tc>
      </w:tr>
      <w:tr>
        <w:trPr>
          <w:trHeight w:val="400" w:hRule="atLeast"/>
          <w:del w:author="Jubarte" w:id="213" w:date="1970-01-01T00:00:00Z"/>
        </w:trPr>
        <w:tc>
          <w:tcPr>
            <w:tcW w:w="300" w:type="dxa"/>
          </w:tcPr>
          <w:p>
            <w:pPr>
              <w:spacing w:before="15" w:after="15"/>
              <w:jc w:val="center"/>
              <w:rPr>
                <w:del w:author="Jubarte" w:id="214" w:date="1970-01-01T00:00:00Z"/>
              </w:rPr>
            </w:pPr>
          </w:p>
        </w:tc>
        <w:tc>
          <w:tcPr>
            <w:tcW w:w="300" w:type="dxa"/>
          </w:tcPr>
          <w:p>
            <w:pPr>
              <w:spacing w:before="15" w:after="15"/>
              <w:jc w:val="center"/>
              <w:rPr>
                <w:del w:author="Jubarte" w:id="215" w:date="1970-01-01T00:00:00Z"/>
              </w:rPr>
            </w:pPr>
          </w:p>
        </w:tc>
        <w:tc>
          <w:tcPr>
            <w:tcW w:w="4400" w:type="dxa"/>
          </w:tcPr>
          <w:p>
            <w:pPr>
              <w:spacing w:before="15" w:after="15"/>
              <w:jc w:val="left"/>
              <w:rPr>
                <w:del w:author="Jubarte" w:id="216" w:date="1970-01-01T00:00:00Z"/>
              </w:rPr>
            </w:pPr>
          </w:p>
        </w:tc>
      </w:tr>
      <w:tr>
        <w:trPr>
          <w:trHeight w:val="400" w:hRule="atLeast"/>
          <w:del w:author="Jubarte" w:id="217" w:date="1970-01-01T00:00:00Z"/>
        </w:trPr>
        <w:tc>
          <w:tcPr>
            <w:tcW w:w="300" w:type="dxa"/>
          </w:tcPr>
          <w:p>
            <w:pPr>
              <w:spacing w:before="15" w:after="15"/>
              <w:jc w:val="center"/>
              <w:rPr>
                <w:del w:author="Jubarte" w:id="218" w:date="1970-01-01T00:00:00Z"/>
              </w:rPr>
            </w:pPr>
          </w:p>
        </w:tc>
        <w:tc>
          <w:tcPr>
            <w:tcW w:w="300" w:type="dxa"/>
          </w:tcPr>
          <w:p>
            <w:pPr>
              <w:spacing w:before="15" w:after="15"/>
              <w:jc w:val="center"/>
              <w:rPr>
                <w:del w:author="Jubarte" w:id="219" w:date="1970-01-01T00:00:00Z"/>
              </w:rPr>
            </w:pPr>
          </w:p>
        </w:tc>
        <w:tc>
          <w:tcPr>
            <w:tcW w:w="4400" w:type="dxa"/>
          </w:tcPr>
          <w:p>
            <w:pPr>
              <w:spacing w:before="15" w:after="15"/>
              <w:jc w:val="left"/>
              <w:rPr>
                <w:del w:author="Jubarte" w:id="220" w:date="1970-01-01T00:00:00Z"/>
              </w:rPr>
            </w:pPr>
          </w:p>
        </w:tc>
      </w:tr>
      <w:tr>
        <w:trPr>
          <w:trHeight w:val="400" w:hRule="atLeast"/>
          <w:del w:author="Jubarte" w:id="221" w:date="1970-01-01T00:00:00Z"/>
        </w:trPr>
        <w:tc>
          <w:tcPr>
            <w:tcW w:w="300" w:type="dxa"/>
          </w:tcPr>
          <w:p>
            <w:pPr>
              <w:spacing w:before="15" w:after="15"/>
              <w:jc w:val="center"/>
              <w:rPr>
                <w:del w:author="Jubarte" w:id="222" w:date="1970-01-01T00:00:00Z"/>
              </w:rPr>
            </w:pPr>
          </w:p>
        </w:tc>
        <w:tc>
          <w:tcPr>
            <w:tcW w:w="300" w:type="dxa"/>
          </w:tcPr>
          <w:p>
            <w:pPr>
              <w:spacing w:before="15" w:after="15"/>
              <w:jc w:val="center"/>
              <w:rPr>
                <w:del w:author="Jubarte" w:id="223" w:date="1970-01-01T00:00:00Z"/>
              </w:rPr>
            </w:pPr>
          </w:p>
        </w:tc>
        <w:tc>
          <w:tcPr>
            <w:tcW w:w="4400" w:type="dxa"/>
          </w:tcPr>
          <w:p>
            <w:pPr>
              <w:spacing w:before="15" w:after="15"/>
              <w:jc w:val="left"/>
              <w:rPr>
                <w:del w:author="Jubarte" w:id="224" w:date="1970-01-01T00:00:00Z"/>
              </w:rPr>
            </w:pPr>
          </w:p>
        </w:tc>
      </w:tr>
    </w:tbl>
    <w:p>
      <w:pPr>
        <w:spacing w:after="0"/>
        <w:jc w:val="both"/>
        <w:rPr>
          <w:rFonts w:ascii="HelveticaNeueLT Pro 55 Roman" w:hAnsi="HelveticaNeueLT Pro 55 Roman"/>
          <w:bCs/>
          <w:rPrChange w:id="225" w:author="Jubarte" w:date="1970-01-01T00:00:00Z">
            <w:rPr/>
          </w:rPrChange>
        </w:rPr>
        <w:pPrChange w:id="226" w:author="Jubarte" w:date="1970-01-01T00:00:00Z">
          <w:pPr>
            <w:spacing w:before="30"/>
            <w:jc w:val="center"/>
          </w:pPr>
        </w:pPrChange>
      </w:pPr>
      <w:del w:author="Jubarte" w:id="227" w:date="1970-01-01T00:00:00Z">
        <w:r>
          <w:rPr>
            <w:b w:val="0"/>
            <w:bCs w:val="0"/>
            <w:sz w:val="28"/>
            <w:szCs w:val="28"/>
          </w:rPr>
          <w:delText>© PrintableCalendar4U.Com</w:delText>
        </w:r>
      </w:del>
    </w:p>
    <w:sectPr>
      <w:pgSz w:w="11906" w:h="16838"/>
      <w:pgMar w:top="1417" w:right="1417" w:bottom="1134" w:left="1417" w:header="708" w:footer="708" w:gutter="0"/>
      <w:cols w:space="708" w:num="1"/>
      <w:docGrid w:linePitch="360"/>
      <w:sectPrChange w:author="Jubarte" w:date="1970-01-01T00:00:00Z" w:id="228">
        <w:sectPr>
          <w:pgSz w:orient="landscape" w:w="24480" w:h="15840"/>
          <w:pgMar w:top="1000" w:right="1440" w:bottom="1000" w:left="1440" w:header="720" w:footer="720" w:gutter="0"/>
          <w:cols w:num="1" w:space="720"/>
        </w:sectPr>
      </w:sectPrChange>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w:endnote w:type="separator" w:id="-1">
    <w:p w14:paraId="26462D6D" w14:textId="77777777">
      <w:pPr>
        <w:spacing w:after="0" w:line="240" w:lineRule="auto"/>
      </w:pPr>
      <w:r>
        <w:separator/>
      </w:r>
    </w:p>
  </w:endnote>
  <w:endnote w:type="continuationSeparator" w:id="0">
    <w:p w14:paraId="35244EFA" w14:textId="777777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HelveticaNeueLT Pro 55 Roman">
    <w:altName w:val="Arial"/>
    <w:panose1 w:val="020B0604020202020204"/>
    <w:charset w:val="00"/>
    <w:family w:val="swiss"/>
    <w:notTrueType/>
    <w:pitch w:val="variable"/>
    <w:sig w:usb0="800000AF" w:usb1="5000205B"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rPr>
        <w:rFonts w:ascii="HelveticaNeueLT Pro 55 Roman" w:hAnsi="HelveticaNeueLT Pro 55 Roman"/>
        <w:color w:val="404040" w:themeColor="text1" w:themeTint="BF"/>
        <w:sz w:val="16"/>
        <w:szCs w:val="16"/>
      </w:rPr>
      <w:id w:val="-1053462570"/>
      <w:docPartObj>
        <w:docPartGallery w:val="Page Numbers (Bottom of Page)"/>
        <w:docPartUnique/>
      </w:docPartObj>
    </w:sdtPr>
    <w:sdtEndPr/>
    <w:sdtContent>
      <w:sdt>
        <w:sdtPr>
          <w:rPr>
            <w:rFonts w:ascii="HelveticaNeueLT Pro 55 Roman" w:hAnsi="HelveticaNeueLT Pro 55 Roman"/>
            <w:color w:val="404040" w:themeColor="text1" w:themeTint="BF"/>
            <w:sz w:val="16"/>
            <w:szCs w:val="16"/>
          </w:rPr>
          <w:id w:val="-1769616900"/>
          <w:docPartObj>
            <w:docPartGallery w:val="Page Numbers (Top of Page)"/>
            <w:docPartUnique/>
          </w:docPartObj>
        </w:sdtPr>
        <w:sdtEndPr/>
        <w:sdtContent>
          <w:p w14:paraId="1E6DDD50" w14:textId="5A3C31CC">
            <w:pPr>
              <w:pStyle w:val="Footer"/>
              <w:jc w:val="center"/>
              <w:rPr>
                <w:rFonts w:ascii="HelveticaNeueLT Pro 55 Roman" w:hAnsi="HelveticaNeueLT Pro 55 Roman"/>
                <w:color w:val="575756"/>
                <w:sz w:val="16"/>
                <w:szCs w:val="16"/>
              </w:rPr>
            </w:pPr>
            <w:r>
              <w:rPr>
                <w:rFonts w:ascii="HelveticaNeueLT Pro 55 Roman" w:hAnsi="HelveticaNeueLT Pro 55 Roman"/>
                <w:color w:val="575756"/>
                <w:sz w:val="16"/>
                <w:szCs w:val="16"/>
              </w:rPr>
              <w:t xml:space="preserve">Achensee Tourismus | </w:t>
            </w:r>
            <w:proofErr w:type="spellStart"/>
            <w:r>
              <w:rPr>
                <w:rFonts w:ascii="HelveticaNeueLT Pro 55 Roman" w:hAnsi="HelveticaNeueLT Pro 55 Roman"/>
                <w:color w:val="575756"/>
                <w:sz w:val="16"/>
                <w:szCs w:val="16"/>
              </w:rPr>
              <w:t>Achenseestraße</w:t>
            </w:r>
            <w:proofErr w:type="spellEnd"/>
            <w:r>
              <w:rPr>
                <w:rFonts w:ascii="HelveticaNeueLT Pro 55 Roman" w:hAnsi="HelveticaNeueLT Pro 55 Roman"/>
                <w:color w:val="575756"/>
                <w:sz w:val="16"/>
                <w:szCs w:val="16"/>
              </w:rPr>
              <w:t xml:space="preserve"> 63 | 6212 Maurach am Achensee | Österreich</w:t>
            </w:r>
          </w:p>
          <w:p w14:paraId="77CFFEA1" w14:textId="77777777">
            <w:pPr>
              <w:pStyle w:val="Footer"/>
              <w:jc w:val="center"/>
              <w:rPr>
                <w:rFonts w:ascii="HelveticaNeueLT Pro 55 Roman" w:hAnsi="HelveticaNeueLT Pro 55 Roman"/>
                <w:color w:val="575756"/>
                <w:sz w:val="16"/>
                <w:szCs w:val="16"/>
              </w:rPr>
            </w:pPr>
            <w:r>
              <w:rPr>
                <w:rFonts w:ascii="HelveticaNeueLT Pro 55 Roman" w:hAnsi="HelveticaNeueLT Pro 55 Roman"/>
                <w:color w:val="575756"/>
                <w:sz w:val="16"/>
                <w:szCs w:val="16"/>
              </w:rPr>
              <w:t>Tel.: +43 (0) 595300-0 | Fax: +43 (0) 595300-19</w:t>
            </w:r>
          </w:p>
          <w:p w14:paraId="14F03161" w14:textId="01686C04">
            <w:pPr>
              <w:pStyle w:val="Footer"/>
              <w:jc w:val="right"/>
              <w:rPr>
                <w:rFonts w:ascii="HelveticaNeueLT Pro 55 Roman" w:hAnsi="HelveticaNeueLT Pro 55 Roman"/>
                <w:color w:val="404040" w:themeColor="text1" w:themeTint="BF"/>
                <w:sz w:val="16"/>
                <w:szCs w:val="16"/>
              </w:rPr>
            </w:pPr>
            <w:r>
              <w:rPr>
                <w:rFonts w:ascii="HelveticaNeueLT Pro 55 Roman" w:hAnsi="HelveticaNeueLT Pro 55 Roman"/>
                <w:color w:val="404040" w:themeColor="text1" w:themeTint="BF"/>
                <w:sz w:val="16"/>
                <w:szCs w:val="16"/>
                <w:lang w:val="de-DE"/>
              </w:rPr>
              <w:t xml:space="preserve">Seite </w:t>
            </w:r>
            <w:r>
              <w:rPr>
                <w:rFonts w:ascii="HelveticaNeueLT Pro 55 Roman" w:hAnsi="HelveticaNeueLT Pro 55 Roman"/>
                <w:b/>
                <w:bCs/>
                <w:color w:val="404040" w:themeColor="text1" w:themeTint="BF"/>
                <w:sz w:val="16"/>
                <w:szCs w:val="16"/>
              </w:rPr>
              <w:fldChar w:fldCharType="begin"/>
            </w:r>
            <w:r>
              <w:rPr>
                <w:rFonts w:ascii="HelveticaNeueLT Pro 55 Roman" w:hAnsi="HelveticaNeueLT Pro 55 Roman"/>
                <w:b/>
                <w:bCs/>
                <w:color w:val="404040" w:themeColor="text1" w:themeTint="BF"/>
                <w:sz w:val="16"/>
                <w:szCs w:val="16"/>
              </w:rPr>
              <w:instrText>PAGE</w:instrText>
            </w:r>
            <w:r>
              <w:rPr>
                <w:rFonts w:ascii="HelveticaNeueLT Pro 55 Roman" w:hAnsi="HelveticaNeueLT Pro 55 Roman"/>
                <w:b/>
                <w:bCs/>
                <w:color w:val="404040" w:themeColor="text1" w:themeTint="BF"/>
                <w:sz w:val="16"/>
                <w:szCs w:val="16"/>
              </w:rPr>
              <w:fldChar w:fldCharType="separate"/>
            </w:r>
            <w:r>
              <w:rPr>
                <w:rFonts w:ascii="HelveticaNeueLT Pro 55 Roman" w:hAnsi="HelveticaNeueLT Pro 55 Roman"/>
                <w:b/>
                <w:bCs/>
                <w:color w:val="404040" w:themeColor="text1" w:themeTint="BF"/>
                <w:sz w:val="16"/>
                <w:szCs w:val="16"/>
                <w:lang w:val="de-DE"/>
              </w:rPr>
              <w:t>2</w:t>
            </w:r>
            <w:r>
              <w:rPr>
                <w:rFonts w:ascii="HelveticaNeueLT Pro 55 Roman" w:hAnsi="HelveticaNeueLT Pro 55 Roman"/>
                <w:b/>
                <w:bCs/>
                <w:color w:val="404040" w:themeColor="text1" w:themeTint="BF"/>
                <w:sz w:val="16"/>
                <w:szCs w:val="16"/>
              </w:rPr>
              <w:fldChar w:fldCharType="end"/>
            </w:r>
            <w:r>
              <w:rPr>
                <w:rFonts w:ascii="HelveticaNeueLT Pro 55 Roman" w:hAnsi="HelveticaNeueLT Pro 55 Roman"/>
                <w:color w:val="404040" w:themeColor="text1" w:themeTint="BF"/>
                <w:sz w:val="16"/>
                <w:szCs w:val="16"/>
                <w:lang w:val="de-DE"/>
              </w:rPr>
              <w:t xml:space="preserve"> von </w:t>
            </w:r>
            <w:r>
              <w:rPr>
                <w:rFonts w:ascii="HelveticaNeueLT Pro 55 Roman" w:hAnsi="HelveticaNeueLT Pro 55 Roman"/>
                <w:b/>
                <w:bCs/>
                <w:color w:val="404040" w:themeColor="text1" w:themeTint="BF"/>
                <w:sz w:val="16"/>
                <w:szCs w:val="16"/>
              </w:rPr>
              <w:fldChar w:fldCharType="begin"/>
            </w:r>
            <w:r>
              <w:rPr>
                <w:rFonts w:ascii="HelveticaNeueLT Pro 55 Roman" w:hAnsi="HelveticaNeueLT Pro 55 Roman"/>
                <w:b/>
                <w:bCs/>
                <w:color w:val="404040" w:themeColor="text1" w:themeTint="BF"/>
                <w:sz w:val="16"/>
                <w:szCs w:val="16"/>
              </w:rPr>
              <w:instrText>NUMPAGES</w:instrText>
            </w:r>
            <w:r>
              <w:rPr>
                <w:rFonts w:ascii="HelveticaNeueLT Pro 55 Roman" w:hAnsi="HelveticaNeueLT Pro 55 Roman"/>
                <w:b/>
                <w:bCs/>
                <w:color w:val="404040" w:themeColor="text1" w:themeTint="BF"/>
                <w:sz w:val="16"/>
                <w:szCs w:val="16"/>
              </w:rPr>
              <w:fldChar w:fldCharType="separate"/>
            </w:r>
            <w:r>
              <w:rPr>
                <w:rFonts w:ascii="HelveticaNeueLT Pro 55 Roman" w:hAnsi="HelveticaNeueLT Pro 55 Roman"/>
                <w:b/>
                <w:bCs/>
                <w:color w:val="404040" w:themeColor="text1" w:themeTint="BF"/>
                <w:sz w:val="16"/>
                <w:szCs w:val="16"/>
                <w:lang w:val="de-DE"/>
              </w:rPr>
              <w:t>2</w:t>
            </w:r>
            <w:r>
              <w:rPr>
                <w:rFonts w:ascii="HelveticaNeueLT Pro 55 Roman" w:hAnsi="HelveticaNeueLT Pro 55 Roman"/>
                <w:b/>
                <w:bCs/>
                <w:color w:val="404040" w:themeColor="text1" w:themeTint="BF"/>
                <w:sz w:val="16"/>
                <w:szCs w:val="16"/>
              </w:rPr>
              <w:fldChar w:fldCharType="end"/>
            </w:r>
          </w:p>
        </w:sdtContent>
      </w:sdt>
    </w:sdtContent>
  </w:sdt>
  <w:p w14:paraId="4260AB63" w14:textId="08573746">
    <w:pPr>
      <w:pStyle w:val="Footer"/>
      <w:jc w:val="center"/>
      <w:rPr>
        <w:rFonts w:ascii="HelveticaNeueLT Pro 55 Roman" w:hAnsi="HelveticaNeueLT Pro 55 Roman"/>
        <w:color w:val="575756"/>
        <w:sz w:val="16"/>
        <w:szCs w:val="16"/>
      </w:rPr>
    </w:pPr>
  </w:p>
</w:ftr>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w:footnote w:type="separator" w:id="-1">
    <w:p w14:paraId="57D3F477" w14:textId="77777777">
      <w:pPr>
        <w:spacing w:after="0" w:line="240" w:lineRule="auto"/>
      </w:pPr>
      <w:r>
        <w:separator/>
      </w:r>
    </w:p>
  </w:footnote>
  <w:footnote w:type="continuationSeparator" w:id="0">
    <w:p w14:paraId="01A6553B" w14:textId="77777777">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7A301B95" w14:textId="044D69AD">
    <w:pPr>
      <w:spacing w:after="0"/>
      <w:rPr>
        <w:rFonts w:ascii="HelveticaNeueLT Pro 55 Roman" w:hAnsi="HelveticaNeueLT Pro 55 Roman"/>
      </w:rPr>
    </w:pPr>
    <w:r>
      <w:rPr>
        <w:rFonts w:ascii="HelveticaNeueLT Pro 55 Roman" w:hAnsi="HelveticaNeueLT Pro 55 Roman"/>
        <w:noProof/>
      </w:rPr>
      <mc:AlternateContent>
        <mc:Choice Requires="wpg">
          <w:drawing>
            <wp:anchor distT="0" distB="0" distL="114300" distR="114300" simplePos="0" relativeHeight="251659264" behindDoc="0" locked="0" layoutInCell="1" allowOverlap="1" wp14:anchorId="28DBBAC3" wp14:editId="39A83571">
              <wp:simplePos x="0" y="0"/>
              <wp:positionH relativeFrom="column">
                <wp:posOffset>-977401</wp:posOffset>
              </wp:positionH>
              <wp:positionV relativeFrom="paragraph">
                <wp:posOffset>-815</wp:posOffset>
              </wp:positionV>
              <wp:extent cx="6843667" cy="741045"/>
              <wp:effectExtent l="0" t="0" r="1905" b="0"/>
              <wp:wrapNone/>
              <wp:docPr id="8" name="Gruppieren 8"/>
              <wp:cNvGraphicFramePr/>
              <a:graphic xmlns:a="http://schemas.openxmlformats.org/drawingml/2006/main">
                <a:graphicData uri="http://schemas.microsoft.com/office/word/2010/wordprocessingGroup">
                  <wpg:wgp>
                    <wpg:cNvGrpSpPr/>
                    <wpg:grpSpPr>
                      <a:xfrm>
                        <a:off x="0" y="0"/>
                        <a:ext cx="6843667" cy="741045"/>
                        <a:chOff x="0" y="0"/>
                        <a:chExt cx="6843667" cy="741045"/>
                      </a:xfrm>
                    </wpg:grpSpPr>
                    <wpg:grpSp>
                      <wpg:cNvPr id="5" name="Gruppieren 5"/>
                      <wpg:cNvGrpSpPr/>
                      <wpg:grpSpPr>
                        <a:xfrm>
                          <a:off x="0" y="84908"/>
                          <a:ext cx="5006522" cy="532765"/>
                          <a:chOff x="-148783" y="0"/>
                          <a:chExt cx="5006883" cy="532933"/>
                        </a:xfrm>
                      </wpg:grpSpPr>
                      <wps:wsp>
                        <wps:cNvPr id="2" name="Rechteck 2"/>
                        <wps:cNvSpPr/>
                        <wps:spPr>
                          <a:xfrm>
                            <a:off x="835862" y="0"/>
                            <a:ext cx="4022238" cy="532933"/>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B05B9F" w14:textId="4C13E8E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hteck 4"/>
                        <wps:cNvSpPr/>
                        <wps:spPr>
                          <a:xfrm>
                            <a:off x="-148783" y="0"/>
                            <a:ext cx="726593" cy="532933"/>
                          </a:xfrm>
                          <a:prstGeom prst="rect">
                            <a:avLst/>
                          </a:prstGeom>
                          <a:solidFill>
                            <a:srgbClr val="9D9D9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BF244E"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 name="Grafik 1" descr="Ein Bild, das Zeichnung, Spiel, Essen enthält.&#10;&#10;Automatisch generierte Beschreibu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5061857" y="0"/>
                          <a:ext cx="1781810" cy="741045"/>
                        </a:xfrm>
                        <a:prstGeom prst="rect">
                          <a:avLst/>
                        </a:prstGeom>
                      </pic:spPr>
                    </pic:pic>
                    <wps:wsp>
                      <wps:cNvPr id="3" name="Textfeld 3"/>
                      <wps:cNvSpPr txBox="1"/>
                      <wps:spPr>
                        <a:xfrm>
                          <a:off x="984496" y="84908"/>
                          <a:ext cx="4021589" cy="532765"/>
                        </a:xfrm>
                        <a:prstGeom prst="rect">
                          <a:avLst/>
                        </a:prstGeom>
                        <a:solidFill>
                          <a:srgbClr val="9D9D9C"/>
                        </a:solidFill>
                        <a:ln w="6350">
                          <a:noFill/>
                        </a:ln>
                      </wps:spPr>
                      <wps:txbx>
                        <w:txbxContent>
                          <w:p w14:paraId="61A9E501" w14:textId="77777777">
                            <w:pPr>
                              <w:spacing w:after="0"/>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pPr>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Presse Info Achensee</w:t>
                            </w:r>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 xml:space="preserve"> </w:t>
                            </w:r>
                            <w:proofErr w:type="spellStart"/>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Tirols</w:t>
                            </w:r>
                            <w:proofErr w:type="spellEnd"/>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 xml:space="preserve"> Sport &amp; Vital Park</w:t>
                            </w:r>
                          </w:p>
                          <w:p w14:paraId="6D5EE77B" w14:textId="112541DB">
                            <w:pPr>
                              <w:spacing w:after="0"/>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pP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Ballonfahren</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Glück ab gut Land!</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ganzjährig</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anchor>
          </w:drawing>
        </mc:Choice>
        <mc:Fallback>
          <w:pict>
            <v:group w14:anchorId="28DBBAC3" id="Gruppieren 8" o:spid="_x0000_s1026" style="position:absolute;margin-left:-76.95pt;margin-top:-.05pt;width:538.85pt;height:58.35pt;z-index:251659264" coordsize="68436,74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zN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">
              <v:group id="Gruppieren 5" o:spid="_x0000_s1027" style="position:absolute;top:849;width:50065;height:5327" coordorigin="-1487" coordsize="50068,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hteck 2" o:spid="_x0000_s1028" style="position:absolute;left:8358;width:40223;height:5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" fillcolor="#a5a5a5 [2092]" stroked="f" strokeweight="1pt">
                  <v:textbox>
                    <w:txbxContent>
                      <w:p w14:paraId="23B05B9F" w14:textId="4C13E8ED">
                        <w:pPr>
                          <w:jc w:val="center"/>
                        </w:pPr>
                      </w:p>
                    </w:txbxContent>
                  </v:textbox>
                </v:rect>
                <v:rect id="Rechteck 4" o:spid="_x0000_s1029" style="position:absolute;left:-1487;width:7265;height:5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" fillcolor="#9d9d9c" stroked="f" strokeweight="1pt">
                  <v:textbox>
                    <w:txbxContent>
                      <w:p w14:paraId="70BF244E" w14:textId="77777777">
                        <w:pPr>
                          <w:jc w:val="center"/>
                        </w:pPr>
                      </w:p>
                    </w:txbxContent>
                  </v:textbox>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30" type="#_x0000_t75" alt="Ein Bild, das Zeichnung, Spiel, Essen enthält.&#10;&#10;Automatisch generierte Beschreibung" style="position:absolute;left:50618;width:17818;height:7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">
                <v:imagedata r:id="rId1" o:title="Ein Bild, das Zeichnung, Spiel, Essen enthält"/>
              </v:shape>
              <v:shapetype id="_x0000_t202" coordsize="21600,21600" o:spt="202" path="m,l,21600r21600,l21600,xe">
                <v:stroke joinstyle="miter"/>
                <v:path gradientshapeok="t" o:connecttype="rect"/>
              </v:shapetype>
              <v:shape id="Textfeld 3" o:spid="_x0000_s1031" type="#_x0000_t202" style="position:absolute;left:9844;top:849;width:40216;height:5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" fillcolor="#9d9d9c" stroked="f" strokeweight=".5pt">
                <v:textbox>
                  <w:txbxContent>
                    <w:p w14:paraId="61A9E501" w14:textId="77777777">
                      <w:pPr>
                        <w:spacing w:after="0"/>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pPr>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Presse Info Achensee</w:t>
                      </w:r>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 xml:space="preserve"> </w:t>
                      </w:r>
                      <w:proofErr w:type="spellStart"/>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Tirols</w:t>
                      </w:r>
                      <w:proofErr w:type="spellEnd"/>
                      <w:r>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t xml:space="preserve"> Sport &amp; Vital Park</w:t>
                      </w:r>
                    </w:p>
                    <w:p w14:paraId="6D5EE77B" w14:textId="112541DB">
                      <w:pPr>
                        <w:spacing w:after="0"/>
                        <w:rPr>
                          <w:rFonts w:ascii="HelveticaNeueLT Pro 55 Roman" w:hAnsi="HelveticaNeueLT Pro 55 Roman"/>
                          <w:b/>
                          <w:bCs/>
                          <w:color w:val="FFFFFF" w:themeColor="background1"/>
                          <w:sz w:val="24"/>
                          <w:szCs w:val="24"/>
                          <w:lang w:val="en-US"/>
                          <w14:shadow w14:blurRad="50800" w14:dist="38100" w14:dir="2700000" w14:sx="100000" w14:sy="100000" w14:kx="0" w14:ky="0" w14:algn="tl">
                            <w14:srgbClr w14:val="000000">
                              <w14:alpha w14:val="60000"/>
                            </w14:srgbClr>
                          </w14:shadow>
                        </w:rPr>
                      </w:pP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Ballonfahren</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Glück ab gut Land!</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 xml:space="preserve">| </w:t>
                      </w:r>
                      <w:r>
                        <w:rPr>
                          <w:rFonts w:ascii="HelveticaNeueLT Pro 55 Roman" w:hAnsi="HelveticaNeueLT Pro 55 Roman"/>
                          <w:color w:val="FFFFFF" w:themeColor="background1"/>
                          <w:sz w:val="20"/>
                          <w:szCs w:val="20"/>
                          <w14:shadow w14:blurRad="50800" w14:dist="38100" w14:dir="2700000" w14:sx="100000" w14:sy="100000" w14:kx="0" w14:ky="0" w14:algn="tl">
                            <w14:srgbClr w14:val="000000">
                              <w14:alpha w14:val="60000"/>
                            </w14:srgbClr>
                          </w14:shadow>
                        </w:rPr>
                        <w:t>ganzjährig</w:t>
                      </w:r>
                    </w:p>
                  </w:txbxContent>
                </v:textbox>
              </v:shape>
            </v:group>
          </w:pict>
        </mc:Fallback>
      </mc:AlternateContent>
    </w:r>
  </w:p>
  <w:p w14:paraId="2827695F" w14:textId="4FFB4420">
    <w:pPr>
      <w:spacing w:after="0"/>
      <w:rPr>
        <w:rFonts w:ascii="HelveticaNeueLT Pro 55 Roman" w:hAnsi="HelveticaNeueLT Pro 55 Roman"/>
        <w:color w:val="5AAC27"/>
      </w:rPr>
    </w:pPr>
  </w:p>
  <w:p w14:paraId="6B19D200" w14:textId="12E39F21">
    <w:pPr>
      <w:spacing w:after="0"/>
      <w:rPr>
        <w:rFonts w:ascii="HelveticaNeueLT Pro 55 Roman" w:hAnsi="HelveticaNeueLT Pro 55 Roman"/>
        <w:color w:val="5AAC27"/>
      </w:rPr>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259" w:lineRule="auto"/>
      <w:pPrChange w:id="6" w:author="Jubarte" w:date="1970-01-01T00:00:00Z">
        <w:pPr>
          <w:spacing w:after="0" w:line="240" w:lineRule="auto"/>
          <w:jc w:val="both"/>
        </w:pPr>
      </w:pPrChange>
    </w:pPr>
    <w:rPr>
      <w:rFonts w:asciiTheme="minorHAnsi" w:hAnsiTheme="minorHAnsi" w:eastAsiaTheme="minorHAnsi" w:cstheme="minorBidi"/>
      <w:sz w:val="22"/>
      <w:szCs w:val="22"/>
      <w:lang w:val="de-AT"/>
      <w:rPrChange w:id="6" w:author="Jubarte" w:date="1970-01-01T00:00:00Z">
        <w:rPr>
          <w:rFonts w:ascii="Arial" w:hAnsi="Arial" w:eastAsia="Arial" w:cs="Arial"/>
          <w:sz w:val="20"/>
          <w:szCs w:val="20"/>
          <w:lang w:val="en-US"/>
        </w:rPr>
      </w:rPrChange>
    </w:rPr>
  </w:style>
  <w:style w:type="character" w:styleId="FootnoteReference">
    <w:name w:val="Footnote Reference"/>
    <w:semiHidden/>
    <w:unhideWhenUsed/>
    <w:rPr>
      <w:vertAlign w:val="superscript"/>
    </w:rPr>
  </w:style>
  <w:style w:type="character" w:styleId="DefaultParagraphFont">
    <w:name w:val="Default Paragraph Font"/>
    <w:uiPriority w:val="1"/>
    <w:semiHidden/>
    <w:unhideWhenUsed/>
  </w:style>
  <w:style w:type="table" w:styleId="TableNormal">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paragraph" w:styleId="Header">
    <w:name w:val="header"/>
    <w:basedOn w:val="Normal"/>
    <w:link w:val="KopfzeileZchn"/>
    <w:uiPriority w:val="99"/>
    <w:unhideWhenUsed/>
    <w:rsid w:val="00DE2009"/>
    <w:pPr>
      <w:tabs>
        <w:tab w:val="center" w:pos="4536"/>
        <w:tab w:val="right" w:pos="9072"/>
      </w:tabs>
      <w:spacing w:after="0" w:line="240" w:lineRule="auto"/>
      <w:pPrChange w:id="1" w:author="Jubarte" w:date="1970-01-01T00:00:00Z">
        <w:pPr>
          <w:tabs>
            <w:tab w:val="center" w:pos="4536"/>
            <w:tab w:val="right" w:pos="9072"/>
          </w:tabs>
          <w:spacing w:after="0" w:line="240" w:lineRule="auto"/>
        </w:pPr>
      </w:pPrChange>
    </w:pPr>
    <w:rPr>
      <w:rPrChange w:id="1" w:author="Jubarte" w:date="1970-01-01T00:00:00Z">
        <w:rPr>
          <w:lang w:val="de-AT" w:eastAsia="en-US" w:bidi="ar-SA"/>
        </w:rPr>
      </w:rPrChange>
    </w:rPr>
  </w:style>
  <w:style w:type="character" w:customStyle="1" w:styleId="KopfzeileZchn">
    <w:name w:val="Kopfzeile Zchn"/>
    <w:basedOn w:val="DefaultParagraphFont"/>
    <w:link w:val="Header"/>
    <w:uiPriority w:val="99"/>
    <w:rsid w:val="00DE2009"/>
  </w:style>
  <w:style w:type="paragraph" w:styleId="Footer">
    <w:name w:val="footer"/>
    <w:basedOn w:val="Normal"/>
    <w:link w:val="FußzeileZchn"/>
    <w:uiPriority w:val="99"/>
    <w:unhideWhenUsed/>
    <w:rsid w:val="00DE2009"/>
    <w:pPr>
      <w:tabs>
        <w:tab w:val="center" w:pos="4536"/>
        <w:tab w:val="right" w:pos="9072"/>
      </w:tabs>
      <w:spacing w:after="0" w:line="240" w:lineRule="auto"/>
      <w:pPrChange w:id="2" w:author="Jubarte" w:date="1970-01-01T00:00:00Z">
        <w:pPr>
          <w:tabs>
            <w:tab w:val="center" w:pos="4536"/>
            <w:tab w:val="right" w:pos="9072"/>
          </w:tabs>
          <w:spacing w:after="0" w:line="240" w:lineRule="auto"/>
        </w:pPr>
      </w:pPrChange>
    </w:pPr>
    <w:rPr>
      <w:rPrChange w:id="2" w:author="Jubarte" w:date="1970-01-01T00:00:00Z">
        <w:rPr>
          <w:lang w:val="de-AT" w:eastAsia="en-US" w:bidi="ar-SA"/>
        </w:rPr>
      </w:rPrChange>
    </w:rPr>
  </w:style>
  <w:style w:type="character" w:customStyle="1" w:styleId="FußzeileZchn">
    <w:name w:val="Fußzeile Zchn"/>
    <w:basedOn w:val="DefaultParagraphFont"/>
    <w:link w:val="Footer"/>
    <w:uiPriority w:val="99"/>
    <w:rsid w:val="00DE2009"/>
  </w:style>
  <w:style w:type="character" w:styleId="Hyperlink">
    <w:name w:val="Hyperlink"/>
    <w:basedOn w:val="DefaultParagraphFont"/>
    <w:uiPriority w:val="99"/>
    <w:unhideWhenUsed/>
    <w:rsid w:val="00DC5224"/>
    <w:rPr>
      <w:color w:val="0000FF" w:themeColor="hyperlink"/>
      <w:u w:val="single"/>
    </w:rPr>
  </w:style>
  <w:style w:type="character" w:styleId="UnresolvedMention">
    <w:name w:val="Unresolved Mention"/>
    <w:basedOn w:val="DefaultParagraphFont"/>
    <w:uiPriority w:val="99"/>
    <w:semiHidden/>
    <w:unhideWhenUsed/>
    <w:rsid w:val="00DC5224"/>
    <w:rPr>
      <w:color w:val="605E5C"/>
      <w:shd w:val="clear" w:color="auto" w:fill="E1DFDD"/>
    </w:rPr>
  </w:style>
  <w:style w:type="character" w:styleId="CommentReference">
    <w:name w:val="annotation reference"/>
    <w:basedOn w:val="DefaultParagraphFont"/>
    <w:uiPriority w:val="99"/>
    <w:semiHidden/>
    <w:unhideWhenUsed/>
    <w:rsid w:val="00164F34"/>
    <w:rPr>
      <w:sz w:val="16"/>
      <w:szCs w:val="16"/>
    </w:rPr>
  </w:style>
  <w:style w:type="paragraph" w:styleId="CommentText">
    <w:name w:val="annotation text"/>
    <w:basedOn w:val="Normal"/>
    <w:link w:val="KommentartextZchn"/>
    <w:uiPriority w:val="99"/>
    <w:semiHidden/>
    <w:unhideWhenUsed/>
    <w:rsid w:val="00164F34"/>
    <w:pPr>
      <w:spacing w:line="240" w:lineRule="auto"/>
      <w:pPrChange w:id="3" w:author="Jubarte" w:date="1970-01-01T00:00:00Z">
        <w:pPr>
          <w:spacing w:line="240" w:lineRule="auto"/>
        </w:pPr>
      </w:pPrChange>
    </w:pPr>
    <w:rPr>
      <w:sz w:val="20"/>
      <w:szCs w:val="20"/>
      <w:rPrChange w:id="3" w:author="Jubarte" w:date="1970-01-01T00:00:00Z">
        <w:rPr>
          <w:sz w:val="20"/>
          <w:szCs w:val="20"/>
          <w:lang w:val="de-AT" w:eastAsia="en-US" w:bidi="ar-SA"/>
        </w:rPr>
      </w:rPrChange>
    </w:rPr>
  </w:style>
  <w:style w:type="character" w:customStyle="1" w:styleId="KommentartextZchn">
    <w:name w:val="Kommentartext Zchn"/>
    <w:basedOn w:val="DefaultParagraphFont"/>
    <w:link w:val="CommentText"/>
    <w:uiPriority w:val="99"/>
    <w:semiHidden/>
    <w:rsid w:val="00164F34"/>
    <w:rPr>
      <w:sz w:val="20"/>
      <w:szCs w:val="20"/>
    </w:rPr>
  </w:style>
  <w:style w:type="paragraph" w:styleId="CommentSubject">
    <w:name w:val="annotation subject"/>
    <w:basedOn w:val="CommentText"/>
    <w:next w:val="CommentText"/>
    <w:link w:val="KommentarthemaZchn"/>
    <w:uiPriority w:val="99"/>
    <w:semiHidden/>
    <w:unhideWhenUsed/>
    <w:rsid w:val="00164F34"/>
    <w:pPr>
      <w:pPrChange w:id="4" w:author="Jubarte" w:date="1970-01-01T00:00:00Z">
        <w:pPr/>
      </w:pPrChange>
    </w:pPr>
    <w:rPr>
      <w:b/>
      <w:bCs/>
      <w:rPrChange w:id="4" w:author="Jubarte" w:date="1970-01-01T00:00:00Z">
        <w:rPr>
          <w:b/>
          <w:bCs/>
          <w:lang w:val="de-AT" w:eastAsia="en-US" w:bidi="ar-SA"/>
        </w:rPr>
      </w:rPrChange>
    </w:rPr>
  </w:style>
  <w:style w:type="character" w:customStyle="1" w:styleId="KommentarthemaZchn">
    <w:name w:val="Kommentarthema Zchn"/>
    <w:basedOn w:val="KommentartextZchn"/>
    <w:link w:val="CommentSubject"/>
    <w:uiPriority w:val="99"/>
    <w:semiHidden/>
    <w:rsid w:val="00164F34"/>
    <w:rPr>
      <w:b/>
      <w:bCs/>
      <w:sz w:val="20"/>
      <w:szCs w:val="20"/>
    </w:rPr>
  </w:style>
  <w:style w:type="paragraph" w:styleId="BalloonText">
    <w:name w:val="Balloon Text"/>
    <w:basedOn w:val="Normal"/>
    <w:link w:val="SprechblasentextZchn"/>
    <w:uiPriority w:val="99"/>
    <w:semiHidden/>
    <w:unhideWhenUsed/>
    <w:rsid w:val="00164F34"/>
    <w:pPr>
      <w:spacing w:after="0" w:line="240" w:lineRule="auto"/>
      <w:pPrChange w:id="5" w:author="Jubarte" w:date="1970-01-01T00:00:00Z">
        <w:pPr>
          <w:spacing w:after="0" w:line="240" w:lineRule="auto"/>
        </w:pPr>
      </w:pPrChange>
    </w:pPr>
    <w:rPr>
      <w:rFonts w:ascii="Segoe UI" w:hAnsi="Segoe UI" w:cs="Segoe UI"/>
      <w:sz w:val="18"/>
      <w:szCs w:val="18"/>
      <w:rPrChange w:id="5" w:author="Jubarte" w:date="1970-01-01T00:00:00Z">
        <w:rPr>
          <w:rFonts w:ascii="Segoe UI" w:hAnsi="Segoe UI" w:cs="Segoe UI"/>
          <w:sz w:val="18"/>
          <w:szCs w:val="18"/>
          <w:lang w:val="de-AT" w:eastAsia="en-US" w:bidi="ar-SA"/>
        </w:rPr>
      </w:rPrChange>
    </w:rPr>
  </w:style>
  <w:style w:type="character" w:customStyle="1" w:styleId="SprechblasentextZchn">
    <w:name w:val="Sprechblasentext Zchn"/>
    <w:basedOn w:val="DefaultParagraphFont"/>
    <w:link w:val="BalloonText"/>
    <w:uiPriority w:val="99"/>
    <w:semiHidden/>
    <w:rsid w:val="00164F34"/>
    <w:rPr>
      <w:rFonts w:ascii="Segoe UI" w:hAnsi="Segoe UI" w:cs="Segoe UI"/>
      <w:sz w:val="18"/>
      <w:szCs w:val="18"/>
    </w:rPr>
  </w:style>
  <w:style w:type="character" w:customStyle="1" w:styleId="ResourcesheetExpandedtextSc10h5z5t3">
    <w:name w:val="resourcesheet__expandedtext-sc-10h5z5t-3"/>
    <w:basedOn w:val="DefaultParagraphFont"/>
    <w:rsid w:val="00CE1AEB"/>
  </w:style>
  <w:style w:type="character" w:styleId="FollowedHyperlink">
    <w:name w:val="FollowedHyperlink"/>
    <w:basedOn w:val="DefaultParagraphFont"/>
    <w:uiPriority w:val="99"/>
    <w:semiHidden/>
    <w:unhideWhenUsed/>
    <w:rsid w:val="00AD5CFE"/>
    <w:rPr>
      <w:color w:val="800080" w:themeColor="followedHyperlink"/>
      <w:u w:val="single"/>
    </w:rPr>
  </w:style>
  <w:style w:type="character" w:customStyle="1" w:styleId="TextSpacePreLine">
    <w:name w:val="text-space-pre-line"/>
    <w:basedOn w:val="DefaultParagraphFont"/>
    <w:rsid w:val="0061659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achensee.com/erleben/sommerurlaub/ballonfahren-tirol-oesterreich/" TargetMode="External"/>
  <Relationship Id="rId10" Type="http://schemas.openxmlformats.org/officeDocument/2006/relationships/hyperlink" Target="https://www.achensee.com/achensee-erlebnisshop/" TargetMode="External"/>
  <Relationship Id="rId11" Type="http://schemas.openxmlformats.org/officeDocument/2006/relationships/hyperlink" Target="mailto:info@achensee.com" TargetMode="External"/>
  <Relationship Id="rId12" Type="http://schemas.openxmlformats.org/officeDocument/2006/relationships/hyperlink" Target="mailto:info@achensee.com" TargetMode="External"/>
  <Relationship Id="rId13" Type="http://schemas.openxmlformats.org/officeDocument/2006/relationships/hyperlink" Target="https://www.achensee.com/achensee-erlebnisshop/achensee-erlebnisse/achensee-ballontage/" TargetMode="External"/>
  <Relationship Id="rId14" Type="http://schemas.openxmlformats.org/officeDocument/2006/relationships/header" Target="header1.xml"/>
  <Relationship Id="rId15" Type="http://schemas.openxmlformats.org/officeDocument/2006/relationships/footer" Target="footer1.xml"/>
  <Relationship Id="rId16" Type="http://schemas.openxmlformats.org/officeDocument/2006/relationships/hyperlink" Target="https://www.achensee.org/"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P3baced61c905761ddcb02367bab998053d1c2274a52473be6d77647bd512ef8f.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PrintableCalendar4U.Com</dc:creator>
  <dc:title>Lined Calendar February 2025 with US Holidays, Sunday start (Landscape, Tabloid paper size)</dc:title>
  <dc:description>Download more at PrintableCalendar4U.Com</dc:description>
  <dc:subject/>
  <cp:keywords>2025 word calendar</cp:keywords>
  <cp:category/>
  <cp:lastModifiedBy>PrintableCalendar4U.Com</cp:lastModifiedBy>
  <dcterms:created xsi:type="dcterms:W3CDTF">2025-09-13T22:21:17-07:00</dcterms:created>
  <dcterms:modified xsi:type="dcterms:W3CDTF">2025-09-13T22:21:17-07:00</dcterms:modified>
</cp:coreProperties>
</file>

<file path=docProps/custom.xml><?xml version="1.0" encoding="utf-8"?>
<Properties xmlns="http://schemas.openxmlformats.org/officeDocument/2006/custom-properties" xmlns:vt="http://schemas.openxmlformats.org/officeDocument/2006/docPropsVTypes"/>
</file>
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6439FBAB" w14:textId="55E7A5AC">
      <w:pPr>
        <w:pStyle w:val="Heading1"/>
        <w:rPr>
          <w:ins w:author="Jubarte" w:id="1" w:date="1970-01-01T00:00:00Z"/>
        </w:rPr>
      </w:pPr>
      <w:ins w:author="Jubarte" w:id="2" w:date="1970-01-01T00:00:00Z">
        <w:r>
          <w:t>Diffing feature</w:t>
        </w:r>
      </w:ins>
    </w:p>
    <w:tbl>
      <w:tblPr>
        <w:tblStyle w:val="TableGrid"/>
        <w:tblW w:w="0" w:type="auto"/>
        <w:tblLook w:val="04A0" w:firstRow="1" w:lastRow="0" w:firstColumn="1" w:lastColumn="0" w:noHBand="0" w:noVBand="1"/>
      </w:tblPr>
      <w:tblGrid>
        <w:gridCol w:w="9350"/>
      </w:tblGrid>
      <w:tr w14:paraId="718AB3DC" w14:textId="77777777">
        <w:trPr>
          <w:ins w:author="Jubarte" w:id="3" w:date="1970-01-01T00:00:00Z"/>
        </w:trPr>
        <w:tc>
          <w:tcPr>
            <w:tcW w:w="9350" w:type="dxa"/>
          </w:tcPr>
          <w:p w14:paraId="71D0C7B7" w14:textId="0D6B1B09">
            <w:pPr>
              <w:rPr>
                <w:ins w:author="Jubarte" w:id="4" w:date="1970-01-01T00:00:00Z"/>
              </w:rPr>
            </w:pPr>
            <w:ins w:author="Jubarte" w:id="5" w:date="1970-01-01T00:00: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14:paraId="63E4DFED" w14:textId="77777777">
        <w:trPr>
          <w:ins w:author="Jubarte" w:id="6" w:date="1970-01-01T00:00:00Z"/>
        </w:trPr>
        <w:tc>
          <w:tcPr>
            <w:tcW w:w="9350" w:type="dxa"/>
          </w:tcPr>
          <w:p w14:paraId="7122ECD7" w14:textId="2344E7E7">
            <w:pPr>
              <w:rPr>
                <w:ins w:author="Jubarte" w:id="7" w:date="1970-01-01T00:00:00Z"/>
              </w:rPr>
            </w:pPr>
            <w:ins w:author="Jubarte" w:id="8" w:date="1970-01-01T00:00: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14:paraId="741A0F82" w14:textId="77777777">
        <w:trPr>
          <w:ins w:author="Jubarte" w:id="9" w:date="1970-01-01T00:00:00Z"/>
        </w:trPr>
        <w:tc>
          <w:tcPr>
            <w:tcW w:w="9350" w:type="dxa"/>
          </w:tcPr>
          <w:p w14:paraId="5E6F6F9F" w14:textId="7C87E125">
            <w:pPr>
              <w:rPr>
                <w:ins w:author="Jubarte" w:id="10" w:date="1970-01-01T00:00:00Z"/>
              </w:rPr>
            </w:pPr>
            <w:ins w:author="Jubarte" w:id="11" w:date="1970-01-01T00:00: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14:paraId="5E53081A" w14:textId="77777777">
        <w:trPr>
          <w:ins w:author="Jubarte" w:id="12" w:date="1970-01-01T00:00:00Z"/>
        </w:trPr>
        <w:tc>
          <w:tcPr>
            <w:tcW w:w="9350" w:type="dxa"/>
          </w:tcPr>
          <w:p w14:paraId="26D1EBE2" w14:textId="15B91767">
            <w:pPr>
              <w:rPr>
                <w:ins w:author="Jubarte" w:id="13" w:date="1970-01-01T00:00:00Z"/>
              </w:rPr>
            </w:pPr>
            <w:ins w:author="Jubarte" w:id="14" w:date="1970-01-01T00:00: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14:paraId="455A96BF" w14:textId="77777777">
        <w:trPr>
          <w:ins w:author="Jubarte" w:id="15" w:date="1970-01-01T00:00:00Z"/>
        </w:trPr>
        <w:tc>
          <w:tcPr>
            <w:tcW w:w="9350" w:type="dxa"/>
          </w:tcPr>
          <w:p w14:paraId="326AC6D5" w14:textId="657A841B">
            <w:pPr>
              <w:rPr>
                <w:ins w:author="Jubarte" w:id="16" w:date="1970-01-01T00:00:00Z"/>
              </w:rPr>
            </w:pPr>
            <w:ins w:author="Jubarte" w:id="17" w:date="1970-01-01T00:00: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14:paraId="5E9E6D64" w14:textId="77777777">
        <w:trPr>
          <w:ins w:author="Jubarte" w:id="18" w:date="1970-01-01T00:00:00Z"/>
        </w:trPr>
        <w:tc>
          <w:tcPr>
            <w:tcW w:w="9350" w:type="dxa"/>
          </w:tcPr>
          <w:p w14:paraId="3F55EE29" w14:textId="46510B01">
            <w:pPr>
              <w:rPr>
                <w:ins w:author="Jubarte" w:id="19" w:date="1970-01-01T00:00:00Z"/>
              </w:rPr>
            </w:pPr>
            <w:ins w:author="Jubarte" w:id="20" w:date="1970-01-01T00:00: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pPr>
        <w:rPr>
          <w:del w:author="Jubarte" w:id="21" w:date="1970-01-01T00:00:00Z"/>
        </w:rPr>
      </w:pPr>
      <w:del w:author="Jubarte" w:id="22" w:date="1970-01-01T00:00:00Z">
        <w:r>
          <w:rPr>
            <w:b/>
            <w:sz w:val="32"/>
          </w:rPr>
          <w:delText>m:groupChr ECMA-376 §22.1.2.41 — All Variations</w:delText>
        </w:r>
      </w:del>
    </w:p>
    <w:p>
      <w:pPr>
        <w:rPr>
          <w:del w:author="Jubarte" w:id="23" w:date="1970-01-01T00:00:00Z"/>
        </w:rPr>
      </w:pPr>
      <w:del w:author="Jubarte" w:id="24" w:date="1970-01-01T00:00:00Z">
        <w:r>
          <w:delText>Each labeled line below is followed by the math object it describes. Empty m:chr should render with no bracket/arrow.</w:delText>
        </w:r>
      </w:del>
    </w:p>
    <w:p>
      <w:pPr>
        <w:rPr>
          <w:del w:author="Jubarte" w:id="25" w:date="1970-01-01T00:00:00Z"/>
        </w:rPr>
      </w:pPr>
      <w:del w:author="Jubarte" w:id="26" w:date="1970-01-01T00:00:00Z">
        <w:r>
          <w:rPr>
            <w:b/>
          </w:rPr>
          <w:delText>1. Default (no groupChrPr) — expect U+23DF bottom curly, below base</w:delText>
        </w:r>
      </w:del>
    </w:p>
    <w:p>
      <w:pPr>
        <w:rPr>
          <w:del w:author="Jubarte" w:id="27" w:date="1970-01-01T00:00:00Z"/>
        </w:rPr>
      </w:pPr>
      <m:oMathPara>
        <m:oMath>
          <m:groupChr>
            <m:e>
              <m:r>
                <w:del w:id="73" w:author="Jubarte" w:date="1970-01-01T00:00:00Z">
                  <w:rPr>
                    <w:rFonts w:ascii="Cambria Math" w:hAnsi="Cambria Math"/>
                  </w:rPr>
                  <m:t>x+y+z</m:t>
                </w:del>
              </m:r>
            </m:e>
          </m:groupChr>
        </m:oMath>
      </m:oMathPara>
    </w:p>
    <w:p>
      <w:pPr>
        <w:rPr>
          <w:del w:author="Jubarte" w:id="29" w:date="1970-01-01T00:00:00Z"/>
        </w:rPr>
      </w:pPr>
      <w:del w:author="Jubarte" w:id="30" w:date="1970-01-01T00:00:00Z">
        <w:r>
          <w:rPr>
            <w:b/>
          </w:rPr>
          <w:delText>2. Empty m:chr (no m:val) — spec says character is hidden</w:delText>
        </w:r>
      </w:del>
    </w:p>
    <w:p>
      <w:pPr>
        <w:rPr>
          <w:del w:author="Jubarte" w:id="31" w:date="1970-01-01T00:00:00Z"/>
        </w:rPr>
      </w:pPr>
      <m:oMathPara>
        <m:oMath>
          <m:groupChr>
            <m:groupChrPr>
              <m:chr/>
            </m:groupChrPr>
            <m:e>
              <m:r>
                <w:del w:id="74" w:author="Jubarte" w:date="1970-01-01T00:00:00Z">
                  <w:rPr>
                    <w:rFonts w:ascii="Cambria Math" w:hAnsi="Cambria Math"/>
                  </w:rPr>
                  <m:t>a+b</m:t>
                </w:del>
              </m:r>
            </m:e>
          </m:groupChr>
        </m:oMath>
      </m:oMathPara>
    </w:p>
    <w:p>
      <w:pPr>
        <w:rPr>
          <w:del w:author="Jubarte" w:id="33" w:date="1970-01-01T00:00:00Z"/>
        </w:rPr>
      </w:pPr>
      <w:del w:author="Jubarte" w:id="34" w:date="1970-01-01T00:00:00Z">
        <w:r>
          <w:rPr>
            <w:b/>
          </w:rPr>
          <w:delText>3. Explicit bottom curly bracket U+23DF, pos=bot (underbrace)</w:delText>
        </w:r>
      </w:del>
    </w:p>
    <w:p>
      <w:pPr>
        <w:rPr>
          <w:del w:author="Jubarte" w:id="35" w:date="1970-01-01T00:00:00Z"/>
        </w:rPr>
      </w:pPr>
      <m:oMathPara>
        <m:oMath>
          <m:groupChr>
            <m:groupChrPr>
              <m:chr m:val="⏟"/>
              <m:pos m:val="bot"/>
            </m:groupChrPr>
            <m:e>
              <m:r>
                <w:del w:id="75" w:author="Jubarte" w:date="1970-01-01T00:00:00Z">
                  <w:rPr>
                    <w:rFonts w:ascii="Cambria Math" w:hAnsi="Cambria Math"/>
                  </w:rPr>
                  <m:t>a+b+c</m:t>
                </w:del>
              </m:r>
            </m:e>
          </m:groupChr>
        </m:oMath>
      </m:oMathPara>
    </w:p>
    <w:p>
      <w:pPr>
        <w:rPr>
          <w:del w:author="Jubarte" w:id="37" w:date="1970-01-01T00:00:00Z"/>
        </w:rPr>
      </w:pPr>
      <w:del w:author="Jubarte" w:id="38" w:date="1970-01-01T00:00:00Z">
        <w:r>
          <w:rPr>
            <w:b/>
          </w:rPr>
          <w:delText>4. Top curly bracket U+23DE, pos=top (overbrace)</w:delText>
        </w:r>
      </w:del>
    </w:p>
    <w:p>
      <w:pPr>
        <w:rPr>
          <w:del w:author="Jubarte" w:id="39" w:date="1970-01-01T00:00:00Z"/>
        </w:rPr>
      </w:pPr>
      <m:oMathPara>
        <m:oMath>
          <m:groupChr>
            <m:groupChrPr>
              <m:chr m:val="⏞"/>
              <m:pos m:val="top"/>
            </m:groupChrPr>
            <m:e>
              <m:r>
                <w:del w:id="76" w:author="Jubarte" w:date="1970-01-01T00:00:00Z">
                  <w:rPr>
                    <w:rFonts w:ascii="Cambria Math" w:hAnsi="Cambria Math"/>
                  </w:rPr>
                  <m:t>x+y</m:t>
                </w:del>
              </m:r>
            </m:e>
          </m:groupChr>
        </m:oMath>
      </m:oMathPara>
    </w:p>
    <w:p>
      <w:pPr>
        <w:rPr>
          <w:del w:author="Jubarte" w:id="41" w:date="1970-01-01T00:00:00Z"/>
        </w:rPr>
      </w:pPr>
      <w:del w:author="Jubarte" w:id="42" w:date="1970-01-01T00:00:00Z">
        <w:r>
          <w:rPr>
            <w:b/>
          </w:rPr>
          <w:delText>5. Leftward arrow U+2190, pos=top</w:delText>
        </w:r>
      </w:del>
    </w:p>
    <w:p>
      <w:pPr>
        <w:rPr>
          <w:del w:author="Jubarte" w:id="43" w:date="1970-01-01T00:00:00Z"/>
        </w:rPr>
      </w:pPr>
      <m:oMathPara>
        <m:oMath>
          <m:groupChr>
            <m:groupChrPr>
              <m:chr m:val="←"/>
              <m:pos m:val="top"/>
            </m:groupChrPr>
            <m:e>
              <m:r>
                <w:del w:id="77" w:author="Jubarte" w:date="1970-01-01T00:00:00Z">
                  <w:rPr>
                    <w:rFonts w:ascii="Cambria Math" w:hAnsi="Cambria Math"/>
                  </w:rPr>
                  <m:t>n terms</m:t>
                </w:del>
              </m:r>
            </m:e>
          </m:groupChr>
        </m:oMath>
      </m:oMathPara>
    </w:p>
    <w:p>
      <w:pPr>
        <w:rPr>
          <w:del w:author="Jubarte" w:id="45" w:date="1970-01-01T00:00:00Z"/>
        </w:rPr>
      </w:pPr>
      <w:del w:author="Jubarte" w:id="46" w:date="1970-01-01T00:00:00Z">
        <w:r>
          <w:rPr>
            <w:b/>
          </w:rPr>
          <w:delText>6. Rightward arrow U+2192, pos=bot</w:delText>
        </w:r>
      </w:del>
    </w:p>
    <w:p>
      <w:pPr>
        <w:rPr>
          <w:del w:author="Jubarte" w:id="47" w:date="1970-01-01T00:00:00Z"/>
        </w:rPr>
      </w:pPr>
      <m:oMathPara>
        <m:oMath>
          <m:groupChr>
            <m:groupChrPr>
              <m:chr m:val="→"/>
              <m:pos m:val="bot"/>
            </m:groupChrPr>
            <m:e>
              <m:r>
                <w:del w:id="78" w:author="Jubarte" w:date="1970-01-01T00:00:00Z">
                  <w:rPr>
                    <w:rFonts w:ascii="Cambria Math" w:hAnsi="Cambria Math"/>
                  </w:rPr>
                  <m:t>vector</m:t>
                </w:del>
              </m:r>
            </m:e>
          </m:groupChr>
        </m:oMath>
      </m:oMathPara>
    </w:p>
    <w:p>
      <w:pPr>
        <w:rPr>
          <w:del w:author="Jubarte" w:id="49" w:date="1970-01-01T00:00:00Z"/>
        </w:rPr>
      </w:pPr>
      <w:del w:author="Jubarte" w:id="50" w:date="1970-01-01T00:00:00Z">
        <w:r>
          <w:rPr>
            <w:b/>
          </w:rPr>
          <w:delText>7. vertJc combo: pos=top, vertJc=top</w:delText>
        </w:r>
      </w:del>
    </w:p>
    <w:p>
      <w:pPr>
        <w:rPr>
          <w:del w:author="Jubarte" w:id="51" w:date="1970-01-01T00:00:00Z"/>
        </w:rPr>
      </w:pPr>
      <m:oMathPara>
        <m:oMath>
          <m:groupChr>
            <m:groupChrPr>
              <m:chr m:val="⏞"/>
              <m:pos m:val="top"/>
              <m:vertJc m:val="top"/>
            </m:groupChrPr>
            <m:e>
              <m:r>
                <w:del w:id="79" w:author="Jubarte" w:date="1970-01-01T00:00:00Z">
                  <w:rPr>
                    <w:rFonts w:ascii="Cambria Math" w:hAnsi="Cambria Math"/>
                  </w:rPr>
                  <m:t>p+q</m:t>
                </w:del>
              </m:r>
            </m:e>
          </m:groupChr>
        </m:oMath>
      </m:oMathPara>
    </w:p>
    <w:p>
      <w:pPr>
        <w:rPr>
          <w:del w:author="Jubarte" w:id="53" w:date="1970-01-01T00:00:00Z"/>
        </w:rPr>
      </w:pPr>
      <w:del w:author="Jubarte" w:id="54" w:date="1970-01-01T00:00:00Z">
        <w:r>
          <w:rPr>
            <w:b/>
          </w:rPr>
          <w:delText>8. vertJc combo: pos=top, vertJc=bot</w:delText>
        </w:r>
      </w:del>
    </w:p>
    <w:p>
      <w:pPr>
        <w:rPr>
          <w:del w:author="Jubarte" w:id="55" w:date="1970-01-01T00:00:00Z"/>
        </w:rPr>
      </w:pPr>
      <m:oMathPara>
        <m:oMath>
          <m:groupChr>
            <m:groupChrPr>
              <m:chr m:val="⏞"/>
              <m:pos m:val="top"/>
              <m:vertJc m:val="bot"/>
            </m:groupChrPr>
            <m:e>
              <m:r>
                <w:del w:id="80" w:author="Jubarte" w:date="1970-01-01T00:00:00Z">
                  <w:rPr>
                    <w:rFonts w:ascii="Cambria Math" w:hAnsi="Cambria Math"/>
                  </w:rPr>
                  <m:t>r+s</m:t>
                </w:del>
              </m:r>
            </m:e>
          </m:groupChr>
        </m:oMath>
      </m:oMathPara>
    </w:p>
    <w:p>
      <w:pPr>
        <w:rPr>
          <w:del w:author="Jubarte" w:id="57" w:date="1970-01-01T00:00:00Z"/>
        </w:rPr>
      </w:pPr>
      <w:del w:author="Jubarte" w:id="58" w:date="1970-01-01T00:00:00Z">
        <w:r>
          <w:rPr>
            <w:b/>
          </w:rPr>
          <w:delText>9. vertJc combo: pos=bot, vertJc=top</w:delText>
        </w:r>
      </w:del>
    </w:p>
    <w:p>
      <w:pPr>
        <w:rPr>
          <w:del w:author="Jubarte" w:id="59" w:date="1970-01-01T00:00:00Z"/>
        </w:rPr>
      </w:pPr>
      <m:oMathPara>
        <m:oMath>
          <m:groupChr>
            <m:groupChrPr>
              <m:chr m:val="⏟"/>
              <m:pos m:val="bot"/>
              <m:vertJc m:val="top"/>
            </m:groupChrPr>
            <m:e>
              <m:r>
                <w:del w:id="81" w:author="Jubarte" w:date="1970-01-01T00:00:00Z">
                  <w:rPr>
                    <w:rFonts w:ascii="Cambria Math" w:hAnsi="Cambria Math"/>
                  </w:rPr>
                  <m:t>t+u</m:t>
                </w:del>
              </m:r>
            </m:e>
          </m:groupChr>
        </m:oMath>
      </m:oMathPara>
    </w:p>
    <w:p>
      <w:pPr>
        <w:rPr>
          <w:del w:author="Jubarte" w:id="61" w:date="1970-01-01T00:00:00Z"/>
        </w:rPr>
      </w:pPr>
      <w:del w:author="Jubarte" w:id="62" w:date="1970-01-01T00:00:00Z">
        <w:r>
          <w:rPr>
            <w:b/>
          </w:rPr>
          <w:delText>10. vertJc combo: pos=bot, vertJc=bot</w:delText>
        </w:r>
      </w:del>
    </w:p>
    <w:p>
      <w:pPr>
        <w:rPr>
          <w:del w:author="Jubarte" w:id="63" w:date="1970-01-01T00:00:00Z"/>
        </w:rPr>
      </w:pPr>
      <m:oMathPara>
        <m:oMath>
          <m:groupChr>
            <m:groupChrPr>
              <m:chr m:val="⏟"/>
              <m:pos m:val="bot"/>
              <m:vertJc m:val="bot"/>
            </m:groupChrPr>
            <m:e>
              <m:r>
                <w:del w:id="82" w:author="Jubarte" w:date="1970-01-01T00:00:00Z">
                  <w:rPr>
                    <w:rFonts w:ascii="Cambria Math" w:hAnsi="Cambria Math"/>
                  </w:rPr>
                  <m:t>v+w</m:t>
                </w:del>
              </m:r>
            </m:e>
          </m:groupChr>
        </m:oMath>
      </m:oMathPara>
    </w:p>
    <w:p>
      <w:pPr>
        <w:rPr>
          <w:del w:author="Jubarte" w:id="65" w:date="1970-01-01T00:00:00Z"/>
        </w:rPr>
      </w:pPr>
      <w:del w:author="Jubarte" w:id="66" w:date="1970-01-01T00:00:00Z">
        <w:r>
          <w:rPr>
            <w:b/>
          </w:rPr>
          <w:delText>11. vertJc with empty m:val (defaults to bot per spec)</w:delText>
        </w:r>
      </w:del>
    </w:p>
    <w:p>
      <w:pPr>
        <w:rPr>
          <w:del w:author="Jubarte" w:id="67" w:date="1970-01-01T00:00:00Z"/>
        </w:rPr>
      </w:pPr>
      <m:oMathPara>
        <m:oMath>
          <m:groupChr>
            <m:groupChrPr>
              <m:chr m:val="⏞"/>
              <m:pos m:val="top"/>
              <m:vertJc/>
            </m:groupChrPr>
            <m:e>
              <m:r>
                <w:del w:id="83" w:author="Jubarte" w:date="1970-01-01T00:00:00Z">
                  <w:rPr>
                    <w:rFonts w:ascii="Cambria Math" w:hAnsi="Cambria Math"/>
                  </w:rPr>
                  <m:t>x</m:t>
                </w:del>
              </m:r>
            </m:e>
          </m:groupChr>
        </m:oMath>
      </m:oMathPara>
    </w:p>
    <w:p>
      <w:pPr>
        <w:rPr>
          <w:del w:author="Jubarte" w:id="69" w:date="1970-01-01T00:00:00Z"/>
        </w:rPr>
      </w:pPr>
      <w:del w:author="Jubarte" w:id="70" w:date="1970-01-01T00:00:00Z">
        <w:r>
          <w:rPr>
            <w:b/>
          </w:rPr>
          <w:delText>12. Complex base — summation inside groupChr</w:delText>
        </w:r>
      </w:del>
    </w:p>
    <w:p>
      <m:oMathPara>
        <m:oMath>
          <m:groupChr>
            <m:groupChrPr>
              <m:chr m:val="⏟"/>
              <m:pos m:val="bot"/>
            </m:groupChrPr>
            <m:e>
              <m:r>
                <w:del w:id="84" w:author="Jubarte" w:date="1970-01-01T00:00:00Z">
                  <w:rPr>
                    <w:rFonts w:ascii="Cambria Math" w:hAnsi="Cambria Math"/>
                  </w:rPr>
                  <m:t>x₁+x₂+⋯+xₙ</m:t>
                </w:del>
              </m:r>
            </m:e>
          </m:groupChr>
        </m:oMath>
      </m:oMathPara>
    </w:p>
    <w:sectPr>
      <w:pgSz w:w="12240" w:h="15840"/>
      <w:pgMar w:top="1440" w:right="1440" w:bottom="1440" w:left="1440" w:header="708" w:footer="708" w:gutter="0"/>
      <w:cols w:space="708"/>
      <w:docGrid w:linePitch="360"/>
      <w:sectPrChange w:author="Jubarte" w:date="1970-01-01T00:00:00Z" w:id="72">
        <w:sectPr>
          <w:pgSz w:w="12240" w:h="15840"/>
          <w:pgMar w:top="1440" w:right="1440" w:bottom="1440" w:left="1440" w:header="720" w:footer="720" w:gutter="0"/>
          <w:cols w:space="720"/>
          <w:docGrid w:linePitch="360"/>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46"/>
    <w:rsid w:val="000822B1"/>
    <w:rsid w:val="00133146"/>
    <w:rsid w:val="002031F9"/>
    <w:rsid w:val="00744453"/>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38FD"/>
  <w15:chartTrackingRefBased/>
  <w15:docId w15:val="{636ED2BF-3F60-4BFC-B53C-F18BCCF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46"/>
    <w:rPr>
      <w:rFonts w:eastAsiaTheme="majorEastAsia" w:cstheme="majorBidi"/>
      <w:color w:val="272727" w:themeColor="text1" w:themeTint="D8"/>
    </w:rPr>
  </w:style>
  <w:style w:type="paragraph" w:styleId="Title">
    <w:name w:val="Title"/>
    <w:basedOn w:val="Normal"/>
    <w:next w:val="Normal"/>
    <w:link w:val="TitleChar"/>
    <w:uiPriority w:val="10"/>
    <w:qFormat/>
    <w:rsid w:val="0013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46"/>
    <w:pPr>
      <w:spacing w:before="160"/>
      <w:jc w:val="center"/>
    </w:pPr>
    <w:rPr>
      <w:i/>
      <w:iCs/>
      <w:color w:val="404040" w:themeColor="text1" w:themeTint="BF"/>
    </w:rPr>
  </w:style>
  <w:style w:type="character" w:customStyle="1" w:styleId="QuoteChar">
    <w:name w:val="Quote Char"/>
    <w:basedOn w:val="DefaultParagraphFont"/>
    <w:link w:val="Quote"/>
    <w:uiPriority w:val="29"/>
    <w:rsid w:val="00133146"/>
    <w:rPr>
      <w:i/>
      <w:iCs/>
      <w:color w:val="404040" w:themeColor="text1" w:themeTint="BF"/>
    </w:rPr>
  </w:style>
  <w:style w:type="paragraph" w:styleId="ListParagraph">
    <w:name w:val="List Paragraph"/>
    <w:basedOn w:val="Normal"/>
    <w:uiPriority w:val="34"/>
    <w:qFormat/>
    <w:rsid w:val="00133146"/>
    <w:pPr>
      <w:ind w:left="720"/>
      <w:contextualSpacing/>
    </w:pPr>
  </w:style>
  <w:style w:type="character" w:styleId="IntenseEmphasis">
    <w:name w:val="Intense Emphasis"/>
    <w:basedOn w:val="DefaultParagraphFont"/>
    <w:uiPriority w:val="21"/>
    <w:qFormat/>
    <w:rsid w:val="00133146"/>
    <w:rPr>
      <w:i/>
      <w:iCs/>
      <w:color w:val="0F4761" w:themeColor="accent1" w:themeShade="BF"/>
    </w:rPr>
  </w:style>
  <w:style w:type="paragraph" w:styleId="IntenseQuote">
    <w:name w:val="Intense Quote"/>
    <w:basedOn w:val="Normal"/>
    <w:next w:val="Normal"/>
    <w:link w:val="IntenseQuoteChar"/>
    <w:uiPriority w:val="30"/>
    <w:qFormat/>
    <w:rsid w:val="0013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46"/>
    <w:rPr>
      <w:i/>
      <w:iCs/>
      <w:color w:val="0F4761" w:themeColor="accent1" w:themeShade="BF"/>
    </w:rPr>
  </w:style>
  <w:style w:type="character" w:styleId="IntenseReference">
    <w:name w:val="Intense Reference"/>
    <w:basedOn w:val="DefaultParagraphFont"/>
    <w:uiPriority w:val="32"/>
    <w:qFormat/>
    <w:rsid w:val="0013314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footnotes" Target="footnotes.xml"/>
  <Relationship Id="rId7"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Caio Pizzol</cp:lastModifiedBy>
  <cp:revision>1</cp:revision>
  <dcterms:created xsi:type="dcterms:W3CDTF">2026-03-27T17:00:00Z</dcterms:created>
  <dcterms:modified xsi:type="dcterms:W3CDTF">2026-03-27T17:00:00Z</dcterms:modified>
</cp:coreProperties>
</file>
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P62a3a7432c8e7f6b7efa66aaedb4e20aad788705b34af93cb9f2d28d77221044.png" ContentType="image/png"/>
  <Override PartName="/word/media/P7312cdad4878ed637ef8c22170ed29a4f3ecb452f311ee06408d1ff01632ec67.jpeg" ContentType="image/jpeg"/>
  <Override PartName="/word/media/Pc43af952e332d3577eda0b75a3baef71122958418b91ff49dddf1f9b497e7e44.png" ContentType="image/png"/>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ve="http://schemas.openxmlformats.org/markup-compatibility/2006"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ve:Ignorable="pt14 w14 w15 wp14">
  <w:body>
    <w:p>
      <w:pPr>
        <w:tabs>
          <w:tab w:val="left" w:pos="284"/>
        </w:tabs>
        <w:spacing w:after="0" w:line="240" w:lineRule="auto"/>
        <w:contextualSpacing/>
        <w:jc w:val="right"/>
        <w:rPr>
          <w:ins w:author="Jubarte" w:id="1" w:date="1970-01-01T00:00:00Z"/>
          <w:rFonts w:ascii="Times New Roman" w:hAnsi="Times New Roman" w:cs="Times New Roman"/>
          <w:b/>
          <w:sz w:val="24"/>
          <w:szCs w:val="24"/>
        </w:rPr>
      </w:pPr>
      <w:ins w:author="Jubarte" w:id="2" w:date="1970-01-01T00:00:00Z">
        <w:r>
          <w:rPr>
            <w:rFonts w:ascii="Times New Roman" w:hAnsi="Times New Roman" w:cs="Times New Roman"/>
            <w:b/>
            <w:noProof/>
            <w:sz w:val="24"/>
            <w:szCs w:val="24"/>
          </w:rPr>
          <w:drawing>
            <wp:inline distT="0" distB="0" distL="0" distR="0">
              <wp:extent cx="1234760" cy="652224"/>
              <wp:effectExtent l="19050" t="0" r="3490" b="0"/>
              <wp:docPr id="1" name="Picture 1" descr="EL_Sotsiaalfond_horisontaal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_Sotsiaalfond_horisontaalne.jpg"/>
                      <pic:cNvPicPr/>
                    </pic:nvPicPr>
                    <pic:blipFill>
                      <a:blip r:embed="rId9" cstate="print"/>
                      <a:stretch>
                        <a:fillRect/>
                      </a:stretch>
                    </pic:blipFill>
                    <pic:spPr>
                      <a:xfrm>
                        <a:off x="0" y="0"/>
                        <a:ext cx="1242054" cy="656077"/>
                      </a:xfrm>
                      <a:prstGeom prst="rect">
                        <a:avLst/>
                      </a:prstGeom>
                    </pic:spPr>
                  </pic:pic>
                </a:graphicData>
              </a:graphic>
            </wp:inline>
          </w:drawing>
        </w:r>
      </w:ins>
    </w:p>
    <w:p>
      <w:pPr>
        <w:tabs>
          <w:tab w:val="left" w:pos="284"/>
        </w:tabs>
        <w:spacing w:after="0" w:line="240" w:lineRule="auto"/>
        <w:contextualSpacing/>
        <w:jc w:val="both"/>
        <w:rPr>
          <w:ins w:author="Jubarte" w:id="3" w:date="1970-01-01T00:00:00Z"/>
          <w:rFonts w:ascii="Times New Roman" w:hAnsi="Times New Roman" w:cs="Times New Roman"/>
          <w:b/>
          <w:sz w:val="24"/>
          <w:szCs w:val="24"/>
        </w:rPr>
      </w:pPr>
    </w:p>
    <w:p>
      <w:pPr>
        <w:tabs>
          <w:tab w:val="left" w:pos="284"/>
        </w:tabs>
        <w:spacing w:after="0" w:line="240" w:lineRule="auto"/>
        <w:contextualSpacing/>
        <w:jc w:val="both"/>
        <w:rPr>
          <w:ins w:author="Jubarte" w:id="4" w:date="1970-01-01T00:00:00Z"/>
          <w:rFonts w:ascii="Times New Roman" w:hAnsi="Times New Roman" w:cs="Times New Roman"/>
          <w:b/>
          <w:sz w:val="24"/>
          <w:szCs w:val="24"/>
        </w:rPr>
      </w:pPr>
      <w:ins w:author="Jubarte" w:id="5" w:date="1970-01-01T00:00:00Z">
        <w:r>
          <w:rPr>
            <w:rFonts w:ascii="Times New Roman" w:hAnsi="Times New Roman" w:cs="Times New Roman"/>
            <w:b/>
            <w:sz w:val="24"/>
            <w:szCs w:val="24"/>
          </w:rPr>
          <w:t xml:space="preserve">Ekspertarvamus </w:t>
        </w:r>
        <w:r>
          <w:rPr>
            <w:rFonts w:ascii="Times New Roman" w:hAnsi="Times New Roman" w:cs="Times New Roman"/>
            <w:b/>
            <w:sz w:val="24"/>
            <w:szCs w:val="24"/>
          </w:rPr>
          <w:t xml:space="preserve">Luunja valla </w:t>
        </w:r>
        <w:r>
          <w:rPr>
            <w:rFonts w:ascii="Times New Roman" w:hAnsi="Times New Roman" w:cs="Times New Roman"/>
            <w:b/>
            <w:sz w:val="24"/>
            <w:szCs w:val="24"/>
          </w:rPr>
          <w:t>haldusterritoriaalse korralduse võimaliku muutmise kohta</w:t>
        </w:r>
        <w:r>
          <w:rPr>
            <w:rFonts w:ascii="Times New Roman" w:hAnsi="Times New Roman" w:cs="Times New Roman"/>
            <w:b/>
            <w:sz w:val="24"/>
            <w:szCs w:val="24"/>
          </w:rPr>
          <w:t xml:space="preserve"> </w:t>
        </w:r>
      </w:ins>
    </w:p>
    <w:p>
      <w:pPr>
        <w:tabs>
          <w:tab w:val="left" w:pos="284"/>
        </w:tabs>
        <w:autoSpaceDE w:val="0"/>
        <w:autoSpaceDN w:val="0"/>
        <w:adjustRightInd w:val="0"/>
        <w:spacing w:after="0" w:line="240" w:lineRule="auto"/>
        <w:contextualSpacing/>
        <w:jc w:val="both"/>
        <w:rPr>
          <w:ins w:author="Jubarte" w:id="6" w:date="1970-01-01T00:00:00Z"/>
          <w:rFonts w:ascii="Times New Roman" w:hAnsi="Times New Roman" w:cs="Times New Roman"/>
          <w:sz w:val="24"/>
          <w:szCs w:val="24"/>
        </w:rPr>
      </w:pPr>
    </w:p>
    <w:p>
      <w:pPr>
        <w:tabs>
          <w:tab w:val="left" w:pos="284"/>
        </w:tabs>
        <w:autoSpaceDE w:val="0"/>
        <w:autoSpaceDN w:val="0"/>
        <w:adjustRightInd w:val="0"/>
        <w:spacing w:after="0" w:line="240" w:lineRule="auto"/>
        <w:contextualSpacing/>
        <w:jc w:val="both"/>
        <w:rPr>
          <w:ins w:author="Jubarte" w:id="7" w:date="1970-01-01T00:00:00Z"/>
          <w:rFonts w:ascii="Times New Roman" w:hAnsi="Times New Roman" w:cs="Times New Roman"/>
          <w:sz w:val="24"/>
          <w:szCs w:val="24"/>
        </w:rPr>
      </w:pPr>
      <w:ins w:author="Jubarte" w:id="8" w:date="1970-01-01T00:00:00Z">
        <w:r>
          <w:rPr>
            <w:rFonts w:ascii="Times New Roman" w:hAnsi="Times New Roman" w:cs="Times New Roman"/>
            <w:sz w:val="24"/>
            <w:szCs w:val="24"/>
          </w:rPr>
          <w:t>Luunja vald ei täida haldusreformi seadusega pandud miinimum</w:t>
        </w:r>
        <w:r>
          <w:rPr>
            <w:rFonts w:ascii="Times New Roman" w:hAnsi="Times New Roman" w:cs="Times New Roman"/>
            <w:sz w:val="24"/>
            <w:szCs w:val="24"/>
          </w:rPr>
          <w:t>suuruse</w:t>
        </w:r>
        <w:r>
          <w:rPr>
            <w:rFonts w:ascii="Times New Roman" w:hAnsi="Times New Roman" w:cs="Times New Roman"/>
            <w:sz w:val="24"/>
            <w:szCs w:val="24"/>
          </w:rPr>
          <w:t>kriteeriumi 5000 elanikku</w:t>
        </w:r>
        <w:r>
          <w:rPr>
            <w:rFonts w:ascii="Times New Roman" w:hAnsi="Times New Roman" w:cs="Times New Roman"/>
            <w:sz w:val="24"/>
            <w:szCs w:val="24"/>
          </w:rPr>
          <w:t>, s</w:t>
        </w:r>
        <w:r>
          <w:rPr>
            <w:rFonts w:ascii="Times New Roman" w:hAnsi="Times New Roman" w:cs="Times New Roman"/>
            <w:iCs/>
            <w:color w:val="000000"/>
            <w:sz w:val="24"/>
            <w:szCs w:val="24"/>
          </w:rPr>
          <w:t>eisuga 01.01.2017 oli Luunja vallas registreeritud 4251</w:t>
        </w:r>
        <w:r>
          <w:rPr>
            <w:rFonts w:ascii="Times New Roman" w:hAnsi="Times New Roman" w:cs="Times New Roman"/>
            <w:iCs/>
            <w:color w:val="000000"/>
            <w:sz w:val="24"/>
            <w:szCs w:val="24"/>
          </w:rPr>
          <w:t xml:space="preserve"> elanikk</w:t>
        </w:r>
        <w:r>
          <w:rPr>
            <w:rFonts w:ascii="Times New Roman" w:hAnsi="Times New Roman" w:cs="Times New Roman"/>
            <w:iCs/>
            <w:color w:val="000000"/>
            <w:sz w:val="24"/>
            <w:szCs w:val="24"/>
          </w:rPr>
          <w:t>u</w:t>
        </w:r>
        <w:r>
          <w:rPr>
            <w:rFonts w:ascii="Times New Roman" w:hAnsi="Times New Roman" w:cs="Times New Roman"/>
            <w:iCs/>
            <w:color w:val="000000"/>
            <w:sz w:val="24"/>
            <w:szCs w:val="24"/>
          </w:rPr>
          <w:t>.</w:t>
        </w:r>
      </w:ins>
    </w:p>
    <w:p>
      <w:pPr>
        <w:tabs>
          <w:tab w:val="left" w:pos="284"/>
        </w:tabs>
        <w:autoSpaceDE w:val="0"/>
        <w:autoSpaceDN w:val="0"/>
        <w:adjustRightInd w:val="0"/>
        <w:spacing w:after="0" w:line="240" w:lineRule="auto"/>
        <w:contextualSpacing/>
        <w:jc w:val="both"/>
        <w:rPr>
          <w:ins w:author="Jubarte" w:id="9" w:date="1970-01-01T00:00:00Z"/>
          <w:rFonts w:ascii="Times New Roman" w:hAnsi="Times New Roman" w:cs="Times New Roman"/>
          <w:sz w:val="24"/>
          <w:szCs w:val="24"/>
        </w:rPr>
      </w:pPr>
    </w:p>
    <w:p>
      <w:pPr>
        <w:tabs>
          <w:tab w:val="left" w:pos="284"/>
        </w:tabs>
        <w:autoSpaceDE w:val="0"/>
        <w:autoSpaceDN w:val="0"/>
        <w:adjustRightInd w:val="0"/>
        <w:spacing w:after="0" w:line="240" w:lineRule="auto"/>
        <w:contextualSpacing/>
        <w:jc w:val="both"/>
        <w:rPr>
          <w:ins w:author="Jubarte" w:id="10" w:date="1970-01-01T00:00:00Z"/>
          <w:rFonts w:ascii="Times New Roman" w:hAnsi="Times New Roman" w:cs="Times New Roman"/>
          <w:sz w:val="24"/>
          <w:szCs w:val="24"/>
        </w:rPr>
      </w:pPr>
      <w:ins w:author="Jubarte" w:id="11" w:date="1970-01-01T00:00:00Z">
        <w:r>
          <w:rPr>
            <w:rFonts w:ascii="Times New Roman" w:hAnsi="Times New Roman" w:cs="Times New Roman"/>
            <w:sz w:val="24"/>
            <w:szCs w:val="24"/>
          </w:rPr>
          <w:t>Luunja vald kuulu</w:t>
        </w:r>
        <w:r>
          <w:rPr>
            <w:rFonts w:ascii="Times New Roman" w:hAnsi="Times New Roman" w:cs="Times New Roman"/>
            <w:sz w:val="24"/>
            <w:szCs w:val="24"/>
          </w:rPr>
          <w:t>b</w:t>
        </w:r>
        <w:r>
          <w:rPr>
            <w:rFonts w:ascii="Times New Roman" w:hAnsi="Times New Roman" w:cs="Times New Roman"/>
            <w:sz w:val="24"/>
            <w:szCs w:val="24"/>
          </w:rPr>
          <w:t xml:space="preserve"> Statistikaameti analüüsi</w:t>
        </w:r>
        <w:r>
          <w:rPr>
            <w:rStyle w:val="FootnoteReference"/>
            <w:rFonts w:ascii="Times New Roman" w:hAnsi="Times New Roman"/>
            <w:sz w:val="24"/>
            <w:szCs w:val="24"/>
          </w:rPr>
          <w:footnoteReference w:id="1"/>
        </w:r>
        <w:r>
          <w:rPr>
            <w:rFonts w:ascii="Times New Roman" w:hAnsi="Times New Roman" w:cs="Times New Roman"/>
            <w:sz w:val="24"/>
            <w:szCs w:val="24"/>
          </w:rPr>
          <w:t xml:space="preserve"> põhjal Tartu linna lähivööndisse (joonis 1).</w:t>
        </w:r>
        <w:r>
          <w:rPr>
            <w:rFonts w:ascii="Times New Roman" w:hAnsi="Times New Roman" w:cs="Times New Roman"/>
            <w:sz w:val="24"/>
            <w:szCs w:val="24"/>
          </w:rPr>
          <w:t xml:space="preserve"> </w:t>
        </w:r>
      </w:ins>
    </w:p>
    <w:p>
      <w:pPr>
        <w:tabs>
          <w:tab w:val="left" w:pos="284"/>
        </w:tabs>
        <w:autoSpaceDE w:val="0"/>
        <w:autoSpaceDN w:val="0"/>
        <w:adjustRightInd w:val="0"/>
        <w:spacing w:after="0" w:line="240" w:lineRule="auto"/>
        <w:contextualSpacing/>
        <w:jc w:val="both"/>
        <w:rPr>
          <w:ins w:author="Jubarte" w:id="12" w:date="1970-01-01T00:00:00Z"/>
          <w:rFonts w:ascii="Times New Roman" w:hAnsi="Times New Roman" w:cs="Times New Roman"/>
          <w:sz w:val="24"/>
          <w:szCs w:val="24"/>
        </w:rPr>
      </w:pPr>
    </w:p>
    <w:p>
      <w:pPr>
        <w:tabs>
          <w:tab w:val="left" w:pos="284"/>
        </w:tabs>
        <w:autoSpaceDE w:val="0"/>
        <w:autoSpaceDN w:val="0"/>
        <w:adjustRightInd w:val="0"/>
        <w:spacing w:after="0" w:line="240" w:lineRule="auto"/>
        <w:contextualSpacing/>
        <w:jc w:val="both"/>
        <w:rPr>
          <w:ins w:author="Jubarte" w:id="13" w:date="1970-01-01T00:00:00Z"/>
          <w:rFonts w:ascii="Times New Roman" w:hAnsi="Times New Roman" w:cs="Times New Roman"/>
          <w:sz w:val="24"/>
          <w:szCs w:val="24"/>
        </w:rPr>
      </w:pPr>
      <w:ins w:author="Jubarte" w:id="14" w:date="1970-01-01T00:00:00Z">
        <w:r>
          <w:rPr>
            <w:rFonts w:ascii="Times New Roman" w:hAnsi="Times New Roman" w:cs="Times New Roman"/>
            <w:noProof/>
            <w:sz w:val="24"/>
            <w:szCs w:val="24"/>
          </w:rPr>
          <w:drawing>
            <wp:inline distT="0" distB="0" distL="0" distR="0">
              <wp:extent cx="2947916" cy="2342725"/>
              <wp:effectExtent l="0" t="0" r="5080" b="63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2950578" cy="2344841"/>
                      </a:xfrm>
                      <a:prstGeom prst="rect">
                        <a:avLst/>
                      </a:prstGeom>
                    </pic:spPr>
                  </pic:pic>
                </a:graphicData>
              </a:graphic>
            </wp:inline>
          </w:drawing>
        </w:r>
        <w:r>
          <w:rPr>
            <w:rFonts w:ascii="Times New Roman" w:hAnsi="Times New Roman" w:cs="Times New Roman"/>
            <w:noProof/>
            <w:sz w:val="24"/>
            <w:szCs w:val="24"/>
          </w:rPr>
          <w:drawing>
            <wp:inline distT="0" distB="0" distL="0" distR="0">
              <wp:extent cx="1132764" cy="653005"/>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146131" cy="660711"/>
                      </a:xfrm>
                      <a:prstGeom prst="rect">
                        <a:avLst/>
                      </a:prstGeom>
                    </pic:spPr>
                  </pic:pic>
                </a:graphicData>
              </a:graphic>
            </wp:inline>
          </w:drawing>
        </w:r>
      </w:ins>
    </w:p>
    <w:p>
      <w:pPr>
        <w:tabs>
          <w:tab w:val="left" w:pos="284"/>
        </w:tabs>
        <w:autoSpaceDE w:val="0"/>
        <w:autoSpaceDN w:val="0"/>
        <w:adjustRightInd w:val="0"/>
        <w:spacing w:after="0" w:line="240" w:lineRule="auto"/>
        <w:contextualSpacing/>
        <w:jc w:val="both"/>
        <w:rPr>
          <w:ins w:author="Jubarte" w:id="15" w:date="1970-01-01T00:00:00Z"/>
          <w:rFonts w:ascii="Times New Roman" w:hAnsi="Times New Roman" w:cs="Times New Roman"/>
          <w:sz w:val="24"/>
          <w:szCs w:val="24"/>
        </w:rPr>
      </w:pPr>
      <w:ins w:author="Jubarte" w:id="16" w:date="1970-01-01T00:00:00Z">
        <w:r>
          <w:rPr>
            <w:rFonts w:ascii="Times New Roman" w:hAnsi="Times New Roman" w:cs="Times New Roman"/>
            <w:sz w:val="24"/>
            <w:szCs w:val="24"/>
          </w:rPr>
          <w:t>Joonis 1. Tartu toimepiirkond. Allikas: Statistikaamet (2014) Toimepiirkondade määramine</w:t>
        </w:r>
      </w:ins>
    </w:p>
    <w:p>
      <w:pPr>
        <w:tabs>
          <w:tab w:val="left" w:pos="284"/>
        </w:tabs>
        <w:autoSpaceDE w:val="0"/>
        <w:autoSpaceDN w:val="0"/>
        <w:adjustRightInd w:val="0"/>
        <w:spacing w:after="0" w:line="240" w:lineRule="auto"/>
        <w:contextualSpacing/>
        <w:jc w:val="both"/>
        <w:rPr>
          <w:ins w:author="Jubarte" w:id="17" w:date="1970-01-01T00:00:00Z"/>
          <w:rFonts w:ascii="Times New Roman" w:hAnsi="Times New Roman" w:cs="Times New Roman"/>
          <w:sz w:val="24"/>
          <w:szCs w:val="24"/>
        </w:rPr>
      </w:pPr>
    </w:p>
    <w:p>
      <w:pPr>
        <w:spacing w:after="0" w:line="240" w:lineRule="auto"/>
        <w:contextualSpacing/>
        <w:jc w:val="both"/>
        <w:rPr>
          <w:ins w:author="Jubarte" w:id="18" w:date="1970-01-01T00:00:00Z"/>
          <w:rFonts w:ascii="Times New Roman" w:hAnsi="Times New Roman" w:cs="Times New Roman"/>
          <w:sz w:val="24"/>
          <w:szCs w:val="24"/>
        </w:rPr>
      </w:pPr>
      <w:ins w:author="Jubarte" w:id="19" w:date="1970-01-01T00:00:00Z">
        <w:r>
          <w:rPr>
            <w:rFonts w:ascii="Times New Roman" w:hAnsi="Times New Roman" w:cs="Times New Roman"/>
            <w:sz w:val="24"/>
            <w:szCs w:val="24"/>
            <w:lang w:eastAsia="en-US"/>
          </w:rPr>
          <w:t xml:space="preserve">Luunja vald kuulub Tartu linnapiirkonna koosseisu ja on paljudes eluvaldkondade toimimises seotud Tartu linnaga. </w:t>
        </w:r>
        <w:r>
          <w:rPr>
            <w:rFonts w:ascii="Times New Roman" w:hAnsi="Times New Roman" w:cs="Times New Roman"/>
            <w:sz w:val="24"/>
            <w:szCs w:val="24"/>
          </w:rPr>
          <w:t xml:space="preserve">Vallas on 20 küla ja üks alevik. Rahvaarvult suurim on </w:t>
        </w:r>
        <w:r>
          <w:rPr>
            <w:rFonts w:ascii="Times New Roman" w:hAnsi="Times New Roman" w:cs="Times New Roman"/>
            <w:sz w:val="24"/>
            <w:szCs w:val="24"/>
          </w:rPr>
          <w:t>Lohkva</w:t>
        </w:r>
        <w:r>
          <w:rPr>
            <w:rFonts w:ascii="Times New Roman" w:hAnsi="Times New Roman" w:cs="Times New Roman"/>
            <w:sz w:val="24"/>
            <w:szCs w:val="24"/>
          </w:rPr>
          <w:t xml:space="preserve"> küla</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Kohalikeks tõmbekeskusteks küladele on Lohkva, Luunja ja Kavastu, mis on endisaegsete ühismajandite keskused. Intensiivne ehitustegevus on valda toonud hulgaliselt uusi elanikke</w:t>
        </w:r>
        <w:r>
          <w:rPr>
            <w:rFonts w:ascii="Times New Roman" w:hAnsi="Times New Roman" w:cs="Times New Roman"/>
            <w:sz w:val="24"/>
            <w:szCs w:val="24"/>
          </w:rPr>
          <w:t>, r</w:t>
        </w:r>
        <w:r>
          <w:rPr>
            <w:rFonts w:ascii="Times New Roman" w:hAnsi="Times New Roman" w:cs="Times New Roman"/>
            <w:sz w:val="24"/>
            <w:szCs w:val="24"/>
          </w:rPr>
          <w:t xml:space="preserve">ahvastikuregistri andmetel on elanike arv aastatel 2007-2015 kasvanud enam kui 1000 inimese võrra. Luunja valla arengut mõjutab oluliselt Tartu valglinnastumise protsess. Märkimisväärne osa rahvastikust elab </w:t>
        </w:r>
        <w:r>
          <w:rPr>
            <w:rFonts w:ascii="Times New Roman" w:hAnsi="Times New Roman" w:cs="Times New Roman"/>
            <w:sz w:val="24"/>
            <w:szCs w:val="24"/>
          </w:rPr>
          <w:t>Lohkva</w:t>
        </w:r>
        <w:r>
          <w:rPr>
            <w:rFonts w:ascii="Times New Roman" w:hAnsi="Times New Roman" w:cs="Times New Roman"/>
            <w:sz w:val="24"/>
            <w:szCs w:val="24"/>
          </w:rPr>
          <w:t xml:space="preserve"> (1181 elanikku) ja </w:t>
        </w:r>
        <w:r>
          <w:rPr>
            <w:rFonts w:ascii="Times New Roman" w:hAnsi="Times New Roman" w:cs="Times New Roman"/>
            <w:sz w:val="24"/>
            <w:szCs w:val="24"/>
          </w:rPr>
          <w:t>Veibri</w:t>
        </w:r>
        <w:r>
          <w:rPr>
            <w:rFonts w:ascii="Times New Roman" w:hAnsi="Times New Roman" w:cs="Times New Roman"/>
            <w:sz w:val="24"/>
            <w:szCs w:val="24"/>
          </w:rPr>
          <w:t xml:space="preserve"> (577) külades</w:t>
        </w:r>
        <w:r>
          <w:rPr>
            <w:rFonts w:ascii="Times New Roman" w:hAnsi="Times New Roman" w:cs="Times New Roman"/>
            <w:sz w:val="24"/>
            <w:szCs w:val="24"/>
          </w:rPr>
          <w:t xml:space="preserve">, mis asuvad </w:t>
        </w:r>
        <w:r>
          <w:rPr>
            <w:rFonts w:ascii="Times New Roman" w:hAnsi="Times New Roman" w:cs="Times New Roman"/>
            <w:sz w:val="24"/>
            <w:szCs w:val="24"/>
          </w:rPr>
          <w:t xml:space="preserve">Tartu </w:t>
        </w:r>
        <w:r>
          <w:rPr>
            <w:rFonts w:ascii="Times New Roman" w:hAnsi="Times New Roman" w:cs="Times New Roman"/>
            <w:sz w:val="24"/>
            <w:szCs w:val="24"/>
          </w:rPr>
          <w:t xml:space="preserve">linna </w:t>
        </w:r>
        <w:r>
          <w:rPr>
            <w:rFonts w:ascii="Times New Roman" w:hAnsi="Times New Roman" w:cs="Times New Roman"/>
            <w:sz w:val="24"/>
            <w:szCs w:val="24"/>
          </w:rPr>
          <w:t>administratiivpiiril</w:t>
        </w:r>
        <w:r>
          <w:rPr>
            <w:rFonts w:ascii="Times New Roman" w:hAnsi="Times New Roman" w:cs="Times New Roman"/>
            <w:sz w:val="24"/>
            <w:szCs w:val="24"/>
          </w:rPr>
          <w:t>. Linnast kaugemale jäävates külades asustustihedus oluliselt langeb ja tegu on pigem maalise elulaadi viljelemisega.</w:t>
        </w:r>
      </w:ins>
    </w:p>
    <w:p>
      <w:pPr>
        <w:tabs>
          <w:tab w:val="left" w:pos="284"/>
        </w:tabs>
        <w:autoSpaceDE w:val="0"/>
        <w:autoSpaceDN w:val="0"/>
        <w:adjustRightInd w:val="0"/>
        <w:spacing w:after="0" w:line="240" w:lineRule="auto"/>
        <w:contextualSpacing/>
        <w:jc w:val="both"/>
        <w:rPr>
          <w:ins w:author="Jubarte" w:id="20" w:date="1970-01-01T00:00:00Z"/>
          <w:rFonts w:ascii="Times New Roman" w:hAnsi="Times New Roman" w:cs="Times New Roman"/>
          <w:sz w:val="24"/>
          <w:szCs w:val="24"/>
        </w:rPr>
      </w:pPr>
    </w:p>
    <w:p>
      <w:pPr>
        <w:tabs>
          <w:tab w:val="left" w:pos="284"/>
        </w:tabs>
        <w:autoSpaceDE w:val="0"/>
        <w:autoSpaceDN w:val="0"/>
        <w:adjustRightInd w:val="0"/>
        <w:spacing w:after="0" w:line="240" w:lineRule="auto"/>
        <w:contextualSpacing/>
        <w:jc w:val="both"/>
        <w:rPr>
          <w:ins w:author="Jubarte" w:id="21" w:date="1970-01-01T00:00:00Z"/>
          <w:rFonts w:ascii="Times New Roman" w:hAnsi="Times New Roman" w:cs="Times New Roman"/>
          <w:sz w:val="24"/>
          <w:szCs w:val="24"/>
        </w:rPr>
      </w:pPr>
      <w:ins w:author="Jubarte" w:id="22" w:date="1970-01-01T00:00:00Z">
        <w:r>
          <w:rPr>
            <w:rFonts w:ascii="Times New Roman" w:hAnsi="Times New Roman" w:cs="Times New Roman"/>
            <w:sz w:val="24"/>
            <w:szCs w:val="24"/>
          </w:rPr>
          <w:t xml:space="preserve">Luunja valla </w:t>
        </w:r>
        <w:r>
          <w:rPr>
            <w:rFonts w:ascii="Times New Roman" w:hAnsi="Times New Roman" w:cs="Times New Roman"/>
            <w:sz w:val="24"/>
            <w:szCs w:val="24"/>
          </w:rPr>
          <w:t>ühendamisel Vabariigi Valitsuse algatusel</w:t>
        </w:r>
        <w:r>
          <w:rPr>
            <w:rFonts w:ascii="Times New Roman" w:hAnsi="Times New Roman" w:cs="Times New Roman"/>
            <w:sz w:val="24"/>
            <w:szCs w:val="24"/>
          </w:rPr>
          <w:t xml:space="preserve"> </w:t>
        </w:r>
        <w:r>
          <w:rPr>
            <w:rFonts w:ascii="Times New Roman" w:hAnsi="Times New Roman" w:cs="Times New Roman"/>
            <w:sz w:val="24"/>
            <w:szCs w:val="24"/>
          </w:rPr>
          <w:t xml:space="preserve">tuleb kaaluda ettepaneku esitamisel </w:t>
        </w:r>
        <w:r>
          <w:rPr>
            <w:rFonts w:ascii="Times New Roman" w:hAnsi="Times New Roman" w:cs="Times New Roman"/>
            <w:sz w:val="24"/>
            <w:szCs w:val="24"/>
          </w:rPr>
          <w:t>kahe võimaluse vahel</w:t>
        </w:r>
        <w:r>
          <w:rPr>
            <w:rFonts w:ascii="Times New Roman" w:hAnsi="Times New Roman" w:cs="Times New Roman"/>
            <w:sz w:val="24"/>
            <w:szCs w:val="24"/>
          </w:rPr>
          <w:t xml:space="preserve"> – ühendamine </w:t>
        </w:r>
        <w:r>
          <w:rPr>
            <w:rFonts w:ascii="Times New Roman" w:hAnsi="Times New Roman" w:cs="Times New Roman"/>
            <w:sz w:val="24"/>
            <w:szCs w:val="24"/>
          </w:rPr>
          <w:t xml:space="preserve">Tartu vallaga või Tartu linnaga. </w:t>
        </w:r>
        <w:r>
          <w:rPr>
            <w:rFonts w:ascii="Times New Roman" w:hAnsi="Times New Roman" w:cs="Times New Roman"/>
            <w:sz w:val="24"/>
            <w:szCs w:val="24"/>
          </w:rPr>
          <w:t>A</w:t>
        </w:r>
        <w:r>
          <w:rPr>
            <w:rFonts w:ascii="Times New Roman" w:hAnsi="Times New Roman" w:cs="Times New Roman"/>
            <w:sz w:val="24"/>
            <w:szCs w:val="24"/>
          </w:rPr>
          <w:t>sjakoha</w:t>
        </w:r>
        <w:r>
          <w:rPr>
            <w:rFonts w:ascii="Times New Roman" w:hAnsi="Times New Roman" w:cs="Times New Roman"/>
            <w:sz w:val="24"/>
            <w:szCs w:val="24"/>
          </w:rPr>
          <w:t xml:space="preserve">ne ei ole </w:t>
        </w:r>
        <w:r>
          <w:rPr>
            <w:rFonts w:ascii="Times New Roman" w:hAnsi="Times New Roman" w:cs="Times New Roman"/>
            <w:sz w:val="24"/>
            <w:szCs w:val="24"/>
          </w:rPr>
          <w:t xml:space="preserve">Luunja valla </w:t>
        </w:r>
        <w:r>
          <w:rPr>
            <w:rFonts w:ascii="Times New Roman" w:hAnsi="Times New Roman" w:cs="Times New Roman"/>
            <w:sz w:val="24"/>
            <w:szCs w:val="24"/>
          </w:rPr>
          <w:t xml:space="preserve">ühendamine </w:t>
        </w:r>
        <w:r>
          <w:rPr>
            <w:rFonts w:ascii="Times New Roman" w:hAnsi="Times New Roman" w:cs="Times New Roman"/>
            <w:sz w:val="24"/>
            <w:szCs w:val="24"/>
          </w:rPr>
          <w:t>Haaslava, Mäksa ja Võnnu valdade baasil moodustu</w:t>
        </w:r>
        <w:r>
          <w:rPr>
            <w:rFonts w:ascii="Times New Roman" w:hAnsi="Times New Roman" w:cs="Times New Roman"/>
            <w:sz w:val="24"/>
            <w:szCs w:val="24"/>
          </w:rPr>
          <w:t xml:space="preserve">va </w:t>
        </w:r>
        <w:r>
          <w:rPr>
            <w:rFonts w:ascii="Times New Roman" w:hAnsi="Times New Roman" w:cs="Times New Roman"/>
            <w:sz w:val="24"/>
            <w:szCs w:val="24"/>
          </w:rPr>
          <w:t>uue omavalitsusüksusega</w:t>
        </w:r>
        <w:r>
          <w:rPr>
            <w:rFonts w:ascii="Times New Roman" w:hAnsi="Times New Roman" w:cs="Times New Roman"/>
            <w:sz w:val="24"/>
            <w:szCs w:val="24"/>
          </w:rPr>
          <w:t xml:space="preserve">, mis on </w:t>
        </w:r>
        <w:r>
          <w:rPr>
            <w:rFonts w:ascii="Times New Roman" w:hAnsi="Times New Roman" w:cs="Times New Roman"/>
            <w:sz w:val="24"/>
            <w:szCs w:val="24"/>
          </w:rPr>
          <w:t>märksa maalisema iseloomuga kui Luunja vald ning puudub kogemus ja ressursid Tartu valglinnastumise käigus Tartu linnapiiril kujunenud tiheasustuse piirkondade arendamiseks.</w:t>
        </w:r>
      </w:ins>
    </w:p>
    <w:p>
      <w:pPr>
        <w:tabs>
          <w:tab w:val="left" w:pos="284"/>
        </w:tabs>
        <w:autoSpaceDE w:val="0"/>
        <w:autoSpaceDN w:val="0"/>
        <w:adjustRightInd w:val="0"/>
        <w:spacing w:after="0" w:line="240" w:lineRule="auto"/>
        <w:contextualSpacing/>
        <w:jc w:val="both"/>
        <w:rPr>
          <w:ins w:author="Jubarte" w:id="23" w:date="1970-01-01T00:00:00Z"/>
          <w:rFonts w:ascii="Times New Roman" w:hAnsi="Times New Roman" w:cs="Times New Roman"/>
          <w:sz w:val="24"/>
          <w:szCs w:val="24"/>
        </w:rPr>
      </w:pPr>
    </w:p>
    <w:p>
      <w:pPr>
        <w:pStyle w:val="Default"/>
        <w:contextualSpacing/>
        <w:jc w:val="both"/>
        <w:rPr>
          <w:ins w:author="Jubarte" w:id="24" w:date="1970-01-01T00:00:00Z"/>
        </w:rPr>
      </w:pPr>
      <w:ins w:author="Jubarte" w:id="25" w:date="1970-01-01T00:00:00Z">
        <w:r>
          <w:t>Tartu linnaga ühendamise poolt on järgmised asjaolud:</w:t>
        </w:r>
      </w:ins>
    </w:p>
    <w:p>
      <w:pPr>
        <w:pStyle w:val="ListParagraph"/>
        <w:numPr>
          <w:ilvl w:val="0"/>
          <w:numId w:val="27"/>
        </w:numPr>
        <w:tabs>
          <w:tab w:val="left" w:pos="237"/>
        </w:tabs>
        <w:autoSpaceDE w:val="0"/>
        <w:autoSpaceDN w:val="0"/>
        <w:adjustRightInd w:val="0"/>
        <w:spacing w:after="0" w:line="240" w:lineRule="auto"/>
        <w:jc w:val="both"/>
        <w:rPr>
          <w:ins w:author="Jubarte" w:id="26" w:date="1970-01-01T00:00:00Z"/>
          <w:rFonts w:ascii="Times New Roman" w:hAnsi="Times New Roman" w:cs="Times New Roman"/>
          <w:sz w:val="24"/>
          <w:szCs w:val="24"/>
        </w:rPr>
      </w:pPr>
      <w:ins w:author="Jubarte" w:id="27" w:date="1970-01-01T00:00:00Z">
        <w:r>
          <w:rPr>
            <w:rFonts w:ascii="Times New Roman" w:hAnsi="Times New Roman" w:cs="Times New Roman"/>
            <w:iCs/>
            <w:color w:val="000000"/>
            <w:sz w:val="24"/>
            <w:szCs w:val="24"/>
          </w:rPr>
          <w:t xml:space="preserve">Tartu linnaga ühendatakse linnaga kokku kasvanud Lohkva ja Veibri külade tiheasustusalad Luunja vallast </w:t>
        </w:r>
        <w:r>
          <w:rPr>
            <w:rFonts w:ascii="Times New Roman" w:hAnsi="Times New Roman" w:cs="Times New Roman"/>
            <w:iCs/>
            <w:color w:val="000000"/>
            <w:sz w:val="24"/>
            <w:szCs w:val="24"/>
          </w:rPr>
          <w:t xml:space="preserve">viies need </w:t>
        </w:r>
        <w:r>
          <w:rPr>
            <w:rFonts w:ascii="Times New Roman" w:hAnsi="Times New Roman" w:cs="Times New Roman"/>
            <w:iCs/>
            <w:color w:val="000000"/>
            <w:sz w:val="24"/>
            <w:szCs w:val="24"/>
          </w:rPr>
          <w:t>ühtse juhtim</w:t>
        </w:r>
        <w:r>
          <w:rPr>
            <w:rFonts w:ascii="Times New Roman" w:hAnsi="Times New Roman" w:cs="Times New Roman"/>
            <w:iCs/>
            <w:color w:val="000000"/>
            <w:sz w:val="24"/>
            <w:szCs w:val="24"/>
          </w:rPr>
          <w:t>i</w:t>
        </w:r>
        <w:r>
          <w:rPr>
            <w:rFonts w:ascii="Times New Roman" w:hAnsi="Times New Roman" w:cs="Times New Roman"/>
            <w:iCs/>
            <w:color w:val="000000"/>
            <w:sz w:val="24"/>
            <w:szCs w:val="24"/>
          </w:rPr>
          <w:t xml:space="preserve">se alla ja moodustub loogiline </w:t>
        </w:r>
        <w:r>
          <w:rPr>
            <w:rFonts w:ascii="Times New Roman" w:hAnsi="Times New Roman" w:cs="Times New Roman"/>
            <w:iCs/>
            <w:color w:val="000000"/>
            <w:sz w:val="24"/>
            <w:szCs w:val="24"/>
          </w:rPr>
          <w:t>planeerimispiirkond. Samas maalis</w:t>
        </w:r>
        <w:r>
          <w:rPr>
            <w:rFonts w:ascii="Times New Roman" w:hAnsi="Times New Roman" w:cs="Times New Roman"/>
            <w:iCs/>
            <w:color w:val="000000"/>
            <w:sz w:val="24"/>
            <w:szCs w:val="24"/>
          </w:rPr>
          <w:t>t</w:t>
        </w:r>
        <w:r>
          <w:rPr>
            <w:rFonts w:ascii="Times New Roman" w:hAnsi="Times New Roman" w:cs="Times New Roman"/>
            <w:iCs/>
            <w:color w:val="000000"/>
            <w:sz w:val="24"/>
            <w:szCs w:val="24"/>
          </w:rPr>
          <w:t xml:space="preserve">e Luunja valla alade arendamine eeldab keskuslinna käsitlusest erineva linnastu kontseptsiooni rakendamist. </w:t>
        </w:r>
      </w:ins>
    </w:p>
    <w:p>
      <w:pPr>
        <w:pStyle w:val="ListParagraph"/>
        <w:numPr>
          <w:ilvl w:val="0"/>
          <w:numId w:val="27"/>
        </w:numPr>
        <w:tabs>
          <w:tab w:val="left" w:pos="237"/>
        </w:tabs>
        <w:autoSpaceDE w:val="0"/>
        <w:autoSpaceDN w:val="0"/>
        <w:adjustRightInd w:val="0"/>
        <w:spacing w:after="0" w:line="240" w:lineRule="auto"/>
        <w:jc w:val="both"/>
        <w:rPr>
          <w:ins w:author="Jubarte" w:id="28" w:date="1970-01-01T00:00:00Z"/>
          <w:rFonts w:ascii="Times New Roman" w:hAnsi="Times New Roman" w:cs="Times New Roman"/>
          <w:sz w:val="24"/>
          <w:szCs w:val="24"/>
        </w:rPr>
      </w:pPr>
      <w:ins w:author="Jubarte" w:id="29" w:date="1970-01-01T00:00:00Z">
        <w:r>
          <w:rPr>
            <w:rFonts w:ascii="Times New Roman" w:hAnsi="Times New Roman" w:cs="Times New Roman"/>
            <w:sz w:val="24"/>
            <w:szCs w:val="24"/>
          </w:rPr>
          <w:t xml:space="preserve">Luunja valla </w:t>
        </w:r>
        <w:r>
          <w:rPr>
            <w:rFonts w:ascii="Times New Roman" w:hAnsi="Times New Roman" w:cs="Times New Roman"/>
            <w:sz w:val="24"/>
            <w:szCs w:val="24"/>
          </w:rPr>
          <w:t>Lohkva</w:t>
        </w:r>
        <w:r>
          <w:rPr>
            <w:rFonts w:ascii="Times New Roman" w:hAnsi="Times New Roman" w:cs="Times New Roman"/>
            <w:sz w:val="24"/>
            <w:szCs w:val="24"/>
          </w:rPr>
          <w:t xml:space="preserve"> ja </w:t>
        </w:r>
        <w:r>
          <w:rPr>
            <w:rFonts w:ascii="Times New Roman" w:hAnsi="Times New Roman" w:cs="Times New Roman"/>
            <w:sz w:val="24"/>
            <w:szCs w:val="24"/>
          </w:rPr>
          <w:t>Veibri</w:t>
        </w:r>
        <w:r>
          <w:rPr>
            <w:rFonts w:ascii="Times New Roman" w:hAnsi="Times New Roman" w:cs="Times New Roman"/>
            <w:sz w:val="24"/>
            <w:szCs w:val="24"/>
          </w:rPr>
          <w:t xml:space="preserve"> külades elab ligi pool </w:t>
        </w:r>
        <w:r>
          <w:rPr>
            <w:rFonts w:ascii="Times New Roman" w:hAnsi="Times New Roman" w:cs="Times New Roman"/>
            <w:sz w:val="24"/>
            <w:szCs w:val="24"/>
          </w:rPr>
          <w:t xml:space="preserve">Luunja </w:t>
        </w:r>
        <w:r>
          <w:rPr>
            <w:rFonts w:ascii="Times New Roman" w:hAnsi="Times New Roman" w:cs="Times New Roman"/>
            <w:sz w:val="24"/>
            <w:szCs w:val="24"/>
          </w:rPr>
          <w:t xml:space="preserve">valla elanikkonnast, </w:t>
        </w:r>
        <w:r>
          <w:rPr>
            <w:rFonts w:ascii="Times New Roman" w:hAnsi="Times New Roman" w:cs="Times New Roman"/>
            <w:sz w:val="24"/>
            <w:szCs w:val="24"/>
          </w:rPr>
          <w:t xml:space="preserve">kes saavad ühinemisel Tartu linnaga </w:t>
        </w:r>
        <w:r>
          <w:rPr>
            <w:rFonts w:ascii="Times New Roman" w:hAnsi="Times New Roman" w:cs="Times New Roman"/>
            <w:sz w:val="24"/>
            <w:szCs w:val="24"/>
          </w:rPr>
          <w:t>võimalus</w:t>
        </w:r>
        <w:r>
          <w:rPr>
            <w:rFonts w:ascii="Times New Roman" w:hAnsi="Times New Roman" w:cs="Times New Roman"/>
            <w:sz w:val="24"/>
            <w:szCs w:val="24"/>
          </w:rPr>
          <w:t>e</w:t>
        </w:r>
        <w:r>
          <w:rPr>
            <w:rFonts w:ascii="Times New Roman" w:hAnsi="Times New Roman" w:cs="Times New Roman"/>
            <w:sz w:val="24"/>
            <w:szCs w:val="24"/>
          </w:rPr>
          <w:t xml:space="preserve"> rääkida kaasa arengutes, mis mõjutavad nende tegelikku igapäevast teenuste tarbimist. Olukord, kus elanikud ei saa oma elukeskkonda maksumaksjana mõjutada ja selle arengus kaasa rääkida, ei ole demokraatlik.</w:t>
        </w:r>
      </w:ins>
    </w:p>
    <w:p>
      <w:pPr>
        <w:pStyle w:val="ListParagraph"/>
        <w:numPr>
          <w:ilvl w:val="0"/>
          <w:numId w:val="27"/>
        </w:numPr>
        <w:tabs>
          <w:tab w:val="left" w:pos="237"/>
        </w:tabs>
        <w:autoSpaceDE w:val="0"/>
        <w:autoSpaceDN w:val="0"/>
        <w:adjustRightInd w:val="0"/>
        <w:spacing w:after="0" w:line="240" w:lineRule="auto"/>
        <w:jc w:val="both"/>
        <w:rPr>
          <w:ins w:author="Jubarte" w:id="30" w:date="1970-01-01T00:00:00Z"/>
          <w:rFonts w:ascii="Times New Roman" w:hAnsi="Times New Roman" w:cs="Times New Roman"/>
          <w:sz w:val="24"/>
          <w:szCs w:val="24"/>
        </w:rPr>
      </w:pPr>
      <w:ins w:author="Jubarte" w:id="31" w:date="1970-01-01T00:00:00Z">
        <w:r>
          <w:rPr>
            <w:rFonts w:ascii="Times New Roman" w:hAnsi="Times New Roman" w:cs="Times New Roman"/>
            <w:sz w:val="24"/>
            <w:szCs w:val="24"/>
          </w:rPr>
          <w:t>Ühise omavalitsusena on liikumiskeskkond</w:t>
        </w:r>
        <w:r>
          <w:rPr>
            <w:rFonts w:ascii="Times New Roman" w:hAnsi="Times New Roman" w:cs="Times New Roman"/>
            <w:sz w:val="24"/>
            <w:szCs w:val="24"/>
          </w:rPr>
          <w:t xml:space="preserve"> </w:t>
        </w:r>
        <w:r>
          <w:rPr>
            <w:rFonts w:ascii="Times New Roman" w:hAnsi="Times New Roman" w:cs="Times New Roman"/>
            <w:sz w:val="24"/>
            <w:szCs w:val="24"/>
          </w:rPr>
          <w:t>paremini korraldatav</w:t>
        </w:r>
        <w:r>
          <w:rPr>
            <w:rFonts w:ascii="Times New Roman" w:hAnsi="Times New Roman" w:cs="Times New Roman"/>
            <w:sz w:val="24"/>
            <w:szCs w:val="24"/>
          </w:rPr>
          <w:t xml:space="preserve">, et tagada ennekõike keskuslinnas Tartus töökohtade, teenuste </w:t>
        </w:r>
        <w:r>
          <w:rPr>
            <w:rFonts w:ascii="Times New Roman" w:hAnsi="Times New Roman" w:cs="Times New Roman"/>
            <w:sz w:val="24"/>
            <w:szCs w:val="24"/>
          </w:rPr>
          <w:t>ja</w:t>
        </w:r>
        <w:r>
          <w:rPr>
            <w:rFonts w:ascii="Times New Roman" w:hAnsi="Times New Roman" w:cs="Times New Roman"/>
            <w:sz w:val="24"/>
            <w:szCs w:val="24"/>
          </w:rPr>
          <w:t xml:space="preserve"> vaba aja võimaluste kättesaadavus </w:t>
        </w:r>
        <w:r>
          <w:rPr>
            <w:rFonts w:ascii="Times New Roman" w:hAnsi="Times New Roman" w:cs="Times New Roman"/>
            <w:sz w:val="24"/>
            <w:szCs w:val="24"/>
          </w:rPr>
          <w:t xml:space="preserve">praeguse </w:t>
        </w:r>
        <w:r>
          <w:rPr>
            <w:rFonts w:ascii="Times New Roman" w:hAnsi="Times New Roman" w:cs="Times New Roman"/>
            <w:sz w:val="24"/>
            <w:szCs w:val="24"/>
          </w:rPr>
          <w:t xml:space="preserve">Luunja valla elanikele. </w:t>
        </w:r>
      </w:ins>
    </w:p>
    <w:p>
      <w:pPr>
        <w:pStyle w:val="ListParagraph"/>
        <w:numPr>
          <w:ilvl w:val="0"/>
          <w:numId w:val="27"/>
        </w:numPr>
        <w:tabs>
          <w:tab w:val="left" w:pos="237"/>
        </w:tabs>
        <w:autoSpaceDE w:val="0"/>
        <w:autoSpaceDN w:val="0"/>
        <w:adjustRightInd w:val="0"/>
        <w:spacing w:after="0" w:line="240" w:lineRule="auto"/>
        <w:jc w:val="both"/>
        <w:rPr>
          <w:ins w:author="Jubarte" w:id="32" w:date="1970-01-01T00:00:00Z"/>
          <w:rFonts w:ascii="Times New Roman" w:hAnsi="Times New Roman" w:cs="Times New Roman"/>
          <w:sz w:val="24"/>
          <w:szCs w:val="24"/>
        </w:rPr>
      </w:pPr>
      <w:ins w:author="Jubarte" w:id="33" w:date="1970-01-01T00:00:00Z">
        <w:r>
          <w:rPr>
            <w:rFonts w:ascii="Times New Roman" w:hAnsi="Times New Roman" w:cs="Times New Roman"/>
            <w:sz w:val="24"/>
            <w:szCs w:val="24"/>
          </w:rPr>
          <w:t>Teki</w:t>
        </w:r>
        <w:r>
          <w:rPr>
            <w:rFonts w:ascii="Times New Roman" w:hAnsi="Times New Roman" w:cs="Times New Roman"/>
            <w:sz w:val="24"/>
            <w:szCs w:val="24"/>
          </w:rPr>
          <w:t xml:space="preserve">vad paremad võimalused </w:t>
        </w:r>
        <w:r>
          <w:rPr>
            <w:rFonts w:ascii="Times New Roman" w:hAnsi="Times New Roman" w:cs="Times New Roman"/>
            <w:sz w:val="24"/>
            <w:szCs w:val="24"/>
          </w:rPr>
          <w:t xml:space="preserve">läbi planeerimise arendada Tartu linna. </w:t>
        </w:r>
        <w:r>
          <w:rPr>
            <w:rFonts w:ascii="Times New Roman" w:hAnsi="Times New Roman" w:cs="Times New Roman"/>
            <w:sz w:val="24"/>
            <w:szCs w:val="24"/>
          </w:rPr>
          <w:t>Lohkva</w:t>
        </w:r>
        <w:r>
          <w:rPr>
            <w:rFonts w:ascii="Times New Roman" w:hAnsi="Times New Roman" w:cs="Times New Roman"/>
            <w:sz w:val="24"/>
            <w:szCs w:val="24"/>
          </w:rPr>
          <w:t xml:space="preserve"> ja </w:t>
        </w:r>
        <w:r>
          <w:rPr>
            <w:rFonts w:ascii="Times New Roman" w:hAnsi="Times New Roman" w:cs="Times New Roman"/>
            <w:sz w:val="24"/>
            <w:szCs w:val="24"/>
          </w:rPr>
          <w:t>Veibri</w:t>
        </w:r>
        <w:r>
          <w:rPr>
            <w:rFonts w:ascii="Times New Roman" w:hAnsi="Times New Roman" w:cs="Times New Roman"/>
            <w:sz w:val="24"/>
            <w:szCs w:val="24"/>
          </w:rPr>
          <w:t xml:space="preserve"> küla </w:t>
        </w:r>
        <w:r>
          <w:rPr>
            <w:rFonts w:ascii="Times New Roman" w:hAnsi="Times New Roman" w:cs="Times New Roman"/>
            <w:sz w:val="24"/>
            <w:szCs w:val="24"/>
          </w:rPr>
          <w:t>ühinemisel</w:t>
        </w:r>
        <w:r>
          <w:rPr>
            <w:rFonts w:ascii="Times New Roman" w:hAnsi="Times New Roman" w:cs="Times New Roman"/>
            <w:sz w:val="24"/>
            <w:szCs w:val="24"/>
          </w:rPr>
          <w:t xml:space="preserve"> moodustuks loogiline Tartu linna tervikala. </w:t>
        </w:r>
      </w:ins>
    </w:p>
    <w:p>
      <w:pPr>
        <w:tabs>
          <w:tab w:val="left" w:pos="284"/>
        </w:tabs>
        <w:autoSpaceDE w:val="0"/>
        <w:autoSpaceDN w:val="0"/>
        <w:adjustRightInd w:val="0"/>
        <w:spacing w:after="0" w:line="240" w:lineRule="auto"/>
        <w:contextualSpacing/>
        <w:jc w:val="both"/>
        <w:rPr>
          <w:ins w:author="Jubarte" w:id="34" w:date="1970-01-01T00:00:00Z"/>
          <w:rFonts w:ascii="Times New Roman" w:hAnsi="Times New Roman" w:cs="Times New Roman"/>
          <w:sz w:val="24"/>
          <w:szCs w:val="24"/>
        </w:rPr>
      </w:pPr>
    </w:p>
    <w:p>
      <w:pPr>
        <w:pStyle w:val="Default"/>
        <w:contextualSpacing/>
        <w:jc w:val="both"/>
        <w:rPr>
          <w:ins w:author="Jubarte" w:id="35" w:date="1970-01-01T00:00:00Z"/>
        </w:rPr>
      </w:pPr>
      <w:ins w:author="Jubarte" w:id="36" w:date="1970-01-01T00:00:00Z">
        <w:r>
          <w:t>Tartu vallaga ühendamise poolt on järgmised asjaolud:</w:t>
        </w:r>
      </w:ins>
    </w:p>
    <w:p>
      <w:pPr>
        <w:pStyle w:val="ListParagraph"/>
        <w:numPr>
          <w:ilvl w:val="0"/>
          <w:numId w:val="24"/>
        </w:numPr>
        <w:tabs>
          <w:tab w:val="left" w:pos="237"/>
        </w:tabs>
        <w:autoSpaceDE w:val="0"/>
        <w:autoSpaceDN w:val="0"/>
        <w:adjustRightInd w:val="0"/>
        <w:spacing w:after="0" w:line="240" w:lineRule="auto"/>
        <w:jc w:val="both"/>
        <w:rPr>
          <w:ins w:author="Jubarte" w:id="37" w:date="1970-01-01T00:00:00Z"/>
          <w:rFonts w:ascii="Times New Roman" w:hAnsi="Times New Roman" w:cs="Times New Roman"/>
          <w:iCs/>
          <w:color w:val="000000"/>
          <w:sz w:val="24"/>
          <w:szCs w:val="24"/>
        </w:rPr>
      </w:pPr>
      <w:ins w:author="Jubarte" w:id="38" w:date="1970-01-01T00:00:00Z">
        <w:r>
          <w:rPr>
            <w:rFonts w:ascii="Times New Roman" w:hAnsi="Times New Roman" w:cs="Times New Roman"/>
            <w:iCs/>
            <w:color w:val="000000"/>
            <w:sz w:val="24"/>
            <w:szCs w:val="24"/>
          </w:rPr>
          <w:t>Ühinemisel Tartu vallaga saab Vabariigi Valitsuse algatatud ühendamise käigus pakkuda terviklahendused Tartu valla kujundamiseks</w:t>
        </w:r>
        <w:r>
          <w:rPr>
            <w:rFonts w:ascii="Times New Roman" w:hAnsi="Times New Roman" w:cs="Times New Roman"/>
            <w:iCs/>
            <w:color w:val="000000"/>
            <w:sz w:val="24"/>
            <w:szCs w:val="24"/>
          </w:rPr>
          <w:t xml:space="preserve"> (arvestades ka teisi ühinevad omavalitsusi) </w:t>
        </w:r>
        <w:r>
          <w:rPr>
            <w:rFonts w:ascii="Times New Roman" w:hAnsi="Times New Roman" w:cs="Times New Roman"/>
            <w:iCs/>
            <w:color w:val="000000"/>
            <w:sz w:val="24"/>
            <w:szCs w:val="24"/>
          </w:rPr>
          <w:t>luu</w:t>
        </w:r>
        <w:r>
          <w:rPr>
            <w:rFonts w:ascii="Times New Roman" w:hAnsi="Times New Roman" w:cs="Times New Roman"/>
            <w:iCs/>
            <w:color w:val="000000"/>
            <w:sz w:val="24"/>
            <w:szCs w:val="24"/>
          </w:rPr>
          <w:t>es</w:t>
        </w:r>
        <w:r>
          <w:rPr>
            <w:rFonts w:ascii="Times New Roman" w:hAnsi="Times New Roman" w:cs="Times New Roman"/>
            <w:iCs/>
            <w:color w:val="000000"/>
            <w:sz w:val="24"/>
            <w:szCs w:val="24"/>
          </w:rPr>
          <w:t xml:space="preserve"> parim</w:t>
        </w:r>
        <w:r>
          <w:rPr>
            <w:rFonts w:ascii="Times New Roman" w:hAnsi="Times New Roman" w:cs="Times New Roman"/>
            <w:iCs/>
            <w:color w:val="000000"/>
            <w:sz w:val="24"/>
            <w:szCs w:val="24"/>
          </w:rPr>
          <w:t>a</w:t>
        </w:r>
        <w:r>
          <w:rPr>
            <w:rFonts w:ascii="Times New Roman" w:hAnsi="Times New Roman" w:cs="Times New Roman"/>
            <w:iCs/>
            <w:color w:val="000000"/>
            <w:sz w:val="24"/>
            <w:szCs w:val="24"/>
          </w:rPr>
          <w:t xml:space="preserve"> elukeskkon</w:t>
        </w:r>
        <w:r>
          <w:rPr>
            <w:rFonts w:ascii="Times New Roman" w:hAnsi="Times New Roman" w:cs="Times New Roman"/>
            <w:iCs/>
            <w:color w:val="000000"/>
            <w:sz w:val="24"/>
            <w:szCs w:val="24"/>
          </w:rPr>
          <w:t>na</w:t>
        </w:r>
        <w:r>
          <w:rPr>
            <w:rFonts w:ascii="Times New Roman" w:hAnsi="Times New Roman" w:cs="Times New Roman"/>
            <w:iCs/>
            <w:color w:val="000000"/>
            <w:sz w:val="24"/>
            <w:szCs w:val="24"/>
          </w:rPr>
          <w:t xml:space="preserve"> ja lahend</w:t>
        </w:r>
        <w:r>
          <w:rPr>
            <w:rFonts w:ascii="Times New Roman" w:hAnsi="Times New Roman" w:cs="Times New Roman"/>
            <w:iCs/>
            <w:color w:val="000000"/>
            <w:sz w:val="24"/>
            <w:szCs w:val="24"/>
          </w:rPr>
          <w:t>used elanikele ühises toimealas</w:t>
        </w:r>
        <w:r>
          <w:rPr>
            <w:rFonts w:ascii="Times New Roman" w:hAnsi="Times New Roman" w:cs="Times New Roman"/>
            <w:iCs/>
            <w:color w:val="000000"/>
            <w:sz w:val="24"/>
            <w:szCs w:val="24"/>
          </w:rPr>
          <w:t xml:space="preserve">. </w:t>
        </w:r>
      </w:ins>
    </w:p>
    <w:p>
      <w:pPr>
        <w:pStyle w:val="ListParagraph"/>
        <w:numPr>
          <w:ilvl w:val="0"/>
          <w:numId w:val="24"/>
        </w:numPr>
        <w:tabs>
          <w:tab w:val="left" w:pos="237"/>
        </w:tabs>
        <w:autoSpaceDE w:val="0"/>
        <w:autoSpaceDN w:val="0"/>
        <w:adjustRightInd w:val="0"/>
        <w:spacing w:after="0" w:line="240" w:lineRule="auto"/>
        <w:jc w:val="both"/>
        <w:rPr>
          <w:ins w:author="Jubarte" w:id="39" w:date="1970-01-01T00:00:00Z"/>
          <w:rFonts w:ascii="Times New Roman" w:hAnsi="Times New Roman" w:cs="Times New Roman"/>
          <w:sz w:val="24"/>
          <w:szCs w:val="24"/>
        </w:rPr>
      </w:pPr>
      <w:ins w:author="Jubarte" w:id="40" w:date="1970-01-01T00:00:00Z">
        <w:r>
          <w:rPr>
            <w:rFonts w:ascii="Times New Roman" w:hAnsi="Times New Roman" w:cs="Times New Roman"/>
            <w:sz w:val="24"/>
            <w:szCs w:val="24"/>
          </w:rPr>
          <w:t xml:space="preserve">Tartu vald ja Luunja vald on arengus sama sotsiaal-majandusliku iseloomuga omavalitsused, neil on analoogsed arenguprobleemid ja väljakutsete lahendamine. Neil on vahetud Tartu </w:t>
        </w:r>
        <w:r>
          <w:rPr>
            <w:rFonts w:ascii="Times New Roman" w:hAnsi="Times New Roman" w:cs="Times New Roman"/>
            <w:sz w:val="24"/>
            <w:szCs w:val="24"/>
          </w:rPr>
          <w:t>valglinnastumise</w:t>
        </w:r>
        <w:r>
          <w:rPr>
            <w:rFonts w:ascii="Times New Roman" w:hAnsi="Times New Roman" w:cs="Times New Roman"/>
            <w:sz w:val="24"/>
            <w:szCs w:val="24"/>
          </w:rPr>
          <w:t xml:space="preserve"> mõjuga piirkonnad, sh sisuliselt Tartu linnaga kokku kasvanud alad</w:t>
        </w:r>
        <w:r>
          <w:rPr>
            <w:rFonts w:ascii="Times New Roman" w:hAnsi="Times New Roman" w:cs="Times New Roman"/>
            <w:sz w:val="24"/>
            <w:szCs w:val="24"/>
          </w:rPr>
          <w:t xml:space="preserve"> ning s</w:t>
        </w:r>
        <w:r>
          <w:rPr>
            <w:rFonts w:ascii="Times New Roman" w:hAnsi="Times New Roman" w:cs="Times New Roman"/>
            <w:sz w:val="24"/>
            <w:szCs w:val="24"/>
          </w:rPr>
          <w:t xml:space="preserve">amas on valdadel </w:t>
        </w:r>
        <w:r>
          <w:rPr>
            <w:rFonts w:ascii="Times New Roman" w:hAnsi="Times New Roman" w:cs="Times New Roman"/>
            <w:sz w:val="24"/>
            <w:szCs w:val="24"/>
          </w:rPr>
          <w:t xml:space="preserve">ka </w:t>
        </w:r>
        <w:r>
          <w:rPr>
            <w:rFonts w:ascii="Times New Roman" w:hAnsi="Times New Roman" w:cs="Times New Roman"/>
            <w:sz w:val="24"/>
            <w:szCs w:val="24"/>
          </w:rPr>
          <w:t>linnalähedase maapiirkonna</w:t>
        </w:r>
        <w:r>
          <w:rPr>
            <w:rFonts w:ascii="Times New Roman" w:hAnsi="Times New Roman" w:cs="Times New Roman"/>
            <w:sz w:val="24"/>
            <w:szCs w:val="24"/>
          </w:rPr>
          <w:t>na</w:t>
        </w:r>
        <w:r>
          <w:rPr>
            <w:rFonts w:ascii="Times New Roman" w:hAnsi="Times New Roman" w:cs="Times New Roman"/>
            <w:sz w:val="24"/>
            <w:szCs w:val="24"/>
          </w:rPr>
          <w:t xml:space="preserve"> Tartu linna vahetust mõjust väljapoole jäävad lähivööndi alad</w:t>
        </w:r>
        <w:r>
          <w:rPr>
            <w:rFonts w:ascii="Times New Roman" w:hAnsi="Times New Roman" w:cs="Times New Roman"/>
            <w:sz w:val="24"/>
            <w:szCs w:val="24"/>
          </w:rPr>
          <w:t xml:space="preserve"> (k</w:t>
        </w:r>
        <w:r>
          <w:rPr>
            <w:rFonts w:ascii="Times New Roman" w:hAnsi="Times New Roman" w:cs="Times New Roman"/>
            <w:sz w:val="24"/>
            <w:szCs w:val="24"/>
          </w:rPr>
          <w:t xml:space="preserve">uigi ka </w:t>
        </w:r>
        <w:r>
          <w:rPr>
            <w:rFonts w:ascii="Times New Roman" w:hAnsi="Times New Roman" w:cs="Times New Roman"/>
            <w:sz w:val="24"/>
            <w:szCs w:val="24"/>
          </w:rPr>
          <w:t xml:space="preserve">nendes piirkondades </w:t>
        </w:r>
        <w:r>
          <w:rPr>
            <w:rFonts w:ascii="Times New Roman" w:hAnsi="Times New Roman" w:cs="Times New Roman"/>
            <w:sz w:val="24"/>
            <w:szCs w:val="24"/>
          </w:rPr>
          <w:t>on Tartu linnal suur mõju võimekuse</w:t>
        </w:r>
        <w:r>
          <w:rPr>
            <w:rFonts w:ascii="Times New Roman" w:hAnsi="Times New Roman" w:cs="Times New Roman"/>
            <w:sz w:val="24"/>
            <w:szCs w:val="24"/>
          </w:rPr>
          <w:t>ga</w:t>
        </w:r>
        <w:r>
          <w:rPr>
            <w:rFonts w:ascii="Times New Roman" w:hAnsi="Times New Roman" w:cs="Times New Roman"/>
            <w:sz w:val="24"/>
            <w:szCs w:val="24"/>
          </w:rPr>
          <w:t xml:space="preserve"> pakkuda töökohti, avalikke teenuseid ja võimalusi vaba aja veetmiseks</w:t>
        </w:r>
        <w:r>
          <w:rPr>
            <w:rFonts w:ascii="Times New Roman" w:hAnsi="Times New Roman" w:cs="Times New Roman"/>
            <w:sz w:val="24"/>
            <w:szCs w:val="24"/>
          </w:rPr>
          <w:t>).</w:t>
        </w:r>
        <w:r>
          <w:rPr>
            <w:rFonts w:ascii="Times New Roman" w:hAnsi="Times New Roman" w:cs="Times New Roman"/>
            <w:sz w:val="24"/>
            <w:szCs w:val="24"/>
          </w:rPr>
          <w:t xml:space="preserve"> </w:t>
        </w:r>
      </w:ins>
    </w:p>
    <w:p>
      <w:pPr>
        <w:pStyle w:val="ListParagraph"/>
        <w:numPr>
          <w:ilvl w:val="0"/>
          <w:numId w:val="24"/>
        </w:numPr>
        <w:tabs>
          <w:tab w:val="left" w:pos="237"/>
        </w:tabs>
        <w:autoSpaceDE w:val="0"/>
        <w:autoSpaceDN w:val="0"/>
        <w:adjustRightInd w:val="0"/>
        <w:spacing w:after="0" w:line="240" w:lineRule="auto"/>
        <w:jc w:val="both"/>
        <w:rPr>
          <w:ins w:author="Jubarte" w:id="41" w:date="1970-01-01T00:00:00Z"/>
          <w:rFonts w:ascii="Times New Roman" w:hAnsi="Times New Roman" w:cs="Times New Roman"/>
          <w:sz w:val="24"/>
          <w:szCs w:val="24"/>
        </w:rPr>
      </w:pPr>
      <w:ins w:author="Jubarte" w:id="42" w:date="1970-01-01T00:00:00Z">
        <w:r>
          <w:rPr>
            <w:rFonts w:ascii="Times New Roman" w:hAnsi="Times New Roman" w:cs="Times New Roman"/>
            <w:sz w:val="24"/>
            <w:szCs w:val="24"/>
          </w:rPr>
          <w:t xml:space="preserve">Luunja ja Tartu vald on teinud väga olulisi pingutusi, et tugevdada omavalitsuste terviklikkust ja sisemist sidusust. Seega on olulisel kohal olnud mõlemas omavalitsuses nii linnalise kui maalise elulaadi toetamine. </w:t>
        </w:r>
        <w:r>
          <w:rPr>
            <w:rFonts w:ascii="Times New Roman" w:hAnsi="Times New Roman" w:cs="Times New Roman"/>
            <w:sz w:val="24"/>
            <w:szCs w:val="24"/>
          </w:rPr>
          <w:t>Sarnasuse tõttu on j</w:t>
        </w:r>
        <w:r>
          <w:rPr>
            <w:rFonts w:ascii="Times New Roman" w:hAnsi="Times New Roman" w:cs="Times New Roman"/>
            <w:sz w:val="24"/>
            <w:szCs w:val="24"/>
          </w:rPr>
          <w:t>uhtimiskultuuride ühendamine lihtsam.</w:t>
        </w:r>
      </w:ins>
    </w:p>
    <w:p>
      <w:pPr>
        <w:pStyle w:val="ListParagraph"/>
        <w:numPr>
          <w:ilvl w:val="0"/>
          <w:numId w:val="24"/>
        </w:numPr>
        <w:tabs>
          <w:tab w:val="left" w:pos="237"/>
        </w:tabs>
        <w:autoSpaceDE w:val="0"/>
        <w:autoSpaceDN w:val="0"/>
        <w:adjustRightInd w:val="0"/>
        <w:spacing w:after="0" w:line="240" w:lineRule="auto"/>
        <w:jc w:val="both"/>
        <w:rPr>
          <w:ins w:author="Jubarte" w:id="43" w:date="1970-01-01T00:00:00Z"/>
          <w:rFonts w:ascii="Times New Roman" w:hAnsi="Times New Roman" w:cs="Times New Roman"/>
          <w:sz w:val="24"/>
          <w:szCs w:val="24"/>
        </w:rPr>
      </w:pPr>
      <w:ins w:author="Jubarte" w:id="44" w:date="1970-01-01T00:00:00Z">
        <w:r>
          <w:rPr>
            <w:rFonts w:ascii="Times New Roman" w:hAnsi="Times New Roman" w:cs="Times New Roman"/>
            <w:sz w:val="24"/>
            <w:szCs w:val="24"/>
          </w:rPr>
          <w:t>Luunja vallavolikogu on teinud vabatahtliku ühinemise etapis ettepaneku ühinemiseks Tartu vallaga</w:t>
        </w:r>
        <w:r>
          <w:rPr>
            <w:rFonts w:ascii="Times New Roman" w:hAnsi="Times New Roman" w:cs="Times New Roman"/>
            <w:sz w:val="24"/>
            <w:szCs w:val="24"/>
          </w:rPr>
          <w:t xml:space="preserve"> (kes küll keeldus esitatud ettepanekust)</w:t>
        </w:r>
        <w:r>
          <w:rPr>
            <w:rFonts w:ascii="Times New Roman" w:hAnsi="Times New Roman" w:cs="Times New Roman"/>
            <w:sz w:val="24"/>
            <w:szCs w:val="24"/>
          </w:rPr>
          <w:t xml:space="preserve">. </w:t>
        </w:r>
      </w:ins>
    </w:p>
    <w:p>
      <w:pPr>
        <w:pStyle w:val="NoSpacing"/>
        <w:spacing w:line="300" w:lineRule="exact"/>
        <w:ind w:left="2832" w:firstLine="708"/>
        <w:rPr>
          <w:del w:author="Jubarte" w:id="45" w:date="1970-01-01T00:00:00Z"/>
          <w:rFonts w:cs="Times New Roman"/>
          <w:b/>
          <w:sz w:val="24"/>
          <w:szCs w:val="24"/>
        </w:rPr>
      </w:pPr>
    </w:p>
    <w:p>
      <w:pPr>
        <w:pStyle w:val="NoSpacing"/>
        <w:spacing w:line="300" w:lineRule="exact"/>
        <w:jc w:val="center"/>
        <w:rPr>
          <w:del w:author="Jubarte" w:id="46" w:date="1970-01-01T00:00:00Z"/>
          <w:rFonts w:cs="Times New Roman"/>
          <w:b/>
          <w:sz w:val="24"/>
          <w:szCs w:val="24"/>
        </w:rPr>
      </w:pPr>
      <w:del w:author="Jubarte" w:id="47" w:date="1970-01-01T00:00:00Z">
        <w:r>
          <w:rPr>
            <w:rFonts w:cs="Times New Roman"/>
            <w:b/>
            <w:sz w:val="24"/>
            <w:szCs w:val="24"/>
          </w:rPr>
          <w:delText>ZARZĄDZENIE NR 180</w:delText>
        </w:r>
      </w:del>
    </w:p>
    <w:p>
      <w:pPr>
        <w:pStyle w:val="NoSpacing"/>
        <w:spacing w:line="300" w:lineRule="exact"/>
        <w:jc w:val="center"/>
        <w:rPr>
          <w:del w:author="Jubarte" w:id="48" w:date="1970-01-01T00:00:00Z"/>
          <w:rFonts w:cs="Times New Roman"/>
          <w:b/>
          <w:sz w:val="24"/>
          <w:szCs w:val="24"/>
        </w:rPr>
      </w:pPr>
      <w:del w:author="Jubarte" w:id="49" w:date="1970-01-01T00:00:00Z">
        <w:r>
          <w:rPr>
            <w:rFonts w:cs="Times New Roman"/>
            <w:b/>
            <w:sz w:val="24"/>
            <w:szCs w:val="24"/>
          </w:rPr>
          <w:delText>PREZYDENTA MIASTA TORUNIA</w:delText>
        </w:r>
      </w:del>
    </w:p>
    <w:p>
      <w:pPr>
        <w:pStyle w:val="NoSpacing"/>
        <w:spacing w:line="300" w:lineRule="exact"/>
        <w:jc w:val="center"/>
        <w:rPr>
          <w:del w:author="Jubarte" w:id="50" w:date="1970-01-01T00:00:00Z"/>
          <w:rFonts w:cs="Times New Roman"/>
          <w:sz w:val="24"/>
          <w:szCs w:val="24"/>
        </w:rPr>
      </w:pPr>
      <w:del w:author="Jubarte" w:id="51" w:date="1970-01-01T00:00:00Z">
        <w:r>
          <w:rPr>
            <w:rFonts w:cs="Times New Roman"/>
            <w:b/>
            <w:sz w:val="24"/>
            <w:szCs w:val="24"/>
          </w:rPr>
          <w:delText>z dnia 12.08.2021 r.</w:delText>
        </w:r>
      </w:del>
    </w:p>
    <w:p>
      <w:pPr>
        <w:pStyle w:val="NoSpacing"/>
        <w:spacing w:line="300" w:lineRule="exact"/>
        <w:jc w:val="center"/>
        <w:rPr>
          <w:del w:author="Jubarte" w:id="52" w:date="1970-01-01T00:00:00Z"/>
          <w:rFonts w:cs="Times New Roman"/>
          <w:b/>
          <w:sz w:val="24"/>
          <w:szCs w:val="24"/>
        </w:rPr>
      </w:pPr>
    </w:p>
    <w:p>
      <w:pPr>
        <w:pStyle w:val="NoSpacing"/>
        <w:spacing w:line="300" w:lineRule="exact"/>
        <w:rPr>
          <w:del w:author="Jubarte" w:id="53" w:date="1970-01-01T00:00:00Z"/>
          <w:rFonts w:cs="Times New Roman"/>
          <w:b/>
          <w:sz w:val="24"/>
          <w:szCs w:val="24"/>
        </w:rPr>
      </w:pPr>
      <w:del w:author="Jubarte" w:id="54" w:date="1970-01-01T00:00:00Z">
        <w:r>
          <w:rPr>
            <w:rFonts w:cs="Times New Roman"/>
            <w:b/>
            <w:sz w:val="24"/>
            <w:szCs w:val="24"/>
          </w:rPr>
          <w:delText xml:space="preserve">zmieniające zarządzenie w sprawie </w:delText>
        </w:r>
        <w:r>
          <w:rPr>
            <w:rFonts w:cs="Times New Roman"/>
            <w:b/>
            <w:sz w:val="24"/>
            <w:szCs w:val="24"/>
          </w:rPr>
          <w:delText>ustalenia Regulaminu wynagradzania pracowników</w:delText>
        </w:r>
        <w:r>
          <w:rPr>
            <w:rFonts w:cs="Times New Roman"/>
            <w:b/>
            <w:sz w:val="24"/>
            <w:szCs w:val="24"/>
          </w:rPr>
          <w:delText xml:space="preserve"> </w:delText>
        </w:r>
        <w:r>
          <w:rPr>
            <w:rFonts w:cs="Times New Roman"/>
            <w:b/>
            <w:sz w:val="24"/>
            <w:szCs w:val="24"/>
          </w:rPr>
          <w:delText>Urzędu Miasta Torunia</w:delText>
        </w:r>
      </w:del>
    </w:p>
    <w:p>
      <w:pPr>
        <w:pStyle w:val="NoSpacing"/>
        <w:spacing w:line="300" w:lineRule="exact"/>
        <w:rPr>
          <w:del w:author="Jubarte" w:id="55" w:date="1970-01-01T00:00:00Z"/>
          <w:rFonts w:cs="Times New Roman"/>
          <w:b/>
          <w:sz w:val="24"/>
          <w:szCs w:val="24"/>
        </w:rPr>
      </w:pPr>
    </w:p>
    <w:p>
      <w:pPr>
        <w:spacing w:after="0" w:line="300" w:lineRule="exact"/>
        <w:ind w:firstLine="708"/>
        <w:jc w:val="both"/>
        <w:rPr>
          <w:del w:author="Jubarte" w:id="56" w:date="1970-01-01T00:00:00Z"/>
          <w:rFonts w:ascii="Times New Roman" w:hAnsi="Times New Roman" w:cs="Times New Roman"/>
          <w:sz w:val="24"/>
          <w:szCs w:val="24"/>
        </w:rPr>
      </w:pPr>
      <w:del w:author="Jubarte" w:id="57" w:date="1970-01-01T00:00:00Z">
        <w:r>
          <w:rPr>
            <w:rFonts w:ascii="Times New Roman" w:hAnsi="Times New Roman" w:cs="Times New Roman"/>
            <w:sz w:val="24"/>
            <w:szCs w:val="24"/>
          </w:rPr>
          <w:delText>Na podstawie art. 33 ust. 3 ustawy z dnia 8 marca 1990 r.</w:delText>
        </w:r>
        <w:r>
          <w:rPr>
            <w:rFonts w:ascii="Times New Roman" w:hAnsi="Times New Roman" w:cs="Times New Roman"/>
            <w:sz w:val="24"/>
            <w:szCs w:val="24"/>
          </w:rPr>
          <w:delText xml:space="preserve"> o samorządzie gminnym </w:delText>
        </w:r>
        <w:r>
          <w:rPr>
            <w:rFonts w:ascii="Times New Roman" w:hAnsi="Times New Roman" w:cs="Times New Roman"/>
            <w:sz w:val="24"/>
            <w:szCs w:val="24"/>
          </w:rPr>
          <w:br/>
        </w:r>
        <w:r>
          <w:rPr>
            <w:rFonts w:ascii="Times New Roman" w:hAnsi="Times New Roman" w:cs="Times New Roman"/>
            <w:sz w:val="24"/>
            <w:szCs w:val="24"/>
          </w:rPr>
          <w:delText>(Dz. U. z 2021 r. poz. 1372</w:delText>
        </w:r>
        <w:r>
          <w:rPr>
            <w:rFonts w:ascii="Times New Roman" w:hAnsi="Times New Roman" w:cs="Times New Roman"/>
            <w:sz w:val="24"/>
            <w:szCs w:val="24"/>
          </w:rPr>
          <w:delText>), art. 36  ust.</w:delText>
        </w:r>
        <w:r>
          <w:rPr>
            <w:rFonts w:ascii="Times New Roman" w:hAnsi="Times New Roman" w:cs="Times New Roman"/>
            <w:sz w:val="24"/>
            <w:szCs w:val="24"/>
          </w:rPr>
          <w:delText xml:space="preserve"> 5 i 6 oraz</w:delText>
        </w:r>
        <w:r>
          <w:rPr>
            <w:rFonts w:ascii="Times New Roman" w:hAnsi="Times New Roman" w:cs="Times New Roman"/>
            <w:sz w:val="24"/>
            <w:szCs w:val="24"/>
          </w:rPr>
          <w:delText xml:space="preserve"> art. 39 ust. 1 i 2 usta</w:delText>
        </w:r>
        <w:r>
          <w:rPr>
            <w:rFonts w:ascii="Times New Roman" w:hAnsi="Times New Roman" w:cs="Times New Roman"/>
            <w:sz w:val="24"/>
            <w:szCs w:val="24"/>
          </w:rPr>
          <w:delText xml:space="preserve">wy z dnia 21 listopada 2008 r. </w:delText>
        </w:r>
        <w:r>
          <w:rPr>
            <w:rFonts w:ascii="Times New Roman" w:hAnsi="Times New Roman" w:cs="Times New Roman"/>
            <w:sz w:val="24"/>
            <w:szCs w:val="24"/>
          </w:rPr>
          <w:delText>o pracownik</w:delText>
        </w:r>
        <w:r>
          <w:rPr>
            <w:rFonts w:ascii="Times New Roman" w:hAnsi="Times New Roman" w:cs="Times New Roman"/>
            <w:sz w:val="24"/>
            <w:szCs w:val="24"/>
          </w:rPr>
          <w:delText>ach samorządowych (Dz. U. z 2019 r. poz. 1282</w:delText>
        </w:r>
        <w:r>
          <w:rPr>
            <w:rFonts w:ascii="Times New Roman" w:hAnsi="Times New Roman" w:cs="Times New Roman"/>
            <w:sz w:val="24"/>
            <w:szCs w:val="24"/>
          </w:rPr>
          <w:delText>), § 5 ust. 6 rozporządzenia Rady Ministrów z dnia 15 maja 2018 r. w sprawie wynagradzania pracowników samorządowych (Dz. U. z 2018 r. poz. 936</w:delText>
        </w:r>
        <w:r>
          <w:rPr>
            <w:rFonts w:ascii="Times New Roman" w:hAnsi="Times New Roman" w:cs="Times New Roman"/>
            <w:sz w:val="24"/>
            <w:szCs w:val="24"/>
          </w:rPr>
          <w:delText xml:space="preserve"> z późn. zm.</w:delText>
        </w:r>
        <w:r>
          <w:rPr>
            <w:rFonts w:ascii="Times New Roman" w:hAnsi="Times New Roman" w:cs="Times New Roman"/>
            <w:sz w:val="24"/>
            <w:szCs w:val="24"/>
            <w:vertAlign w:val="superscript"/>
          </w:rPr>
          <w:delText>1</w:delText>
        </w:r>
        <w:r>
          <w:rPr>
            <w:rFonts w:ascii="Times New Roman" w:hAnsi="Times New Roman" w:cs="Times New Roman"/>
            <w:sz w:val="24"/>
            <w:szCs w:val="24"/>
            <w:vertAlign w:val="superscript"/>
          </w:rPr>
          <w:delText>)</w:delText>
        </w:r>
        <w:r>
          <w:rPr>
            <w:rFonts w:ascii="Times New Roman" w:hAnsi="Times New Roman" w:cs="Times New Roman"/>
            <w:sz w:val="24"/>
            <w:szCs w:val="24"/>
          </w:rPr>
          <w:delText xml:space="preserve">) oraz </w:delText>
        </w:r>
        <w:r>
          <w:rPr>
            <w:rFonts w:ascii="Times New Roman" w:hAnsi="Times New Roman" w:cs="Times New Roman"/>
            <w:sz w:val="24"/>
            <w:szCs w:val="24"/>
          </w:rPr>
          <w:delText xml:space="preserve">§ 18 pkt 8 Regulaminu Organizacyjnego Urzędu Miasta Torunia, stanowiącego załącznik nr 1 </w:delText>
        </w:r>
        <w:r>
          <w:rPr>
            <w:rFonts w:ascii="Times New Roman" w:hAnsi="Times New Roman" w:cs="Times New Roman"/>
            <w:sz w:val="24"/>
            <w:szCs w:val="24"/>
          </w:rPr>
          <w:br/>
        </w:r>
        <w:r>
          <w:rPr>
            <w:rFonts w:ascii="Times New Roman" w:hAnsi="Times New Roman" w:cs="Times New Roman"/>
            <w:sz w:val="24"/>
            <w:szCs w:val="24"/>
          </w:rPr>
          <w:delText>do zarządzenia nr 378  Prezydenta Miasta Torunia z dnia 30</w:delText>
        </w:r>
        <w:r>
          <w:rPr>
            <w:rFonts w:ascii="Times New Roman" w:hAnsi="Times New Roman" w:cs="Times New Roman"/>
            <w:sz w:val="24"/>
            <w:szCs w:val="24"/>
          </w:rPr>
          <w:delText xml:space="preserve"> października 2013 r.</w:delText>
        </w:r>
        <w:r>
          <w:rPr>
            <w:rFonts w:ascii="Times New Roman" w:hAnsi="Times New Roman" w:cs="Times New Roman"/>
            <w:sz w:val="24"/>
            <w:szCs w:val="24"/>
          </w:rPr>
          <w:delText>w sprawie nadania Regulaminu Organizacyjnego Urzędowi Miasta Torunia</w:delText>
        </w:r>
        <w:r>
          <w:rPr>
            <w:rFonts w:ascii="Times New Roman" w:hAnsi="Times New Roman" w:cs="Times New Roman"/>
            <w:sz w:val="24"/>
            <w:szCs w:val="24"/>
          </w:rPr>
          <w:delText xml:space="preserve"> z późn. zm.</w:delText>
        </w:r>
        <w:r>
          <w:rPr>
            <w:rFonts w:ascii="Times New Roman" w:hAnsi="Times New Roman" w:cs="Times New Roman"/>
            <w:sz w:val="24"/>
            <w:szCs w:val="24"/>
            <w:vertAlign w:val="superscript"/>
          </w:rPr>
          <w:delText>2</w:delText>
        </w:r>
        <w:r>
          <w:rPr>
            <w:rFonts w:ascii="Times New Roman" w:hAnsi="Times New Roman" w:cs="Times New Roman"/>
            <w:sz w:val="24"/>
            <w:szCs w:val="24"/>
            <w:vertAlign w:val="superscript"/>
          </w:rPr>
          <w:delText>)</w:delText>
        </w:r>
        <w:r>
          <w:rPr>
            <w:rFonts w:ascii="Times New Roman" w:hAnsi="Times New Roman" w:cs="Times New Roman"/>
            <w:sz w:val="24"/>
            <w:szCs w:val="24"/>
          </w:rPr>
          <w:delText xml:space="preserve">), zarządza </w:delText>
        </w:r>
        <w:r>
          <w:rPr>
            <w:rFonts w:ascii="Times New Roman" w:hAnsi="Times New Roman" w:cs="Times New Roman"/>
            <w:sz w:val="24"/>
            <w:szCs w:val="24"/>
          </w:rPr>
          <w:br/>
        </w:r>
        <w:r>
          <w:rPr>
            <w:rFonts w:ascii="Times New Roman" w:hAnsi="Times New Roman" w:cs="Times New Roman"/>
            <w:sz w:val="24"/>
            <w:szCs w:val="24"/>
          </w:rPr>
          <w:delText>się co następuje:</w:delText>
        </w:r>
      </w:del>
    </w:p>
    <w:p>
      <w:pPr>
        <w:spacing w:after="0" w:line="300" w:lineRule="exact"/>
        <w:jc w:val="both"/>
        <w:rPr>
          <w:del w:author="Jubarte" w:id="58" w:date="1970-01-01T00:00:00Z"/>
          <w:rFonts w:ascii="Times New Roman" w:hAnsi="Times New Roman" w:cs="Times New Roman"/>
          <w:sz w:val="24"/>
          <w:szCs w:val="24"/>
        </w:rPr>
      </w:pPr>
    </w:p>
    <w:p>
      <w:pPr>
        <w:spacing w:after="0" w:line="300" w:lineRule="exact"/>
        <w:jc w:val="center"/>
        <w:rPr>
          <w:del w:author="Jubarte" w:id="59" w:date="1970-01-01T00:00:00Z"/>
          <w:rFonts w:ascii="Times New Roman" w:hAnsi="Times New Roman" w:cs="Times New Roman"/>
          <w:sz w:val="24"/>
          <w:szCs w:val="24"/>
        </w:rPr>
      </w:pPr>
      <w:del w:author="Jubarte" w:id="60" w:date="1970-01-01T00:00:00Z">
        <w:r>
          <w:rPr>
            <w:rFonts w:ascii="Times New Roman" w:hAnsi="Times New Roman" w:cs="Times New Roman"/>
            <w:sz w:val="24"/>
            <w:szCs w:val="24"/>
          </w:rPr>
          <w:delText xml:space="preserve">§ </w:delText>
        </w:r>
        <w:r>
          <w:rPr>
            <w:rFonts w:ascii="Times New Roman" w:hAnsi="Times New Roman" w:cs="Times New Roman"/>
            <w:sz w:val="24"/>
            <w:szCs w:val="24"/>
          </w:rPr>
          <w:delText>1</w:delText>
        </w:r>
      </w:del>
    </w:p>
    <w:p>
      <w:pPr>
        <w:spacing w:after="0" w:line="300" w:lineRule="exact"/>
        <w:jc w:val="both"/>
        <w:rPr>
          <w:del w:author="Jubarte" w:id="61" w:date="1970-01-01T00:00:00Z"/>
          <w:rFonts w:ascii="Times New Roman" w:hAnsi="Times New Roman" w:cs="Times New Roman"/>
          <w:sz w:val="24"/>
          <w:szCs w:val="24"/>
        </w:rPr>
      </w:pPr>
      <w:del w:author="Jubarte" w:id="62" w:date="1970-01-01T00:00:00Z">
        <w:r>
          <w:rPr>
            <w:rFonts w:ascii="Times New Roman" w:hAnsi="Times New Roman" w:cs="Times New Roman"/>
            <w:sz w:val="24"/>
            <w:szCs w:val="24"/>
          </w:rPr>
          <w:delText>W</w:delText>
        </w:r>
        <w:r>
          <w:rPr>
            <w:rFonts w:ascii="Times New Roman" w:hAnsi="Times New Roman" w:cs="Times New Roman"/>
            <w:sz w:val="24"/>
            <w:szCs w:val="24"/>
          </w:rPr>
          <w:delText xml:space="preserve"> Wykazie stanowisk, zaszeregowań, stawek dodatku funkcyjnego i wymagań kwalifikacyjnych pracowników stanowiącym załącznik nr 1 do Regulaminu</w:delText>
        </w:r>
        <w:r>
          <w:rPr>
            <w:rFonts w:ascii="Times New Roman" w:hAnsi="Times New Roman" w:cs="Times New Roman"/>
            <w:sz w:val="24"/>
            <w:szCs w:val="24"/>
          </w:rPr>
          <w:delText xml:space="preserve"> </w:delText>
        </w:r>
        <w:r>
          <w:rPr>
            <w:rFonts w:ascii="Times New Roman" w:hAnsi="Times New Roman" w:cs="Times New Roman"/>
            <w:sz w:val="24"/>
            <w:szCs w:val="24"/>
          </w:rPr>
          <w:delText xml:space="preserve">wynagradzania pracowników Urzędu </w:delText>
        </w:r>
        <w:r>
          <w:rPr>
            <w:rFonts w:ascii="Times New Roman" w:hAnsi="Times New Roman" w:cs="Times New Roman"/>
            <w:sz w:val="24"/>
            <w:szCs w:val="24"/>
          </w:rPr>
          <w:delText>Miasta Torunia ustalonego</w:delText>
        </w:r>
        <w:r>
          <w:rPr>
            <w:rFonts w:ascii="Times New Roman" w:hAnsi="Times New Roman" w:cs="Times New Roman"/>
            <w:sz w:val="24"/>
            <w:szCs w:val="24"/>
          </w:rPr>
          <w:delText xml:space="preserve"> </w:delText>
        </w:r>
        <w:r>
          <w:rPr>
            <w:rFonts w:ascii="Times New Roman" w:hAnsi="Times New Roman" w:cs="Times New Roman"/>
            <w:sz w:val="24"/>
            <w:szCs w:val="24"/>
          </w:rPr>
          <w:delText>zarządzeniem Nr 385</w:delText>
        </w:r>
        <w:r>
          <w:rPr>
            <w:rFonts w:ascii="Times New Roman" w:hAnsi="Times New Roman" w:cs="Times New Roman"/>
            <w:sz w:val="24"/>
            <w:szCs w:val="24"/>
          </w:rPr>
          <w:delText xml:space="preserve"> Pre</w:delText>
        </w:r>
        <w:r>
          <w:rPr>
            <w:rFonts w:ascii="Times New Roman" w:hAnsi="Times New Roman" w:cs="Times New Roman"/>
            <w:sz w:val="24"/>
            <w:szCs w:val="24"/>
          </w:rPr>
          <w:delText xml:space="preserve">zydenta Miasta Torunia z dnia </w:delText>
        </w:r>
        <w:r>
          <w:rPr>
            <w:rFonts w:ascii="Times New Roman" w:hAnsi="Times New Roman" w:cs="Times New Roman"/>
            <w:sz w:val="24"/>
            <w:szCs w:val="24"/>
          </w:rPr>
          <w:delText>18.12.2019</w:delText>
        </w:r>
        <w:r>
          <w:rPr>
            <w:rFonts w:ascii="Times New Roman" w:hAnsi="Times New Roman" w:cs="Times New Roman"/>
            <w:sz w:val="24"/>
            <w:szCs w:val="24"/>
          </w:rPr>
          <w:delText xml:space="preserve"> r. w sprawie </w:delText>
        </w:r>
        <w:r>
          <w:rPr>
            <w:rFonts w:ascii="Times New Roman" w:hAnsi="Times New Roman" w:cs="Times New Roman"/>
            <w:sz w:val="24"/>
            <w:szCs w:val="24"/>
          </w:rPr>
          <w:delText xml:space="preserve">ustalenia </w:delText>
        </w:r>
        <w:r>
          <w:rPr>
            <w:rFonts w:ascii="Times New Roman" w:hAnsi="Times New Roman" w:cs="Times New Roman"/>
            <w:sz w:val="24"/>
            <w:szCs w:val="24"/>
          </w:rPr>
          <w:delText xml:space="preserve">Regulaminu </w:delText>
        </w:r>
        <w:r>
          <w:rPr>
            <w:rFonts w:ascii="Times New Roman" w:hAnsi="Times New Roman" w:cs="Times New Roman"/>
            <w:sz w:val="24"/>
            <w:szCs w:val="24"/>
          </w:rPr>
          <w:delText>wynagradzania pracowników</w:delText>
        </w:r>
        <w:r>
          <w:rPr>
            <w:rFonts w:ascii="Times New Roman" w:hAnsi="Times New Roman" w:cs="Times New Roman"/>
            <w:sz w:val="24"/>
            <w:szCs w:val="24"/>
          </w:rPr>
          <w:delText xml:space="preserve"> Urzęd</w:delText>
        </w:r>
        <w:r>
          <w:rPr>
            <w:rFonts w:ascii="Times New Roman" w:hAnsi="Times New Roman" w:cs="Times New Roman"/>
            <w:sz w:val="24"/>
            <w:szCs w:val="24"/>
          </w:rPr>
          <w:delText>u Miasta Torunia</w:delText>
        </w:r>
        <w:r>
          <w:rPr>
            <w:rFonts w:ascii="Times New Roman" w:hAnsi="Times New Roman" w:cs="Times New Roman"/>
            <w:sz w:val="24"/>
            <w:szCs w:val="24"/>
          </w:rPr>
          <w:delText xml:space="preserve"> </w:delText>
        </w:r>
        <w:r>
          <w:rPr>
            <w:rFonts w:ascii="Times New Roman" w:hAnsi="Times New Roman" w:cs="Times New Roman"/>
            <w:sz w:val="24"/>
            <w:szCs w:val="24"/>
          </w:rPr>
          <w:delText>(</w:delText>
        </w:r>
        <w:r>
          <w:rPr>
            <w:rFonts w:ascii="Times New Roman" w:hAnsi="Times New Roman" w:cs="Times New Roman"/>
            <w:sz w:val="24"/>
            <w:szCs w:val="24"/>
          </w:rPr>
          <w:delText>zmienionego zarządzeniami Prezydenta Miasta Torunia nr 65 z dnia 16.04.2020 r. i nr 135 z dnia 06.07.2020 r.</w:delText>
        </w:r>
        <w:r>
          <w:rPr>
            <w:rFonts w:ascii="Times New Roman" w:hAnsi="Times New Roman" w:cs="Times New Roman"/>
            <w:sz w:val="24"/>
            <w:szCs w:val="24"/>
          </w:rPr>
          <w:delText>)</w:delText>
        </w:r>
        <w:r>
          <w:rPr>
            <w:rFonts w:ascii="Times New Roman" w:hAnsi="Times New Roman" w:cs="Times New Roman"/>
            <w:sz w:val="24"/>
            <w:szCs w:val="24"/>
          </w:rPr>
          <w:delText xml:space="preserve">, </w:delText>
        </w:r>
        <w:r>
          <w:rPr>
            <w:rFonts w:ascii="Times New Roman" w:hAnsi="Times New Roman" w:cs="Times New Roman"/>
            <w:sz w:val="24"/>
            <w:szCs w:val="24"/>
          </w:rPr>
          <w:delText xml:space="preserve">poz. 5 </w:delText>
        </w:r>
        <w:r>
          <w:rPr>
            <w:rFonts w:ascii="Times New Roman" w:hAnsi="Times New Roman" w:cs="Times New Roman"/>
            <w:sz w:val="24"/>
            <w:szCs w:val="24"/>
          </w:rPr>
          <w:delText>w części dotyczącej stanowisk urzędniczych otrzymuje brzmienie:</w:delText>
        </w:r>
      </w:del>
    </w:p>
    <w:p>
      <w:pPr>
        <w:spacing w:after="0" w:line="300" w:lineRule="exact"/>
        <w:jc w:val="both"/>
        <w:rPr>
          <w:del w:author="Jubarte" w:id="63" w:date="1970-01-01T00:00:00Z"/>
          <w:rFonts w:ascii="Times New Roman" w:hAnsi="Times New Roman" w:cs="Times New Roman"/>
          <w:sz w:val="24"/>
          <w:szCs w:val="24"/>
        </w:rPr>
      </w:pPr>
    </w:p>
    <w:tbl>
      <w:tblPr>
        <w:tblStyle w:val="TableGrid"/>
        <w:tblW w:w="0" w:type="auto"/>
        <w:tblLook w:val="04A0" w:firstRow="1" w:lastRow="0" w:firstColumn="1" w:lastColumn="0" w:noHBand="0" w:noVBand="1"/>
      </w:tblPr>
      <w:tblGrid>
        <w:gridCol w:w="562"/>
        <w:gridCol w:w="2127"/>
        <w:gridCol w:w="1841"/>
        <w:gridCol w:w="1510"/>
        <w:gridCol w:w="1511"/>
        <w:gridCol w:w="1511"/>
      </w:tblGrid>
      <w:tr>
        <w:trPr>
          <w:del w:author="Jubarte" w:id="64" w:date="1970-01-01T00:00:00Z"/>
        </w:trPr>
        <w:tc>
          <w:tcPr>
            <w:tcW w:w="562" w:type="dxa"/>
            <w:vMerge w:val="restart"/>
            <w:vAlign w:val="center"/>
          </w:tcPr>
          <w:p>
            <w:pPr>
              <w:spacing w:after="0" w:line="300" w:lineRule="exact"/>
              <w:jc w:val="center"/>
              <w:rPr>
                <w:del w:author="Jubarte" w:id="65" w:date="1970-01-01T00:00:00Z"/>
                <w:rFonts w:ascii="Times New Roman" w:hAnsi="Times New Roman" w:cs="Times New Roman"/>
                <w:sz w:val="24"/>
                <w:szCs w:val="24"/>
              </w:rPr>
            </w:pPr>
            <w:del w:author="Jubarte" w:id="66" w:date="1970-01-01T00:00:00Z">
              <w:r>
                <w:rPr>
                  <w:rFonts w:ascii="Times New Roman" w:hAnsi="Times New Roman" w:cs="Times New Roman"/>
                  <w:sz w:val="24"/>
                  <w:szCs w:val="24"/>
                </w:rPr>
                <w:delText>5</w:delText>
              </w:r>
            </w:del>
          </w:p>
        </w:tc>
        <w:tc>
          <w:tcPr>
            <w:tcW w:w="2127" w:type="dxa"/>
            <w:vMerge w:val="restart"/>
            <w:vAlign w:val="center"/>
          </w:tcPr>
          <w:p>
            <w:pPr>
              <w:spacing w:after="0" w:line="300" w:lineRule="exact"/>
              <w:jc w:val="both"/>
              <w:rPr>
                <w:del w:author="Jubarte" w:id="67" w:date="1970-01-01T00:00:00Z"/>
                <w:rFonts w:ascii="Times New Roman" w:hAnsi="Times New Roman" w:cs="Times New Roman"/>
                <w:sz w:val="24"/>
                <w:szCs w:val="24"/>
              </w:rPr>
            </w:pPr>
            <w:del w:author="Jubarte" w:id="68" w:date="1970-01-01T00:00:00Z">
              <w:r>
                <w:rPr>
                  <w:rFonts w:ascii="Times New Roman" w:hAnsi="Times New Roman" w:cs="Times New Roman"/>
                  <w:sz w:val="24"/>
                  <w:szCs w:val="24"/>
                </w:rPr>
                <w:delText>Inspektor</w:delText>
              </w:r>
            </w:del>
          </w:p>
        </w:tc>
        <w:tc>
          <w:tcPr>
            <w:tcW w:w="1841" w:type="dxa"/>
            <w:vMerge w:val="restart"/>
            <w:vAlign w:val="center"/>
          </w:tcPr>
          <w:p>
            <w:pPr>
              <w:spacing w:after="0" w:line="300" w:lineRule="exact"/>
              <w:jc w:val="center"/>
              <w:rPr>
                <w:del w:author="Jubarte" w:id="69" w:date="1970-01-01T00:00:00Z"/>
                <w:rFonts w:ascii="Times New Roman" w:hAnsi="Times New Roman" w:cs="Times New Roman"/>
                <w:sz w:val="24"/>
                <w:szCs w:val="24"/>
              </w:rPr>
            </w:pPr>
            <w:del w:author="Jubarte" w:id="70" w:date="1970-01-01T00:00:00Z">
              <w:r>
                <w:rPr>
                  <w:rFonts w:ascii="Times New Roman" w:hAnsi="Times New Roman" w:cs="Times New Roman"/>
                  <w:sz w:val="24"/>
                  <w:szCs w:val="24"/>
                </w:rPr>
                <w:delText>XII - XVI</w:delText>
              </w:r>
            </w:del>
          </w:p>
        </w:tc>
        <w:tc>
          <w:tcPr>
            <w:tcW w:w="1510" w:type="dxa"/>
            <w:vMerge w:val="restart"/>
            <w:vAlign w:val="center"/>
          </w:tcPr>
          <w:p>
            <w:pPr>
              <w:spacing w:after="0" w:line="300" w:lineRule="exact"/>
              <w:jc w:val="center"/>
              <w:rPr>
                <w:del w:author="Jubarte" w:id="71" w:date="1970-01-01T00:00:00Z"/>
                <w:rFonts w:ascii="Times New Roman" w:hAnsi="Times New Roman" w:cs="Times New Roman"/>
                <w:sz w:val="24"/>
                <w:szCs w:val="24"/>
              </w:rPr>
            </w:pPr>
            <w:del w:author="Jubarte" w:id="72" w:date="1970-01-01T00:00:00Z">
              <w:r>
                <w:rPr>
                  <w:rFonts w:ascii="Times New Roman" w:hAnsi="Times New Roman" w:cs="Times New Roman"/>
                  <w:sz w:val="24"/>
                  <w:szCs w:val="24"/>
                </w:rPr>
                <w:delText>-</w:delText>
              </w:r>
            </w:del>
          </w:p>
        </w:tc>
        <w:tc>
          <w:tcPr>
            <w:tcW w:w="1511" w:type="dxa"/>
            <w:vAlign w:val="center"/>
          </w:tcPr>
          <w:p>
            <w:pPr>
              <w:spacing w:after="0" w:line="300" w:lineRule="exact"/>
              <w:jc w:val="both"/>
              <w:rPr>
                <w:del w:author="Jubarte" w:id="73" w:date="1970-01-01T00:00:00Z"/>
                <w:rFonts w:ascii="Times New Roman" w:hAnsi="Times New Roman" w:cs="Times New Roman"/>
                <w:sz w:val="24"/>
                <w:szCs w:val="24"/>
              </w:rPr>
            </w:pPr>
            <w:del w:author="Jubarte" w:id="74" w:date="1970-01-01T00:00:00Z">
              <w:r>
                <w:rPr>
                  <w:rFonts w:ascii="Times New Roman" w:hAnsi="Times New Roman" w:cs="Times New Roman"/>
                  <w:sz w:val="24"/>
                  <w:szCs w:val="24"/>
                </w:rPr>
                <w:delText>wyższe</w:delText>
              </w:r>
            </w:del>
          </w:p>
        </w:tc>
        <w:tc>
          <w:tcPr>
            <w:tcW w:w="1511" w:type="dxa"/>
            <w:vAlign w:val="center"/>
          </w:tcPr>
          <w:p>
            <w:pPr>
              <w:spacing w:after="0" w:line="300" w:lineRule="exact"/>
              <w:jc w:val="center"/>
              <w:rPr>
                <w:del w:author="Jubarte" w:id="75" w:date="1970-01-01T00:00:00Z"/>
                <w:rFonts w:ascii="Times New Roman" w:hAnsi="Times New Roman" w:cs="Times New Roman"/>
                <w:sz w:val="24"/>
                <w:szCs w:val="24"/>
              </w:rPr>
            </w:pPr>
            <w:del w:author="Jubarte" w:id="76" w:date="1970-01-01T00:00:00Z">
              <w:r>
                <w:rPr>
                  <w:rFonts w:ascii="Times New Roman" w:hAnsi="Times New Roman" w:cs="Times New Roman"/>
                  <w:sz w:val="24"/>
                  <w:szCs w:val="24"/>
                </w:rPr>
                <w:delText>3</w:delText>
              </w:r>
            </w:del>
          </w:p>
        </w:tc>
      </w:tr>
      <w:tr>
        <w:trPr>
          <w:del w:author="Jubarte" w:id="77" w:date="1970-01-01T00:00:00Z"/>
        </w:trPr>
        <w:tc>
          <w:tcPr>
            <w:tcW w:w="562" w:type="dxa"/>
            <w:vMerge/>
            <w:vAlign w:val="center"/>
          </w:tcPr>
          <w:p>
            <w:pPr>
              <w:spacing w:after="0" w:line="300" w:lineRule="exact"/>
              <w:jc w:val="both"/>
              <w:rPr>
                <w:del w:author="Jubarte" w:id="78" w:date="1970-01-01T00:00:00Z"/>
                <w:rFonts w:ascii="Times New Roman" w:hAnsi="Times New Roman" w:cs="Times New Roman"/>
                <w:sz w:val="24"/>
                <w:szCs w:val="24"/>
              </w:rPr>
            </w:pPr>
          </w:p>
        </w:tc>
        <w:tc>
          <w:tcPr>
            <w:tcW w:w="2127" w:type="dxa"/>
            <w:vMerge/>
            <w:vAlign w:val="center"/>
          </w:tcPr>
          <w:p>
            <w:pPr>
              <w:spacing w:after="0" w:line="300" w:lineRule="exact"/>
              <w:jc w:val="both"/>
              <w:rPr>
                <w:del w:author="Jubarte" w:id="79" w:date="1970-01-01T00:00:00Z"/>
                <w:rFonts w:ascii="Times New Roman" w:hAnsi="Times New Roman" w:cs="Times New Roman"/>
                <w:sz w:val="24"/>
                <w:szCs w:val="24"/>
              </w:rPr>
            </w:pPr>
          </w:p>
        </w:tc>
        <w:tc>
          <w:tcPr>
            <w:tcW w:w="1841" w:type="dxa"/>
            <w:vMerge/>
            <w:vAlign w:val="center"/>
          </w:tcPr>
          <w:p>
            <w:pPr>
              <w:spacing w:after="0" w:line="300" w:lineRule="exact"/>
              <w:jc w:val="both"/>
              <w:rPr>
                <w:del w:author="Jubarte" w:id="80" w:date="1970-01-01T00:00:00Z"/>
                <w:rFonts w:ascii="Times New Roman" w:hAnsi="Times New Roman" w:cs="Times New Roman"/>
                <w:sz w:val="24"/>
                <w:szCs w:val="24"/>
              </w:rPr>
            </w:pPr>
          </w:p>
        </w:tc>
        <w:tc>
          <w:tcPr>
            <w:tcW w:w="1510" w:type="dxa"/>
            <w:vMerge/>
            <w:vAlign w:val="center"/>
          </w:tcPr>
          <w:p>
            <w:pPr>
              <w:spacing w:after="0" w:line="300" w:lineRule="exact"/>
              <w:jc w:val="both"/>
              <w:rPr>
                <w:del w:author="Jubarte" w:id="81" w:date="1970-01-01T00:00:00Z"/>
                <w:rFonts w:ascii="Times New Roman" w:hAnsi="Times New Roman" w:cs="Times New Roman"/>
                <w:sz w:val="24"/>
                <w:szCs w:val="24"/>
              </w:rPr>
            </w:pPr>
          </w:p>
        </w:tc>
        <w:tc>
          <w:tcPr>
            <w:tcW w:w="1511" w:type="dxa"/>
            <w:vAlign w:val="center"/>
          </w:tcPr>
          <w:p>
            <w:pPr>
              <w:spacing w:after="0" w:line="300" w:lineRule="exact"/>
              <w:jc w:val="both"/>
              <w:rPr>
                <w:del w:author="Jubarte" w:id="82" w:date="1970-01-01T00:00:00Z"/>
                <w:rFonts w:ascii="Times New Roman" w:hAnsi="Times New Roman" w:cs="Times New Roman"/>
                <w:sz w:val="24"/>
                <w:szCs w:val="24"/>
              </w:rPr>
            </w:pPr>
            <w:del w:author="Jubarte" w:id="83" w:date="1970-01-01T00:00:00Z">
              <w:r>
                <w:rPr>
                  <w:rFonts w:ascii="Times New Roman" w:hAnsi="Times New Roman" w:cs="Times New Roman"/>
                  <w:sz w:val="24"/>
                  <w:szCs w:val="24"/>
                </w:rPr>
                <w:delText>średnie</w:delText>
              </w:r>
            </w:del>
          </w:p>
        </w:tc>
        <w:tc>
          <w:tcPr>
            <w:tcW w:w="1511" w:type="dxa"/>
            <w:vAlign w:val="center"/>
          </w:tcPr>
          <w:p>
            <w:pPr>
              <w:spacing w:after="0" w:line="300" w:lineRule="exact"/>
              <w:jc w:val="center"/>
              <w:rPr>
                <w:del w:author="Jubarte" w:id="84" w:date="1970-01-01T00:00:00Z"/>
                <w:rFonts w:ascii="Times New Roman" w:hAnsi="Times New Roman" w:cs="Times New Roman"/>
                <w:sz w:val="24"/>
                <w:szCs w:val="24"/>
              </w:rPr>
            </w:pPr>
            <w:del w:author="Jubarte" w:id="85" w:date="1970-01-01T00:00:00Z">
              <w:r>
                <w:rPr>
                  <w:rFonts w:ascii="Times New Roman" w:hAnsi="Times New Roman" w:cs="Times New Roman"/>
                  <w:sz w:val="24"/>
                  <w:szCs w:val="24"/>
                </w:rPr>
                <w:delText>5</w:delText>
              </w:r>
            </w:del>
          </w:p>
        </w:tc>
      </w:tr>
    </w:tbl>
    <w:p>
      <w:pPr>
        <w:spacing w:after="0" w:line="300" w:lineRule="exact"/>
        <w:jc w:val="both"/>
        <w:rPr>
          <w:del w:author="Jubarte" w:id="86" w:date="1970-01-01T00:00:00Z"/>
          <w:rFonts w:ascii="Times New Roman" w:hAnsi="Times New Roman" w:cs="Times New Roman"/>
          <w:sz w:val="24"/>
          <w:szCs w:val="24"/>
        </w:rPr>
      </w:pPr>
    </w:p>
    <w:p>
      <w:pPr>
        <w:spacing w:after="0" w:line="300" w:lineRule="exact"/>
        <w:jc w:val="both"/>
        <w:rPr>
          <w:del w:author="Jubarte" w:id="87" w:date="1970-01-01T00:00:00Z"/>
          <w:rFonts w:ascii="Times New Roman" w:hAnsi="Times New Roman" w:cs="Times New Roman"/>
          <w:sz w:val="24"/>
          <w:szCs w:val="24"/>
        </w:rPr>
      </w:pPr>
    </w:p>
    <w:p>
      <w:pPr>
        <w:spacing w:after="0" w:line="300" w:lineRule="exact"/>
        <w:jc w:val="center"/>
        <w:rPr>
          <w:del w:author="Jubarte" w:id="88" w:date="1970-01-01T00:00:00Z"/>
          <w:rFonts w:ascii="Times New Roman" w:hAnsi="Times New Roman" w:cs="Times New Roman"/>
          <w:sz w:val="24"/>
          <w:szCs w:val="24"/>
        </w:rPr>
      </w:pPr>
      <w:del w:author="Jubarte" w:id="89" w:date="1970-01-01T00:00:00Z">
        <w:r>
          <w:rPr>
            <w:rFonts w:ascii="Times New Roman" w:hAnsi="Times New Roman" w:cs="Times New Roman"/>
            <w:sz w:val="24"/>
            <w:szCs w:val="24"/>
          </w:rPr>
          <w:delText>§ 2</w:delText>
        </w:r>
      </w:del>
    </w:p>
    <w:p>
      <w:pPr>
        <w:spacing w:after="0" w:line="300" w:lineRule="exact"/>
        <w:jc w:val="both"/>
        <w:rPr>
          <w:del w:author="Jubarte" w:id="90" w:date="1970-01-01T00:00:00Z"/>
          <w:rFonts w:ascii="Times New Roman" w:hAnsi="Times New Roman" w:cs="Times New Roman"/>
          <w:sz w:val="24"/>
          <w:szCs w:val="24"/>
        </w:rPr>
      </w:pPr>
      <w:del w:author="Jubarte" w:id="91" w:date="1970-01-01T00:00:00Z">
        <w:r>
          <w:rPr>
            <w:rFonts w:ascii="Times New Roman" w:hAnsi="Times New Roman" w:cs="Times New Roman"/>
            <w:sz w:val="24"/>
            <w:szCs w:val="24"/>
          </w:rPr>
          <w:delText xml:space="preserve">Zarządzenie wchodzi w życie po upływie dwóch tygodni od dnia podania go do wiadomości pracownikom poprzez wywieszenie na tablicy ogłoszeń w Urzędzie Miasta Torunia </w:delText>
        </w:r>
        <w:r>
          <w:rPr>
            <w:rFonts w:ascii="Times New Roman" w:hAnsi="Times New Roman" w:cs="Times New Roman"/>
            <w:sz w:val="24"/>
            <w:szCs w:val="24"/>
          </w:rPr>
          <w:br/>
        </w:r>
        <w:r>
          <w:rPr>
            <w:rFonts w:ascii="Times New Roman" w:hAnsi="Times New Roman" w:cs="Times New Roman"/>
            <w:sz w:val="24"/>
            <w:szCs w:val="24"/>
          </w:rPr>
          <w:delText>i opublikowaniu na stronie internetowej Urzędu Miasta Torunia.</w:delText>
        </w:r>
      </w:del>
    </w:p>
    <w:p>
      <w:pPr>
        <w:spacing w:after="0" w:line="300" w:lineRule="exact"/>
        <w:jc w:val="both"/>
        <w:rPr>
          <w:del w:author="Jubarte" w:id="92" w:date="1970-01-01T00:00:00Z"/>
          <w:rFonts w:ascii="Times New Roman" w:hAnsi="Times New Roman" w:cs="Times New Roman"/>
          <w:sz w:val="24"/>
          <w:szCs w:val="24"/>
        </w:rPr>
      </w:pPr>
    </w:p>
    <w:p>
      <w:pPr>
        <w:spacing w:after="0" w:line="300" w:lineRule="exact"/>
        <w:ind w:firstLine="708"/>
        <w:jc w:val="center"/>
        <w:rPr>
          <w:del w:author="Jubarte" w:id="93" w:date="1970-01-01T00:00:00Z"/>
          <w:rFonts w:ascii="Times New Roman" w:hAnsi="Times New Roman" w:cs="Times New Roman"/>
          <w:sz w:val="24"/>
          <w:szCs w:val="24"/>
        </w:rPr>
      </w:pPr>
    </w:p>
    <w:p>
      <w:pPr>
        <w:spacing w:after="0" w:line="300" w:lineRule="exact"/>
        <w:ind w:firstLine="708"/>
        <w:jc w:val="center"/>
        <w:rPr>
          <w:del w:author="Jubarte" w:id="94" w:date="1970-01-01T00:00:00Z"/>
          <w:rFonts w:ascii="Times New Roman" w:hAnsi="Times New Roman" w:cs="Times New Roman"/>
          <w:sz w:val="24"/>
          <w:szCs w:val="24"/>
        </w:rPr>
      </w:pPr>
    </w:p>
    <w:p>
      <w:pPr>
        <w:pStyle w:val="NoSpacing"/>
        <w:spacing w:line="300" w:lineRule="exact"/>
        <w:ind w:firstLine="708"/>
        <w:jc w:val="both"/>
        <w:rPr>
          <w:del w:author="Jubarte" w:id="95" w:date="1970-01-01T00:00:00Z"/>
          <w:rFonts w:cs="Times New Roman"/>
          <w:b/>
          <w:sz w:val="24"/>
          <w:szCs w:val="24"/>
        </w:rPr>
      </w:pPr>
      <w:del w:author="Jubarte" w:id="96" w:date="1970-01-01T00:00:00Z">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b/>
            <w:sz w:val="24"/>
            <w:szCs w:val="24"/>
          </w:rPr>
          <w:delText>Prezydent Miasta Torunia</w:delText>
        </w:r>
      </w:del>
    </w:p>
    <w:p>
      <w:pPr>
        <w:widowControl w:val="0"/>
        <w:suppressAutoHyphens/>
        <w:overflowPunct w:val="0"/>
        <w:autoSpaceDE w:val="0"/>
        <w:spacing w:after="0" w:line="300" w:lineRule="exact"/>
        <w:ind w:firstLine="708"/>
        <w:jc w:val="both"/>
        <w:textAlignment w:val="baseline"/>
        <w:rPr>
          <w:del w:author="Jubarte" w:id="97" w:date="1970-01-01T00:00:00Z"/>
          <w:rFonts w:ascii="Times New Roman" w:eastAsia="Times New Roman" w:hAnsi="Times New Roman" w:cs="Times New Roman"/>
          <w:b/>
          <w:sz w:val="24"/>
          <w:szCs w:val="24"/>
          <w:lang w:eastAsia="ar-SA"/>
        </w:rPr>
      </w:pPr>
    </w:p>
    <w:p>
      <w:pPr>
        <w:widowControl w:val="0"/>
        <w:suppressAutoHyphens/>
        <w:overflowPunct w:val="0"/>
        <w:autoSpaceDE w:val="0"/>
        <w:spacing w:after="0" w:line="300" w:lineRule="exact"/>
        <w:ind w:firstLine="708"/>
        <w:jc w:val="both"/>
        <w:textAlignment w:val="baseline"/>
        <w:rPr>
          <w:del w:author="Jubarte" w:id="98" w:date="1970-01-01T00:00:00Z"/>
          <w:rFonts w:ascii="Times New Roman" w:eastAsia="Times New Roman" w:hAnsi="Times New Roman" w:cs="Times New Roman"/>
          <w:b/>
          <w:sz w:val="24"/>
          <w:szCs w:val="24"/>
          <w:lang w:eastAsia="ar-SA"/>
        </w:rPr>
      </w:pPr>
    </w:p>
    <w:p>
      <w:pPr>
        <w:widowControl w:val="0"/>
        <w:suppressAutoHyphens/>
        <w:overflowPunct w:val="0"/>
        <w:autoSpaceDE w:val="0"/>
        <w:spacing w:after="0" w:line="300" w:lineRule="exact"/>
        <w:ind w:firstLine="708"/>
        <w:jc w:val="both"/>
        <w:textAlignment w:val="baseline"/>
        <w:rPr>
          <w:del w:author="Jubarte" w:id="99" w:date="1970-01-01T00:00:00Z"/>
          <w:rFonts w:ascii="Times New Roman" w:eastAsia="Times New Roman" w:hAnsi="Times New Roman" w:cs="Times New Roman"/>
          <w:b/>
          <w:sz w:val="24"/>
          <w:szCs w:val="24"/>
          <w:lang w:eastAsia="ar-SA"/>
        </w:rPr>
      </w:pPr>
      <w:del w:author="Jubarte" w:id="100" w:date="1970-01-01T00:00:00Z">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r>
          <w:rPr>
            <w:rFonts w:ascii="Times New Roman" w:eastAsia="Times New Roman" w:hAnsi="Times New Roman" w:cs="Times New Roman"/>
            <w:b/>
            <w:sz w:val="24"/>
            <w:szCs w:val="24"/>
            <w:lang w:eastAsia="ar-SA"/>
          </w:rPr>
          <w:tab/>
        </w:r>
      </w:del>
    </w:p>
    <w:p>
      <w:pPr>
        <w:widowControl w:val="0"/>
        <w:suppressAutoHyphens/>
        <w:overflowPunct w:val="0"/>
        <w:autoSpaceDE w:val="0"/>
        <w:spacing w:after="0" w:line="300" w:lineRule="exact"/>
        <w:ind w:left="5664"/>
        <w:jc w:val="both"/>
        <w:textAlignment w:val="baseline"/>
        <w:rPr>
          <w:del w:author="Jubarte" w:id="101" w:date="1970-01-01T00:00:00Z"/>
          <w:rFonts w:ascii="Times New Roman" w:eastAsia="Times New Roman" w:hAnsi="Times New Roman" w:cs="Times New Roman"/>
          <w:b/>
          <w:sz w:val="24"/>
          <w:szCs w:val="24"/>
          <w:lang w:eastAsia="ar-SA"/>
        </w:rPr>
      </w:pPr>
      <w:del w:author="Jubarte" w:id="102" w:date="1970-01-01T00:00:00Z">
        <w:r>
          <w:rPr>
            <w:rFonts w:ascii="Times New Roman" w:eastAsia="Times New Roman" w:hAnsi="Times New Roman" w:cs="Times New Roman"/>
            <w:b/>
            <w:sz w:val="24"/>
            <w:szCs w:val="24"/>
            <w:lang w:eastAsia="ar-SA"/>
          </w:rPr>
          <w:delText xml:space="preserve">        </w:delText>
        </w:r>
        <w:r>
          <w:rPr>
            <w:rFonts w:ascii="Times New Roman" w:eastAsia="Times New Roman" w:hAnsi="Times New Roman" w:cs="Times New Roman"/>
            <w:b/>
            <w:sz w:val="24"/>
            <w:szCs w:val="24"/>
            <w:lang w:eastAsia="ar-SA"/>
          </w:rPr>
          <w:delText>Michał Zaleski</w:delText>
        </w:r>
      </w:del>
    </w:p>
    <w:p>
      <w:pPr>
        <w:tabs>
          <w:tab w:val="left" w:pos="708"/>
          <w:tab w:val="center" w:pos="4536"/>
          <w:tab w:val="right" w:pos="9072"/>
        </w:tabs>
        <w:spacing w:after="0" w:line="300" w:lineRule="exact"/>
        <w:rPr>
          <w:del w:author="Jubarte" w:id="103" w:date="1970-01-01T00:00:00Z"/>
          <w:rFonts w:ascii="Times New Roman" w:eastAsia="Times New Roman" w:hAnsi="Times New Roman" w:cs="Times New Roman"/>
          <w:sz w:val="20"/>
          <w:szCs w:val="20"/>
          <w:lang w:eastAsia="pl-PL"/>
        </w:rPr>
      </w:pPr>
    </w:p>
    <w:p>
      <w:pPr>
        <w:tabs>
          <w:tab w:val="left" w:pos="708"/>
          <w:tab w:val="center" w:pos="4536"/>
          <w:tab w:val="right" w:pos="9072"/>
        </w:tabs>
        <w:rPr>
          <w:del w:author="Jubarte" w:id="104" w:date="1970-01-01T00:00:00Z"/>
        </w:rPr>
      </w:pPr>
    </w:p>
    <w:p>
      <w:pPr>
        <w:tabs>
          <w:tab w:val="left" w:pos="708"/>
          <w:tab w:val="center" w:pos="4536"/>
          <w:tab w:val="right" w:pos="9072"/>
        </w:tabs>
        <w:rPr>
          <w:del w:author="Jubarte" w:id="105" w:date="1970-01-01T00:00:00Z"/>
        </w:rPr>
      </w:pPr>
      <w:del w:author="Jubarte" w:id="106" w:date="1970-01-01T00:00:00Z">
        <w:r>
          <w:rPr>
            <w:rFonts w:ascii="Times New Roman" w:eastAsia="Times New Roman" w:hAnsi="Times New Roman" w:cs="Times New Roman"/>
            <w:sz w:val="20"/>
            <w:szCs w:val="20"/>
            <w:lang w:eastAsia="pl-PL"/>
          </w:rPr>
          <w:delText>Zmiany regulaminu wprowadzone niniejszym zarządzeniem</w:delText>
        </w:r>
      </w:del>
    </w:p>
    <w:p>
      <w:pPr>
        <w:tabs>
          <w:tab w:val="left" w:pos="708"/>
          <w:tab w:val="center" w:pos="4536"/>
          <w:tab w:val="right" w:pos="9072"/>
        </w:tabs>
        <w:rPr>
          <w:del w:author="Jubarte" w:id="107" w:date="1970-01-01T00:00:00Z"/>
        </w:rPr>
      </w:pPr>
      <w:del w:author="Jubarte" w:id="108" w:date="1970-01-01T00:00:00Z">
        <w:r>
          <w:rPr>
            <w:rFonts w:ascii="Times New Roman" w:eastAsia="Times New Roman" w:hAnsi="Times New Roman" w:cs="Times New Roman"/>
            <w:sz w:val="20"/>
            <w:szCs w:val="20"/>
            <w:lang w:eastAsia="pl-PL"/>
          </w:rPr>
          <w:delText>został</w:delText>
        </w:r>
        <w:r>
          <w:rPr>
            <w:rFonts w:ascii="Times New Roman" w:eastAsia="Times New Roman" w:hAnsi="Times New Roman" w:cs="Times New Roman"/>
            <w:sz w:val="20"/>
            <w:szCs w:val="20"/>
            <w:lang w:eastAsia="pl-PL"/>
          </w:rPr>
          <w:delText>y uzgodnione</w:delText>
        </w:r>
        <w:r>
          <w:rPr>
            <w:rFonts w:ascii="Times New Roman" w:eastAsia="Times New Roman" w:hAnsi="Times New Roman" w:cs="Times New Roman"/>
            <w:sz w:val="20"/>
            <w:szCs w:val="20"/>
            <w:lang w:eastAsia="pl-PL"/>
          </w:rPr>
          <w:delText xml:space="preserve"> </w:delText>
        </w:r>
        <w:r>
          <w:rPr>
            <w:rFonts w:ascii="Times New Roman" w:eastAsia="Times New Roman" w:hAnsi="Times New Roman" w:cs="Times New Roman"/>
            <w:sz w:val="20"/>
            <w:szCs w:val="20"/>
            <w:lang w:eastAsia="pl-PL"/>
          </w:rPr>
          <w:delText>z Niezależnym Samorządnym Związkiem</w:delText>
        </w:r>
      </w:del>
    </w:p>
    <w:p>
      <w:pPr>
        <w:pBdr>
          <w:bottom w:val="single" w:sz="6" w:space="1" w:color="auto"/>
        </w:pBdr>
        <w:rPr>
          <w:del w:author="Jubarte" w:id="109" w:date="1970-01-01T00:00:00Z"/>
        </w:rPr>
      </w:pPr>
      <w:del w:author="Jubarte" w:id="110" w:date="1970-01-01T00:00:00Z">
        <w:r>
          <w:rPr>
            <w:rFonts w:ascii="Times New Roman" w:eastAsia="Times New Roman" w:hAnsi="Times New Roman" w:cs="Times New Roman"/>
            <w:sz w:val="20"/>
            <w:szCs w:val="20"/>
            <w:lang w:eastAsia="pl-PL"/>
          </w:rPr>
          <w:delText>Zawodowym Pracowników Administracji</w:delText>
        </w:r>
        <w:r>
          <w:rPr>
            <w:rFonts w:ascii="Times New Roman" w:eastAsia="Times New Roman" w:hAnsi="Times New Roman" w:cs="Times New Roman"/>
            <w:sz w:val="20"/>
            <w:szCs w:val="20"/>
            <w:lang w:eastAsia="pl-PL"/>
          </w:rPr>
          <w:delText xml:space="preserve"> </w:delText>
        </w:r>
        <w:r>
          <w:rPr>
            <w:rFonts w:ascii="Times New Roman" w:eastAsia="Times New Roman" w:hAnsi="Times New Roman" w:cs="Times New Roman"/>
            <w:sz w:val="20"/>
            <w:szCs w:val="20"/>
            <w:lang w:eastAsia="pl-PL"/>
          </w:rPr>
          <w:delText>przy Urzędzie Miasta Torunia</w:delText>
        </w:r>
      </w:del>
    </w:p>
    <w:p>
      <w:pPr>
        <w:pStyle w:val="BodyText2"/>
        <w:rPr>
          <w:del w:author="Jubarte" w:id="111" w:date="1970-01-01T00:00:00Z"/>
        </w:rPr>
      </w:pPr>
      <w:del w:author="Jubarte" w:id="112" w:date="1970-01-01T00:00:00Z">
        <w:r>
          <w:rPr>
            <w:sz w:val="17"/>
            <w:szCs w:val="17"/>
            <w:vertAlign w:val="superscript"/>
          </w:rPr>
          <w:delText>1</w:delText>
        </w:r>
        <w:r>
          <w:rPr>
            <w:sz w:val="17"/>
            <w:szCs w:val="17"/>
            <w:vertAlign w:val="superscript"/>
          </w:rPr>
          <w:delText>)</w:delText>
        </w:r>
        <w:r>
          <w:rPr>
            <w:sz w:val="17"/>
            <w:szCs w:val="17"/>
          </w:rPr>
          <w:delText>zmiany</w:delText>
        </w:r>
        <w:r>
          <w:rPr>
            <w:sz w:val="17"/>
            <w:szCs w:val="17"/>
          </w:rPr>
          <w:delText xml:space="preserve"> tekstu jednolitego wymienionego rozporządzenia </w:delText>
        </w:r>
        <w:r>
          <w:rPr>
            <w:sz w:val="17"/>
            <w:szCs w:val="17"/>
          </w:rPr>
          <w:delText>zostały</w:delText>
        </w:r>
        <w:r>
          <w:rPr>
            <w:sz w:val="17"/>
            <w:szCs w:val="17"/>
          </w:rPr>
          <w:delText xml:space="preserve"> ogłoszone w Dz. U. z 2018</w:delText>
        </w:r>
        <w:r>
          <w:rPr>
            <w:sz w:val="17"/>
            <w:szCs w:val="17"/>
          </w:rPr>
          <w:delText xml:space="preserve"> r. poz. </w:delText>
        </w:r>
        <w:r>
          <w:rPr>
            <w:sz w:val="17"/>
            <w:szCs w:val="17"/>
          </w:rPr>
          <w:delText>2437, Dz. U. z</w:delText>
        </w:r>
        <w:r>
          <w:rPr>
            <w:sz w:val="17"/>
            <w:szCs w:val="17"/>
          </w:rPr>
          <w:delText xml:space="preserve"> 2020 r. poz.</w:delText>
        </w:r>
        <w:r>
          <w:rPr>
            <w:sz w:val="17"/>
            <w:szCs w:val="17"/>
          </w:rPr>
          <w:delText>268 i Dz. U. z 2021 r. poz. 791,</w:delText>
        </w:r>
      </w:del>
    </w:p>
    <w:p>
      <w:pPr>
        <w:tabs>
          <w:tab w:val="left" w:pos="3969"/>
        </w:tabs>
        <w:spacing w:after="0" w:line="240" w:lineRule="auto"/>
        <w:contextualSpacing/>
        <w:jc w:val="both"/>
        <w:rPr>
          <w:rFonts w:ascii="Times New Roman" w:hAnsi="Times New Roman" w:cs="Times New Roman"/>
          <w:sz w:val="24"/>
          <w:szCs w:val="24"/>
          <w:rPrChange w:id="113" w:author="Jubarte" w:date="1970-01-01T00:00:00Z">
            <w:rPr xmlns:w="http://schemas.openxmlformats.org/wordprocessingml/2006/main">
              <w:rFonts w:ascii="Times New Roman" w:hAnsi="Times New Roman" w:cs="Times New Roman"/>
              <w:sz w:val="17"/>
              <w:szCs w:val="17"/>
            </w:rPr>
          </w:rPrChange>
        </w:rPr>
        <w:pPrChange w:id="114" w:author="Jubarte" w:date="1970-01-01T00:00:00Z">
          <w:pPr xmlns:w="http://schemas.openxmlformats.org/wordprocessingml/2006/main">
            <w:spacing w:after="0" w:line="240" w:lineRule="auto"/>
            <w:jc w:val="both"/>
          </w:pPr>
        </w:pPrChange>
      </w:pPr>
      <w:del w:author="Jubarte" w:id="115" w:date="1970-01-01T00:00:00Z">
        <w:r>
          <w:rPr>
            <w:rFonts w:ascii="Times New Roman" w:hAnsi="Times New Roman" w:cs="Times New Roman"/>
            <w:sz w:val="17"/>
            <w:szCs w:val="17"/>
            <w:vertAlign w:val="superscript"/>
          </w:rPr>
          <w:delText>2</w:delText>
        </w:r>
        <w:r>
          <w:rPr>
            <w:rFonts w:ascii="Times New Roman" w:hAnsi="Times New Roman" w:cs="Times New Roman"/>
            <w:sz w:val="17"/>
            <w:szCs w:val="17"/>
            <w:vertAlign w:val="superscript"/>
          </w:rPr>
          <w:delText xml:space="preserve">) </w:delText>
        </w:r>
        <w:r>
          <w:rPr>
            <w:rFonts w:ascii="Times New Roman" w:hAnsi="Times New Roman" w:cs="Times New Roman"/>
            <w:sz w:val="17"/>
            <w:szCs w:val="17"/>
          </w:rPr>
          <w:delText>zmienionego zarządzeniami Prezydenta Miasta Torunia nr 312 z dnia 21.10.2014 r., nr 38</w:delText>
        </w:r>
        <w:r>
          <w:rPr>
            <w:rFonts w:ascii="Times New Roman" w:hAnsi="Times New Roman" w:cs="Times New Roman"/>
            <w:sz w:val="17"/>
            <w:szCs w:val="17"/>
          </w:rPr>
          <w:delText xml:space="preserve">0 z dnia 30.12.2014 r., nr 149 </w:delText>
        </w:r>
        <w:r>
          <w:rPr>
            <w:rFonts w:ascii="Times New Roman" w:hAnsi="Times New Roman" w:cs="Times New Roman"/>
            <w:sz w:val="17"/>
            <w:szCs w:val="17"/>
          </w:rPr>
          <w:delText>z dnia 19.06.2015 r., nr 273 z dnia 21.08.2015 r., nr 391 z dnia 04.12.2015 r., nr 379 z dnia 24.11.2016 r., nr 40 z dnia 17.02.2017 r., nr 130 z dnia 23.05.2017 r., nr 254 z dnia 18.09.2017 r., nr 319 z dnia 31.10.2017 r., nr 353 z dnia 01.12.2017 r., nr 293 z dnia 27.08.2018 r., nr 124 z dnia 02.05.2019 r., nr 337 z dnia 23.10.2019 r., nr 202 z dnia 28.09.2020 r.</w:delText>
        </w:r>
        <w:r>
          <w:rPr>
            <w:rFonts w:ascii="Times New Roman" w:hAnsi="Times New Roman" w:cs="Times New Roman"/>
            <w:sz w:val="17"/>
            <w:szCs w:val="17"/>
          </w:rPr>
          <w:delText xml:space="preserve">, nr 222 z dnia 08.10.2020 r., </w:delText>
        </w:r>
        <w:r>
          <w:rPr>
            <w:rFonts w:ascii="Times New Roman" w:hAnsi="Times New Roman" w:cs="Times New Roman"/>
            <w:sz w:val="17"/>
            <w:szCs w:val="17"/>
          </w:rPr>
          <w:delText>nr 230 z dnia 26.10.2020 r. oraz nr 253 z dnia 09.11.2020 r.</w:delText>
        </w:r>
      </w:del>
    </w:p>
    <w:sectPr>
      <w:pgSz w:w="11906" w:h="16838"/>
      <w:pgMar w:top="1417" w:right="1417" w:bottom="1417" w:left="1417" w:header="708" w:footer="708" w:gutter="0"/>
      <w:cols w:space="708"/>
      <w:docGrid w:linePitch="360"/>
      <w:sectPrChange w:author="Jubarte" w:date="1970-01-01T00:00:00Z" w:id="116">
        <w:sectPr>
          <w:pgSz w:w="11906" w:h="16838"/>
          <w:pgMar w:top="568" w:right="1417" w:bottom="426" w:left="1417" w:header="708" w:footer="708" w:gutter="0"/>
          <w:cols w:space="708"/>
          <w:docGrid w:linePitch="360"/>
        </w:sectPr>
      </w:sectPrChange>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A00002EF" w:usb1="4000207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BA"/>
    <w:family w:val="roman"/>
    <w:pitch w:val="variable"/>
    <w:sig w:usb0="E00002FF" w:usb1="400004FF" w:usb2="00000000" w:usb3="00000000" w:csb0="0000019F" w:csb1="00000000"/>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NoSpacing"/>
        <w:rPr>
          <w:ins w:author="Jubarte" w:id="314" w:date="1970-01-01T00:00:00Z"/>
          <w:rFonts w:ascii="Times New Roman" w:hAnsi="Times New Roman" w:cs="Times New Roman"/>
          <w:sz w:val="20"/>
          <w:szCs w:val="20"/>
        </w:rPr>
      </w:pPr>
      <w:r>
        <w:rPr>
          <w:rStyle w:val="FootnoteReference"/>
        </w:rPr>
        <w:footnoteRef/>
      </w:r>
      <w:ins w:author="Jubarte" w:id="315" w:date="1970-01-01T00:00:00Z">
        <w:r>
          <w:rPr>
            <w:rFonts w:ascii="Times New Roman" w:hAnsi="Times New Roman" w:cs="Times New Roman"/>
            <w:sz w:val="20"/>
            <w:szCs w:val="20"/>
          </w:rPr>
          <w:t xml:space="preserve"> Statistikaamet (2014) Toimepiirkondade määramine.</w:t>
        </w:r>
      </w:ins>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abstractNumId="0">
    <w:nsid w:val="0FD625BF"/>
    <w:multiLevelType w:val="hybridMultilevel"/>
    <w:tmpl w:val="5A1A2DEC"/>
    <w:lvl w:ilvl="0" w:tplc="4CCCB848">
      <w:start w:val="1"/>
      <w:numFmt w:val="lowerLetter"/>
      <w:lvlText w:val="%1)"/>
      <w:lvlJc w:val="left"/>
      <w:pPr>
        <w:ind w:left="1428" w:hanging="360"/>
      </w:pPr>
      <w:rPr>
        <w:rFonts w:hint="default"/>
      </w:rPr>
    </w:lvl>
    <w:lvl w:ilvl="1" w:tplc="04150019" w:tentative="1">
      <w:start w:val="1"/>
      <w:numFmt w:val="lowerLetter"/>
      <w:lvlText w:val="%2."/>
      <w:lvlJc w:val="left"/>
      <w:pPr>
        <w:ind w:left="2148" w:hanging="360"/>
      </w:pPr>
    </w:lvl>
    <w:lvl w:ilvl="2" w:tplc="0415001B" w:tentative="1">
      <w:start w:val="1"/>
      <w:numFmt w:val="lowerRoman"/>
      <w:lvlText w:val="%3."/>
      <w:lvlJc w:val="right"/>
      <w:pPr>
        <w:ind w:left="2868" w:hanging="180"/>
      </w:pPr>
    </w:lvl>
    <w:lvl w:ilvl="3" w:tplc="0415000F" w:tentative="1">
      <w:start w:val="1"/>
      <w:numFmt w:val="decimal"/>
      <w:lvlText w:val="%4."/>
      <w:lvlJc w:val="left"/>
      <w:pPr>
        <w:ind w:left="3588" w:hanging="360"/>
      </w:pPr>
    </w:lvl>
    <w:lvl w:ilvl="4" w:tplc="04150019" w:tentative="1">
      <w:start w:val="1"/>
      <w:numFmt w:val="lowerLetter"/>
      <w:lvlText w:val="%5."/>
      <w:lvlJc w:val="left"/>
      <w:pPr>
        <w:ind w:left="4308" w:hanging="360"/>
      </w:pPr>
    </w:lvl>
    <w:lvl w:ilvl="5" w:tplc="0415001B" w:tentative="1">
      <w:start w:val="1"/>
      <w:numFmt w:val="lowerRoman"/>
      <w:lvlText w:val="%6."/>
      <w:lvlJc w:val="right"/>
      <w:pPr>
        <w:ind w:left="5028" w:hanging="180"/>
      </w:pPr>
    </w:lvl>
    <w:lvl w:ilvl="6" w:tplc="0415000F" w:tentative="1">
      <w:start w:val="1"/>
      <w:numFmt w:val="decimal"/>
      <w:lvlText w:val="%7."/>
      <w:lvlJc w:val="left"/>
      <w:pPr>
        <w:ind w:left="5748" w:hanging="360"/>
      </w:pPr>
    </w:lvl>
    <w:lvl w:ilvl="7" w:tplc="04150019" w:tentative="1">
      <w:start w:val="1"/>
      <w:numFmt w:val="lowerLetter"/>
      <w:lvlText w:val="%8."/>
      <w:lvlJc w:val="left"/>
      <w:pPr>
        <w:ind w:left="6468" w:hanging="360"/>
      </w:pPr>
    </w:lvl>
    <w:lvl w:ilvl="8" w:tplc="0415001B" w:tentative="1">
      <w:start w:val="1"/>
      <w:numFmt w:val="lowerRoman"/>
      <w:lvlText w:val="%9."/>
      <w:lvlJc w:val="right"/>
      <w:pPr>
        <w:ind w:left="7188" w:hanging="180"/>
      </w:pPr>
    </w:lvl>
  </w:abstractNum>
  <w:abstractNum w:abstractNumId="1">
    <w:nsid w:val="11E05FF1"/>
    <w:multiLevelType w:val="hybridMultilevel"/>
    <w:tmpl w:val="C49C31DA"/>
    <w:lvl w:ilvl="0" w:tplc="A11E753A">
      <w:start w:val="1"/>
      <w:numFmt w:val="decimal"/>
      <w:lvlText w:val="%1)"/>
      <w:lvlJc w:val="left"/>
      <w:pPr>
        <w:ind w:left="1068" w:hanging="360"/>
      </w:pPr>
      <w:rPr>
        <w:rFonts w:hint="default"/>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2">
    <w:nsid w:val="1DD65112"/>
    <w:multiLevelType w:val="hybridMultilevel"/>
    <w:tmpl w:val="7FD80B82"/>
    <w:lvl w:ilvl="0" w:tplc="33A23160">
      <w:start w:val="1"/>
      <w:numFmt w:val="decimal"/>
      <w:lvlText w:val="%1)"/>
      <w:lvlJc w:val="left"/>
      <w:pPr>
        <w:ind w:left="1788" w:hanging="360"/>
      </w:pPr>
      <w:rPr>
        <w:rFonts w:hint="default"/>
      </w:rPr>
    </w:lvl>
    <w:lvl w:ilvl="1" w:tplc="04150019" w:tentative="1">
      <w:start w:val="1"/>
      <w:numFmt w:val="lowerLetter"/>
      <w:lvlText w:val="%2."/>
      <w:lvlJc w:val="left"/>
      <w:pPr>
        <w:ind w:left="2508" w:hanging="360"/>
      </w:pPr>
    </w:lvl>
    <w:lvl w:ilvl="2" w:tplc="0415001B" w:tentative="1">
      <w:start w:val="1"/>
      <w:numFmt w:val="lowerRoman"/>
      <w:lvlText w:val="%3."/>
      <w:lvlJc w:val="right"/>
      <w:pPr>
        <w:ind w:left="3228" w:hanging="180"/>
      </w:pPr>
    </w:lvl>
    <w:lvl w:ilvl="3" w:tplc="0415000F" w:tentative="1">
      <w:start w:val="1"/>
      <w:numFmt w:val="decimal"/>
      <w:lvlText w:val="%4."/>
      <w:lvlJc w:val="left"/>
      <w:pPr>
        <w:ind w:left="3948" w:hanging="360"/>
      </w:pPr>
    </w:lvl>
    <w:lvl w:ilvl="4" w:tplc="04150019" w:tentative="1">
      <w:start w:val="1"/>
      <w:numFmt w:val="lowerLetter"/>
      <w:lvlText w:val="%5."/>
      <w:lvlJc w:val="left"/>
      <w:pPr>
        <w:ind w:left="4668" w:hanging="360"/>
      </w:pPr>
    </w:lvl>
    <w:lvl w:ilvl="5" w:tplc="0415001B" w:tentative="1">
      <w:start w:val="1"/>
      <w:numFmt w:val="lowerRoman"/>
      <w:lvlText w:val="%6."/>
      <w:lvlJc w:val="right"/>
      <w:pPr>
        <w:ind w:left="5388" w:hanging="180"/>
      </w:pPr>
    </w:lvl>
    <w:lvl w:ilvl="6" w:tplc="0415000F" w:tentative="1">
      <w:start w:val="1"/>
      <w:numFmt w:val="decimal"/>
      <w:lvlText w:val="%7."/>
      <w:lvlJc w:val="left"/>
      <w:pPr>
        <w:ind w:left="6108" w:hanging="360"/>
      </w:pPr>
    </w:lvl>
    <w:lvl w:ilvl="7" w:tplc="04150019" w:tentative="1">
      <w:start w:val="1"/>
      <w:numFmt w:val="lowerLetter"/>
      <w:lvlText w:val="%8."/>
      <w:lvlJc w:val="left"/>
      <w:pPr>
        <w:ind w:left="6828" w:hanging="360"/>
      </w:pPr>
    </w:lvl>
    <w:lvl w:ilvl="8" w:tplc="0415001B" w:tentative="1">
      <w:start w:val="1"/>
      <w:numFmt w:val="lowerRoman"/>
      <w:lvlText w:val="%9."/>
      <w:lvlJc w:val="right"/>
      <w:pPr>
        <w:ind w:left="7548" w:hanging="180"/>
      </w:pPr>
    </w:lvl>
  </w:abstractNum>
  <w:abstractNum w:abstractNumId="3">
    <w:nsid w:val="781A557B"/>
    <w:multiLevelType w:val="hybridMultilevel"/>
    <w:tmpl w:val="10A286C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nsid w:val="026A437F"/>
    <w:multiLevelType w:val="multilevel"/>
    <w:tmpl w:val="ECB45C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0B666B36"/>
    <w:multiLevelType w:val="hybridMultilevel"/>
    <w:tmpl w:val="6F0ECFC4"/>
    <w:lvl w:ilvl="0" w:tplc="0425000F">
      <w:start w:val="1"/>
      <w:numFmt w:val="decimal"/>
      <w:lvlText w:val="%1."/>
      <w:lvlJc w:val="left"/>
      <w:pPr>
        <w:ind w:left="720" w:hanging="360"/>
      </w:pPr>
      <w:rPr>
        <w:rFonts w:hint="default"/>
      </w:rPr>
    </w:lvl>
    <w:lvl w:ilvl="1" w:tplc="04250001">
      <w:start w:val="1"/>
      <w:numFmt w:val="bullet"/>
      <w:lvlText w:val=""/>
      <w:lvlJc w:val="left"/>
      <w:pPr>
        <w:ind w:left="1440" w:hanging="360"/>
      </w:pPr>
      <w:rPr>
        <w:rFonts w:ascii="Symbol" w:hAnsi="Symbol" w:hint="default"/>
      </w:r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nsid w:val="15980ECF"/>
    <w:multiLevelType w:val="hybridMultilevel"/>
    <w:tmpl w:val="483C8D1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nsid w:val="15AE652C"/>
    <w:multiLevelType w:val="hybridMultilevel"/>
    <w:tmpl w:val="41409C86"/>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
    <w:nsid w:val="2C6840C1"/>
    <w:multiLevelType w:val="hybridMultilevel"/>
    <w:tmpl w:val="D1901DF6"/>
    <w:lvl w:ilvl="0" w:tplc="04250001">
      <w:start w:val="1"/>
      <w:numFmt w:val="bullet"/>
      <w:lvlText w:val=""/>
      <w:lvlJc w:val="left"/>
      <w:pPr>
        <w:ind w:left="1122" w:hanging="360"/>
      </w:pPr>
      <w:rPr>
        <w:rFonts w:ascii="Symbol" w:hAnsi="Symbol" w:hint="default"/>
      </w:rPr>
    </w:lvl>
    <w:lvl w:ilvl="1" w:tplc="04250003" w:tentative="1">
      <w:start w:val="1"/>
      <w:numFmt w:val="bullet"/>
      <w:lvlText w:val="o"/>
      <w:lvlJc w:val="left"/>
      <w:pPr>
        <w:ind w:left="1842" w:hanging="360"/>
      </w:pPr>
      <w:rPr>
        <w:rFonts w:ascii="Courier New" w:hAnsi="Courier New" w:cs="Courier New" w:hint="default"/>
      </w:rPr>
    </w:lvl>
    <w:lvl w:ilvl="2" w:tplc="04250005" w:tentative="1">
      <w:start w:val="1"/>
      <w:numFmt w:val="bullet"/>
      <w:lvlText w:val=""/>
      <w:lvlJc w:val="left"/>
      <w:pPr>
        <w:ind w:left="2562" w:hanging="360"/>
      </w:pPr>
      <w:rPr>
        <w:rFonts w:ascii="Wingdings" w:hAnsi="Wingdings" w:hint="default"/>
      </w:rPr>
    </w:lvl>
    <w:lvl w:ilvl="3" w:tplc="04250001" w:tentative="1">
      <w:start w:val="1"/>
      <w:numFmt w:val="bullet"/>
      <w:lvlText w:val=""/>
      <w:lvlJc w:val="left"/>
      <w:pPr>
        <w:ind w:left="3282" w:hanging="360"/>
      </w:pPr>
      <w:rPr>
        <w:rFonts w:ascii="Symbol" w:hAnsi="Symbol" w:hint="default"/>
      </w:rPr>
    </w:lvl>
    <w:lvl w:ilvl="4" w:tplc="04250003" w:tentative="1">
      <w:start w:val="1"/>
      <w:numFmt w:val="bullet"/>
      <w:lvlText w:val="o"/>
      <w:lvlJc w:val="left"/>
      <w:pPr>
        <w:ind w:left="4002" w:hanging="360"/>
      </w:pPr>
      <w:rPr>
        <w:rFonts w:ascii="Courier New" w:hAnsi="Courier New" w:cs="Courier New" w:hint="default"/>
      </w:rPr>
    </w:lvl>
    <w:lvl w:ilvl="5" w:tplc="04250005" w:tentative="1">
      <w:start w:val="1"/>
      <w:numFmt w:val="bullet"/>
      <w:lvlText w:val=""/>
      <w:lvlJc w:val="left"/>
      <w:pPr>
        <w:ind w:left="4722" w:hanging="360"/>
      </w:pPr>
      <w:rPr>
        <w:rFonts w:ascii="Wingdings" w:hAnsi="Wingdings" w:hint="default"/>
      </w:rPr>
    </w:lvl>
    <w:lvl w:ilvl="6" w:tplc="04250001" w:tentative="1">
      <w:start w:val="1"/>
      <w:numFmt w:val="bullet"/>
      <w:lvlText w:val=""/>
      <w:lvlJc w:val="left"/>
      <w:pPr>
        <w:ind w:left="5442" w:hanging="360"/>
      </w:pPr>
      <w:rPr>
        <w:rFonts w:ascii="Symbol" w:hAnsi="Symbol" w:hint="default"/>
      </w:rPr>
    </w:lvl>
    <w:lvl w:ilvl="7" w:tplc="04250003" w:tentative="1">
      <w:start w:val="1"/>
      <w:numFmt w:val="bullet"/>
      <w:lvlText w:val="o"/>
      <w:lvlJc w:val="left"/>
      <w:pPr>
        <w:ind w:left="6162" w:hanging="360"/>
      </w:pPr>
      <w:rPr>
        <w:rFonts w:ascii="Courier New" w:hAnsi="Courier New" w:cs="Courier New" w:hint="default"/>
      </w:rPr>
    </w:lvl>
    <w:lvl w:ilvl="8" w:tplc="04250005" w:tentative="1">
      <w:start w:val="1"/>
      <w:numFmt w:val="bullet"/>
      <w:lvlText w:val=""/>
      <w:lvlJc w:val="left"/>
      <w:pPr>
        <w:ind w:left="6882" w:hanging="360"/>
      </w:pPr>
      <w:rPr>
        <w:rFonts w:ascii="Wingdings" w:hAnsi="Wingdings" w:hint="default"/>
      </w:rPr>
    </w:lvl>
  </w:abstractNum>
  <w:abstractNum w:abstractNumId="9">
    <w:nsid w:val="37AD19E9"/>
    <w:multiLevelType w:val="multilevel"/>
    <w:tmpl w:val="8D4E52F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DDB39DB"/>
    <w:multiLevelType w:val="hybridMultilevel"/>
    <w:tmpl w:val="A21EC60A"/>
    <w:lvl w:ilvl="0" w:tplc="04250001">
      <w:start w:val="1"/>
      <w:numFmt w:val="bullet"/>
      <w:lvlText w:val=""/>
      <w:lvlJc w:val="left"/>
      <w:pPr>
        <w:ind w:left="720" w:hanging="360"/>
      </w:pPr>
      <w:rPr>
        <w:rFonts w:ascii="Symbol" w:hAnsi="Symbol" w:hint="default"/>
      </w:rPr>
    </w:lvl>
    <w:lvl w:ilvl="1" w:tplc="04250003">
      <w:start w:val="1"/>
      <w:numFmt w:val="bullet"/>
      <w:lvlText w:val="o"/>
      <w:lvlJc w:val="left"/>
      <w:pPr>
        <w:ind w:left="1440" w:hanging="360"/>
      </w:pPr>
      <w:rPr>
        <w:rFonts w:ascii="Courier New" w:hAnsi="Courier New" w:cs="Courier New" w:hint="default"/>
      </w:rPr>
    </w:lvl>
    <w:lvl w:ilvl="2" w:tplc="04250005">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nsid w:val="40C16432"/>
    <w:multiLevelType w:val="hybridMultilevel"/>
    <w:tmpl w:val="1E0E4CB8"/>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2">
    <w:nsid w:val="49ED4D6E"/>
    <w:multiLevelType w:val="hybridMultilevel"/>
    <w:tmpl w:val="9A3A4FB8"/>
    <w:lvl w:ilvl="0" w:tplc="04250019">
      <w:start w:val="1"/>
      <w:numFmt w:val="lowerLetter"/>
      <w:lvlText w:val="%1."/>
      <w:lvlJc w:val="left"/>
      <w:pPr>
        <w:ind w:left="1440" w:hanging="360"/>
      </w:pPr>
    </w:lvl>
    <w:lvl w:ilvl="1" w:tplc="04250019" w:tentative="1">
      <w:start w:val="1"/>
      <w:numFmt w:val="lowerLetter"/>
      <w:lvlText w:val="%2."/>
      <w:lvlJc w:val="left"/>
      <w:pPr>
        <w:ind w:left="2160" w:hanging="360"/>
      </w:pPr>
    </w:lvl>
    <w:lvl w:ilvl="2" w:tplc="0425001B" w:tentative="1">
      <w:start w:val="1"/>
      <w:numFmt w:val="lowerRoman"/>
      <w:lvlText w:val="%3."/>
      <w:lvlJc w:val="right"/>
      <w:pPr>
        <w:ind w:left="2880" w:hanging="180"/>
      </w:pPr>
    </w:lvl>
    <w:lvl w:ilvl="3" w:tplc="0425000F" w:tentative="1">
      <w:start w:val="1"/>
      <w:numFmt w:val="decimal"/>
      <w:lvlText w:val="%4."/>
      <w:lvlJc w:val="left"/>
      <w:pPr>
        <w:ind w:left="3600" w:hanging="360"/>
      </w:pPr>
    </w:lvl>
    <w:lvl w:ilvl="4" w:tplc="04250019" w:tentative="1">
      <w:start w:val="1"/>
      <w:numFmt w:val="lowerLetter"/>
      <w:lvlText w:val="%5."/>
      <w:lvlJc w:val="left"/>
      <w:pPr>
        <w:ind w:left="4320" w:hanging="360"/>
      </w:pPr>
    </w:lvl>
    <w:lvl w:ilvl="5" w:tplc="0425001B" w:tentative="1">
      <w:start w:val="1"/>
      <w:numFmt w:val="lowerRoman"/>
      <w:lvlText w:val="%6."/>
      <w:lvlJc w:val="right"/>
      <w:pPr>
        <w:ind w:left="5040" w:hanging="180"/>
      </w:pPr>
    </w:lvl>
    <w:lvl w:ilvl="6" w:tplc="0425000F" w:tentative="1">
      <w:start w:val="1"/>
      <w:numFmt w:val="decimal"/>
      <w:lvlText w:val="%7."/>
      <w:lvlJc w:val="left"/>
      <w:pPr>
        <w:ind w:left="5760" w:hanging="360"/>
      </w:pPr>
    </w:lvl>
    <w:lvl w:ilvl="7" w:tplc="04250019" w:tentative="1">
      <w:start w:val="1"/>
      <w:numFmt w:val="lowerLetter"/>
      <w:lvlText w:val="%8."/>
      <w:lvlJc w:val="left"/>
      <w:pPr>
        <w:ind w:left="6480" w:hanging="360"/>
      </w:pPr>
    </w:lvl>
    <w:lvl w:ilvl="8" w:tplc="0425001B" w:tentative="1">
      <w:start w:val="1"/>
      <w:numFmt w:val="lowerRoman"/>
      <w:lvlText w:val="%9."/>
      <w:lvlJc w:val="right"/>
      <w:pPr>
        <w:ind w:left="7200" w:hanging="180"/>
      </w:pPr>
    </w:lvl>
  </w:abstractNum>
  <w:abstractNum w:abstractNumId="13">
    <w:nsid w:val="4EB52E6D"/>
    <w:multiLevelType w:val="hybridMultilevel"/>
    <w:tmpl w:val="467C87F4"/>
    <w:lvl w:ilvl="0" w:tplc="176A84E8">
      <w:start w:val="50"/>
      <w:numFmt w:val="bullet"/>
      <w:lvlText w:val="-"/>
      <w:lvlJc w:val="left"/>
      <w:pPr>
        <w:ind w:left="720" w:hanging="360"/>
      </w:pPr>
      <w:rPr>
        <w:rFonts w:ascii="Calibri" w:eastAsiaTheme="minorEastAsia" w:hAnsi="Calibri" w:cstheme="minorBidi"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4">
    <w:nsid w:val="58B27766"/>
    <w:multiLevelType w:val="hybridMultilevel"/>
    <w:tmpl w:val="A6D26B58"/>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5">
    <w:nsid w:val="5E9955C8"/>
    <w:multiLevelType w:val="multilevel"/>
    <w:tmpl w:val="26E6930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60A6116C"/>
    <w:multiLevelType w:val="multilevel"/>
    <w:tmpl w:val="1FAA1030"/>
    <w:lvl w:ilvl="0">
      <w:start w:val="1"/>
      <w:numFmt w:val="decimal"/>
      <w:lvlText w:val="%1."/>
      <w:lvlJc w:val="left"/>
      <w:pPr>
        <w:ind w:left="72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7">
    <w:nsid w:val="6A9A728F"/>
    <w:multiLevelType w:val="multilevel"/>
    <w:tmpl w:val="0425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55"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70B10382"/>
    <w:multiLevelType w:val="hybridMultilevel"/>
    <w:tmpl w:val="89CC01D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2">
    <w:nsid w:val="73E2648C"/>
    <w:multiLevelType w:val="hybridMultilevel"/>
    <w:tmpl w:val="492A640A"/>
    <w:lvl w:ilvl="0" w:tplc="0425000F">
      <w:start w:val="1"/>
      <w:numFmt w:val="decimal"/>
      <w:lvlText w:val="%1."/>
      <w:lvlJc w:val="left"/>
      <w:pPr>
        <w:ind w:left="720" w:hanging="360"/>
      </w:pPr>
      <w:rPr>
        <w:rFonts w:hint="default"/>
      </w:rPr>
    </w:lvl>
    <w:lvl w:ilvl="1" w:tplc="04250019">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3">
    <w:nsid w:val="7895409D"/>
    <w:multiLevelType w:val="multilevel"/>
    <w:tmpl w:val="785AA46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nsid w:val="7A0D2A66"/>
    <w:multiLevelType w:val="hybridMultilevel"/>
    <w:tmpl w:val="6E1A6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17"/>
  </w:num>
  <w:num w:numId="6">
    <w:abstractNumId w:val="16"/>
  </w:num>
  <w:num w:numId="7">
    <w:abstractNumId w:val="9"/>
  </w:num>
  <w:num w:numId="8">
    <w:abstractNumId w:val="4"/>
  </w:num>
  <w:num w:numId="9">
    <w:abstractNumId w:val="15"/>
  </w:num>
  <w:num w:numId="10">
    <w:abstractNumId w:val="18"/>
  </w:num>
  <w:num w:numId="11">
    <w:abstractNumId w:val="23"/>
  </w:num>
  <w:num w:numId="12">
    <w:abstractNumId w:val="13"/>
  </w:num>
  <w:num w:numId="13">
    <w:abstractNumId w:val="7"/>
  </w:num>
  <w:num w:numId="14">
    <w:abstractNumId w:val="14"/>
  </w:num>
  <w:num w:numId="15">
    <w:abstractNumId w:val="14"/>
  </w:num>
  <w:num w:numId="16">
    <w:abstractNumId w:val="6"/>
  </w:num>
  <w:num w:numId="17">
    <w:abstractNumId w:val="14"/>
  </w:num>
  <w:num w:numId="18">
    <w:abstractNumId w:val="22"/>
  </w:num>
  <w:num w:numId="19">
    <w:abstractNumId w:val="24"/>
  </w:num>
  <w:num w:numId="20">
    <w:abstractNumId w:val="11"/>
  </w:num>
  <w:num w:numId="21">
    <w:abstractNumId w:val="12"/>
  </w:num>
  <w:num w:numId="22">
    <w:abstractNumId w:val="8"/>
  </w:num>
  <w:num w:numId="23">
    <w:abstractNumId w:val="5"/>
  </w:num>
  <w:num w:numId="24">
    <w:abstractNumId w:val="14"/>
  </w:num>
  <w:num w:numId="25">
    <w:abstractNumId w:val="7"/>
  </w:num>
  <w:num w:numId="26">
    <w:abstractNumId w:val="10"/>
  </w:num>
  <w:num w:numId="27">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atre Kets">
    <w15:presenceInfo w15:providerId="AD" w15:userId="S-1-5-21-3696806401-2255899557-1704188946-3027"/>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mc:Ignorable="w14 w15">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22E"/>
    <w:rsid w:val="000740C7"/>
    <w:rsid w:val="00086CDA"/>
    <w:rsid w:val="00133C7E"/>
    <w:rsid w:val="0017736E"/>
    <w:rsid w:val="001A5D49"/>
    <w:rsid w:val="00255DFF"/>
    <w:rsid w:val="00287C3F"/>
    <w:rsid w:val="003103D9"/>
    <w:rsid w:val="00397A1C"/>
    <w:rsid w:val="00467293"/>
    <w:rsid w:val="004A308D"/>
    <w:rsid w:val="005A10FC"/>
    <w:rsid w:val="005A464B"/>
    <w:rsid w:val="005D6C83"/>
    <w:rsid w:val="005E27DD"/>
    <w:rsid w:val="00873FED"/>
    <w:rsid w:val="008B235B"/>
    <w:rsid w:val="0093536C"/>
    <w:rsid w:val="00952F40"/>
    <w:rsid w:val="009F03CE"/>
    <w:rsid w:val="009F1231"/>
    <w:rsid w:val="00AC010B"/>
    <w:rsid w:val="00BF2A35"/>
    <w:rsid w:val="00C16EE5"/>
    <w:rsid w:val="00C624FE"/>
    <w:rsid w:val="00CB322E"/>
    <w:rsid w:val="00D52C92"/>
    <w:rsid w:val="00D87D76"/>
    <w:rsid w:val="00E71B95"/>
    <w:rsid w:val="00E95482"/>
    <w:rsid w:val="00EA2E34"/>
    <w:rsid w:val="00EE25EF"/>
    <w:rsid w:val="00FF0A90"/>
    <w:rsid w:val="00FF2F98"/>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3D1707-25E8-4082-8F86-AD17BD85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2E"/>
    <w:pPr>
      <w:spacing w:after="200" w:line="276" w:lineRule="auto"/>
      <w:pPrChange w:id="11" w:author="Jubarte" w:date="1970-01-01T00:00:00Z">
        <w:pPr>
          <w:spacing w:after="200" w:line="276" w:lineRule="auto"/>
        </w:pPr>
      </w:pPrChange>
    </w:pPr>
    <w:rPr>
      <w:rFonts w:eastAsiaTheme="minorEastAsia"/>
      <w:lang w:val="et-EE" w:eastAsia="et-EE"/>
      <w:rPrChange w:id="11" w:author="Jubarte" w:date="1970-01-01T00:00:00Z">
        <w:rPr>
          <w:rFonts w:asciiTheme="minorHAnsi" w:eastAsiaTheme="minorHAnsi" w:hAnsiTheme="minorHAnsi" w:cstheme="minorBidi"/>
          <w:sz w:val="22"/>
          <w:szCs w:val="22"/>
          <w:lang w:val="pl-PL"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B322E"/>
    <w:pPr>
      <w:spacing w:after="0" w:line="240" w:lineRule="auto"/>
      <w:pPrChange w:id="1" w:author="Jubarte" w:date="1970-01-01T00:00:00Z">
        <w:pPr>
          <w:widowControl w:val="0"/>
          <w:suppressAutoHyphens/>
          <w:overflowPunct w:val="0"/>
          <w:autoSpaceDE w:val="0"/>
          <w:spacing w:after="0" w:line="240" w:lineRule="auto"/>
          <w:textAlignment w:val="baseline"/>
        </w:pPr>
      </w:pPrChange>
    </w:pPr>
    <w:rPr>
      <w:rFonts w:ascii="Calibri" w:eastAsia="Calibri" w:hAnsi="Calibri" w:cs="Calibri"/>
      <w:lang w:eastAsia="en-US"/>
      <w:rPrChange w:id="1" w:author="Jubarte" w:date="1970-01-01T00:00:00Z">
        <w:rPr>
          <w:rFonts w:ascii="Times New Roman" w:eastAsia="Times New Roman" w:hAnsi="Times New Roman" w:cs="Calibri"/>
          <w:sz w:val="20"/>
          <w:szCs w:val="20"/>
          <w:lang w:eastAsia="ar-SA" w:val="pl-PL" w:bidi="ar-SA"/>
        </w:rPr>
      </w:rPrChange>
    </w:rPr>
  </w:style>
  <w:style w:type="paragraph" w:styleId="ListParagraph">
    <w:name w:val="List Paragraph"/>
    <w:basedOn w:val="Normal"/>
    <w:uiPriority w:val="34"/>
    <w:qFormat/>
    <w:rsid w:val="009F03CE"/>
    <w:pPr>
      <w:ind w:left="720"/>
      <w:contextualSpacing/>
    </w:pPr>
    <w:rPr>
      <w:rPrChange w:id="12" w:author="Jubarte" w:date="1970-01-01T00:00:00Z">
        <w:rPr>
          <w:rFonts w:asciiTheme="minorHAnsi" w:eastAsiaTheme="minorHAnsi" w:hAnsiTheme="minorHAnsi" w:cstheme="minorBidi"/>
          <w:sz w:val="22"/>
          <w:szCs w:val="22"/>
          <w:lang w:val="pl-PL" w:eastAsia="en-US" w:bidi="ar-SA"/>
        </w:rPr>
      </w:rPrChange>
    </w:rPr>
  </w:style>
  <w:style w:type="paragraph" w:styleId="BodyText2">
    <w:name w:val="Body Text 2"/>
    <w:basedOn w:val="Normal"/>
    <w:link w:val="TekstPodstawowy2Znak"/>
    <w:rsid w:val="004A308D"/>
    <w:pPr>
      <w:spacing w:after="120" w:line="480" w:lineRule="auto"/>
    </w:pPr>
    <w:rPr>
      <w:rFonts w:ascii="Times New Roman" w:eastAsia="Times New Roman" w:hAnsi="Times New Roman" w:cs="Times New Roman"/>
      <w:sz w:val="24"/>
      <w:szCs w:val="24"/>
      <w:lang w:eastAsia="pl-PL"/>
    </w:rPr>
  </w:style>
  <w:style w:type="character" w:customStyle="1" w:styleId="TekstPodstawowy2Znak">
    <w:name w:val="Tekst podstawowy 2 Znak"/>
    <w:basedOn w:val="DefaultParagraphFont"/>
    <w:link w:val="BodyText2"/>
    <w:rsid w:val="004A308D"/>
    <w:rPr>
      <w:rFonts w:ascii="Times New Roman" w:eastAsia="Times New Roman" w:hAnsi="Times New Roman" w:cs="Times New Roman"/>
      <w:sz w:val="24"/>
      <w:szCs w:val="24"/>
      <w:lang w:eastAsia="pl-PL"/>
    </w:rPr>
  </w:style>
  <w:style w:type="paragraph" w:styleId="BalloonText">
    <w:name w:val="Balloon Text"/>
    <w:basedOn w:val="Normal"/>
    <w:link w:val="TekstDymkaZnak"/>
    <w:uiPriority w:val="99"/>
    <w:semiHidden/>
    <w:unhideWhenUsed/>
    <w:rsid w:val="00D87D76"/>
    <w:pPr>
      <w:spacing w:after="0" w:line="240" w:lineRule="auto"/>
    </w:pPr>
    <w:rPr>
      <w:rFonts w:ascii="Tahoma" w:hAnsi="Tahoma" w:cs="Tahoma"/>
      <w:sz w:val="16"/>
      <w:szCs w:val="16"/>
      <w:rPrChange w:id="2" w:author="Jubarte" w:date="1970-01-01T00:00:00Z">
        <w:rPr>
          <w:rFonts w:ascii="Segoe UI" w:hAnsi="Segoe UI" w:cs="Segoe UI" w:eastAsiaTheme="minorHAnsi"/>
          <w:sz w:val="18"/>
          <w:szCs w:val="18"/>
          <w:lang w:bidi="ar-SA" w:eastAsia="en-US" w:val="pl-PL"/>
        </w:rPr>
      </w:rPrChange>
    </w:rPr>
  </w:style>
  <w:style w:type="character" w:customStyle="1" w:styleId="TekstDymkaZnak">
    <w:name w:val="Tekst dymka Znak"/>
    <w:basedOn w:val="DefaultParagraphFont"/>
    <w:link w:val="BalloonText"/>
    <w:uiPriority w:val="99"/>
    <w:semiHidden/>
    <w:rsid w:val="00D87D76"/>
    <w:rPr>
      <w:rFonts w:ascii="Segoe UI" w:hAnsi="Segoe UI" w:cs="Segoe UI"/>
      <w:sz w:val="18"/>
      <w:szCs w:val="18"/>
    </w:rPr>
  </w:style>
  <w:style w:type="paragraph" w:styleId="BodyTextIndent">
    <w:name w:val="Body Text Indent"/>
    <w:basedOn w:val="Normal"/>
    <w:link w:val="TekstPodstawowyWciętyZnak"/>
    <w:uiPriority w:val="99"/>
    <w:semiHidden/>
    <w:unhideWhenUsed/>
    <w:rsid w:val="00287C3F"/>
    <w:pPr>
      <w:spacing w:after="120"/>
      <w:ind w:left="283"/>
    </w:pPr>
  </w:style>
  <w:style w:type="character" w:customStyle="1" w:styleId="TekstPodstawowyWciętyZnak">
    <w:name w:val="Tekst podstawowy wcięty Znak"/>
    <w:basedOn w:val="DefaultParagraphFont"/>
    <w:link w:val="BodyTextIndent"/>
    <w:uiPriority w:val="99"/>
    <w:semiHidden/>
    <w:rsid w:val="00287C3F"/>
  </w:style>
  <w:style w:type="paragraph" w:styleId="BodyText3">
    <w:name w:val="Body Text 3"/>
    <w:basedOn w:val="Normal"/>
    <w:link w:val="TekstPodstawowy3Znak"/>
    <w:uiPriority w:val="99"/>
    <w:unhideWhenUsed/>
    <w:rsid w:val="00287C3F"/>
    <w:pPr>
      <w:spacing w:after="120"/>
    </w:pPr>
    <w:rPr>
      <w:sz w:val="16"/>
      <w:szCs w:val="16"/>
    </w:rPr>
  </w:style>
  <w:style w:type="character" w:customStyle="1" w:styleId="TekstPodstawowy3Znak">
    <w:name w:val="Tekst podstawowy 3 Znak"/>
    <w:basedOn w:val="DefaultParagraphFont"/>
    <w:link w:val="BodyText3"/>
    <w:uiPriority w:val="99"/>
    <w:rsid w:val="00287C3F"/>
    <w:rPr>
      <w:sz w:val="16"/>
      <w:szCs w:val="16"/>
    </w:rPr>
  </w:style>
  <w:style w:type="paragraph" w:styleId="Footer">
    <w:name w:val="footer"/>
    <w:basedOn w:val="Normal"/>
    <w:link w:val="StopkaZnak"/>
    <w:semiHidden/>
    <w:rsid w:val="00287C3F"/>
    <w:pPr>
      <w:tabs>
        <w:tab w:val="center" w:pos="4536"/>
        <w:tab w:val="right" w:pos="9072"/>
      </w:tabs>
      <w:spacing w:after="0" w:line="240" w:lineRule="auto"/>
    </w:pPr>
    <w:rPr>
      <w:rFonts w:ascii="Times New Roman" w:eastAsia="Times New Roman" w:hAnsi="Times New Roman" w:cs="Times New Roman"/>
      <w:sz w:val="24"/>
      <w:szCs w:val="24"/>
      <w:lang w:eastAsia="pl-PL"/>
    </w:rPr>
  </w:style>
  <w:style w:type="character" w:customStyle="1" w:styleId="StopkaZnak">
    <w:name w:val="Stopka Znak"/>
    <w:basedOn w:val="DefaultParagraphFont"/>
    <w:link w:val="Footer"/>
    <w:semiHidden/>
    <w:rsid w:val="00287C3F"/>
    <w:rPr>
      <w:rFonts w:ascii="Times New Roman" w:eastAsia="Times New Roman" w:hAnsi="Times New Roman" w:cs="Times New Roman"/>
      <w:sz w:val="24"/>
      <w:szCs w:val="24"/>
      <w:lang w:eastAsia="pl-PL"/>
    </w:rPr>
  </w:style>
  <w:style w:type="table" w:styleId="TableGrid">
    <w:name w:val="Table Grid"/>
    <w:basedOn w:val="TableNormal"/>
    <w:uiPriority w:val="39"/>
    <w:rsid w:val="00EE25EF"/>
    <w:pPr>
      <w:spacing w:after="0" w:line="240" w:lineRule="auto"/>
    </w:pPr>
    <w:rPr>
      <w:rFonts w:ascii="Times New Roman" w:eastAsia="Times New Roman" w:hAnsi="Times New Roman" w:cs="Times New Roman"/>
      <w:sz w:val="20"/>
      <w:szCs w:val="20"/>
      <w:rPrChange w:id="3" w:author="Jubarte" w:date="1970-01-01T00:00:00Z">
        <w:rPr/>
      </w:rPrChang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B424CC"/>
    <w:pPr>
      <w:autoSpaceDE w:val="0"/>
      <w:autoSpaceDN w:val="0"/>
      <w:adjustRightInd w:val="0"/>
      <w:spacing w:after="0" w:line="240" w:lineRule="auto"/>
      <w:pPrChange w:id="4" w:author="Jubarte" w:date="1970-01-01T00:00:00Z">
        <w:pPr>
          <w:autoSpaceDE w:val="0"/>
          <w:autoSpaceDN w:val="0"/>
          <w:adjustRightInd w:val="0"/>
          <w:spacing w:after="0" w:line="240" w:lineRule="auto"/>
        </w:pPr>
      </w:pPrChange>
    </w:pPr>
    <w:rPr>
      <w:rFonts w:ascii="Times New Roman" w:eastAsia="Times New Roman" w:hAnsi="Times New Roman" w:cs="Times New Roman"/>
      <w:color w:val="000000"/>
      <w:sz w:val="24"/>
      <w:szCs w:val="24"/>
      <w:rPrChange w:id="4" w:author="Jubarte" w:date="1970-01-01T00:00:00Z">
        <w:rPr>
          <w:rFonts w:ascii="Times New Roman" w:eastAsia="Times New Roman" w:hAnsi="Times New Roman" w:cs="Times New Roman"/>
          <w:color w:val="000000"/>
          <w:sz w:val="24"/>
          <w:szCs w:val="24"/>
          <w:lang w:val="et-EE" w:eastAsia="et-EE" w:bidi="ar-SA"/>
        </w:rPr>
      </w:rPrChange>
    </w:rPr>
  </w:style>
  <w:style w:type="character" w:customStyle="1" w:styleId="ListParagraphChar">
    <w:name w:val="List Paragraph Char"/>
    <w:basedOn w:val="DefaultParagraphFont"/>
    <w:link w:val="ListParagraph"/>
    <w:uiPriority w:val="34"/>
    <w:locked/>
    <w:rsid w:val="00B424CC"/>
    <w:rPr>
      <w:rFonts w:eastAsiaTheme="minorEastAsia"/>
      <w:lang w:eastAsia="et-EE"/>
    </w:rPr>
  </w:style>
  <w:style w:type="character" w:customStyle="1" w:styleId="BalloonTextChar">
    <w:name w:val="Balloon Text Char"/>
    <w:basedOn w:val="DefaultParagraphFont"/>
    <w:link w:val="BalloonText"/>
    <w:uiPriority w:val="99"/>
    <w:semiHidden/>
    <w:rsid w:val="0000203F"/>
    <w:rPr>
      <w:rFonts w:ascii="Tahoma" w:eastAsiaTheme="minorEastAsia" w:hAnsi="Tahoma" w:cs="Tahoma"/>
      <w:sz w:val="16"/>
      <w:szCs w:val="16"/>
      <w:lang w:eastAsia="et-EE"/>
    </w:rPr>
  </w:style>
  <w:style w:type="character" w:styleId="CommentReference">
    <w:name w:val="annotation reference"/>
    <w:basedOn w:val="DefaultParagraphFont"/>
    <w:uiPriority w:val="99"/>
    <w:semiHidden/>
    <w:unhideWhenUsed/>
    <w:rsid w:val="00D12407"/>
    <w:rPr>
      <w:sz w:val="16"/>
      <w:szCs w:val="16"/>
    </w:rPr>
  </w:style>
  <w:style w:type="paragraph" w:styleId="CommentText">
    <w:name w:val="annotation text"/>
    <w:basedOn w:val="Normal"/>
    <w:link w:val="CommentTextChar"/>
    <w:uiPriority w:val="99"/>
    <w:semiHidden/>
    <w:unhideWhenUsed/>
    <w:rsid w:val="00D12407"/>
    <w:pPr>
      <w:spacing w:line="240" w:lineRule="auto"/>
      <w:pPrChange w:id="5" w:author="Jubarte" w:date="1970-01-01T00:00:00Z">
        <w:pPr>
          <w:spacing w:line="240" w:lineRule="auto"/>
        </w:pPr>
      </w:pPrChange>
    </w:pPr>
    <w:rPr>
      <w:sz w:val="20"/>
      <w:szCs w:val="20"/>
      <w:rPrChange w:id="5" w:author="Jubarte" w:date="1970-01-01T00:00:00Z">
        <w:rPr>
          <w:sz w:val="20"/>
          <w:szCs w:val="20"/>
          <w:lang w:val="et-EE" w:eastAsia="et-EE" w:bidi="ar-SA"/>
        </w:rPr>
      </w:rPrChange>
    </w:rPr>
  </w:style>
  <w:style w:type="character" w:customStyle="1" w:styleId="CommentTextChar">
    <w:name w:val="Comment Text Char"/>
    <w:basedOn w:val="DefaultParagraphFont"/>
    <w:link w:val="CommentText"/>
    <w:uiPriority w:val="99"/>
    <w:semiHidden/>
    <w:rsid w:val="00D12407"/>
    <w:rPr>
      <w:rFonts w:eastAsiaTheme="minorEastAsia"/>
      <w:sz w:val="20"/>
      <w:szCs w:val="20"/>
      <w:lang w:eastAsia="et-EE"/>
    </w:rPr>
  </w:style>
  <w:style w:type="paragraph" w:styleId="CommentSubject">
    <w:name w:val="annotation subject"/>
    <w:basedOn w:val="CommentText"/>
    <w:next w:val="CommentText"/>
    <w:link w:val="CommentSubjectChar"/>
    <w:uiPriority w:val="99"/>
    <w:semiHidden/>
    <w:unhideWhenUsed/>
    <w:rsid w:val="00D12407"/>
    <w:pPr>
      <w:pPrChange w:id="6" w:author="Jubarte" w:date="1970-01-01T00:00:00Z">
        <w:pPr/>
      </w:pPrChange>
    </w:pPr>
    <w:rPr>
      <w:b/>
      <w:bCs/>
      <w:rPrChange w:id="6" w:author="Jubarte" w:date="1970-01-01T00:00:00Z">
        <w:rPr>
          <w:b/>
          <w:bCs/>
          <w:lang w:val="et-EE" w:eastAsia="et-EE" w:bidi="ar-SA"/>
        </w:rPr>
      </w:rPrChange>
    </w:rPr>
  </w:style>
  <w:style w:type="character" w:customStyle="1" w:styleId="CommentSubjectChar">
    <w:name w:val="Comment Subject Char"/>
    <w:basedOn w:val="CommentTextChar"/>
    <w:link w:val="CommentSubject"/>
    <w:uiPriority w:val="99"/>
    <w:semiHidden/>
    <w:rsid w:val="00D12407"/>
    <w:rPr>
      <w:rFonts w:eastAsiaTheme="minorEastAsia"/>
      <w:b/>
      <w:bCs/>
      <w:sz w:val="20"/>
      <w:szCs w:val="20"/>
      <w:lang w:eastAsia="et-EE"/>
    </w:rPr>
  </w:style>
  <w:style w:type="paragraph" w:styleId="Revision">
    <w:name w:val="Revision"/>
    <w:hidden/>
    <w:uiPriority w:val="99"/>
    <w:semiHidden/>
    <w:rsid w:val="008770EB"/>
    <w:pPr>
      <w:spacing w:after="0" w:line="240" w:lineRule="auto"/>
      <w:pPrChange w:id="7" w:author="Jubarte" w:date="1970-01-01T00:00:00Z">
        <w:pPr>
          <w:spacing w:after="0" w:line="240" w:lineRule="auto"/>
        </w:pPr>
      </w:pPrChange>
    </w:pPr>
    <w:rPr>
      <w:rFonts w:eastAsiaTheme="minorEastAsia"/>
      <w:rPrChange w:id="7" w:author="Jubarte" w:date="1970-01-01T00:00:00Z">
        <w:rPr>
          <w:rFonts w:asciiTheme="minorHAnsi" w:eastAsiaTheme="minorHAnsi" w:hAnsiTheme="minorHAnsi" w:cstheme="minorBidi"/>
          <w:sz w:val="22"/>
          <w:szCs w:val="22"/>
          <w:lang w:val="et-EE" w:eastAsia="et-EE" w:bidi="ar-SA"/>
        </w:rPr>
      </w:rPrChange>
    </w:rPr>
  </w:style>
  <w:style w:type="character" w:styleId="Hyperlink">
    <w:name w:val="Hyperlink"/>
    <w:basedOn w:val="DefaultParagraphFont"/>
    <w:uiPriority w:val="99"/>
    <w:unhideWhenUsed/>
    <w:rsid w:val="005A59F1"/>
    <w:rPr>
      <w:color w:val="0563C1" w:themeColor="hyperlink"/>
      <w:u w:val="single"/>
    </w:rPr>
  </w:style>
  <w:style w:type="paragraph" w:customStyle="1" w:styleId="ColorfulListAccent11">
    <w:name w:val="Colorful List - Accent 11"/>
    <w:basedOn w:val="Normal"/>
    <w:uiPriority w:val="34"/>
    <w:qFormat/>
    <w:rsid w:val="004A5DF4"/>
    <w:pPr>
      <w:widowControl w:val="0"/>
      <w:suppressAutoHyphens/>
      <w:spacing w:after="0" w:line="240" w:lineRule="auto"/>
      <w:ind w:left="720"/>
      <w:contextualSpacing/>
      <w:pPrChange w:id="8" w:author="Jubarte" w:date="1970-01-01T00:00:00Z">
        <w:pPr>
          <w:widowControl w:val="0"/>
          <w:suppressAutoHyphens/>
          <w:spacing w:after="0" w:line="240" w:lineRule="auto"/>
          <w:ind w:left="720"/>
          <w:contextualSpacing/>
        </w:pPr>
      </w:pPrChange>
    </w:pPr>
    <w:rPr>
      <w:rFonts w:ascii="Times New Roman" w:eastAsia="Times New Roman" w:hAnsi="Times New Roman" w:cs="Times New Roman"/>
      <w:sz w:val="24"/>
      <w:szCs w:val="20"/>
      <w:rPrChange w:id="8" w:author="Jubarte" w:date="1970-01-01T00:00:00Z">
        <w:rPr>
          <w:rFonts w:ascii="Times New Roman" w:eastAsia="Times New Roman" w:hAnsi="Times New Roman" w:cs="Times New Roman"/>
          <w:sz w:val="24"/>
          <w:szCs w:val="20"/>
          <w:lang w:val="et-EE" w:eastAsia="et-EE" w:bidi="ar-SA"/>
        </w:rPr>
      </w:rPrChange>
    </w:rPr>
  </w:style>
  <w:style w:type="paragraph" w:styleId="FootnoteText">
    <w:name w:val="footnote text"/>
    <w:aliases w:val="Allmärkuse tekst Märk Char,Footnote Text Char Char Char Char,Footnote Text Char Char,Footnote Text Char Char Char Char Char,Footnote Text Char Char Char Char Char Char Char Char,Footnote Text Char Char Char,Footnote Text Char Char1"/>
    <w:basedOn w:val="Normal"/>
    <w:link w:val="FootnoteTextChar"/>
    <w:uiPriority w:val="99"/>
    <w:unhideWhenUsed/>
    <w:rsid w:val="00803DD2"/>
    <w:pPr>
      <w:pPrChange w:id="9" w:author="Jubarte" w:date="1970-01-01T00:00:00Z">
        <w:pPr/>
      </w:pPrChange>
    </w:pPr>
    <w:rPr>
      <w:rFonts w:ascii="Times New Roman" w:eastAsia="Times New Roman" w:hAnsi="Times New Roman" w:cs="Times New Roman"/>
      <w:sz w:val="20"/>
      <w:szCs w:val="20"/>
      <w:rPrChange w:id="9" w:author="Jubarte" w:date="1970-01-01T00:00:00Z">
        <w:rPr>
          <w:rFonts w:ascii="Times New Roman" w:eastAsia="Times New Roman" w:hAnsi="Times New Roman" w:cs="Times New Roman"/>
          <w:sz w:val="20"/>
          <w:szCs w:val="20"/>
          <w:lang w:val="et-EE" w:eastAsia="et-EE" w:bidi="ar-SA"/>
        </w:rPr>
      </w:rPrChange>
    </w:rPr>
  </w:style>
  <w:style w:type="character" w:customStyle="1" w:styleId="FootnoteTextChar">
    <w:name w:val="Footnote Text Char"/>
    <w:aliases w:val="Allmärkuse tekst Märk Char Char,Footnote Text Char Char Char Char Char1,Footnote Text Char Char Char1,Footnote Text Char Char Char Char Char Char,Footnote Text Char Char Char Char Char Char Char Char Char,Footnote Text Char Char1 Char"/>
    <w:basedOn w:val="DefaultParagraphFont"/>
    <w:link w:val="FootnoteText"/>
    <w:uiPriority w:val="99"/>
    <w:rsid w:val="00803DD2"/>
    <w:rPr>
      <w:rFonts w:ascii="Times New Roman" w:eastAsia="Times New Roman" w:hAnsi="Times New Roman" w:cs="Times New Roman"/>
      <w:sz w:val="20"/>
      <w:szCs w:val="20"/>
      <w:lang w:eastAsia="et-EE"/>
    </w:rPr>
  </w:style>
  <w:style w:type="character" w:styleId="FootnoteReference">
    <w:name w:val="footnote reference"/>
    <w:basedOn w:val="DefaultParagraphFont"/>
    <w:uiPriority w:val="99"/>
    <w:unhideWhenUsed/>
    <w:rsid w:val="00803DD2"/>
    <w:rPr>
      <w:rFonts w:cs="Times New Roman"/>
      <w:vertAlign w:val="superscript"/>
    </w:rPr>
  </w:style>
  <w:style w:type="paragraph" w:styleId="NormalWeb">
    <w:name w:val="Normal (Web)"/>
    <w:basedOn w:val="Normal"/>
    <w:uiPriority w:val="99"/>
    <w:unhideWhenUsed/>
    <w:rsid w:val="0056701A"/>
    <w:pPr>
      <w:spacing w:before="100" w:beforeAutospacing="1" w:after="100" w:afterAutospacing="1" w:line="240" w:lineRule="auto"/>
      <w:pPrChange w:id="10" w:author="Jubarte" w:date="1970-01-01T00:00:00Z">
        <w:pPr>
          <w:spacing w:before="100" w:beforeAutospacing="1" w:after="100" w:afterAutospacing="1" w:line="240" w:lineRule="auto"/>
        </w:pPr>
      </w:pPrChange>
    </w:pPr>
    <w:rPr>
      <w:rFonts w:ascii="Times New Roman" w:eastAsia="Times New Roman" w:hAnsi="Times New Roman" w:cs="Times New Roman"/>
      <w:sz w:val="24"/>
      <w:szCs w:val="24"/>
      <w:rPrChange w:id="10" w:author="Jubarte" w:date="1970-01-01T00:00:00Z">
        <w:rPr>
          <w:rFonts w:ascii="Times New Roman" w:eastAsia="Times New Roman" w:hAnsi="Times New Roman" w:cs="Times New Roman"/>
          <w:sz w:val="24"/>
          <w:szCs w:val="24"/>
          <w:lang w:val="et-EE" w:eastAsia="et-EE" w:bidi="ar-SA"/>
        </w:rPr>
      </w:rPrChange>
    </w:rPr>
  </w:style>
  <w:style w:type="character" w:styleId="Strong">
    <w:name w:val="Strong"/>
    <w:basedOn w:val="DefaultParagraphFont"/>
    <w:uiPriority w:val="22"/>
    <w:qFormat/>
    <w:rsid w:val="00F36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P7312cdad4878ed637ef8c22170ed29a4f3ecb452f311ee06408d1ff01632ec67.jpeg"/>
  <Relationship Id="rId10" Type="http://schemas.openxmlformats.org/officeDocument/2006/relationships/image" Target="media/P62a3a7432c8e7f6b7efa66aaedb4e20aad788705b34af93cb9f2d28d77221044.png"/>
  <Relationship Id="rId11" Type="http://schemas.openxmlformats.org/officeDocument/2006/relationships/image" Target="media/Pc43af952e332d3577eda0b75a3baef71122958418b91ff49dddf1f9b497e7e44.png"/>
  <Relationship Id="rId12" Type="http://schemas.microsoft.com/office/2011/relationships/people" Target="people.xml"/>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380</Words>
  <Characters>2284</Characters>
  <Application>Microsoft Office Word</Application>
  <DocSecurity>0</DocSecurity>
  <Lines>19</Lines>
  <Paragraphs>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k.andrzejewska</dc:creator>
  <cp:keywords/>
  <dc:description/>
  <cp:lastModifiedBy>m.wisniewska</cp:lastModifiedBy>
  <cp:revision>2</cp:revision>
  <cp:lastPrinted>2021-08-12T11:36:00Z</cp:lastPrinted>
  <dcterms:created xsi:type="dcterms:W3CDTF">2021-08-25T10:45:00Z</dcterms:created>
  <dcterms:modified xsi:type="dcterms:W3CDTF">2021-08-25T10:45:00Z</dcterms:modified>
</cp:coreProperties>
</file>
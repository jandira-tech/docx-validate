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ve:Ignorable="pt14 w14 wp14">
  <w:body>
    <w:p>
      <w:pPr>
        <w:spacing w:before="360" w:after="240" w:line="240" w:lineRule="auto"/>
        <w:jc w:val="center"/>
        <w:rPr>
          <w:ins w:author="Jubarte" w:id="1" w:date="1970-01-01T00:00:00Z"/>
          <w:rFonts w:cstheme="minorHAnsi"/>
          <w:b/>
          <w:smallCaps/>
          <w:sz w:val="32"/>
          <w:szCs w:val="32"/>
        </w:rPr>
      </w:pPr>
      <w:ins w:author="Jubarte" w:id="2" w:date="1970-01-01T00:00:00Z">
        <w:r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>
      <w:pPr>
        <w:spacing w:before="360" w:after="300" w:line="240" w:lineRule="auto"/>
        <w:rPr>
          <w:ins w:author="Jubarte" w:id="3" w:date="1970-01-01T00:00:00Z"/>
          <w:sz w:val="28"/>
          <w:szCs w:val="28"/>
        </w:rPr>
      </w:pPr>
      <w:ins w:author="Jubarte" w:id="4" w:date="1970-01-01T00:00:00Z">
        <w:r>
          <w:rPr>
            <w:sz w:val="28"/>
            <w:szCs w:val="28"/>
            <w:highlight w:val="lightGray"/>
          </w:rPr>
          <w:t xml:space="preserve">A </w:t>
        </w:r>
        <w:r>
          <w:rPr>
            <w:sz w:val="28"/>
            <w:szCs w:val="28"/>
            <w:highlight w:val="lightGray"/>
          </w:rPr>
          <w:t>résztvevő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5" w:author="Jubarte" w:date="1970-01-01T00:00:00Z">
          <w:tblPr>
            <w:bidiVisual w:val="0"/>
            <w:tblW w:w="5000" w:type="pct"/>
            <w:tblLayout w:type="fixed"/>
          </w:tblPr>
        </w:tblPrChange>
      </w:tblPr>
      <w:tblGrid>
        <w:gridCol w:w="4668"/>
        <w:gridCol w:w="4668"/>
        <w:gridCol w:w="4668"/>
        <w:tblGridChange w:id="6">
          <w:tblGrid>
            <w:gridCol w:w="300"/>
            <w:gridCol w:w="300"/>
            <w:gridCol w:w="4400"/>
          </w:tblGrid>
        </w:tblGridChange>
      </w:tblGrid>
      <w:tr>
        <w:trPr>
          <w:ins w:author="Jubarte" w:id="7" w:date="1970-01-01T00:00:00Z"/>
        </w:trPr>
        <w:tc>
          <w:tcPr>
            <w:tcW w:w="2802" w:type="dxa"/>
          </w:tcPr>
          <w:p>
            <w:pPr>
              <w:rPr>
                <w:ins w:author="Jubarte" w:id="8" w:date="1970-01-01T00:00:00Z"/>
              </w:rPr>
            </w:pPr>
            <w:ins w:author="Jubarte" w:id="9" w:date="1970-01-01T00:00:00Z">
              <w:r>
                <w:t>Név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10" w:date="1970-01-01T00:00:00Z"/>
              </w:rPr>
            </w:pPr>
          </w:p>
        </w:tc>
      </w:tr>
      <w:tr>
        <w:trPr>
          <w:del w:author="Jubarte" w:id="11" w:date="1970-01-01T00:00:00Z"/>
        </w:trPr>
        <w:tc>
          <w:tcPr>
            <w:tcW w:w="5000" w:type="dxa"/>
            <w:gridSpan w:val="3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FFFFFF"/>
          </w:tcPr>
          <w:p>
            <w:pPr>
              <w:spacing w:before="80" w:after="80"/>
              <w:jc w:val="center"/>
              <w:rPr>
                <w:del w:author="Jubarte" w:id="12" w:date="1970-01-01T00:00:00Z"/>
              </w:rPr>
            </w:pPr>
            <w:del w:author="Jubarte" w:id="13" w:date="1970-01-01T00:00:00Z">
              <w:r>
                <w:rPr>
                  <w:b w:val="1"/>
                  <w:bCs w:val="1"/>
                  <w:color w:val="000000"/>
                  <w:sz w:val="56"/>
                  <w:szCs w:val="56"/>
                </w:rPr>
                <w:delText>February 2025</w:delText>
              </w:r>
            </w:del>
          </w:p>
        </w:tc>
      </w:tr>
      <w:tr>
        <w:trPr>
          <w:ins w:author="Jubarte" w:id="14" w:date="1970-01-01T00:00:00Z"/>
        </w:trPr>
        <w:tc>
          <w:tcPr>
            <w:tcW w:w="2802" w:type="dxa"/>
          </w:tcPr>
          <w:p>
            <w:pPr>
              <w:rPr>
                <w:ins w:author="Jubarte" w:id="15" w:date="1970-01-01T00:00:00Z"/>
              </w:rPr>
            </w:pPr>
            <w:ins w:author="Jubarte" w:id="16" w:date="1970-01-01T00:00:00Z">
              <w:r>
                <w:t>Beosztás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17" w:date="1970-01-01T00:00:00Z"/>
              </w:rPr>
            </w:pPr>
          </w:p>
        </w:tc>
      </w:tr>
      <w:tr>
        <w:trPr>
          <w:trHeight w:val="400" w:hRule="atLeast"/>
          <w:del w:author="Jubarte" w:id="18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9" w:date="1970-01-01T00:00:00Z"/>
              </w:rPr>
            </w:pPr>
            <w:del w:author="Jubarte" w:id="20" w:date="1970-01-01T00:00:00Z">
              <w:r>
                <w:rPr>
                  <w:color w:val="FF0000"/>
                  <w:sz w:val="32"/>
                  <w:szCs w:val="32"/>
                </w:rPr>
                <w:delText>01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21" w:date="1970-01-01T00:00:00Z"/>
              </w:rPr>
            </w:pPr>
            <w:del w:author="Jubarte" w:id="22" w:date="1970-01-01T00:00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23" w:date="1970-01-01T00:00:00Z"/>
              </w:rPr>
            </w:pPr>
          </w:p>
        </w:tc>
      </w:tr>
      <w:tr>
        <w:trPr>
          <w:trHeight w:val="400" w:hRule="atLeast"/>
          <w:del w:author="Jubarte" w:id="24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25" w:date="1970-01-01T00:00:00Z"/>
              </w:rPr>
            </w:pPr>
            <w:del w:author="Jubarte" w:id="26" w:date="1970-01-01T00:00:00Z">
              <w:r>
                <w:rPr>
                  <w:color w:val="FF0000"/>
                  <w:sz w:val="32"/>
                  <w:szCs w:val="32"/>
                </w:rPr>
                <w:delText>02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27" w:date="1970-01-01T00:00:00Z"/>
              </w:rPr>
            </w:pPr>
            <w:del w:author="Jubarte" w:id="28" w:date="1970-01-01T00:00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29" w:date="1970-01-01T00:00:00Z"/>
              </w:rPr>
            </w:pPr>
          </w:p>
        </w:tc>
      </w:tr>
      <w:tr>
        <w:trPr>
          <w:trHeight w:val="400" w:hRule="atLeast"/>
          <w:del w:author="Jubarte" w:id="30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31" w:date="1970-01-01T00:00:00Z"/>
              </w:rPr>
            </w:pPr>
            <w:del w:author="Jubarte" w:id="32" w:date="1970-01-01T00:00:00Z">
              <w:r>
                <w:rPr>
                  <w:sz w:val="32"/>
                  <w:szCs w:val="32"/>
                </w:rPr>
                <w:delText>03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33" w:date="1970-01-01T00:00:00Z"/>
              </w:rPr>
            </w:pPr>
            <w:del w:author="Jubarte" w:id="34" w:date="1970-01-01T00:00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35" w:date="1970-01-01T00:00:00Z"/>
              </w:rPr>
            </w:pPr>
          </w:p>
        </w:tc>
      </w:tr>
      <w:tr>
        <w:trPr>
          <w:trHeight w:val="400" w:hRule="atLeast"/>
          <w:del w:author="Jubarte" w:id="36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37" w:date="1970-01-01T00:00:00Z"/>
              </w:rPr>
            </w:pPr>
            <w:del w:author="Jubarte" w:id="38" w:date="1970-01-01T00:00:00Z">
              <w:r>
                <w:rPr>
                  <w:sz w:val="32"/>
                  <w:szCs w:val="32"/>
                </w:rPr>
                <w:delText>04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39" w:date="1970-01-01T00:00:00Z"/>
              </w:rPr>
            </w:pPr>
            <w:del w:author="Jubarte" w:id="40" w:date="1970-01-01T00:00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41" w:date="1970-01-01T00:00:00Z"/>
              </w:rPr>
            </w:pPr>
          </w:p>
        </w:tc>
      </w:tr>
      <w:tr>
        <w:trPr>
          <w:trHeight w:val="400" w:hRule="atLeast"/>
          <w:del w:author="Jubarte" w:id="42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43" w:date="1970-01-01T00:00:00Z"/>
              </w:rPr>
            </w:pPr>
            <w:del w:author="Jubarte" w:id="44" w:date="1970-01-01T00:00:00Z">
              <w:r>
                <w:rPr>
                  <w:sz w:val="32"/>
                  <w:szCs w:val="32"/>
                </w:rPr>
                <w:delText>05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45" w:date="1970-01-01T00:00:00Z"/>
              </w:rPr>
            </w:pPr>
            <w:del w:author="Jubarte" w:id="46" w:date="1970-01-01T00:00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47" w:date="1970-01-01T00:00:00Z"/>
              </w:rPr>
            </w:pPr>
          </w:p>
        </w:tc>
      </w:tr>
      <w:tr>
        <w:trPr>
          <w:trHeight w:val="400" w:hRule="atLeast"/>
          <w:del w:author="Jubarte" w:id="48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49" w:date="1970-01-01T00:00:00Z"/>
              </w:rPr>
            </w:pPr>
            <w:del w:author="Jubarte" w:id="50" w:date="1970-01-01T00:00:00Z">
              <w:r>
                <w:rPr>
                  <w:sz w:val="32"/>
                  <w:szCs w:val="32"/>
                </w:rPr>
                <w:delText>06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51" w:date="1970-01-01T00:00:00Z"/>
              </w:rPr>
            </w:pPr>
            <w:del w:author="Jubarte" w:id="52" w:date="1970-01-01T00:00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53" w:date="1970-01-01T00:00:00Z"/>
              </w:rPr>
            </w:pPr>
          </w:p>
        </w:tc>
      </w:tr>
      <w:tr>
        <w:trPr>
          <w:trHeight w:val="400" w:hRule="atLeast"/>
          <w:del w:author="Jubarte" w:id="54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55" w:date="1970-01-01T00:00:00Z"/>
              </w:rPr>
            </w:pPr>
            <w:del w:author="Jubarte" w:id="56" w:date="1970-01-01T00:00:00Z">
              <w:r>
                <w:rPr>
                  <w:sz w:val="32"/>
                  <w:szCs w:val="32"/>
                </w:rPr>
                <w:delText>07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57" w:date="1970-01-01T00:00:00Z"/>
              </w:rPr>
            </w:pPr>
            <w:del w:author="Jubarte" w:id="58" w:date="1970-01-01T00:00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59" w:date="1970-01-01T00:00:00Z"/>
              </w:rPr>
            </w:pPr>
          </w:p>
        </w:tc>
      </w:tr>
      <w:tr>
        <w:trPr>
          <w:trHeight w:val="400" w:hRule="atLeast"/>
          <w:del w:author="Jubarte" w:id="60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61" w:date="1970-01-01T00:00:00Z"/>
              </w:rPr>
            </w:pPr>
            <w:del w:author="Jubarte" w:id="62" w:date="1970-01-01T00:00:00Z">
              <w:r>
                <w:rPr>
                  <w:color w:val="FF0000"/>
                  <w:sz w:val="32"/>
                  <w:szCs w:val="32"/>
                </w:rPr>
                <w:delText>08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63" w:date="1970-01-01T00:00:00Z"/>
              </w:rPr>
            </w:pPr>
            <w:del w:author="Jubarte" w:id="64" w:date="1970-01-01T00:00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65" w:date="1970-01-01T00:00:00Z"/>
              </w:rPr>
            </w:pPr>
          </w:p>
        </w:tc>
      </w:tr>
      <w:tr>
        <w:trPr>
          <w:trHeight w:val="400" w:hRule="atLeast"/>
          <w:del w:author="Jubarte" w:id="66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67" w:date="1970-01-01T00:00:00Z"/>
              </w:rPr>
            </w:pPr>
            <w:del w:author="Jubarte" w:id="68" w:date="1970-01-01T00:00:00Z">
              <w:r>
                <w:rPr>
                  <w:color w:val="FF0000"/>
                  <w:sz w:val="32"/>
                  <w:szCs w:val="32"/>
                </w:rPr>
                <w:delText>09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69" w:date="1970-01-01T00:00:00Z"/>
              </w:rPr>
            </w:pPr>
            <w:del w:author="Jubarte" w:id="70" w:date="1970-01-01T00:00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71" w:date="1970-01-01T00:00:00Z"/>
              </w:rPr>
            </w:pPr>
          </w:p>
        </w:tc>
      </w:tr>
      <w:tr>
        <w:trPr>
          <w:trHeight w:val="400" w:hRule="atLeast"/>
          <w:del w:author="Jubarte" w:id="72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73" w:date="1970-01-01T00:00:00Z"/>
              </w:rPr>
            </w:pPr>
            <w:del w:author="Jubarte" w:id="74" w:date="1970-01-01T00:00:00Z">
              <w:r>
                <w:rPr>
                  <w:sz w:val="32"/>
                  <w:szCs w:val="32"/>
                </w:rPr>
                <w:delText>10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75" w:date="1970-01-01T00:00:00Z"/>
              </w:rPr>
            </w:pPr>
            <w:del w:author="Jubarte" w:id="76" w:date="1970-01-01T00:00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77" w:date="1970-01-01T00:00:00Z"/>
              </w:rPr>
            </w:pPr>
          </w:p>
        </w:tc>
      </w:tr>
      <w:tr>
        <w:trPr>
          <w:trHeight w:val="400" w:hRule="atLeast"/>
          <w:del w:author="Jubarte" w:id="78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79" w:date="1970-01-01T00:00:00Z"/>
              </w:rPr>
            </w:pPr>
            <w:del w:author="Jubarte" w:id="80" w:date="1970-01-01T00:00:00Z">
              <w:r>
                <w:rPr>
                  <w:sz w:val="32"/>
                  <w:szCs w:val="32"/>
                </w:rPr>
                <w:delText>11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81" w:date="1970-01-01T00:00:00Z"/>
              </w:rPr>
            </w:pPr>
            <w:del w:author="Jubarte" w:id="82" w:date="1970-01-01T00:00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83" w:date="1970-01-01T00:00:00Z"/>
              </w:rPr>
            </w:pPr>
          </w:p>
        </w:tc>
      </w:tr>
      <w:tr>
        <w:trPr>
          <w:trHeight w:val="400" w:hRule="atLeast"/>
          <w:del w:author="Jubarte" w:id="84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85" w:date="1970-01-01T00:00:00Z"/>
              </w:rPr>
            </w:pPr>
            <w:del w:author="Jubarte" w:id="86" w:date="1970-01-01T00:00:00Z">
              <w:r>
                <w:rPr>
                  <w:sz w:val="32"/>
                  <w:szCs w:val="32"/>
                </w:rPr>
                <w:delText>12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87" w:date="1970-01-01T00:00:00Z"/>
              </w:rPr>
            </w:pPr>
            <w:del w:author="Jubarte" w:id="88" w:date="1970-01-01T00:00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89" w:date="1970-01-01T00:00:00Z"/>
              </w:rPr>
            </w:pPr>
          </w:p>
        </w:tc>
      </w:tr>
      <w:tr>
        <w:trPr>
          <w:trHeight w:val="400" w:hRule="atLeast"/>
          <w:del w:author="Jubarte" w:id="90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91" w:date="1970-01-01T00:00:00Z"/>
              </w:rPr>
            </w:pPr>
            <w:del w:author="Jubarte" w:id="92" w:date="1970-01-01T00:00:00Z">
              <w:r>
                <w:rPr>
                  <w:sz w:val="32"/>
                  <w:szCs w:val="32"/>
                </w:rPr>
                <w:delText>13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93" w:date="1970-01-01T00:00:00Z"/>
              </w:rPr>
            </w:pPr>
            <w:del w:author="Jubarte" w:id="94" w:date="1970-01-01T00:00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95" w:date="1970-01-01T00:00:00Z"/>
              </w:rPr>
            </w:pPr>
          </w:p>
        </w:tc>
      </w:tr>
      <w:tr>
        <w:trPr>
          <w:trHeight w:val="400" w:hRule="atLeast"/>
          <w:del w:author="Jubarte" w:id="96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97" w:date="1970-01-01T00:00:00Z"/>
              </w:rPr>
            </w:pPr>
            <w:del w:author="Jubarte" w:id="98" w:date="1970-01-01T00:00:00Z">
              <w:r>
                <w:rPr>
                  <w:sz w:val="32"/>
                  <w:szCs w:val="32"/>
                </w:rPr>
                <w:delText>14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99" w:date="1970-01-01T00:00:00Z"/>
              </w:rPr>
            </w:pPr>
            <w:del w:author="Jubarte" w:id="100" w:date="1970-01-01T00:00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01" w:date="1970-01-01T00:00:00Z"/>
              </w:rPr>
            </w:pPr>
          </w:p>
        </w:tc>
      </w:tr>
      <w:tr>
        <w:trPr>
          <w:trHeight w:val="400" w:hRule="atLeast"/>
          <w:del w:author="Jubarte" w:id="102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03" w:date="1970-01-01T00:00:00Z"/>
              </w:rPr>
            </w:pPr>
            <w:del w:author="Jubarte" w:id="104" w:date="1970-01-01T00:00:00Z">
              <w:r>
                <w:rPr>
                  <w:color w:val="FF0000"/>
                  <w:sz w:val="32"/>
                  <w:szCs w:val="32"/>
                </w:rPr>
                <w:delText>15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05" w:date="1970-01-01T00:00:00Z"/>
              </w:rPr>
            </w:pPr>
            <w:del w:author="Jubarte" w:id="106" w:date="1970-01-01T00:00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107" w:date="1970-01-01T00:00:00Z"/>
              </w:rPr>
            </w:pPr>
          </w:p>
        </w:tc>
      </w:tr>
      <w:tr>
        <w:trPr>
          <w:trHeight w:val="400" w:hRule="atLeast"/>
          <w:del w:author="Jubarte" w:id="108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09" w:date="1970-01-01T00:00:00Z"/>
              </w:rPr>
            </w:pPr>
            <w:del w:author="Jubarte" w:id="110" w:date="1970-01-01T00:00:00Z">
              <w:r>
                <w:rPr>
                  <w:color w:val="FF0000"/>
                  <w:sz w:val="32"/>
                  <w:szCs w:val="32"/>
                </w:rPr>
                <w:delText>16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11" w:date="1970-01-01T00:00:00Z"/>
              </w:rPr>
            </w:pPr>
            <w:del w:author="Jubarte" w:id="112" w:date="1970-01-01T00:00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113" w:date="1970-01-01T00:00:00Z"/>
              </w:rPr>
            </w:pPr>
          </w:p>
        </w:tc>
      </w:tr>
      <w:tr>
        <w:trPr>
          <w:trHeight w:val="400" w:hRule="atLeast"/>
          <w:del w:author="Jubarte" w:id="114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15" w:date="1970-01-01T00:00:00Z"/>
              </w:rPr>
            </w:pPr>
            <w:del w:author="Jubarte" w:id="116" w:date="1970-01-01T00:00:00Z">
              <w:r>
                <w:rPr>
                  <w:sz w:val="32"/>
                  <w:szCs w:val="32"/>
                </w:rPr>
                <w:delText>17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17" w:date="1970-01-01T00:00:00Z"/>
              </w:rPr>
            </w:pPr>
            <w:del w:author="Jubarte" w:id="118" w:date="1970-01-01T00:00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19" w:date="1970-01-01T00:00:00Z"/>
              </w:rPr>
            </w:pPr>
            <w:del w:author="Jubarte" w:id="120" w:date="1970-01-01T00:00:00Z">
              <w:r>
                <w:rPr>
                  <w:color w:val="FF0000"/>
                  <w:sz w:val="28"/>
                  <w:szCs w:val="28"/>
                </w:rPr>
                <w:delText>Presidents' Day</w:delText>
              </w:r>
            </w:del>
          </w:p>
        </w:tc>
      </w:tr>
      <w:tr>
        <w:trPr>
          <w:trHeight w:val="400" w:hRule="atLeast"/>
          <w:del w:author="Jubarte" w:id="121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22" w:date="1970-01-01T00:00:00Z"/>
              </w:rPr>
            </w:pPr>
            <w:del w:author="Jubarte" w:id="123" w:date="1970-01-01T00:00:00Z">
              <w:r>
                <w:rPr>
                  <w:sz w:val="32"/>
                  <w:szCs w:val="32"/>
                </w:rPr>
                <w:delText>18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24" w:date="1970-01-01T00:00:00Z"/>
              </w:rPr>
            </w:pPr>
            <w:del w:author="Jubarte" w:id="125" w:date="1970-01-01T00:00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26" w:date="1970-01-01T00:00:00Z"/>
              </w:rPr>
            </w:pPr>
          </w:p>
        </w:tc>
      </w:tr>
      <w:tr>
        <w:trPr>
          <w:trHeight w:val="400" w:hRule="atLeast"/>
          <w:del w:author="Jubarte" w:id="127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28" w:date="1970-01-01T00:00:00Z"/>
              </w:rPr>
            </w:pPr>
            <w:del w:author="Jubarte" w:id="129" w:date="1970-01-01T00:00:00Z">
              <w:r>
                <w:rPr>
                  <w:sz w:val="32"/>
                  <w:szCs w:val="32"/>
                </w:rPr>
                <w:delText>19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30" w:date="1970-01-01T00:00:00Z"/>
              </w:rPr>
            </w:pPr>
            <w:del w:author="Jubarte" w:id="131" w:date="1970-01-01T00:00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32" w:date="1970-01-01T00:00:00Z"/>
              </w:rPr>
            </w:pPr>
          </w:p>
        </w:tc>
      </w:tr>
      <w:tr>
        <w:trPr>
          <w:trHeight w:val="400" w:hRule="atLeast"/>
          <w:del w:author="Jubarte" w:id="133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34" w:date="1970-01-01T00:00:00Z"/>
              </w:rPr>
            </w:pPr>
            <w:del w:author="Jubarte" w:id="135" w:date="1970-01-01T00:00:00Z">
              <w:r>
                <w:rPr>
                  <w:sz w:val="32"/>
                  <w:szCs w:val="32"/>
                </w:rPr>
                <w:delText>20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36" w:date="1970-01-01T00:00:00Z"/>
              </w:rPr>
            </w:pPr>
            <w:del w:author="Jubarte" w:id="137" w:date="1970-01-01T00:00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38" w:date="1970-01-01T00:00:00Z"/>
              </w:rPr>
            </w:pPr>
          </w:p>
        </w:tc>
      </w:tr>
      <w:tr>
        <w:trPr>
          <w:trHeight w:val="400" w:hRule="atLeast"/>
          <w:del w:author="Jubarte" w:id="139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40" w:date="1970-01-01T00:00:00Z"/>
              </w:rPr>
            </w:pPr>
            <w:del w:author="Jubarte" w:id="141" w:date="1970-01-01T00:00:00Z">
              <w:r>
                <w:rPr>
                  <w:sz w:val="32"/>
                  <w:szCs w:val="32"/>
                </w:rPr>
                <w:delText>21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42" w:date="1970-01-01T00:00:00Z"/>
              </w:rPr>
            </w:pPr>
            <w:del w:author="Jubarte" w:id="143" w:date="1970-01-01T00:00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44" w:date="1970-01-01T00:00:00Z"/>
              </w:rPr>
            </w:pPr>
          </w:p>
        </w:tc>
      </w:tr>
      <w:tr>
        <w:trPr>
          <w:trHeight w:val="400" w:hRule="atLeast"/>
          <w:del w:author="Jubarte" w:id="145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46" w:date="1970-01-01T00:00:00Z"/>
              </w:rPr>
            </w:pPr>
            <w:del w:author="Jubarte" w:id="147" w:date="1970-01-01T00:00:00Z">
              <w:r>
                <w:rPr>
                  <w:color w:val="FF0000"/>
                  <w:sz w:val="32"/>
                  <w:szCs w:val="32"/>
                </w:rPr>
                <w:delText>22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48" w:date="1970-01-01T00:00:00Z"/>
              </w:rPr>
            </w:pPr>
            <w:del w:author="Jubarte" w:id="149" w:date="1970-01-01T00:00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150" w:date="1970-01-01T00:00:00Z"/>
              </w:rPr>
            </w:pPr>
          </w:p>
        </w:tc>
      </w:tr>
      <w:tr>
        <w:trPr>
          <w:trHeight w:val="400" w:hRule="atLeast"/>
          <w:del w:author="Jubarte" w:id="151" w:date="1970-01-01T00:00:00Z"/>
        </w:trPr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52" w:date="1970-01-01T00:00:00Z"/>
              </w:rPr>
            </w:pPr>
            <w:del w:author="Jubarte" w:id="153" w:date="1970-01-01T00:00:00Z">
              <w:r>
                <w:rPr>
                  <w:color w:val="FF0000"/>
                  <w:sz w:val="32"/>
                  <w:szCs w:val="32"/>
                </w:rPr>
                <w:delText>23</w:delText>
              </w:r>
            </w:del>
          </w:p>
        </w:tc>
        <w:tc>
          <w:tcPr>
            <w:tcW w:w="300" w:type="dxa"/>
            <w:shd w:val="clear" w:fill="F7F7F7"/>
          </w:tcPr>
          <w:p>
            <w:pPr>
              <w:spacing w:before="15" w:after="15"/>
              <w:jc w:val="center"/>
              <w:rPr>
                <w:del w:author="Jubarte" w:id="154" w:date="1970-01-01T00:00:00Z"/>
              </w:rPr>
            </w:pPr>
            <w:del w:author="Jubarte" w:id="155" w:date="1970-01-01T00:00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fill="F7F7F7"/>
          </w:tcPr>
          <w:p>
            <w:pPr>
              <w:spacing w:before="15" w:after="15"/>
              <w:ind w:left="80" w:right="0"/>
              <w:jc w:val="left"/>
              <w:rPr>
                <w:del w:author="Jubarte" w:id="156" w:date="1970-01-01T00:00:00Z"/>
              </w:rPr>
            </w:pPr>
          </w:p>
        </w:tc>
      </w:tr>
      <w:tr>
        <w:trPr>
          <w:trHeight w:val="400" w:hRule="atLeast"/>
          <w:del w:author="Jubarte" w:id="157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58" w:date="1970-01-01T00:00:00Z"/>
              </w:rPr>
            </w:pPr>
            <w:del w:author="Jubarte" w:id="159" w:date="1970-01-01T00:00:00Z">
              <w:r>
                <w:rPr>
                  <w:sz w:val="32"/>
                  <w:szCs w:val="32"/>
                </w:rPr>
                <w:delText>24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60" w:date="1970-01-01T00:00:00Z"/>
              </w:rPr>
            </w:pPr>
            <w:del w:author="Jubarte" w:id="161" w:date="1970-01-01T00:00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62" w:date="1970-01-01T00:00:00Z"/>
              </w:rPr>
            </w:pPr>
          </w:p>
        </w:tc>
      </w:tr>
      <w:tr>
        <w:trPr>
          <w:trHeight w:val="400" w:hRule="atLeast"/>
          <w:del w:author="Jubarte" w:id="163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64" w:date="1970-01-01T00:00:00Z"/>
              </w:rPr>
            </w:pPr>
            <w:del w:author="Jubarte" w:id="165" w:date="1970-01-01T00:00:00Z">
              <w:r>
                <w:rPr>
                  <w:sz w:val="32"/>
                  <w:szCs w:val="32"/>
                </w:rPr>
                <w:delText>25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66" w:date="1970-01-01T00:00:00Z"/>
              </w:rPr>
            </w:pPr>
            <w:del w:author="Jubarte" w:id="167" w:date="1970-01-01T00:00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68" w:date="1970-01-01T00:00:00Z"/>
              </w:rPr>
            </w:pPr>
          </w:p>
        </w:tc>
      </w:tr>
      <w:tr>
        <w:trPr>
          <w:trHeight w:val="400" w:hRule="atLeast"/>
          <w:del w:author="Jubarte" w:id="169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70" w:date="1970-01-01T00:00:00Z"/>
              </w:rPr>
            </w:pPr>
            <w:del w:author="Jubarte" w:id="171" w:date="1970-01-01T00:00:00Z">
              <w:r>
                <w:rPr>
                  <w:sz w:val="32"/>
                  <w:szCs w:val="32"/>
                </w:rPr>
                <w:delText>26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72" w:date="1970-01-01T00:00:00Z"/>
              </w:rPr>
            </w:pPr>
            <w:del w:author="Jubarte" w:id="173" w:date="1970-01-01T00:00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74" w:date="1970-01-01T00:00:00Z"/>
              </w:rPr>
            </w:pPr>
          </w:p>
        </w:tc>
      </w:tr>
      <w:tr>
        <w:trPr>
          <w:trHeight w:val="400" w:hRule="atLeast"/>
          <w:del w:author="Jubarte" w:id="175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76" w:date="1970-01-01T00:00:00Z"/>
              </w:rPr>
            </w:pPr>
            <w:del w:author="Jubarte" w:id="177" w:date="1970-01-01T00:00:00Z">
              <w:r>
                <w:rPr>
                  <w:sz w:val="32"/>
                  <w:szCs w:val="32"/>
                </w:rPr>
                <w:delText>27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78" w:date="1970-01-01T00:00:00Z"/>
              </w:rPr>
            </w:pPr>
            <w:del w:author="Jubarte" w:id="179" w:date="1970-01-01T00:00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80" w:date="1970-01-01T00:00:00Z"/>
              </w:rPr>
            </w:pPr>
          </w:p>
        </w:tc>
      </w:tr>
      <w:tr>
        <w:trPr>
          <w:trHeight w:val="400" w:hRule="atLeast"/>
          <w:del w:author="Jubarte" w:id="181" w:date="1970-01-01T00:00:00Z"/>
        </w:trPr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82" w:date="1970-01-01T00:00:00Z"/>
              </w:rPr>
            </w:pPr>
            <w:del w:author="Jubarte" w:id="183" w:date="1970-01-01T00:00:00Z">
              <w:r>
                <w:rPr>
                  <w:sz w:val="32"/>
                  <w:szCs w:val="32"/>
                </w:rPr>
                <w:delText>28</w:delText>
              </w:r>
            </w:del>
          </w:p>
        </w:tc>
        <w:tc>
          <w:tcPr>
            <w:tcW w:w="300" w:type="dxa"/>
            <w:shd w:val="clear" w:fill=""/>
          </w:tcPr>
          <w:p>
            <w:pPr>
              <w:spacing w:before="15" w:after="15"/>
              <w:jc w:val="center"/>
              <w:rPr>
                <w:del w:author="Jubarte" w:id="184" w:date="1970-01-01T00:00:00Z"/>
              </w:rPr>
            </w:pPr>
            <w:del w:author="Jubarte" w:id="185" w:date="1970-01-01T00:00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  <w:shd w:val="clear" w:fill=""/>
          </w:tcPr>
          <w:p>
            <w:pPr>
              <w:spacing w:before="15" w:after="15"/>
              <w:ind w:left="80" w:right="0"/>
              <w:jc w:val="left"/>
              <w:rPr>
                <w:del w:author="Jubarte" w:id="186" w:date="1970-01-01T00:00:00Z"/>
              </w:rPr>
            </w:pPr>
          </w:p>
        </w:tc>
      </w:tr>
      <w:tr>
        <w:trPr>
          <w:trHeight w:val="400" w:hRule="atLeast"/>
          <w:del w:author="Jubarte" w:id="187" w:date="1970-01-01T00:00:00Z"/>
        </w:trPr>
        <w:tc>
          <w:tcPr>
            <w:tcW w:w="300" w:type="dxa"/>
          </w:tcPr>
          <w:p>
            <w:pPr>
              <w:spacing w:before="15" w:after="15"/>
              <w:jc w:val="center"/>
              <w:rPr>
                <w:del w:author="Jubarte" w:id="188" w:date="1970-01-01T00:00:00Z"/>
              </w:rPr>
            </w:pPr>
          </w:p>
        </w:tc>
        <w:tc>
          <w:tcPr>
            <w:tcW w:w="300" w:type="dxa"/>
          </w:tcPr>
          <w:p>
            <w:pPr>
              <w:spacing w:before="15" w:after="15"/>
              <w:jc w:val="center"/>
              <w:rPr>
                <w:del w:author="Jubarte" w:id="189" w:date="1970-01-01T00:00:00Z"/>
              </w:rPr>
            </w:pPr>
          </w:p>
        </w:tc>
        <w:tc>
          <w:tcPr>
            <w:tcW w:w="4400" w:type="dxa"/>
          </w:tcPr>
          <w:p>
            <w:pPr>
              <w:spacing w:before="15" w:after="15"/>
              <w:jc w:val="left"/>
              <w:rPr>
                <w:del w:author="Jubarte" w:id="190" w:date="1970-01-01T00:00:00Z"/>
              </w:rPr>
            </w:pPr>
          </w:p>
        </w:tc>
      </w:tr>
      <w:tr>
        <w:trPr>
          <w:trHeight w:val="400" w:hRule="atLeast"/>
          <w:del w:author="Jubarte" w:id="191" w:date="1970-01-01T00:00:00Z"/>
        </w:trPr>
        <w:tc>
          <w:tcPr>
            <w:tcW w:w="300" w:type="dxa"/>
          </w:tcPr>
          <w:p>
            <w:pPr>
              <w:spacing w:before="15" w:after="15"/>
              <w:jc w:val="center"/>
              <w:rPr>
                <w:del w:author="Jubarte" w:id="192" w:date="1970-01-01T00:00:00Z"/>
              </w:rPr>
            </w:pPr>
          </w:p>
        </w:tc>
        <w:tc>
          <w:tcPr>
            <w:tcW w:w="300" w:type="dxa"/>
          </w:tcPr>
          <w:p>
            <w:pPr>
              <w:spacing w:before="15" w:after="15"/>
              <w:jc w:val="center"/>
              <w:rPr>
                <w:del w:author="Jubarte" w:id="193" w:date="1970-01-01T00:00:00Z"/>
              </w:rPr>
            </w:pPr>
          </w:p>
        </w:tc>
        <w:tc>
          <w:tcPr>
            <w:tcW w:w="4400" w:type="dxa"/>
          </w:tcPr>
          <w:p>
            <w:pPr>
              <w:spacing w:before="15" w:after="15"/>
              <w:jc w:val="left"/>
              <w:rPr>
                <w:del w:author="Jubarte" w:id="194" w:date="1970-01-01T00:00:00Z"/>
              </w:rPr>
            </w:pPr>
          </w:p>
        </w:tc>
      </w:tr>
      <w:tr>
        <w:trPr>
          <w:trHeight w:val="400" w:hRule="atLeast"/>
          <w:del w:author="Jubarte" w:id="195" w:date="1970-01-01T00:00:00Z"/>
        </w:trPr>
        <w:tc>
          <w:tcPr>
            <w:tcW w:w="300" w:type="dxa"/>
          </w:tcPr>
          <w:p>
            <w:pPr>
              <w:spacing w:before="15" w:after="15"/>
              <w:jc w:val="center"/>
              <w:rPr>
                <w:del w:author="Jubarte" w:id="196" w:date="1970-01-01T00:00:00Z"/>
              </w:rPr>
            </w:pPr>
          </w:p>
        </w:tc>
        <w:tc>
          <w:tcPr>
            <w:tcW w:w="300" w:type="dxa"/>
          </w:tcPr>
          <w:p>
            <w:pPr>
              <w:spacing w:before="15" w:after="15"/>
              <w:jc w:val="center"/>
              <w:rPr>
                <w:del w:author="Jubarte" w:id="197" w:date="1970-01-01T00:00:00Z"/>
              </w:rPr>
            </w:pPr>
          </w:p>
        </w:tc>
        <w:tc>
          <w:tcPr>
            <w:tcW w:w="4400" w:type="dxa"/>
          </w:tcPr>
          <w:p>
            <w:pPr>
              <w:spacing w:before="15" w:after="15"/>
              <w:jc w:val="left"/>
              <w:rPr>
                <w:del w:author="Jubarte" w:id="198" w:date="1970-01-01T00:00:00Z"/>
              </w:rPr>
            </w:pPr>
          </w:p>
        </w:tc>
      </w:tr>
    </w:tbl>
    <w:p>
      <w:pPr>
        <w:spacing w:before="360" w:line="240" w:lineRule="auto"/>
        <w:rPr>
          <w:ins w:author="Jubarte" w:id="199" w:date="1970-01-01T00:00:00Z"/>
          <w:sz w:val="28"/>
          <w:szCs w:val="28"/>
        </w:rPr>
      </w:pPr>
      <w:ins w:author="Jubarte" w:id="200" w:date="1970-01-01T00:00:00Z">
        <w:r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>
      <w:pPr>
        <w:spacing w:before="30"/>
        <w:jc w:val="center"/>
        <w:rPr>
          <w:del w:author="Jubarte" w:id="201" w:date="1970-01-01T00:00:00Z"/>
        </w:rPr>
      </w:pPr>
      <w:del w:author="Jubarte" w:id="202" w:date="1970-01-01T00:00:00Z">
        <w:r>
          <w:rPr>
            <w:b w:val="0"/>
            <w:bCs w:val="0"/>
            <w:sz w:val="28"/>
            <w:szCs w:val="28"/>
          </w:rPr>
          <w:delText>© PrintableCalendar4U.Com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>
        <w:trPr>
          <w:trHeight w:val="1168"/>
          <w:ins w:author="Jubarte" w:id="203" w:date="1970-01-01T00:00:00Z"/>
        </w:trPr>
        <w:tc>
          <w:tcPr>
            <w:tcW w:w="2802" w:type="dxa"/>
          </w:tcPr>
          <w:p>
            <w:pPr>
              <w:rPr>
                <w:ins w:author="Jubarte" w:id="204" w:date="1970-01-01T00:00:00Z"/>
              </w:rPr>
            </w:pPr>
            <w:ins w:author="Jubarte" w:id="205" w:date="1970-01-01T00:00:00Z">
              <w:r>
                <w:t>Mobilitás típusa</w:t>
              </w:r>
            </w:ins>
          </w:p>
          <w:p>
            <w:pPr>
              <w:rPr>
                <w:ins w:author="Jubarte" w:id="206" w:date="1970-01-01T00:00:00Z"/>
              </w:rPr>
            </w:pPr>
            <w:ins w:author="Jubarte" w:id="207" w:date="1970-01-01T00:00:00Z">
              <w:r>
                <w:t>(nem helyes törlendő)</w:t>
              </w:r>
            </w:ins>
          </w:p>
        </w:tc>
        <w:tc>
          <w:tcPr>
            <w:tcW w:w="11340" w:type="dxa"/>
          </w:tcPr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208" w:date="1970-01-01T00:00:00Z"/>
              </w:rPr>
            </w:pPr>
            <w:ins w:author="Jubarte" w:id="209" w:date="1970-01-01T00:00:00Z">
              <w:r>
                <w:t>szakmai továbbképzés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210" w:date="1970-01-01T00:00:00Z"/>
              </w:rPr>
            </w:pPr>
            <w:ins w:author="Jubarte" w:id="211" w:date="1970-01-01T00:00:00Z">
              <w:r>
                <w:t>nyelvtanfolyam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212" w:date="1970-01-01T00:00:00Z"/>
              </w:rPr>
            </w:pPr>
            <w:ins w:author="Jubarte" w:id="213" w:date="1970-01-01T00:00:00Z">
              <w:r>
                <w:t>szakmai látogatás (job shadowing)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214" w:date="1970-01-01T00:00:00Z"/>
              </w:rPr>
            </w:pPr>
            <w:ins w:author="Jubarte" w:id="215" w:date="1970-01-01T00:00:00Z">
              <w:r>
                <w:t>oktatási tevékenység</w:t>
              </w:r>
            </w:ins>
          </w:p>
        </w:tc>
      </w:tr>
      <w:tr>
        <w:trPr>
          <w:ins w:author="Jubarte" w:id="216" w:date="1970-01-01T00:00:00Z"/>
        </w:trPr>
        <w:tc>
          <w:tcPr>
            <w:tcW w:w="2802" w:type="dxa"/>
          </w:tcPr>
          <w:p>
            <w:pPr>
              <w:rPr>
                <w:ins w:author="Jubarte" w:id="217" w:date="1970-01-01T00:00:00Z"/>
              </w:rPr>
            </w:pPr>
            <w:ins w:author="Jubarte" w:id="218" w:date="1970-01-01T00:00:00Z">
              <w:r>
                <w:t>Továbbképzés címe</w:t>
              </w:r>
            </w:ins>
          </w:p>
          <w:p>
            <w:pPr>
              <w:rPr>
                <w:ins w:author="Jubarte" w:id="219" w:date="1970-01-01T00:00:00Z"/>
              </w:rPr>
            </w:pPr>
            <w:ins w:author="Jubarte" w:id="220" w:date="1970-01-01T00:00:00Z">
              <w:r>
                <w:t>(amennyiben releváns)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221" w:date="1970-01-01T00:00:00Z"/>
              </w:rPr>
            </w:pPr>
          </w:p>
        </w:tc>
      </w:tr>
      <w:tr>
        <w:trPr>
          <w:trHeight w:val="428"/>
          <w:ins w:author="Jubarte" w:id="222" w:date="1970-01-01T00:00:00Z"/>
        </w:trPr>
        <w:tc>
          <w:tcPr>
            <w:tcW w:w="2802" w:type="dxa"/>
          </w:tcPr>
          <w:p>
            <w:pPr>
              <w:rPr>
                <w:ins w:author="Jubarte" w:id="223" w:date="1970-01-01T00:00:00Z"/>
              </w:rPr>
            </w:pPr>
            <w:ins w:author="Jubarte" w:id="224" w:date="1970-01-01T00:00:00Z">
              <w:r>
                <w:t>Fogadó intézmény neve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225" w:date="1970-01-01T00:00:00Z"/>
              </w:rPr>
            </w:pPr>
          </w:p>
        </w:tc>
      </w:tr>
      <w:tr>
        <w:trPr>
          <w:trHeight w:val="703"/>
          <w:ins w:author="Jubarte" w:id="226" w:date="1970-01-01T00:00:00Z"/>
        </w:trPr>
        <w:tc>
          <w:tcPr>
            <w:tcW w:w="2802" w:type="dxa"/>
          </w:tcPr>
          <w:p>
            <w:pPr>
              <w:rPr>
                <w:ins w:author="Jubarte" w:id="227" w:date="1970-01-01T00:00:00Z"/>
              </w:rPr>
            </w:pPr>
            <w:ins w:author="Jubarte" w:id="228" w:date="1970-01-01T00:00:00Z">
              <w:r>
                <w:t>Fogadó intézmény típusa</w:t>
              </w:r>
            </w:ins>
          </w:p>
          <w:p>
            <w:pPr>
              <w:rPr>
                <w:ins w:author="Jubarte" w:id="229" w:date="1970-01-01T00:00:00Z"/>
              </w:rPr>
            </w:pPr>
            <w:ins w:author="Jubarte" w:id="230" w:date="1970-01-01T00:00:00Z">
              <w:r>
                <w:t>(nem helyes törlendő)</w:t>
              </w:r>
            </w:ins>
          </w:p>
        </w:tc>
        <w:tc>
          <w:tcPr>
            <w:tcW w:w="11340" w:type="dxa"/>
          </w:tcPr>
          <w:p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author="Jubarte" w:id="231" w:date="1970-01-01T00:00:00Z"/>
              </w:rPr>
            </w:pPr>
            <w:ins w:author="Jubarte" w:id="232" w:date="1970-01-01T00:00:00Z">
              <w:r>
                <w:t>oktatási intézmény</w:t>
              </w:r>
            </w:ins>
          </w:p>
          <w:p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author="Jubarte" w:id="233" w:date="1970-01-01T00:00:00Z"/>
              </w:rPr>
            </w:pPr>
            <w:ins w:author="Jubarte" w:id="234" w:date="1970-01-01T00:00:00Z">
              <w:r>
                <w:t>továbbképző intézmény</w:t>
              </w:r>
            </w:ins>
          </w:p>
        </w:tc>
      </w:tr>
      <w:tr>
        <w:trPr>
          <w:ins w:author="Jubarte" w:id="235" w:date="1970-01-01T00:00:00Z"/>
        </w:trPr>
        <w:tc>
          <w:tcPr>
            <w:tcW w:w="2802" w:type="dxa"/>
          </w:tcPr>
          <w:p>
            <w:pPr>
              <w:rPr>
                <w:ins w:author="Jubarte" w:id="236" w:date="1970-01-01T00:00:00Z"/>
              </w:rPr>
            </w:pPr>
            <w:ins w:author="Jubarte" w:id="237" w:date="1970-01-01T00:00:00Z">
              <w:r>
                <w:t>Fogadó ország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238" w:date="1970-01-01T00:00:00Z"/>
              </w:rPr>
            </w:pPr>
          </w:p>
        </w:tc>
      </w:tr>
      <w:tr>
        <w:trPr>
          <w:ins w:author="Jubarte" w:id="239" w:date="1970-01-01T00:00:00Z"/>
        </w:trPr>
        <w:tc>
          <w:tcPr>
            <w:tcW w:w="2802" w:type="dxa"/>
          </w:tcPr>
          <w:p>
            <w:pPr>
              <w:rPr>
                <w:ins w:author="Jubarte" w:id="240" w:date="1970-01-01T00:00:00Z"/>
              </w:rPr>
            </w:pPr>
            <w:ins w:author="Jubarte" w:id="241" w:date="1970-01-01T00:00:00Z">
              <w:r>
                <w:t>Munkanyelv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242" w:date="1970-01-01T00:00:00Z"/>
              </w:rPr>
            </w:pPr>
          </w:p>
        </w:tc>
      </w:tr>
      <w:tr>
        <w:trPr>
          <w:ins w:author="Jubarte" w:id="243" w:date="1970-01-01T00:00:00Z"/>
        </w:trPr>
        <w:tc>
          <w:tcPr>
            <w:tcW w:w="2802" w:type="dxa"/>
          </w:tcPr>
          <w:p>
            <w:pPr>
              <w:rPr>
                <w:ins w:author="Jubarte" w:id="244" w:date="1970-01-01T00:00:00Z"/>
              </w:rPr>
            </w:pPr>
            <w:ins w:author="Jubarte" w:id="245" w:date="1970-01-01T00:00:00Z">
              <w:r>
                <w:t>Mobilitás időtartama</w:t>
              </w:r>
            </w:ins>
          </w:p>
          <w:p>
            <w:pPr>
              <w:rPr>
                <w:ins w:author="Jubarte" w:id="246" w:date="1970-01-01T00:00:00Z"/>
              </w:rPr>
            </w:pPr>
            <w:ins w:author="Jubarte" w:id="247" w:date="1970-01-01T00:00:00Z">
              <w:r>
                <w:t>(munkanapok száma)</w:t>
              </w:r>
            </w:ins>
          </w:p>
        </w:tc>
        <w:tc>
          <w:tcPr>
            <w:tcW w:w="11340" w:type="dxa"/>
          </w:tcPr>
          <w:p>
            <w:pPr>
              <w:ind w:firstLine="882"/>
              <w:rPr>
                <w:ins w:author="Jubarte" w:id="248" w:date="1970-01-01T00:00:00Z"/>
              </w:rPr>
            </w:pPr>
            <w:ins w:author="Jubarte" w:id="249" w:date="1970-01-01T00:00:00Z">
              <w:r>
                <w:t>nap</w:t>
              </w:r>
            </w:ins>
          </w:p>
        </w:tc>
      </w:tr>
    </w:tbl>
    <w:p>
      <w:pPr>
        <w:rPr>
          <w:ins w:author="Jubarte" w:id="250" w:date="1970-01-01T00:00:00Z"/>
          <w:sz w:val="28"/>
          <w:szCs w:val="28"/>
          <w:highlight w:val="lightGray"/>
        </w:rPr>
      </w:pPr>
      <w:ins w:author="Jubarte" w:id="251" w:date="1970-01-01T00:00:00Z">
        <w:r>
          <w:rPr>
            <w:sz w:val="28"/>
            <w:szCs w:val="28"/>
            <w:highlight w:val="lightGray"/>
          </w:rPr>
          <w:br w:type="page"/>
        </w:r>
      </w:ins>
    </w:p>
    <w:p>
      <w:pPr>
        <w:spacing w:line="240" w:lineRule="auto"/>
        <w:rPr>
          <w:ins w:author="Jubarte" w:id="252" w:date="1970-01-01T00:00:00Z"/>
          <w:sz w:val="28"/>
          <w:szCs w:val="28"/>
        </w:rPr>
      </w:pPr>
      <w:ins w:author="Jubarte" w:id="253" w:date="1970-01-01T00:00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>
        <w:trPr>
          <w:ins w:author="Jubarte" w:id="254" w:date="1970-01-01T00:00:00Z"/>
        </w:trPr>
        <w:tc>
          <w:tcPr>
            <w:tcW w:w="4714" w:type="dxa"/>
          </w:tcPr>
          <w:p>
            <w:pPr>
              <w:rPr>
                <w:ins w:author="Jubarte" w:id="255" w:date="1970-01-01T00:00:00Z"/>
                <w:b/>
                <w:bCs/>
              </w:rPr>
            </w:pPr>
            <w:ins w:author="Jubarte" w:id="256" w:date="1970-01-01T00:00:00Z">
              <w:r>
                <w:rPr>
                  <w:b/>
                  <w:bCs/>
                </w:rPr>
                <w:t>Az elvárt tanulási eredmények meghatározása a mobilitás tervezési szakaszában</w:t>
              </w:r>
              <w:r>
                <w:rPr>
                  <w:b/>
                  <w:bCs/>
                </w:rPr>
                <w:t xml:space="preserve"> (pályázat)</w:t>
              </w:r>
            </w:ins>
          </w:p>
          <w:p>
            <w:pPr>
              <w:rPr>
                <w:ins w:author="Jubarte" w:id="257" w:date="1970-01-01T00:00:00Z"/>
              </w:rPr>
            </w:pPr>
            <w:ins w:author="Jubarte" w:id="258" w:date="1970-01-01T00:00:00Z">
              <w:r>
                <w:t>(A tanulási folyamat elvárt eredményét írja le, cselekvést jelentő igéket használ, specifikus, konkrét, világos, egyértelmű és mérhető.)</w:t>
              </w:r>
            </w:ins>
          </w:p>
        </w:tc>
        <w:tc>
          <w:tcPr>
            <w:tcW w:w="4715" w:type="dxa"/>
          </w:tcPr>
          <w:p>
            <w:pPr>
              <w:rPr>
                <w:ins w:author="Jubarte" w:id="259" w:date="1970-01-01T00:00:00Z"/>
                <w:b/>
                <w:bCs/>
              </w:rPr>
            </w:pPr>
            <w:ins w:author="Jubarte" w:id="260" w:date="1970-01-01T00:00:00Z">
              <w:r>
                <w:rPr>
                  <w:b/>
                  <w:bCs/>
                </w:rPr>
                <w:t>A tanulási eredmények értékelése a mobilitás után</w:t>
              </w:r>
            </w:ins>
          </w:p>
          <w:p>
            <w:pPr>
              <w:rPr>
                <w:ins w:author="Jubarte" w:id="261" w:date="1970-01-01T00:00:00Z"/>
              </w:rPr>
            </w:pPr>
            <w:ins w:author="Jubarte" w:id="262" w:date="1970-01-01T00:00:00Z">
              <w:r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>
            <w:pPr>
              <w:rPr>
                <w:ins w:author="Jubarte" w:id="263" w:date="1970-01-01T00:00:00Z"/>
              </w:rPr>
            </w:pPr>
            <w:ins w:author="Jubarte" w:id="264" w:date="1970-01-01T00:00:00Z">
              <w:r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>
            <w:pPr>
              <w:rPr>
                <w:ins w:author="Jubarte" w:id="265" w:date="1970-01-01T00:00:00Z"/>
              </w:rPr>
            </w:pPr>
            <w:ins w:author="Jubarte" w:id="266" w:date="1970-01-01T00:00:00Z">
              <w:r>
                <w:t>(A terjesztésre vonatkozó tervek.)</w:t>
              </w:r>
            </w:ins>
          </w:p>
        </w:tc>
      </w:tr>
      <w:tr>
        <w:trPr>
          <w:trHeight w:val="2994"/>
          <w:ins w:author="Jubarte" w:id="267" w:date="1970-01-01T00:00:00Z"/>
        </w:trPr>
        <w:tc>
          <w:tcPr>
            <w:tcW w:w="4714" w:type="dxa"/>
          </w:tcPr>
          <w:p>
            <w:pPr>
              <w:rPr>
                <w:ins w:author="Jubarte" w:id="268" w:date="1970-01-01T00:00:00Z"/>
              </w:rPr>
            </w:pPr>
          </w:p>
        </w:tc>
        <w:tc>
          <w:tcPr>
            <w:tcW w:w="4715" w:type="dxa"/>
          </w:tcPr>
          <w:p>
            <w:pPr>
              <w:rPr>
                <w:ins w:author="Jubarte" w:id="269" w:date="1970-01-01T00:00:00Z"/>
              </w:rPr>
            </w:pPr>
          </w:p>
        </w:tc>
        <w:tc>
          <w:tcPr>
            <w:tcW w:w="4715" w:type="dxa"/>
          </w:tcPr>
          <w:p>
            <w:pPr>
              <w:rPr>
                <w:ins w:author="Jubarte" w:id="270" w:date="1970-01-01T00:00:00Z"/>
              </w:rPr>
            </w:pPr>
          </w:p>
        </w:tc>
      </w:tr>
    </w:tbl>
    <w:p>
      <w:pPr>
        <w:spacing w:line="240" w:lineRule="auto"/>
        <w:rPr>
          <w:ins w:author="Jubarte" w:id="271" w:date="1970-01-01T00:00:00Z"/>
        </w:rPr>
      </w:pPr>
      <w:ins w:author="Jubarte" w:id="272" w:date="1970-01-01T00:00:00Z">
        <w:r>
          <w:t xml:space="preserve">További információ: </w:t>
        </w:r>
      </w:ins>
      <w:ins w:author="Jubarte" w:id="273" w:date="1970-01-01T00:00:00Z">
        <w:r>
          <w:fldChar w:fldCharType="begin"/>
        </w:r>
        <w:r>
          <w:instrText>HYPERLINK "http://tka.hu/konyv/7099/az-iskola-es-a-vilag" \h</w:instrText>
        </w:r>
        <w:r>
          <w:fldChar w:fldCharType="separate"/>
        </w:r>
        <w:r>
          <w:rPr>
            <w:rStyle w:val="Hyperlink"/>
          </w:rPr>
          <w:t>Az iskola és a világ</w:t>
        </w:r>
        <w:r>
          <w:fldChar w:fldCharType="end"/>
        </w:r>
      </w:ins>
      <w:ins w:author="Jubarte" w:id="274" w:date="1970-01-01T00:00:00Z">
        <w:r>
          <w:t xml:space="preserve"> TKA, 2016.</w:t>
        </w:r>
      </w:ins>
    </w:p>
    <w:p>
      <w:pPr>
        <w:spacing w:line="240" w:lineRule="auto"/>
        <w:rPr>
          <w:ins w:author="Jubarte" w:id="275" w:date="1970-01-01T00:00:00Z"/>
        </w:rPr>
      </w:pPr>
      <w:ins w:author="Jubarte" w:id="276" w:date="1970-01-01T00:00:00Z">
        <w:r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>továbbképzés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>programj</w:t>
        </w:r>
        <w:r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 xml:space="preserve">/ </w:t>
        </w:r>
        <w:r>
          <w:rPr>
            <w:sz w:val="28"/>
            <w:szCs w:val="28"/>
            <w:highlight w:val="lightGray"/>
          </w:rPr>
          <w:t>szakmai látogatás (job shadowing)</w:t>
        </w:r>
        <w:r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>
        <w:trPr>
          <w:trHeight w:val="2835"/>
          <w:ins w:author="Jubarte" w:id="277" w:date="1970-01-01T00:00:00Z"/>
        </w:trPr>
        <w:tc>
          <w:tcPr>
            <w:tcW w:w="14142" w:type="dxa"/>
          </w:tcPr>
          <w:p>
            <w:pPr>
              <w:rPr>
                <w:ins w:author="Jubarte" w:id="278" w:date="1970-01-01T00:00:00Z"/>
              </w:rPr>
            </w:pPr>
          </w:p>
        </w:tc>
      </w:tr>
    </w:tbl>
    <w:p>
      <w:pPr>
        <w:spacing w:before="120" w:after="0" w:line="240" w:lineRule="auto"/>
        <w:rPr>
          <w:ins w:author="Jubarte" w:id="279" w:date="1970-01-01T00:00:00Z"/>
          <w:sz w:val="28"/>
          <w:szCs w:val="28"/>
          <w:highlight w:val="lightGray"/>
        </w:rPr>
      </w:pPr>
      <w:ins w:author="Jubarte" w:id="280" w:date="1970-01-01T00:00:00Z">
        <w:r>
          <w:rPr>
            <w:sz w:val="28"/>
            <w:szCs w:val="28"/>
            <w:highlight w:val="lightGray"/>
          </w:rPr>
          <w:t>A r</w:t>
        </w:r>
        <w:r>
          <w:rPr>
            <w:sz w:val="28"/>
            <w:szCs w:val="28"/>
            <w:highlight w:val="lightGray"/>
          </w:rPr>
          <w:t>észtvevő fel</w:t>
        </w:r>
        <w:r>
          <w:rPr>
            <w:sz w:val="28"/>
            <w:szCs w:val="28"/>
            <w:highlight w:val="lightGray"/>
          </w:rPr>
          <w:t xml:space="preserve">adatai a mobilitás előtt </w:t>
        </w:r>
      </w:ins>
    </w:p>
    <w:p>
      <w:pPr>
        <w:spacing w:before="120" w:after="0" w:line="240" w:lineRule="auto"/>
        <w:rPr>
          <w:ins w:author="Jubarte" w:id="281" w:date="1970-01-01T00:00:00Z"/>
        </w:rPr>
      </w:pPr>
      <w:ins w:author="Jubarte" w:id="282" w:date="1970-01-01T00:00:00Z">
        <w:r>
          <w:t>Kérjük, röviden mutassa be, hogyan készült fel a mobilitásra.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>
        <w:trPr>
          <w:trHeight w:val="1701"/>
          <w:ins w:author="Jubarte" w:id="283" w:date="1970-01-01T00:00:00Z"/>
        </w:trPr>
        <w:tc>
          <w:tcPr>
            <w:tcW w:w="14142" w:type="dxa"/>
          </w:tcPr>
          <w:p>
            <w:pPr>
              <w:spacing w:before="120"/>
              <w:rPr>
                <w:ins w:author="Jubarte" w:id="284" w:date="1970-01-01T00:00:00Z"/>
              </w:rPr>
            </w:pPr>
          </w:p>
        </w:tc>
      </w:tr>
    </w:tbl>
    <w:p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author="Jubarte" w:id="285" w:date="1970-01-01T00:00:00Z"/>
          <w:sz w:val="28"/>
          <w:szCs w:val="28"/>
        </w:rPr>
      </w:pPr>
      <w:ins w:author="Jubarte" w:id="286" w:date="1970-01-01T00:00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>
      <w:pPr>
        <w:tabs>
          <w:tab w:val="left" w:pos="11340"/>
        </w:tabs>
        <w:spacing w:after="0" w:line="240" w:lineRule="auto"/>
        <w:rPr>
          <w:ins w:author="Jubarte" w:id="287" w:date="1970-01-01T00:00:00Z"/>
          <w:sz w:val="28"/>
          <w:szCs w:val="28"/>
        </w:rPr>
      </w:pPr>
      <w:ins w:author="Jubarte" w:id="288" w:date="1970-01-01T00:00:00Z">
        <w:r>
          <w:rPr>
            <w:sz w:val="24"/>
            <w:szCs w:val="24"/>
          </w:rPr>
          <w:tab/>
        </w:r>
        <w:r>
          <w:rPr>
            <w:sz w:val="28"/>
            <w:szCs w:val="28"/>
          </w:rPr>
          <w:t>résztvevő</w:t>
        </w:r>
        <w:r>
          <w:rPr>
            <w:sz w:val="28"/>
            <w:szCs w:val="28"/>
          </w:rPr>
          <w:t xml:space="preserve"> aláírása</w:t>
        </w:r>
      </w:ins>
    </w:p>
    <w:sectPr>
      <w:headerReference w:type="default" r:id="rId10"/>
      <w:pgSz w:w="16838" w:h="11906" w:orient="landscape"/>
      <w:pgMar w:top="1417" w:right="1417" w:bottom="1417" w:left="1417" w:header="708" w:footer="708" w:gutter="0"/>
      <w:cols w:space="708" w:num="1"/>
      <w:docGrid w:linePitch="360"/>
      <w:sectPrChange w:author="Jubarte" w:date="1970-01-01T00:00:00Z" w:id="289">
        <w:sectPr>
          <w:pgSz w:orient="landscape" w:w="24480" w:h="15840"/>
          <w:pgMar w:top="1000" w:right="1440" w:bottom="1000" w:left="1440" w:header="720" w:footer="720" w:gutter="0"/>
          <w:cols w:num="1" w:space="720"/>
        </w:sectPr>
      </w:sectPrChange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rtika">
    <w:altName w:val="Bell MT"/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40" w:lineRule="auto"/>
      <w:jc w:val="right"/>
      <w:rPr>
        <w:ins w:author="Jubarte" w:date="1970-01-01T00:00:00Z" w:id="2"/>
        <w:rFonts w:cs="Arial"/>
        <w:b/>
        <w:color w:val="0000FF"/>
        <w:sz w:val="16"/>
        <w:szCs w:val="16"/>
      </w:rPr>
    </w:pPr>
    <w:ins w:author="Jubarte" w:date="1970-01-01T00:00:00Z" w:id="1">
      <w:r>
        <w:rPr>
          <w:noProof/>
          <w:lang w:eastAsia="hu-HU"/>
        </w:rPr>
        <w:drawing>
          <wp:anchor distT="0" distB="0" distL="114300" distR="114300" simplePos="0" relativeHeight="251664384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7216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  <w:pPrChange w:id="5" w:author="Jubarte" w:date="1970-01-01T00:00:00Z">
        <w:pPr>
          <w:spacing w:after="0" w:line="240" w:lineRule="auto"/>
          <w:jc w:val="both"/>
        </w:pPr>
      </w:pPrChange>
    </w:pPr>
    <w:rPr>
      <w:rFonts w:asciiTheme="minorHAnsi" w:hAnsiTheme="minorHAnsi" w:eastAsiaTheme="minorHAnsi" w:cstheme="minorBidi"/>
      <w:sz w:val="22"/>
      <w:szCs w:val="22"/>
      <w:lang w:val="hu-HU"/>
      <w:rPrChange w:id="5" w:author="Jubarte" w:date="1970-01-01T00:00:00Z">
        <w:rPr>
          <w:rFonts w:ascii="Arial" w:hAnsi="Arial" w:eastAsia="Arial" w:cs="Arial"/>
          <w:sz w:val="20"/>
          <w:szCs w:val="20"/>
          <w:lang w:val="en-US"/>
        </w:rPr>
      </w:rPrChange>
    </w:rPr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4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Jubarte" w:date="1970-01-01T00:00:00Z">
        <w:pPr>
          <w:ind w:left="720"/>
          <w:contextualSpacing/>
        </w:pPr>
      </w:pPrChange>
    </w:pPr>
    <w:rPr>
      <w:rPrChange w:id="1" w:author="Jubarte" w:date="1970-01-01T00:00:00Z">
        <w:rPr>
          <w:lang w:val="hu-HU" w:eastAsia="en-US" w:bidi="ar-SA"/>
        </w:rPr>
      </w:rPrChange>
    </w:rPr>
  </w:style>
  <w:style w:type="paragraph" w:styleId="BalloonText">
    <w:name w:val="Balloon Text"/>
    <w:basedOn w:val="Normal"/>
    <w:link w:val="BuborékszövegChar"/>
    <w:uiPriority w:val="99"/>
    <w:semiHidden/>
    <w:unhideWhenUsed/>
    <w:rsid w:val="00F520F7"/>
    <w:pPr>
      <w:spacing w:after="0" w:line="240" w:lineRule="auto"/>
      <w:pPrChange w:id="2" w:author="Jubarte" w:date="1970-01-01T00:00:00Z">
        <w:pPr>
          <w:spacing w:after="0" w:line="240" w:lineRule="auto"/>
        </w:pPr>
      </w:pPrChange>
    </w:pPr>
    <w:rPr>
      <w:rFonts w:ascii="Tahoma" w:hAnsi="Tahoma" w:cs="Tahoma"/>
      <w:sz w:val="16"/>
      <w:szCs w:val="16"/>
      <w:rPrChange w:id="2" w:author="Jubarte" w:date="1970-01-01T00:00:00Z">
        <w:rPr>
          <w:rFonts w:ascii="Tahoma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uborékszövegChar">
    <w:name w:val="Buborékszöveg Char"/>
    <w:basedOn w:val="DefaultParagraphFont"/>
    <w:link w:val="BalloonText"/>
    <w:uiPriority w:val="99"/>
    <w:semiHidden/>
    <w:rsid w:val="00F520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</w:rPr>
  </w:style>
  <w:style w:type="paragraph" w:styleId="Header">
    <w:name w:val="header"/>
    <w:basedOn w:val="Normal"/>
    <w:link w:val="Élőfej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Jubarte" w:date="1970-01-01T00:00:00Z">
        <w:pPr>
          <w:tabs>
            <w:tab w:val="center" w:pos="4536"/>
            <w:tab w:val="right" w:pos="9072"/>
          </w:tabs>
          <w:spacing w:after="0" w:line="240" w:lineRule="auto"/>
        </w:pPr>
      </w:pPrChange>
    </w:pPr>
    <w:rPr>
      <w:rPrChange w:id="3" w:author="Jubarte" w:date="1970-01-01T00:00:00Z">
        <w:rPr>
          <w:lang w:val="hu-HU" w:eastAsia="en-US" w:bidi="ar-SA"/>
        </w:rPr>
      </w:rPrChange>
    </w:rPr>
  </w:style>
  <w:style w:type="character" w:customStyle="1" w:styleId="ÉlőfejChar">
    <w:name w:val="Élőfej Char"/>
    <w:basedOn w:val="DefaultParagraphFont"/>
    <w:link w:val="Header"/>
    <w:uiPriority w:val="99"/>
    <w:rsid w:val="0061350B"/>
  </w:style>
  <w:style w:type="paragraph" w:styleId="Footer">
    <w:name w:val="footer"/>
    <w:basedOn w:val="Normal"/>
    <w:link w:val="Élőláb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Jubarte" w:date="1970-01-01T00:00:00Z">
        <w:pPr>
          <w:tabs>
            <w:tab w:val="center" w:pos="4536"/>
            <w:tab w:val="right" w:pos="9072"/>
          </w:tabs>
          <w:spacing w:after="0" w:line="240" w:lineRule="auto"/>
        </w:pPr>
      </w:pPrChange>
    </w:pPr>
    <w:rPr>
      <w:rPrChange w:id="4" w:author="Jubarte" w:date="1970-01-01T00:00:00Z">
        <w:rPr>
          <w:lang w:val="hu-HU" w:eastAsia="en-US" w:bidi="ar-SA"/>
        </w:rPr>
      </w:rPrChange>
    </w:rPr>
  </w:style>
  <w:style w:type="character" w:customStyle="1" w:styleId="ÉlőlábChar">
    <w:name w:val="Élőláb Char"/>
    <w:basedOn w:val="DefaultParagraphFont"/>
    <w:link w:val="Footer"/>
    <w:uiPriority w:val="99"/>
    <w:rsid w:val="006135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hyperlink" Target="http://tka.hu/konyv/7099/az-iskola-es-a-vilag" TargetMode="External"/>
  <Relationship Id="rId10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  <Relationship Id="rId2" Type="http://schemas.openxmlformats.org/officeDocument/2006/relationships/image" Target="media/image2.jpeg"/>
  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PrintableCalendar4U.Com</dc:creator>
  <dc:title>Lined Calendar February 2025 with US Holidays, Sunday start (Landscape, Tabloid paper size)</dc:title>
  <dc:description>Download more at PrintableCalendar4U.Com</dc:description>
  <dc:subject/>
  <cp:keywords>2025 word calendar</cp:keywords>
  <cp:category/>
  <cp:lastModifiedBy>PrintableCalendar4U.Com</cp:lastModifiedBy>
  <dcterms:created xsi:type="dcterms:W3CDTF">2025-09-13T22:21:17-07:00</dcterms:created>
  <dcterms:modified xsi:type="dcterms:W3CDTF">2025-09-13T22:21:17-07:00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
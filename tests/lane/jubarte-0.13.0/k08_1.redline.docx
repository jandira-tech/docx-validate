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P6016719bb4db4c4dcb99b8d36b55d4c1905f2cad5b4cbccd7f6776808ace30f4.jpe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custom-properties" Target="docProps/custom.xml"/>
  <Relationship Id="rId4" Type="http://schemas.openxmlformats.org/officeDocument/2006/relationships/officeDocument" Target="word/document.xml"/>
</Relationships>
</file>

<file path=word/document.xml><?xml version="1.0" encoding="utf-8"?>
<w:document xmlns:m="http://schemas.openxmlformats.org/officeDocument/2006/math" xmlns:o="urn:schemas-microsoft-com:office:office" xmlns:pt14="http://powertools.codeplex.com/2011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ve:Ignorable="pt14">
  <w:body>
    <w:p>
      <w:pPr>
        <w:rPr>
          <w:ins w:author="Jubarte" w:id="1" w:date="1970-01-01T00:00:00Z"/>
          <w:szCs w:val="24"/>
        </w:rPr>
      </w:pPr>
    </w:p>
    <w:p>
      <w:pPr>
        <w:rPr>
          <w:ins w:author="Jubarte" w:id="2" w:date="1970-01-01T00:00:00Z"/>
          <w:b/>
          <w:szCs w:val="24"/>
        </w:rPr>
      </w:pPr>
      <w:ins w:author="Jubarte" w:id="3" w:date="1970-01-01T00:00:00Z">
        <w:r>
          <w:rPr>
            <w:b/>
            <w:noProof/>
            <w:szCs w:val="24"/>
          </w:rPr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1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>
      <w:pPr>
        <w:jc w:val="center"/>
        <w:rPr>
          <w:ins w:author="Jubarte" w:id="4" w:date="1970-01-01T00:00:00Z"/>
          <w:b/>
          <w:szCs w:val="24"/>
        </w:rPr>
      </w:pPr>
    </w:p>
    <w:p>
      <w:pPr>
        <w:jc w:val="center"/>
        <w:rPr>
          <w:ins w:author="Jubarte" w:id="5" w:date="1970-01-01T00:00:00Z"/>
          <w:b/>
          <w:szCs w:val="24"/>
        </w:rPr>
      </w:pPr>
    </w:p>
    <w:p>
      <w:pPr>
        <w:rPr>
          <w:ins w:author="Jubarte" w:id="6" w:date="1970-01-01T00:00:00Z"/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ins w:author="Jubarte" w:id="7" w:date="1970-01-01T00:00:00Z"/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ins w:author="Jubarte" w:id="8" w:date="1970-01-01T00:00:00Z"/>
          <w:rFonts w:ascii="Times New Roman" w:hAnsi="Times New Roman" w:cs="Times New Roman"/>
          <w:b/>
          <w:sz w:val="24"/>
          <w:szCs w:val="24"/>
        </w:rPr>
      </w:pPr>
      <w:ins w:author="Jubarte" w:id="9" w:date="1970-01-01T00:00:00Z">
        <w:r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>
      <w:pPr>
        <w:jc w:val="center"/>
        <w:rPr>
          <w:ins w:author="Jubarte" w:id="10" w:date="1970-01-01T00:00:00Z"/>
          <w:rFonts w:ascii="Times New Roman" w:hAnsi="Times New Roman" w:cs="Times New Roman"/>
          <w:b/>
          <w:sz w:val="24"/>
          <w:szCs w:val="24"/>
        </w:rPr>
      </w:pPr>
      <w:ins w:author="Jubarte" w:id="11" w:date="1970-01-01T00:00:00Z">
        <w:r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>
      <w:pPr>
        <w:pBdr>
          <w:bottom w:val="single" w:sz="12" w:space="1" w:color="auto"/>
        </w:pBdr>
        <w:jc w:val="center"/>
        <w:rPr>
          <w:ins w:author="Jubarte" w:id="12" w:date="1970-01-01T00:00:00Z"/>
          <w:rFonts w:ascii="Times New Roman" w:hAnsi="Times New Roman" w:cs="Times New Roman"/>
          <w:b/>
          <w:sz w:val="24"/>
          <w:szCs w:val="24"/>
        </w:rPr>
      </w:pPr>
      <w:ins w:author="Jubarte" w:id="13" w:date="1970-01-01T00:00:00Z">
        <w:r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>
      <w:pPr>
        <w:pStyle w:val="Heading1"/>
        <w:tabs>
          <w:tab w:val="num" w:pos="0"/>
        </w:tabs>
        <w:suppressAutoHyphens/>
        <w:ind w:left="432" w:hanging="432"/>
        <w:jc w:val="center"/>
        <w:rPr>
          <w:ins w:author="Jubarte" w:id="14" w:date="1970-01-01T00:00:00Z"/>
          <w:b/>
          <w:sz w:val="24"/>
          <w:szCs w:val="24"/>
        </w:rPr>
      </w:pPr>
    </w:p>
    <w:p>
      <w:pPr>
        <w:pStyle w:val="Heading1"/>
        <w:tabs>
          <w:tab w:val="num" w:pos="0"/>
        </w:tabs>
        <w:suppressAutoHyphens/>
        <w:ind w:left="432" w:hanging="432"/>
        <w:jc w:val="center"/>
        <w:rPr>
          <w:ins w:author="Jubarte" w:id="15" w:date="1970-01-01T00:00:00Z"/>
          <w:b/>
          <w:sz w:val="24"/>
          <w:szCs w:val="24"/>
        </w:rPr>
      </w:pPr>
      <w:ins w:author="Jubarte" w:id="16" w:date="1970-01-01T00:00:00Z">
        <w:r>
          <w:rPr>
            <w:b/>
            <w:sz w:val="24"/>
            <w:szCs w:val="24"/>
          </w:rPr>
          <w:t>РЕШЕНИЕ (проект)</w:t>
        </w:r>
      </w:ins>
    </w:p>
    <w:p>
      <w:pPr>
        <w:rPr>
          <w:ins w:author="Jubarte" w:id="17" w:date="1970-01-01T00:00:00Z"/>
          <w:rFonts w:ascii="Times New Roman" w:hAnsi="Times New Roman" w:cs="Times New Roman"/>
          <w:sz w:val="24"/>
          <w:szCs w:val="24"/>
        </w:rPr>
      </w:pPr>
    </w:p>
    <w:p>
      <w:pPr>
        <w:rPr>
          <w:ins w:author="Jubarte" w:id="18" w:date="1970-01-01T00:00:00Z"/>
          <w:rFonts w:ascii="Times New Roman" w:hAnsi="Times New Roman" w:cs="Times New Roman"/>
          <w:sz w:val="24"/>
          <w:szCs w:val="24"/>
        </w:rPr>
      </w:pPr>
      <w:ins w:author="Jubarte" w:id="19" w:date="1970-01-01T00:00:00Z">
        <w:r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>
      <w:pPr>
        <w:rPr>
          <w:ins w:author="Jubarte" w:id="20" w:date="1970-01-01T00:00:00Z"/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ins w:author="Jubarte" w:id="21" w:date="1970-01-01T00:00:00Z"/>
          <w:rFonts w:ascii="Times New Roman" w:hAnsi="Times New Roman" w:cs="Times New Roman"/>
          <w:sz w:val="24"/>
          <w:szCs w:val="24"/>
        </w:rPr>
      </w:pPr>
    </w:p>
    <w:p>
      <w:pPr>
        <w:pStyle w:val="NormalWeb"/>
        <w:spacing w:before="0" w:beforeAutospacing="0" w:after="0" w:afterAutospacing="0"/>
        <w:jc w:val="center"/>
        <w:rPr>
          <w:ins w:author="Jubarte" w:id="22" w:date="1970-01-01T00:00:00Z"/>
          <w:b/>
          <w:spacing w:val="-2"/>
        </w:rPr>
      </w:pPr>
    </w:p>
    <w:p>
      <w:pPr>
        <w:pStyle w:val="NormalWeb"/>
        <w:spacing w:before="0" w:beforeAutospacing="0" w:after="0" w:afterAutospacing="0"/>
        <w:jc w:val="center"/>
        <w:rPr>
          <w:ins w:author="Jubarte" w:id="23" w:date="1970-01-01T00:00:00Z"/>
          <w:b/>
          <w:spacing w:val="-2"/>
        </w:rPr>
      </w:pPr>
      <w:ins w:author="Jubarte" w:id="24" w:date="1970-01-01T00:00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>
      <w:pPr>
        <w:pStyle w:val="NormalWeb"/>
        <w:spacing w:before="0" w:beforeAutospacing="0" w:after="0" w:afterAutospacing="0"/>
        <w:jc w:val="center"/>
        <w:rPr>
          <w:ins w:author="Jubarte" w:id="25" w:date="1970-01-01T00:00:00Z"/>
          <w:b/>
          <w:spacing w:val="-2"/>
        </w:rPr>
      </w:pPr>
    </w:p>
    <w:p>
      <w:pPr>
        <w:pStyle w:val="ОсновнойТекст21"/>
        <w:jc w:val="center"/>
        <w:rPr>
          <w:ins w:author="Jubarte" w:id="26" w:date="1970-01-01T00:00:00Z"/>
          <w:sz w:val="24"/>
          <w:szCs w:val="24"/>
        </w:rPr>
      </w:pPr>
    </w:p>
    <w:p>
      <w:pPr>
        <w:pStyle w:val="ОсновнойТекст21"/>
        <w:jc w:val="both"/>
        <w:rPr>
          <w:ins w:author="Jubarte" w:id="27" w:date="1970-01-01T00:00:00Z"/>
          <w:sz w:val="24"/>
          <w:szCs w:val="24"/>
        </w:rPr>
      </w:pPr>
      <w:ins w:author="Jubarte" w:id="28" w:date="1970-01-01T00:00:00Z">
        <w:r>
          <w:rPr>
            <w:sz w:val="24"/>
            <w:szCs w:val="24"/>
          </w:rPr>
          <w:tab/>
          <w:t xml:space="preserve">В соответствии с </w:t>
        </w:r>
        <w:r>
          <w:rPr>
            <w:rFonts w:eastAsia="Calibri"/>
            <w:sz w:val="24"/>
            <w:szCs w:val="24"/>
          </w:rPr>
          <w:t>Законом Санкт-Петербурга от 23.09.2009 № 420-79</w:t>
        </w:r>
        <w:r>
          <w:rPr>
            <w:sz w:val="24"/>
            <w:szCs w:val="24"/>
          </w:rPr>
          <w:t xml:space="preserve"> «</w:t>
        </w:r>
        <w:r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>
      <w:pPr>
        <w:pStyle w:val="ОсновнойТекст21"/>
        <w:jc w:val="center"/>
        <w:rPr>
          <w:ins w:author="Jubarte" w:id="29" w:date="1970-01-01T00:00:00Z"/>
          <w:sz w:val="24"/>
          <w:szCs w:val="24"/>
        </w:rPr>
      </w:pPr>
    </w:p>
    <w:p>
      <w:pPr>
        <w:pStyle w:val="ОсновнойТекст21"/>
        <w:jc w:val="center"/>
        <w:rPr>
          <w:ins w:author="Jubarte" w:id="30" w:date="1970-01-01T00:00:00Z"/>
          <w:b/>
          <w:sz w:val="24"/>
          <w:szCs w:val="24"/>
        </w:rPr>
      </w:pPr>
      <w:ins w:author="Jubarte" w:id="31" w:date="1970-01-01T00:00:00Z">
        <w:r>
          <w:rPr>
            <w:sz w:val="24"/>
            <w:szCs w:val="24"/>
          </w:rPr>
          <w:t xml:space="preserve"> </w:t>
        </w:r>
        <w:r>
          <w:rPr>
            <w:b/>
            <w:sz w:val="24"/>
            <w:szCs w:val="24"/>
          </w:rPr>
          <w:t>МУНИЦИПАЛЬНЫЙ СОВЕТ</w:t>
        </w:r>
      </w:ins>
    </w:p>
    <w:p>
      <w:pPr>
        <w:pStyle w:val="ОсновнойТекст21"/>
        <w:jc w:val="center"/>
        <w:rPr>
          <w:ins w:author="Jubarte" w:id="32" w:date="1970-01-01T00:00:00Z"/>
          <w:b/>
          <w:sz w:val="24"/>
          <w:szCs w:val="24"/>
        </w:rPr>
      </w:pPr>
      <w:ins w:author="Jubarte" w:id="33" w:date="1970-01-01T00:00:00Z">
        <w:r>
          <w:rPr>
            <w:b/>
            <w:sz w:val="24"/>
            <w:szCs w:val="24"/>
          </w:rPr>
          <w:t>РЕШИЛ:</w:t>
        </w:r>
      </w:ins>
    </w:p>
    <w:p>
      <w:pPr>
        <w:pStyle w:val="ОсновнойТекст21"/>
        <w:jc w:val="center"/>
        <w:rPr>
          <w:ins w:author="Jubarte" w:id="34" w:date="1970-01-01T00:00:00Z"/>
          <w:b/>
          <w:sz w:val="24"/>
          <w:szCs w:val="24"/>
        </w:rPr>
      </w:pPr>
    </w:p>
    <w:p>
      <w:pPr>
        <w:numPr>
          <w:ilvl w:val="0"/>
          <w:numId w:val="18"/>
        </w:numPr>
        <w:ind w:left="0" w:firstLine="709"/>
        <w:jc w:val="both"/>
        <w:rPr>
          <w:ins w:author="Jubarte" w:id="35" w:date="1970-01-01T00:00:00Z"/>
          <w:rFonts w:ascii="Times New Roman" w:hAnsi="Times New Roman" w:cs="Times New Roman"/>
          <w:sz w:val="24"/>
          <w:szCs w:val="24"/>
        </w:rPr>
      </w:pPr>
      <w:ins w:author="Jubarte" w:id="36" w:date="1970-01-01T00:00:00Z">
        <w:r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author="Jubarte" w:id="37" w:date="1970-01-01T00:00:00Z"/>
          <w:rFonts w:ascii="Times New Roman" w:hAnsi="Times New Roman"/>
          <w:sz w:val="24"/>
          <w:szCs w:val="24"/>
        </w:rPr>
      </w:pPr>
      <w:ins w:author="Jubarte" w:id="38" w:date="1970-01-01T00:00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author="Jubarte" w:id="39" w:date="1970-01-01T00:00:00Z"/>
          <w:rFonts w:ascii="Times New Roman" w:hAnsi="Times New Roman"/>
          <w:sz w:val="24"/>
          <w:szCs w:val="24"/>
        </w:rPr>
      </w:pPr>
      <w:ins w:author="Jubarte" w:id="40" w:date="1970-01-01T00:00:00Z">
        <w:r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author="Jubarte" w:id="41" w:date="1970-01-01T00:00:00Z"/>
          <w:rFonts w:ascii="Times New Roman" w:hAnsi="Times New Roman"/>
          <w:sz w:val="24"/>
          <w:szCs w:val="24"/>
        </w:rPr>
      </w:pPr>
      <w:ins w:author="Jubarte" w:id="42" w:date="1970-01-01T00:00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author="Jubarte" w:id="43" w:date="1970-01-01T00:00:00Z"/>
          <w:rFonts w:ascii="Times New Roman" w:hAnsi="Times New Roman"/>
          <w:sz w:val="24"/>
          <w:szCs w:val="24"/>
        </w:rPr>
      </w:pPr>
      <w:ins w:author="Jubarte" w:id="44" w:date="1970-01-01T00:00:00Z">
        <w:r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author="Jubarte" w:id="45" w:date="1970-01-01T00:00:00Z"/>
          <w:rFonts w:ascii="Times New Roman" w:hAnsi="Times New Roman"/>
          <w:sz w:val="24"/>
          <w:szCs w:val="24"/>
        </w:rPr>
      </w:pPr>
      <w:ins w:author="Jubarte" w:id="46" w:date="1970-01-01T00:00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>
          <w:rPr>
            <w:rFonts w:ascii="Times New Roman" w:hAnsi="Times New Roman"/>
            <w:sz w:val="24"/>
            <w:szCs w:val="24"/>
          </w:rPr>
          <w:t xml:space="preserve"> </w:t>
        </w:r>
      </w:ins>
    </w:p>
    <w:p>
      <w:pPr>
        <w:pStyle w:val="ListParagraph"/>
        <w:tabs>
          <w:tab w:val="left" w:pos="1134"/>
        </w:tabs>
        <w:ind w:left="709"/>
        <w:jc w:val="both"/>
        <w:rPr>
          <w:ins w:author="Jubarte" w:id="47" w:date="1970-01-01T00:00:00Z"/>
          <w:rFonts w:ascii="Times New Roman" w:hAnsi="Times New Roman"/>
          <w:sz w:val="24"/>
          <w:szCs w:val="24"/>
        </w:rPr>
      </w:pPr>
    </w:p>
    <w:p>
      <w:pPr>
        <w:numPr>
          <w:ilvl w:val="0"/>
          <w:numId w:val="18"/>
        </w:numPr>
        <w:spacing w:after="240"/>
        <w:ind w:left="0" w:firstLine="709"/>
        <w:jc w:val="both"/>
        <w:rPr>
          <w:ins w:author="Jubarte" w:id="48" w:date="1970-01-01T00:00:00Z"/>
          <w:rFonts w:ascii="Times New Roman" w:hAnsi="Times New Roman" w:cs="Times New Roman"/>
          <w:sz w:val="24"/>
          <w:szCs w:val="24"/>
        </w:rPr>
      </w:pPr>
      <w:ins w:author="Jubarte" w:id="49" w:date="1970-01-01T00:00:00Z">
        <w:r>
          <w:rPr>
            <w:rFonts w:ascii="Times New Roman" w:hAnsi="Times New Roman" w:cs="Times New Roman"/>
            <w:sz w:val="24"/>
            <w:szCs w:val="24"/>
          </w:rPr>
          <w:t>Контроль за</w:t>
        </w:r>
        <w:r>
          <w:rPr>
            <w:rFonts w:ascii="Times New Roman" w:hAnsi="Times New Roman" w:cs="Times New Roman"/>
            <w:sz w:val="24"/>
            <w:szCs w:val="24"/>
          </w:rPr>
          <w:t xml:space="preserve"> исполнением настоящего решения возложить на Главу Муниципального образования поселок Стрельна</w:t>
        </w:r>
        <w:r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>
      <w:pPr>
        <w:numPr>
          <w:ilvl w:val="0"/>
          <w:numId w:val="18"/>
        </w:numPr>
        <w:spacing w:after="240"/>
        <w:ind w:left="0" w:firstLine="709"/>
        <w:jc w:val="both"/>
        <w:rPr>
          <w:ins w:author="Jubarte" w:id="50" w:date="1970-01-01T00:00:00Z"/>
          <w:rFonts w:ascii="Times New Roman" w:hAnsi="Times New Roman" w:cs="Times New Roman"/>
          <w:sz w:val="24"/>
          <w:szCs w:val="24"/>
        </w:rPr>
      </w:pPr>
      <w:ins w:author="Jubarte" w:id="51" w:date="1970-01-01T00:00:00Z">
        <w:r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>
          <w:rPr>
            <w:rFonts w:ascii="Times New Roman" w:hAnsi="Times New Roman" w:cs="Times New Roman"/>
            <w:sz w:val="24"/>
            <w:szCs w:val="24"/>
          </w:rPr>
          <w:t xml:space="preserve">его </w:t>
        </w:r>
        <w:r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>
      <w:pPr>
        <w:rPr>
          <w:ins w:author="Jubarte" w:id="52" w:date="1970-01-01T00:00:00Z"/>
          <w:rFonts w:ascii="Times New Roman" w:hAnsi="Times New Roman" w:cs="Times New Roman"/>
          <w:sz w:val="24"/>
          <w:szCs w:val="24"/>
        </w:rPr>
      </w:pPr>
    </w:p>
    <w:p>
      <w:pPr>
        <w:rPr>
          <w:ins w:author="Jubarte" w:id="53" w:date="1970-01-01T00:00:00Z"/>
          <w:rFonts w:ascii="Times New Roman" w:hAnsi="Times New Roman" w:cs="Times New Roman"/>
          <w:sz w:val="24"/>
          <w:szCs w:val="24"/>
        </w:rPr>
      </w:pPr>
    </w:p>
    <w:p>
      <w:pPr>
        <w:rPr>
          <w:ins w:author="Jubarte" w:id="54" w:date="1970-01-01T00:00:00Z"/>
          <w:rFonts w:ascii="Times New Roman" w:hAnsi="Times New Roman" w:cs="Times New Roman"/>
          <w:sz w:val="24"/>
          <w:szCs w:val="24"/>
        </w:rPr>
      </w:pPr>
      <w:ins w:author="Jubarte" w:id="55" w:date="1970-01-01T00:00:00Z">
        <w:r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>
      <w:pPr>
        <w:rPr>
          <w:ins w:author="Jubarte" w:id="56" w:date="1970-01-01T00:00:00Z"/>
          <w:rFonts w:ascii="Times New Roman" w:hAnsi="Times New Roman" w:cs="Times New Roman"/>
          <w:sz w:val="24"/>
          <w:szCs w:val="24"/>
        </w:rPr>
      </w:pPr>
      <w:ins w:author="Jubarte" w:id="57" w:date="1970-01-01T00:00:00Z">
        <w:r>
          <w:rPr>
            <w:rFonts w:ascii="Times New Roman" w:hAnsi="Times New Roman" w:cs="Times New Roman"/>
            <w:sz w:val="24"/>
            <w:szCs w:val="24"/>
          </w:rPr>
          <w:t>исполняющий</w:t>
        </w:r>
        <w:r>
          <w:rPr>
            <w:rFonts w:ascii="Times New Roman" w:hAnsi="Times New Roman" w:cs="Times New Roman"/>
            <w:sz w:val="24"/>
            <w:szCs w:val="24"/>
          </w:rPr>
          <w:t xml:space="preserve"> полномочия</w:t>
        </w:r>
      </w:ins>
    </w:p>
    <w:p>
      <w:pPr>
        <w:rPr>
          <w:ins w:author="Jubarte" w:id="58" w:date="1970-01-01T00:00:00Z"/>
          <w:rFonts w:ascii="Times New Roman" w:hAnsi="Times New Roman" w:cs="Times New Roman"/>
          <w:sz w:val="24"/>
          <w:szCs w:val="24"/>
        </w:rPr>
      </w:pPr>
      <w:ins w:author="Jubarte" w:id="59" w:date="1970-01-01T00:00:00Z">
        <w:r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>
      <w:pPr>
        <w:rPr>
          <w:ins w:author="Jubarte" w:id="60" w:date="1970-01-01T00:00:00Z"/>
          <w:rFonts w:ascii="Times New Roman" w:hAnsi="Times New Roman" w:cs="Times New Roman"/>
          <w:sz w:val="24"/>
          <w:szCs w:val="24"/>
        </w:rPr>
      </w:pPr>
    </w:p>
    <w:p>
      <w:pPr>
        <w:autoSpaceDE w:val="0"/>
        <w:rPr>
          <w:ins w:author="Jubarte" w:id="61" w:date="1970-01-01T00:00:00Z"/>
          <w:rFonts w:ascii="Times New Roman" w:hAnsi="Times New Roman" w:cs="Times New Roman"/>
          <w:sz w:val="24"/>
          <w:szCs w:val="24"/>
        </w:rPr>
      </w:pPr>
    </w:p>
    <w:tbl>
      <w:tblPr>
        <w:bidiVisual w:val="0"/>
        <w:tblW w:w="5000" w:type="pct"/>
        <w:tblLayout w:type="fixed"/>
        <w:tblLook w:val="04A0" w:firstRow="1" w:lastRow="0" w:firstColumn="1" w:lastColumn="0" w:noHBand="0" w:noVBand="1"/>
      </w:tblPr>
      <w:tblGrid>
        <w:gridCol w:w="1995" w:type="dxa"/>
        <w:gridCol w:w="1995" w:type="dxa"/>
        <w:gridCol w:w="1995" w:type="dxa"/>
        <w:gridCol w:w="1995" w:type="dxa"/>
        <w:gridCol w:w="1995" w:type="dxa"/>
        <w:gridCol w:w="1995" w:type="dxa"/>
        <w:gridCol w:w="1995" w:type="dxa"/>
      </w:tblGrid>
      <w:tr>
        <w:trPr>
          <w:del w:author="Jubarte" w:id="62" w:date="1970-01-01T00:00:00Z"/>
        </w:trPr>
        <w:tc>
          <w:tcPr>
            <w:tcW w:w="11906" w:type="dxa"/>
            <w:gridSpan w:val="7"/>
            <w:tcBorders>
              <w:top w:val="single" w:sz="1" w:color="000000"/>
              <w:left w:val="single" w:sz="1" w:color="000000"/>
              <w:right w:val="single" w:sz="1" w:color="000000"/>
            </w:tcBorders>
            <w:shd w:val="clear" w:fill="FFFFFF"/>
          </w:tcPr>
          <w:p>
            <w:pPr>
              <w:spacing w:before="80" w:after="80"/>
              <w:jc w:val="center"/>
              <w:rPr>
                <w:del w:author="Jubarte" w:id="63" w:date="1970-01-01T00:00:00Z"/>
              </w:rPr>
            </w:pPr>
            <w:del w:author="Jubarte" w:id="64" w:date="1970-01-01T00:00:00Z">
              <w:r>
                <w:rPr>
                  <w:b w:val="1"/>
                  <w:bCs w:val="1"/>
                  <w:color w:val="000000"/>
                  <w:sz w:val="56"/>
                  <w:szCs w:val="56"/>
                </w:rPr>
                <w:delText>March 2025</w:delText>
              </w:r>
            </w:del>
          </w:p>
        </w:tc>
      </w:tr>
      <w:tr>
        <w:trPr>
          <w:trHeight w:val="410" w:hRule="exact"/>
          <w:del w:author="Jubarte" w:id="65" w:date="1970-01-01T00:00:00Z"/>
        </w:trPr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</w:tcBorders>
            <w:shd w:val="clear" w:fill="DDDDDD"/>
            <w:vAlign w:val="center"/>
          </w:tcPr>
          <w:p>
            <w:pPr>
              <w:jc w:val="center"/>
              <w:rPr>
                <w:del w:author="Jubarte" w:id="66" w:date="1970-01-01T00:00:00Z"/>
              </w:rPr>
            </w:pPr>
            <w:del w:author="Jubarte" w:id="67" w:date="1970-01-01T00:00:00Z">
              <w:r>
                <w:rPr>
                  <w:b w:val="1"/>
                  <w:bCs w:val="1"/>
                  <w:sz w:val="36"/>
                  <w:szCs w:val="36"/>
                </w:rPr>
                <w:delText>Mon</w:delText>
              </w:r>
            </w:del>
          </w:p>
        </w:tc>
        <w:tc>
          <w:tcPr>
            <w:tcW w:w="1995" w:type="dxa"/>
            <w:tcBorders>
              <w:top w:val="single" w:sz="1" w:color="000000"/>
              <w:right w:val="single" w:sz="1" w:color="000000"/>
            </w:tcBorders>
            <w:shd w:val="clear" w:fill="DDDDDD"/>
            <w:vAlign w:val="center"/>
          </w:tcPr>
          <w:p>
            <w:pPr>
              <w:jc w:val="center"/>
              <w:rPr>
                <w:del w:author="Jubarte" w:id="68" w:date="1970-01-01T00:00:00Z"/>
              </w:rPr>
            </w:pPr>
            <w:del w:author="Jubarte" w:id="69" w:date="1970-01-01T00:00:00Z">
              <w:r>
                <w:rPr>
                  <w:b w:val="1"/>
                  <w:bCs w:val="1"/>
                  <w:sz w:val="36"/>
                  <w:szCs w:val="36"/>
                </w:rPr>
                <w:delText>Tue</w:delText>
              </w:r>
            </w:del>
          </w:p>
        </w:tc>
        <w:tc>
          <w:tcPr>
            <w:tcW w:w="1995" w:type="dxa"/>
            <w:tcBorders>
              <w:top w:val="single" w:sz="1" w:color="000000"/>
              <w:right w:val="single" w:sz="1" w:color="000000"/>
            </w:tcBorders>
            <w:shd w:val="clear" w:fill="DDDDDD"/>
            <w:vAlign w:val="center"/>
          </w:tcPr>
          <w:p>
            <w:pPr>
              <w:jc w:val="center"/>
              <w:rPr>
                <w:del w:author="Jubarte" w:id="70" w:date="1970-01-01T00:00:00Z"/>
              </w:rPr>
            </w:pPr>
            <w:del w:author="Jubarte" w:id="71" w:date="1970-01-01T00:00:00Z">
              <w:r>
                <w:rPr>
                  <w:b w:val="1"/>
                  <w:bCs w:val="1"/>
                  <w:sz w:val="36"/>
                  <w:szCs w:val="36"/>
                </w:rPr>
                <w:delText>Wed</w:delText>
              </w:r>
            </w:del>
          </w:p>
        </w:tc>
        <w:tc>
          <w:tcPr>
            <w:tcW w:w="1995" w:type="dxa"/>
            <w:tcBorders>
              <w:top w:val="single" w:sz="1" w:color="000000"/>
              <w:right w:val="single" w:sz="1" w:color="000000"/>
            </w:tcBorders>
            <w:shd w:val="clear" w:fill="DDDDDD"/>
            <w:vAlign w:val="center"/>
          </w:tcPr>
          <w:p>
            <w:pPr>
              <w:jc w:val="center"/>
              <w:rPr>
                <w:del w:author="Jubarte" w:id="72" w:date="1970-01-01T00:00:00Z"/>
              </w:rPr>
            </w:pPr>
            <w:del w:author="Jubarte" w:id="73" w:date="1970-01-01T00:00:00Z">
              <w:r>
                <w:rPr>
                  <w:b w:val="1"/>
                  <w:bCs w:val="1"/>
                  <w:sz w:val="36"/>
                  <w:szCs w:val="36"/>
                </w:rPr>
                <w:delText>Thu</w:delText>
              </w:r>
            </w:del>
          </w:p>
        </w:tc>
        <w:tc>
          <w:tcPr>
            <w:tcW w:w="1995" w:type="dxa"/>
            <w:tcBorders>
              <w:top w:val="single" w:sz="1" w:color="000000"/>
              <w:right w:val="single" w:sz="1" w:color="000000"/>
            </w:tcBorders>
            <w:shd w:val="clear" w:fill="DDDDDD"/>
            <w:vAlign w:val="center"/>
          </w:tcPr>
          <w:p>
            <w:pPr>
              <w:jc w:val="center"/>
              <w:rPr>
                <w:del w:author="Jubarte" w:id="74" w:date="1970-01-01T00:00:00Z"/>
              </w:rPr>
            </w:pPr>
            <w:del w:author="Jubarte" w:id="75" w:date="1970-01-01T00:00:00Z">
              <w:r>
                <w:rPr>
                  <w:b w:val="1"/>
                  <w:bCs w:val="1"/>
                  <w:sz w:val="36"/>
                  <w:szCs w:val="36"/>
                </w:rPr>
                <w:delText>Fri</w:delText>
              </w:r>
            </w:del>
          </w:p>
        </w:tc>
        <w:tc>
          <w:tcPr>
            <w:tcW w:w="1995" w:type="dxa"/>
            <w:tcBorders>
              <w:top w:val="single" w:sz="1" w:color="000000"/>
              <w:right w:val="single" w:sz="1" w:color="000000"/>
            </w:tcBorders>
            <w:shd w:val="clear" w:fill="DDDDDD"/>
            <w:vAlign w:val="center"/>
          </w:tcPr>
          <w:p>
            <w:pPr>
              <w:jc w:val="center"/>
              <w:rPr>
                <w:del w:author="Jubarte" w:id="76" w:date="1970-01-01T00:00:00Z"/>
              </w:rPr>
            </w:pPr>
            <w:del w:author="Jubarte" w:id="77" w:date="1970-01-01T00:00:00Z">
              <w:r>
                <w:rPr>
                  <w:b w:val="1"/>
                  <w:bCs w:val="1"/>
                  <w:sz w:val="36"/>
                  <w:szCs w:val="36"/>
                </w:rPr>
                <w:delText>Sat</w:delText>
              </w:r>
            </w:del>
          </w:p>
        </w:tc>
        <w:tc>
          <w:tcPr>
            <w:tcW w:w="1995" w:type="dxa"/>
            <w:tcBorders>
              <w:top w:val="single" w:sz="1" w:color="000000"/>
              <w:right w:val="single" w:sz="1" w:color="000000"/>
            </w:tcBorders>
            <w:shd w:val="clear" w:fill="DDDDDD"/>
            <w:vAlign w:val="center"/>
          </w:tcPr>
          <w:p>
            <w:pPr>
              <w:jc w:val="center"/>
              <w:rPr>
                <w:del w:author="Jubarte" w:id="78" w:date="1970-01-01T00:00:00Z"/>
              </w:rPr>
            </w:pPr>
            <w:del w:author="Jubarte" w:id="79" w:date="1970-01-01T00:00:00Z">
              <w:r>
                <w:rPr>
                  <w:b w:val="1"/>
                  <w:bCs w:val="1"/>
                  <w:sz w:val="36"/>
                  <w:szCs w:val="36"/>
                </w:rPr>
                <w:delText>Sun</w:delText>
              </w:r>
            </w:del>
          </w:p>
        </w:tc>
      </w:tr>
      <w:tr>
        <w:trPr>
          <w:trHeight w:val="1300" w:hRule="exact"/>
          <w:del w:author="Jubarte" w:id="80" w:date="1970-01-01T00:00:00Z"/>
        </w:trPr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81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82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83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84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85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86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87" w:date="1970-01-01T00:00:00Z"/>
                    </w:rPr>
                  </w:pPr>
                  <w:del w:author="Jubarte" w:id="88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1</w:delText>
                    </w:r>
                  </w:del>
                </w:p>
              </w:tc>
            </w:tr>
          </w:tbl>
          <w:p>
            <w:pPr>
              <w:rPr>
                <w:del w:author="Jubarte" w:id="89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90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91" w:date="1970-01-01T00:00:00Z"/>
                    </w:rPr>
                  </w:pPr>
                  <w:del w:author="Jubarte" w:id="92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2</w:delText>
                    </w:r>
                  </w:del>
                </w:p>
              </w:tc>
            </w:tr>
          </w:tbl>
          <w:p>
            <w:pPr>
              <w:rPr>
                <w:del w:author="Jubarte" w:id="93" w:date="1970-01-01T00:00:00Z"/>
              </w:rPr>
            </w:pPr>
          </w:p>
        </w:tc>
      </w:tr>
      <w:tr>
        <w:trPr>
          <w:trHeight w:val="1300" w:hRule="exact"/>
          <w:del w:author="Jubarte" w:id="94" w:date="1970-01-01T00:00:00Z"/>
        </w:trPr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95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96" w:date="1970-01-01T00:00:00Z"/>
                    </w:rPr>
                  </w:pPr>
                  <w:del w:author="Jubarte" w:id="97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3</w:delText>
                    </w:r>
                  </w:del>
                </w:p>
              </w:tc>
            </w:tr>
          </w:tbl>
          <w:p>
            <w:pPr>
              <w:rPr>
                <w:del w:author="Jubarte" w:id="98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99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00" w:date="1970-01-01T00:00:00Z"/>
                    </w:rPr>
                  </w:pPr>
                  <w:del w:author="Jubarte" w:id="101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4</w:delText>
                    </w:r>
                  </w:del>
                </w:p>
              </w:tc>
            </w:tr>
          </w:tbl>
          <w:p>
            <w:pPr>
              <w:rPr>
                <w:del w:author="Jubarte" w:id="102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03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04" w:date="1970-01-01T00:00:00Z"/>
                    </w:rPr>
                  </w:pPr>
                  <w:del w:author="Jubarte" w:id="105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5</w:delText>
                    </w:r>
                  </w:del>
                </w:p>
              </w:tc>
            </w:tr>
          </w:tbl>
          <w:p>
            <w:pPr>
              <w:rPr>
                <w:del w:author="Jubarte" w:id="106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07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08" w:date="1970-01-01T00:00:00Z"/>
                    </w:rPr>
                  </w:pPr>
                  <w:del w:author="Jubarte" w:id="109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6</w:delText>
                    </w:r>
                  </w:del>
                </w:p>
              </w:tc>
            </w:tr>
          </w:tbl>
          <w:p>
            <w:pPr>
              <w:rPr>
                <w:del w:author="Jubarte" w:id="110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11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12" w:date="1970-01-01T00:00:00Z"/>
                    </w:rPr>
                  </w:pPr>
                  <w:del w:author="Jubarte" w:id="113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7</w:delText>
                    </w:r>
                  </w:del>
                </w:p>
              </w:tc>
            </w:tr>
          </w:tbl>
          <w:p>
            <w:pPr>
              <w:rPr>
                <w:del w:author="Jubarte" w:id="114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15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16" w:date="1970-01-01T00:00:00Z"/>
                    </w:rPr>
                  </w:pPr>
                  <w:del w:author="Jubarte" w:id="117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8</w:delText>
                    </w:r>
                  </w:del>
                </w:p>
              </w:tc>
            </w:tr>
          </w:tbl>
          <w:p>
            <w:pPr>
              <w:rPr>
                <w:del w:author="Jubarte" w:id="118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19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20" w:date="1970-01-01T00:00:00Z"/>
                    </w:rPr>
                  </w:pPr>
                  <w:del w:author="Jubarte" w:id="121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9</w:delText>
                    </w:r>
                  </w:del>
                </w:p>
              </w:tc>
            </w:tr>
          </w:tbl>
          <w:p>
            <w:pPr>
              <w:rPr>
                <w:del w:author="Jubarte" w:id="122" w:date="1970-01-01T00:00:00Z"/>
              </w:rPr>
            </w:pPr>
          </w:p>
        </w:tc>
      </w:tr>
      <w:tr>
        <w:trPr>
          <w:trHeight w:val="1300" w:hRule="exact"/>
          <w:del w:author="Jubarte" w:id="123" w:date="1970-01-01T00:00:00Z"/>
        </w:trPr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24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25" w:date="1970-01-01T00:00:00Z"/>
                    </w:rPr>
                  </w:pPr>
                  <w:del w:author="Jubarte" w:id="126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10</w:delText>
                    </w:r>
                  </w:del>
                </w:p>
              </w:tc>
            </w:tr>
          </w:tbl>
          <w:p>
            <w:pPr>
              <w:rPr>
                <w:del w:author="Jubarte" w:id="127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28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29" w:date="1970-01-01T00:00:00Z"/>
                    </w:rPr>
                  </w:pPr>
                  <w:del w:author="Jubarte" w:id="130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11</w:delText>
                    </w:r>
                  </w:del>
                </w:p>
              </w:tc>
            </w:tr>
          </w:tbl>
          <w:p>
            <w:pPr>
              <w:rPr>
                <w:del w:author="Jubarte" w:id="131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32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33" w:date="1970-01-01T00:00:00Z"/>
                    </w:rPr>
                  </w:pPr>
                  <w:del w:author="Jubarte" w:id="134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12</w:delText>
                    </w:r>
                  </w:del>
                </w:p>
              </w:tc>
            </w:tr>
          </w:tbl>
          <w:p>
            <w:pPr>
              <w:rPr>
                <w:del w:author="Jubarte" w:id="135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36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37" w:date="1970-01-01T00:00:00Z"/>
                    </w:rPr>
                  </w:pPr>
                  <w:del w:author="Jubarte" w:id="138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13</w:delText>
                    </w:r>
                  </w:del>
                </w:p>
              </w:tc>
            </w:tr>
          </w:tbl>
          <w:p>
            <w:pPr>
              <w:rPr>
                <w:del w:author="Jubarte" w:id="139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40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41" w:date="1970-01-01T00:00:00Z"/>
                    </w:rPr>
                  </w:pPr>
                  <w:del w:author="Jubarte" w:id="142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14</w:delText>
                    </w:r>
                  </w:del>
                </w:p>
              </w:tc>
            </w:tr>
          </w:tbl>
          <w:p>
            <w:pPr>
              <w:rPr>
                <w:del w:author="Jubarte" w:id="143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44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45" w:date="1970-01-01T00:00:00Z"/>
                    </w:rPr>
                  </w:pPr>
                  <w:del w:author="Jubarte" w:id="146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15</w:delText>
                    </w:r>
                  </w:del>
                </w:p>
              </w:tc>
            </w:tr>
          </w:tbl>
          <w:p>
            <w:pPr>
              <w:rPr>
                <w:del w:author="Jubarte" w:id="147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48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49" w:date="1970-01-01T00:00:00Z"/>
                    </w:rPr>
                  </w:pPr>
                  <w:del w:author="Jubarte" w:id="150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16</w:delText>
                    </w:r>
                  </w:del>
                </w:p>
              </w:tc>
            </w:tr>
          </w:tbl>
          <w:p>
            <w:pPr>
              <w:rPr>
                <w:del w:author="Jubarte" w:id="151" w:date="1970-01-01T00:00:00Z"/>
              </w:rPr>
            </w:pPr>
          </w:p>
        </w:tc>
      </w:tr>
      <w:tr>
        <w:trPr>
          <w:trHeight w:val="1300" w:hRule="exact"/>
          <w:del w:author="Jubarte" w:id="152" w:date="1970-01-01T00:00:00Z"/>
        </w:trPr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53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54" w:date="1970-01-01T00:00:00Z"/>
                    </w:rPr>
                  </w:pPr>
                  <w:del w:author="Jubarte" w:id="155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17</w:delText>
                    </w:r>
                  </w:del>
                </w:p>
              </w:tc>
            </w:tr>
          </w:tbl>
          <w:p>
            <w:pPr>
              <w:rPr>
                <w:del w:author="Jubarte" w:id="156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57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58" w:date="1970-01-01T00:00:00Z"/>
                    </w:rPr>
                  </w:pPr>
                  <w:del w:author="Jubarte" w:id="159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18</w:delText>
                    </w:r>
                  </w:del>
                </w:p>
              </w:tc>
            </w:tr>
          </w:tbl>
          <w:p>
            <w:pPr>
              <w:rPr>
                <w:del w:author="Jubarte" w:id="160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61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62" w:date="1970-01-01T00:00:00Z"/>
                    </w:rPr>
                  </w:pPr>
                  <w:del w:author="Jubarte" w:id="163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19</w:delText>
                    </w:r>
                  </w:del>
                </w:p>
              </w:tc>
            </w:tr>
          </w:tbl>
          <w:p>
            <w:pPr>
              <w:rPr>
                <w:del w:author="Jubarte" w:id="164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65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66" w:date="1970-01-01T00:00:00Z"/>
                    </w:rPr>
                  </w:pPr>
                  <w:del w:author="Jubarte" w:id="167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20</w:delText>
                    </w:r>
                  </w:del>
                </w:p>
              </w:tc>
            </w:tr>
          </w:tbl>
          <w:p>
            <w:pPr>
              <w:rPr>
                <w:del w:author="Jubarte" w:id="168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69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70" w:date="1970-01-01T00:00:00Z"/>
                    </w:rPr>
                  </w:pPr>
                  <w:del w:author="Jubarte" w:id="171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21</w:delText>
                    </w:r>
                  </w:del>
                </w:p>
              </w:tc>
            </w:tr>
          </w:tbl>
          <w:p>
            <w:pPr>
              <w:rPr>
                <w:del w:author="Jubarte" w:id="172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73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74" w:date="1970-01-01T00:00:00Z"/>
                    </w:rPr>
                  </w:pPr>
                  <w:del w:author="Jubarte" w:id="175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22</w:delText>
                    </w:r>
                  </w:del>
                </w:p>
              </w:tc>
            </w:tr>
          </w:tbl>
          <w:p>
            <w:pPr>
              <w:rPr>
                <w:del w:author="Jubarte" w:id="176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77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78" w:date="1970-01-01T00:00:00Z"/>
                    </w:rPr>
                  </w:pPr>
                  <w:del w:author="Jubarte" w:id="179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23</w:delText>
                    </w:r>
                  </w:del>
                </w:p>
              </w:tc>
            </w:tr>
          </w:tbl>
          <w:p>
            <w:pPr>
              <w:rPr>
                <w:del w:author="Jubarte" w:id="180" w:date="1970-01-01T00:00:00Z"/>
              </w:rPr>
            </w:pPr>
          </w:p>
        </w:tc>
      </w:tr>
      <w:tr>
        <w:trPr>
          <w:trHeight w:val="1300" w:hRule="exact"/>
          <w:del w:author="Jubarte" w:id="181" w:date="1970-01-01T00:00:00Z"/>
        </w:trPr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82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83" w:date="1970-01-01T00:00:00Z"/>
                    </w:rPr>
                  </w:pPr>
                  <w:del w:author="Jubarte" w:id="184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24</w:delText>
                    </w:r>
                  </w:del>
                </w:p>
              </w:tc>
            </w:tr>
          </w:tbl>
          <w:p>
            <w:pPr>
              <w:rPr>
                <w:del w:author="Jubarte" w:id="185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86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87" w:date="1970-01-01T00:00:00Z"/>
                    </w:rPr>
                  </w:pPr>
                  <w:del w:author="Jubarte" w:id="188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25</w:delText>
                    </w:r>
                  </w:del>
                </w:p>
              </w:tc>
            </w:tr>
          </w:tbl>
          <w:p>
            <w:pPr>
              <w:rPr>
                <w:del w:author="Jubarte" w:id="189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90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91" w:date="1970-01-01T00:00:00Z"/>
                    </w:rPr>
                  </w:pPr>
                  <w:del w:author="Jubarte" w:id="192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26</w:delText>
                    </w:r>
                  </w:del>
                </w:p>
              </w:tc>
            </w:tr>
          </w:tbl>
          <w:p>
            <w:pPr>
              <w:rPr>
                <w:del w:author="Jubarte" w:id="193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94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95" w:date="1970-01-01T00:00:00Z"/>
                    </w:rPr>
                  </w:pPr>
                  <w:del w:author="Jubarte" w:id="196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27</w:delText>
                    </w:r>
                  </w:del>
                </w:p>
              </w:tc>
            </w:tr>
          </w:tbl>
          <w:p>
            <w:pPr>
              <w:rPr>
                <w:del w:author="Jubarte" w:id="197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98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99" w:date="1970-01-01T00:00:00Z"/>
                    </w:rPr>
                  </w:pPr>
                  <w:del w:author="Jubarte" w:id="200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28</w:delText>
                    </w:r>
                  </w:del>
                </w:p>
              </w:tc>
            </w:tr>
          </w:tbl>
          <w:p>
            <w:pPr>
              <w:rPr>
                <w:del w:author="Jubarte" w:id="201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202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203" w:date="1970-01-01T00:00:00Z"/>
                    </w:rPr>
                  </w:pPr>
                  <w:del w:author="Jubarte" w:id="204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29</w:delText>
                    </w:r>
                  </w:del>
                </w:p>
              </w:tc>
            </w:tr>
          </w:tbl>
          <w:p>
            <w:pPr>
              <w:rPr>
                <w:del w:author="Jubarte" w:id="205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206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207" w:date="1970-01-01T00:00:00Z"/>
                    </w:rPr>
                  </w:pPr>
                  <w:del w:author="Jubarte" w:id="208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30</w:delText>
                    </w:r>
                  </w:del>
                </w:p>
              </w:tc>
            </w:tr>
          </w:tbl>
          <w:p>
            <w:pPr>
              <w:rPr>
                <w:del w:author="Jubarte" w:id="209" w:date="1970-01-01T00:00:00Z"/>
              </w:rPr>
            </w:pPr>
          </w:p>
        </w:tc>
      </w:tr>
      <w:tr>
        <w:trPr>
          <w:trHeight w:val="1300" w:hRule="exact"/>
          <w:del w:author="Jubarte" w:id="210" w:date="1970-01-01T00:00:00Z"/>
        </w:trPr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211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212" w:date="1970-01-01T00:00:00Z"/>
                    </w:rPr>
                  </w:pPr>
                  <w:del w:author="Jubarte" w:id="213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31</w:delText>
                    </w:r>
                  </w:del>
                </w:p>
              </w:tc>
            </w:tr>
          </w:tbl>
          <w:p>
            <w:pPr>
              <w:rPr>
                <w:del w:author="Jubarte" w:id="214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215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216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217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218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p>
            <w:pPr>
              <w:spacing w:before="80" w:after="80"/>
              <w:ind w:left="0" w:right="0"/>
              <w:jc w:val="center"/>
              <w:rPr>
                <w:del w:author="Jubarte" w:id="219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p>
            <w:pPr>
              <w:spacing w:before="80" w:after="80"/>
              <w:ind w:left="0" w:right="0"/>
              <w:jc w:val="center"/>
              <w:rPr>
                <w:del w:author="Jubarte" w:id="220" w:date="1970-01-01T00:00:00Z"/>
              </w:rPr>
            </w:pPr>
          </w:p>
        </w:tc>
      </w:tr>
    </w:tbl>
    <w:p>
      <w:pPr>
        <w:autoSpaceDE w:val="0"/>
        <w:rPr>
          <w:rFonts w:ascii="Times New Roman" w:hAnsi="Times New Roman" w:cs="Times New Roman"/>
          <w:sz w:val="24"/>
          <w:szCs w:val="24"/>
          <w:rPrChange w:id="221" w:author="Jubarte" w:date="1970-01-01T00:00:00Z">
            <w:rPr/>
          </w:rPrChange>
        </w:rPr>
        <w:pPrChange w:id="222" w:author="Jubarte" w:date="1970-01-01T00:00:00Z">
          <w:pPr>
            <w:spacing w:before="30"/>
            <w:jc w:val="center"/>
          </w:pPr>
        </w:pPrChange>
      </w:pPr>
      <w:del w:author="Jubarte" w:id="223" w:date="1970-01-01T00:00:00Z">
        <w:r>
          <w:rPr>
            <w:b w:val="0"/>
            <w:bCs w:val="0"/>
            <w:sz w:val="22"/>
            <w:szCs w:val="22"/>
          </w:rPr>
          <w:delText>© PrintableCalendar4U.Com</w:delText>
        </w:r>
      </w:del>
    </w:p>
    <w:sectPr w:rsidR="00CC0ED6" w:rsidRPr="001E08FA" w:rsidSect="006E54AE">
      <w:pgSz w:w="11906" w:h="16838"/>
      <w:pgMar w:top="1079" w:right="850" w:bottom="1134" w:left="1440" w:header="708" w:footer="708" w:gutter="0"/>
      <w:cols w:space="708" w:num="1"/>
      <w:docGrid w:linePitch="360"/>
      <w:sectPrChange w:author="Jubarte" w:date="1970-01-01T00:00:00Z" w:id="224">
        <w:sectPr>
          <w:pgSz w:orient="landscape" w:w="16838" w:h="11906"/>
          <w:pgMar w:top="1200" w:right="1440" w:bottom="1200" w:left="1440" w:header="720" w:footer="720" w:gutter="0"/>
          <w:cols w:num="1" w:space="720"/>
        </w:sectPr>
      </w:sectPrChange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3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15"/>
  </w:num>
  <w:num w:numId="2">
    <w:abstractNumId w:val="14"/>
  </w:num>
  <w:num w:numId="3">
    <w:abstractNumId w:val="16"/>
  </w:num>
  <w:num w:numId="4">
    <w:abstractNumId w:val="13"/>
  </w:num>
  <w:num w:numId="5">
    <w:abstractNumId w:val="6"/>
  </w:num>
  <w:num w:numId="6">
    <w:abstractNumId w:val="18"/>
  </w:num>
  <w:num w:numId="7">
    <w:abstractNumId w:val="7"/>
  </w:num>
  <w:num w:numId="8">
    <w:abstractNumId w:val="11"/>
  </w:num>
  <w:num w:numId="9">
    <w:abstractNumId w:val="4"/>
  </w:num>
  <w:num w:numId="10">
    <w:abstractNumId w:val="10"/>
  </w:num>
  <w:num w:numId="11">
    <w:abstractNumId w:val="3"/>
  </w:num>
  <w:num w:numId="12">
    <w:abstractNumId w:val="1"/>
  </w:num>
  <w:num w:numId="13">
    <w:abstractNumId w:val="2"/>
  </w:num>
  <w:num w:numId="14">
    <w:abstractNumId w:val="5"/>
  </w:num>
  <w:num w:numId="15">
    <w:abstractNumId w:val="8"/>
  </w:num>
  <w:num w:numId="16">
    <w:abstractNumId w:val="17"/>
  </w:num>
  <w:num w:numId="17">
    <w:abstractNumId w:val="2"/>
  </w:num>
  <w:num w:numId="18">
    <w:abstractNumId w:val="0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after="0" w:line="240" w:lineRule="auto"/>
      <w:pPrChange w:id="10" w:author="Jubarte" w:date="1970-01-01T00:00:00Z">
        <w:pPr>
          <w:spacing w:after="0" w:line="240" w:lineRule="auto"/>
          <w:jc w:val="both"/>
        </w:pPr>
      </w:pPrChange>
    </w:pPr>
    <w:rPr>
      <w:rFonts w:eastAsia="Times New Roman"/>
      <w:sz w:val="18"/>
      <w:szCs w:val="18"/>
      <w:lang w:val="ru-RU" w:eastAsia="ru-RU"/>
      <w:rPrChange w:id="10" w:author="Jubarte" w:date="1970-01-01T00:00:00Z">
        <w:rPr>
          <w:rFonts w:ascii="Arial" w:hAnsi="Arial" w:eastAsia="Arial" w:cs="Arial"/>
          <w:sz w:val="20"/>
          <w:szCs w:val="20"/>
          <w:lang w:val="en-US"/>
        </w:rPr>
      </w:rPrChange>
    </w:rPr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yOwnTableStyle">
    <w:name w:val="myOwnTableStyle"/>
    <w:uiPriority w:val="99"/>
    <w:tblPr>
      <w:bidiVisual w:val="0"/>
      <w:tblW w:w="5000" w:type="pct"/>
      <w:tblLayout w:type="autofit"/>
      <w:tblCellMar>
        <w:top w:w="0" w:type="dxa"/>
        <w:left w:w="0" w:type="dxa"/>
        <w:right w:w="0" w:type="dxa"/>
        <w:bottom w:w="0" w:type="dxa"/>
      </w:tblCellMar>
    </w:tblPr>
    <w:tblStylePr w:type="firstRow">
      <w:tcPr>
        <w:tblBorders>
          <w:bottom w:val="single" w:sz="18" w:color="0000FF"/>
        </w:tblBorders>
        <w:tcPr>
          <w:shd w:val="clear" w:fill="66BBFF"/>
        </w:tcPr>
      </w:tcPr>
    </w:tblStylePr>
  </w:style>
  <w:style w:type="paragraph" w:styleId="Heading1">
    <w:name w:val="heading 1"/>
    <w:basedOn w:val="Normal"/>
    <w:next w:val="Normal"/>
    <w:link w:val="Заголовок1Знак"/>
    <w:uiPriority w:val="9"/>
    <w:qFormat/>
    <w:rsid w:val="002C10DE"/>
    <w:pPr>
      <w:keepNext/>
      <w:outlineLvl w:val="0"/>
      <w:pPrChange w:id="1" w:author="Jubarte" w:date="1970-01-01T00:00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Jubarte" w:date="1970-01-01T00:00:00Z">
        <w:rPr>
          <w:rFonts w:ascii="Times New Roman" w:hAnsi="Times New Roman" w:cs="Times New Roman"/>
          <w:sz w:val="32"/>
          <w:szCs w:val="20"/>
          <w:lang w:val="ru-RU" w:eastAsia="ru-RU" w:bidi="ar-SA"/>
        </w:rPr>
      </w:rPrChange>
    </w:rPr>
  </w:style>
  <w:style w:type="character" w:styleId="DefaultParagraphFont">
    <w:name w:val="Default Paragraph Font"/>
    <w:uiPriority w:val="1"/>
    <w:semiHidden/>
    <w:unhideWhenUsed/>
  </w:style>
  <w:style w:type="table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paragraph" w:customStyle="1" w:styleId="ПрижатыйВлево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Jubarte" w:date="1970-01-01T00:00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Jubarte" w:date="1970-01-01T00:00:00Z">
        <w:rPr>
          <w:rFonts w:cs="Times New Roman"/>
          <w:sz w:val="24"/>
          <w:szCs w:val="24"/>
          <w:lang w:val="ru-RU" w:eastAsia="ru-RU" w:bidi="ar-SA"/>
        </w:rPr>
      </w:rPrChange>
    </w:rPr>
  </w:style>
  <w:style w:type="paragraph" w:customStyle="1" w:styleId="Çàãîëîâîê1">
    <w:name w:val="çàãîëîâîê 1"/>
    <w:basedOn w:val="Normal"/>
    <w:next w:val="Normal"/>
    <w:rsid w:val="002C10DE"/>
    <w:pPr>
      <w:keepNext/>
      <w:pPrChange w:id="3" w:author="Jubarte" w:date="1970-01-01T00:00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Jubarte" w:date="1970-01-01T00:00:00Z">
        <w:rPr>
          <w:rFonts w:ascii="Times New Roman" w:hAnsi="Times New Roman" w:cs="Times New Roman"/>
          <w:b/>
          <w:sz w:val="24"/>
          <w:szCs w:val="20"/>
          <w:lang w:val="ru-RU" w:eastAsia="ru-RU" w:bidi="ar-SA"/>
        </w:rPr>
      </w:rPrChange>
    </w:rPr>
  </w:style>
  <w:style w:type="paragraph" w:customStyle="1" w:styleId="Çàãîëîâîê2">
    <w:name w:val="çàãîëîâîê 2"/>
    <w:basedOn w:val="Normal"/>
    <w:next w:val="Normal"/>
    <w:rsid w:val="002C10DE"/>
    <w:pPr>
      <w:keepNext/>
      <w:jc w:val="center"/>
      <w:pPrChange w:id="4" w:author="Jubarte" w:date="1970-01-01T00:00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Jubarte" w:date="1970-01-01T00:00:00Z">
        <w:rPr>
          <w:rFonts w:ascii="Times New Roman" w:hAnsi="Times New Roman" w:cs="Times New Roman"/>
          <w:b/>
          <w:sz w:val="28"/>
          <w:szCs w:val="20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2C10DE"/>
    <w:rPr>
      <w:rFonts w:ascii="Times New Roman" w:hAnsi="Times New Roman" w:cs="Times New Roman"/>
      <w:sz w:val="16"/>
      <w:szCs w:val="16"/>
    </w:rPr>
  </w:style>
  <w:style w:type="character" w:customStyle="1" w:styleId="ГипертекстоваяСсылка">
    <w:name w:val="Гипертекстовая ссылка"/>
    <w:basedOn w:val="DefaultParagraphFont"/>
    <w:uiPriority w:val="99"/>
    <w:rsid w:val="004F068E"/>
    <w:rPr>
      <w:color w:val="008000"/>
    </w:rPr>
  </w:style>
  <w:style w:type="paragraph" w:styleId="ListParagraph">
    <w:name w:val="List Paragraph"/>
    <w:basedOn w:val="Normal"/>
    <w:link w:val="АбзацСпискаЗнак"/>
    <w:uiPriority w:val="34"/>
    <w:qFormat/>
    <w:rsid w:val="00DC1FB9"/>
    <w:pPr>
      <w:ind w:left="708"/>
      <w:pPrChange w:id="5" w:author="Jubarte" w:date="1970-01-01T00:00:00Z">
        <w:pPr>
          <w:ind w:left="708"/>
        </w:pPr>
      </w:pPrChange>
    </w:pPr>
    <w:rPr>
      <w:rFonts w:cs="Times New Roman"/>
      <w:rPrChange w:id="5" w:author="Jubarte" w:date="1970-01-01T00:00:00Z">
        <w:rPr>
          <w:rFonts w:cs="Times New Roman"/>
          <w:lang w:val="ru-RU" w:eastAsia="ru-RU" w:bidi="ar-SA"/>
        </w:rPr>
      </w:rPrChange>
    </w:rPr>
  </w:style>
  <w:style w:type="character" w:customStyle="1" w:styleId="АбзацСпискаЗнак">
    <w:name w:val="Абзац списка Знак"/>
    <w:link w:val="ListParagraph"/>
    <w:uiPriority w:val="34"/>
    <w:locked/>
    <w:rsid w:val="001E08FA"/>
    <w:rPr>
      <w:rFonts w:ascii="Arial" w:hAnsi="Arial" w:cs="Arial"/>
      <w:sz w:val="18"/>
      <w:szCs w:val="18"/>
    </w:rPr>
  </w:style>
  <w:style w:type="paragraph" w:styleId="BalloonText">
    <w:name w:val="Balloon Text"/>
    <w:basedOn w:val="Normal"/>
    <w:link w:val="ТекстВыноскиЗнак"/>
    <w:rsid w:val="001E08FA"/>
    <w:pPr>
      <w:pPrChange w:id="6" w:author="Jubarte" w:date="1970-01-01T00:00:00Z">
        <w:pPr/>
      </w:pPrChange>
    </w:pPr>
    <w:rPr>
      <w:rFonts w:ascii="Tahoma" w:hAnsi="Tahoma" w:cs="Tahoma"/>
      <w:sz w:val="16"/>
      <w:szCs w:val="16"/>
      <w:rPrChange w:id="6" w:author="Jubarte" w:date="1970-01-01T00:00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ТекстВыноскиЗнак">
    <w:name w:val="Текст выноски Знак"/>
    <w:basedOn w:val="DefaultParagraphFont"/>
    <w:link w:val="BalloonText"/>
    <w:rsid w:val="001E08FA"/>
    <w:rPr>
      <w:rFonts w:ascii="Tahoma" w:hAnsi="Tahoma" w:cs="Tahoma"/>
      <w:sz w:val="16"/>
      <w:szCs w:val="16"/>
    </w:rPr>
  </w:style>
  <w:style w:type="character" w:customStyle="1" w:styleId="Заголовок1Знак">
    <w:name w:val="Заголовок 1 Знак"/>
    <w:basedOn w:val="DefaultParagraphFont"/>
    <w:link w:val="Heading1"/>
    <w:uiPriority w:val="9"/>
    <w:rsid w:val="001E08FA"/>
    <w:rPr>
      <w:sz w:val="32"/>
    </w:rPr>
  </w:style>
  <w:style w:type="paragraph" w:customStyle="1" w:styleId="ОсновнойТекст21">
    <w:name w:val="Основной текст 21"/>
    <w:basedOn w:val="Normal"/>
    <w:rsid w:val="001E08FA"/>
    <w:pPr>
      <w:suppressAutoHyphens/>
      <w:pPrChange w:id="7" w:author="Jubarte" w:date="1970-01-01T00:00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Jubarte" w:date="1970-01-01T00:00:00Z">
        <w:rPr>
          <w:rFonts w:ascii="Times New Roman" w:hAnsi="Times New Roman" w:cs="Times New Roman"/>
          <w:bCs/>
          <w:sz w:val="20"/>
          <w:szCs w:val="20"/>
          <w:lang w:eastAsia="ar-SA"/>
        </w:rPr>
      </w:rPrChange>
    </w:rPr>
  </w:style>
  <w:style w:type="paragraph" w:styleId="BodyTextIndent">
    <w:name w:val="Body Text Indent"/>
    <w:basedOn w:val="Normal"/>
    <w:link w:val="ОсновнойТекстСОтступомЗнак"/>
    <w:uiPriority w:val="99"/>
    <w:unhideWhenUsed/>
    <w:rsid w:val="001E08FA"/>
    <w:pPr>
      <w:spacing w:before="100" w:beforeAutospacing="1" w:after="100" w:afterAutospacing="1"/>
      <w:pPrChange w:id="8" w:author="Jubarte" w:date="1970-01-01T00:00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Jubarte" w:date="1970-01-01T00:00:00Z">
        <w:rPr>
          <w:rFonts w:ascii="Times New Roman" w:hAnsi="Times New Roman" w:cs="Times New Roman"/>
          <w:sz w:val="24"/>
          <w:szCs w:val="24"/>
          <w:lang w:val="ru-RU" w:eastAsia="ru-RU" w:bidi="ar-SA"/>
        </w:rPr>
      </w:rPrChange>
    </w:rPr>
  </w:style>
  <w:style w:type="character" w:customStyle="1" w:styleId="ОсновнойТекстСОтступомЗнак">
    <w:name w:val="Основной текст с отступом Знак"/>
    <w:basedOn w:val="DefaultParagraphFont"/>
    <w:link w:val="BodyTextIndent"/>
    <w:uiPriority w:val="99"/>
    <w:rsid w:val="001E08FA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Jubarte" w:date="1970-01-01T00:00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Jubarte" w:date="1970-01-01T00:00:00Z">
        <w:rPr>
          <w:rFonts w:ascii="Times New Roman" w:hAnsi="Times New Roman" w:cs="Times New Roman"/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footnotes" Target="footnotes.xml"/>
  <Relationship Id="rId8" Type="http://schemas.openxmlformats.org/officeDocument/2006/relationships/endnotes" Target="endnotes.xml"/>
  <Relationship Id="rId9" Type="http://schemas.openxmlformats.org/officeDocument/2006/relationships/image" Target="media/P6016719bb4db4c4dcb99b8d36b55d4c1905f2cad5b4cbccd7f6776808ace30f4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PrintableCalendar4U.Com</dc:creator>
  <dc:title>March 2025 Calendar with days in box, US Holidays, Monday start (Landscape, A4 paper size)</dc:title>
  <dc:description>Download more at PrintableCalendar4U.Com</dc:description>
  <dc:subject/>
  <cp:keywords>2025 word calendar</cp:keywords>
  <cp:category/>
  <cp:lastModifiedBy>PrintableCalendar4U.Com</cp:lastModifiedBy>
  <dcterms:created xsi:type="dcterms:W3CDTF">2025-04-18T22:06:11-07:00</dcterms:created>
  <dcterms:modified xsi:type="dcterms:W3CDTF">2025-04-18T22:06:11-07:00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
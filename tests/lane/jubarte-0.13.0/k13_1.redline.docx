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  <Relationship Id="rId4" Type="http://schemas.openxmlformats.org/officeDocument/2006/relationships/custom-properties" Target="docProps/custom.xml"/>
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ve:Ignorable="pt14 w14 w15 w16cid w16se wp14">
  <w:body>
    <w:p>
      <w:pPr>
        <w:pStyle w:val="Carátula"/>
        <w:rPr>
          <w:del w:author="Jubarte" w:id="1" w:date="1970-01-01T00:00:00Z"/>
          <w:b/>
        </w:rPr>
      </w:pPr>
      <w:ins w:author="Jubarte" w:id="2" w:date="1970-01-01T00:00:00Z">
        <w:r>
          <w:rPr>
            <w:b w:val="1"/>
            <w:bCs w:val="1"/>
          </w:rPr>
          <w:t>ACB-kædemotor - frit konfigurerbar - CDC-1-ACB</w:t>
        </w:r>
        <w:r>
          <w:br/>
        </w:r>
        <w:r>
          <w:rPr>
            <w:b w:val="1"/>
            <w:bCs w:val="1"/>
          </w:rPr>
          <w:t>24 V DC / Tilpasset efter kundeønsker</w:t>
        </w:r>
        <w:r>
          <w:br/>
        </w:r>
        <w:r>
          <w:br/>
        </w:r>
        <w:r>
          <w:t>Elektrisk motor til integreret, usynlig montering i vinduesprofilen og til eftermontering.</w:t>
        </w:r>
        <w:r>
          <w:br/>
        </w:r>
        <w:r>
          <w:t>Praktisk til motoriseret åbning og lukning af vinduer og lemme.</w:t>
        </w:r>
        <w:r>
          <w:br/>
        </w:r>
        <w:r>
          <w:t>Kan bruges til Komfortopluk, røgudluftning og brandventilation iht. DS/EN12101-2</w:t>
        </w:r>
        <w:r>
          <w:br/>
        </w:r>
        <w:r>
          <w:t>Kan kombineres med alle D+H låsemotorer.</w:t>
        </w:r>
        <w:r>
          <w:br/>
        </w:r>
        <w:r>
          <w:br/>
        </w:r>
        <w:r>
          <w:rPr>
            <w:b w:val="1"/>
            <w:bCs w:val="1"/>
          </w:rPr>
          <w:t>Egenskaber:</w:t>
        </w:r>
        <w:r>
          <w:br/>
        </w:r>
        <w:r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</w:r>
        <w:r>
          <w:t>Direkte integration af motoren gennem åben buskommunikation via ACB (Advanced Communication Bus), f.eks. i CTS (bygningsautomation).</w:t>
        </w:r>
        <w:r>
          <w:br/>
        </w:r>
        <w:r>
          <w:t>Lav driftsstøj takket være innovativ, akustisk afkobling af drevkomponenterne.</w:t>
        </w:r>
        <w:r>
          <w:br/>
        </w:r>
        <w:r>
          <w:t>Højpræcisionsmotor og synkron elektronik til synkron drift af op til 8 motorer.</w:t>
        </w:r>
        <w:r>
          <w:br/>
        </w:r>
        <w:r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</w:r>
        <w:r>
          <w:t>Justerbart, flertrins klembeskyttelsessystem (løbetid, kraft, åbning).</w:t>
        </w:r>
        <w:r>
          <w:br/>
        </w:r>
        <w:r>
          <w:t>Automatisk aflastning af tætningsbåndet efter lukning beskytter tætningslister.</w:t>
        </w:r>
        <w:r>
          <w:br/>
        </w:r>
        <w:r>
          <w:t>Lavt kabelforbrug med mulighed for gennemsløjfning af op til 3 motorer.</w:t>
        </w:r>
        <w:r>
          <w:br/>
        </w:r>
        <w:r>
          <w:t>Enkel installation takket være stik med beskyttelse mod omvendt polaritet.</w:t>
        </w:r>
        <w:r>
          <w:br/>
        </w:r>
        <w:r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 w:val="1"/>
            <w:bCs w:val="1"/>
          </w:rPr>
          <w:t>Funktionsbeskrivelse ACB</w:t>
        </w:r>
        <w:r>
          <w:br/>
        </w:r>
        <w:r>
          <w:t>Sikker ABV-central kommunikation gennem krypteret dataoverførsel mellem centraler og motorer fra D+H Mechatronic AG.</w:t>
        </w:r>
        <w:r>
          <w:br/>
        </w:r>
        <w:r>
          <w:t>Direkte styring af motoren via ACB mulig.</w:t>
        </w:r>
        <w:r>
          <w:br/>
        </w:r>
        <w:r>
          <w:t>Som standard er motoren indstillet med drift med pol-skift fra fabrikken.</w:t>
        </w:r>
        <w:r>
          <w:br/>
        </w:r>
        <w:r>
          <w:t>Præcis styring af position og feedback, herunder angivelser af den faktiske position.</w:t>
        </w:r>
        <w:r>
          <w:br/>
        </w:r>
        <w:r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</w:r>
        <w:r>
          <w:t xml:space="preserve">  </w:t>
        </w:r>
        <w:r>
          <w:br/>
        </w:r>
        <w:r>
          <w:rPr>
            <w:b w:val="1"/>
            <w:bCs w:val="1"/>
          </w:rPr>
          <w:t>Udvidelsesfunktioner:</w:t>
        </w:r>
        <w:r>
          <w:br/>
        </w:r>
        <w:r>
          <w:rPr>
            <w:b w:val="1"/>
            <w:bCs w:val="1"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 w:val="1"/>
            <w:bCs w:val="1"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 w:val="1"/>
            <w:bCs w:val="1"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 w:val="1"/>
            <w:bCs w:val="1"/>
          </w:rPr>
          <w:t xml:space="preserve">Option "HP" </w:t>
        </w:r>
        <w:r>
          <w:t>- Åbningsprogrammering</w:t>
        </w:r>
        <w:r>
          <w:br/>
        </w:r>
        <w:r>
          <w:rPr>
            <w:b w:val="1"/>
            <w:bCs w:val="1"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 w:val="1"/>
            <w:bCs w:val="1"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 w:val="1"/>
            <w:bCs w:val="1"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 w:val="1"/>
            <w:bCs w:val="1"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 w:val="1"/>
            <w:bCs w:val="1"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 w:val="1"/>
            <w:bCs w:val="1"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 w:val="1"/>
            <w:bCs w:val="1"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 w:val="1"/>
            <w:bCs w:val="1"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 w:val="1"/>
            <w:bCs w:val="1"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 w:val="1"/>
            <w:bCs w:val="1"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 w:val="1"/>
            <w:bCs w:val="1"/>
          </w:rPr>
          <w:t>Tekniske data:</w:t>
        </w:r>
        <w:r>
          <w:br/>
        </w:r>
        <w:r>
          <w:t>Forsyning: 24 V DC / ±15 %</w:t>
        </w:r>
        <w:r>
          <w:br/>
        </w:r>
        <w:r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</w:r>
        <w:r>
          <w:t>Indkoblingstid: 30 % (TIL: 3 Min. / FRA: 7 Min.)</w:t>
        </w:r>
        <w:r>
          <w:br/>
        </w:r>
        <w:r>
          <w:t>Udkobling: Integreret elektronisk belastningsafbryder</w:t>
        </w:r>
        <w:r>
          <w:br/>
        </w:r>
        <w:r>
          <w:t>Konfiguration: Main eller Sub</w:t>
        </w:r>
        <w:r>
          <w:br/>
        </w:r>
        <w:r>
          <w:t>Design: Højre eller venstre</w:t>
        </w:r>
        <w:r>
          <w:br/>
        </w:r>
        <w:r>
          <w:t>Trykkraft: 250 N</w:t>
        </w:r>
        <w:r>
          <w:br/>
        </w:r>
        <w:r>
          <w:t>Trækkraft: 250 N</w:t>
        </w:r>
        <w:r>
          <w:br/>
        </w:r>
        <w:r>
          <w:t>Nominel låsekraft **: 1500 N</w:t>
        </w:r>
        <w:r>
          <w:br/>
        </w:r>
        <w:r>
          <w:t>Levetid: 20000 dobbeltoperationer *</w:t>
        </w:r>
        <w:r>
          <w:br/>
        </w:r>
        <w:r>
          <w:t>Åbning:300 mm - 1300 mm</w:t>
        </w:r>
        <w:r>
          <w:br/>
        </w:r>
        <w:r>
          <w:t>Hastighed ÅBNE: 6,7 mm/s</w:t>
        </w:r>
        <w:r>
          <w:br/>
        </w:r>
        <w:r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</w:r>
        <w:r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</w:r>
        <w:r>
          <w:t>Beskyttelsesklasse: IP 32</w:t>
        </w:r>
        <w:r>
          <w:br/>
        </w:r>
        <w:r>
          <w:t>Måling af lydtryk (støjemission): LpA ≤ 35 dB(A)</w:t>
        </w:r>
        <w:r>
          <w:br/>
        </w:r>
        <w:r>
          <w:t>Temperaturområde: -15 °C (-5 °C ***) ... +75 °C</w:t>
        </w:r>
        <w:r>
          <w:br/>
        </w:r>
        <w:r>
          <w:t>Temperaturstandsikkerhed: B300 (30 min / 300 °C)</w:t>
        </w:r>
        <w:r>
          <w:br/>
        </w:r>
        <w:r>
          <w:t>Hus: Aluminium</w:t>
        </w:r>
        <w:r>
          <w:br/>
        </w:r>
        <w:r>
          <w:t>Farve: Specialfarve i henhold til RAL/DB/NCS</w:t>
        </w:r>
        <w:r>
          <w:br/>
        </w:r>
        <w:r>
          <w:t>Tilslutning: Silikonekabel</w:t>
        </w:r>
        <w:r>
          <w:br/>
        </w:r>
        <w:r>
          <w:t>B x H x D: 405-885 (åbningsafhængig) x 30 x 39 mm</w:t>
        </w:r>
        <w:r>
          <w:br/>
        </w:r>
        <w:r>
          <w:br/>
        </w:r>
        <w:r>
          <w:t>* Ved lodret anvendelse skal D+H-forhandleren kontaktes!</w:t>
        </w:r>
        <w:r>
          <w:br/>
        </w:r>
        <w:r>
          <w:t>** Afhængig af fastgørelsen, *** iht. VdS 2580</w:t>
        </w:r>
        <w:r>
          <w:br/>
        </w:r>
        <w:r>
          <w:br/>
        </w:r>
        <w:r>
          <w:rPr>
            <w:b w:val="1"/>
            <w:bCs w:val="1"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</w:r>
        <w:r>
          <w:t>Brand: D+H</w:t>
        </w:r>
        <w:r>
          <w:br/>
        </w:r>
        <w:r>
          <w:t>Type: CDC-1-ACB</w:t>
        </w:r>
        <w:r>
          <w:br/>
        </w:r>
        <w:r>
          <w:rPr>
            <w:b w:val="1"/>
            <w:bCs w:val="1"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 w:val="1"/>
            <w:bCs w:val="1"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 w:val="1"/>
            <w:bCs w:val="1"/>
            <w:i w:val="1"/>
            <w:iCs w:val="1"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</w:r>
        <w:r>
          <w:t>https://www.dh-partner.com/dk/da/service/projekterings-hjaelp</w:t>
        </w:r>
        <w:r>
          <w:br/>
        </w:r>
        <w:r>
          <w:br/>
        </w:r>
        <w:r>
          <w:rPr>
            <w:b w:val="1"/>
            <w:bCs w:val="1"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</w:r>
        <w:r>
          <w:t>Montering og ibrugtagning skal ske i henhold til producentens anvisninger.</w:t>
        </w:r>
        <w:r>
          <w:br/>
        </w:r>
        <w:r>
          <w:br/>
        </w:r>
        <w:r>
          <w:t>Med forbehold for tekniske ændringer.</w:t>
        </w:r>
      </w:ins>
      <w:del w:author="Jubarte" w:id="3" w:date="1970-01-01T00:00:00Z">
        <w:r>
          <w:rPr>
            <w:b/>
            <w:lang w:val="en-US" w:eastAsia="en-US"/>
          </w:rPr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5142230</wp:posOffset>
              </wp:positionH>
              <wp:positionV relativeFrom="paragraph">
                <wp:posOffset>3810</wp:posOffset>
              </wp:positionV>
              <wp:extent cx="1179195" cy="1123950"/>
              <wp:effectExtent l="19050" t="0" r="1905" b="0"/>
              <wp:wrapTight wrapText="bothSides">
                <wp:wrapPolygon edited="0">
                  <wp:start x="-349" y="0"/>
                  <wp:lineTo x="-349" y="21234"/>
                  <wp:lineTo x="21635" y="21234"/>
                  <wp:lineTo x="21635" y="14278"/>
                  <wp:lineTo x="20937" y="11715"/>
                  <wp:lineTo x="21635" y="8786"/>
                  <wp:lineTo x="21635" y="0"/>
                  <wp:lineTo x="-349" y="0"/>
                </wp:wrapPolygon>
              </wp:wrapTight>
              <wp:docPr id="1" name="Imagen 2" descr="https://upload.wikimedia.org/wikipedia/commons/f/fd/Logo_FCAyF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upload.wikimedia.org/wikipedia/commons/f/fd/Logo_FCAyF.png"/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79195" cy="1123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>
          <w:rPr>
            <w:b/>
            <w:lang w:val="en-US" w:eastAsia="en-US"/>
          </w:rPr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3810</wp:posOffset>
              </wp:positionV>
              <wp:extent cx="1079500" cy="1123950"/>
              <wp:effectExtent l="19050" t="0" r="6350" b="0"/>
              <wp:wrapThrough wrapText="bothSides">
                <wp:wrapPolygon edited="0">
                  <wp:start x="-381" y="0"/>
                  <wp:lineTo x="-381" y="21234"/>
                  <wp:lineTo x="21727" y="21234"/>
                  <wp:lineTo x="21727" y="0"/>
                  <wp:lineTo x="-381" y="0"/>
                </wp:wrapPolygon>
              </wp:wrapThrough>
              <wp:docPr id="2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9500" cy="112395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</w:del>
    </w:p>
    <w:p>
      <w:pPr>
        <w:pStyle w:val="Carátula"/>
        <w:rPr>
          <w:del w:author="Jubarte" w:id="4" w:date="1970-01-01T00:00:00Z"/>
          <w:b/>
        </w:rPr>
      </w:pPr>
    </w:p>
    <w:p>
      <w:pPr>
        <w:pStyle w:val="Carátula"/>
        <w:rPr>
          <w:del w:author="Jubarte" w:id="5" w:date="1970-01-01T00:00:00Z"/>
          <w:b/>
        </w:rPr>
      </w:pPr>
    </w:p>
    <w:p>
      <w:pPr>
        <w:pStyle w:val="Carátula"/>
        <w:outlineLvl w:val="0"/>
        <w:rPr>
          <w:del w:author="Jubarte" w:id="6" w:date="1970-01-01T00:00:00Z"/>
          <w:b/>
        </w:rPr>
      </w:pPr>
      <w:del w:author="Jubarte" w:id="7" w:date="1970-01-01T00:00:00Z">
        <w:r>
          <w:rPr>
            <w:b/>
          </w:rPr>
          <w:delText>UNIVERSIDAD NACIONAL DE LA PLATA</w:delText>
        </w:r>
      </w:del>
    </w:p>
    <w:p>
      <w:pPr>
        <w:pStyle w:val="Carátula"/>
        <w:outlineLvl w:val="0"/>
        <w:rPr>
          <w:del w:author="Jubarte" w:id="8" w:date="1970-01-01T00:00:00Z"/>
          <w:b/>
        </w:rPr>
      </w:pPr>
      <w:del w:author="Jubarte" w:id="9" w:date="1970-01-01T00:00:00Z">
        <w:r>
          <w:rPr>
            <w:b/>
          </w:rPr>
          <w:delText>FACULTAD DE CIENCIAS AGRARIAS Y FORESTALES</w:delText>
        </w:r>
      </w:del>
    </w:p>
    <w:p>
      <w:pPr>
        <w:pStyle w:val="Carátula"/>
        <w:outlineLvl w:val="0"/>
        <w:rPr>
          <w:del w:author="Jubarte" w:id="10" w:date="1970-01-01T00:00:00Z"/>
          <w:b/>
        </w:rPr>
      </w:pPr>
      <w:del w:author="Jubarte" w:id="11" w:date="1970-01-01T00:00:00Z">
        <w:r>
          <w:rPr>
            <w:b/>
          </w:rPr>
          <w:delText>CURSO MANEJO Y CONSERVACIÓN DE SUELOS</w:delText>
        </w:r>
      </w:del>
    </w:p>
    <w:p>
      <w:pPr>
        <w:pStyle w:val="Carátula"/>
        <w:rPr>
          <w:del w:author="Jubarte" w:id="12" w:date="1970-01-01T00:00:00Z"/>
          <w:b/>
        </w:rPr>
      </w:pPr>
    </w:p>
    <w:p>
      <w:pPr>
        <w:pStyle w:val="Carátula"/>
        <w:rPr>
          <w:del w:author="Jubarte" w:id="13" w:date="1970-01-01T00:00:00Z"/>
          <w:b/>
        </w:rPr>
      </w:pPr>
    </w:p>
    <w:p>
      <w:pPr>
        <w:pStyle w:val="Carátula"/>
        <w:rPr>
          <w:del w:author="Jubarte" w:id="14" w:date="1970-01-01T00:00:00Z"/>
          <w:b/>
        </w:rPr>
      </w:pPr>
    </w:p>
    <w:p>
      <w:pPr>
        <w:pStyle w:val="Carátula"/>
        <w:rPr>
          <w:del w:author="Jubarte" w:id="15" w:date="1970-01-01T00:00:00Z"/>
          <w:b/>
        </w:rPr>
      </w:pPr>
    </w:p>
    <w:p>
      <w:pPr>
        <w:pStyle w:val="Carátula"/>
        <w:outlineLvl w:val="0"/>
        <w:rPr>
          <w:del w:author="Jubarte" w:id="16" w:date="1970-01-01T00:00:00Z"/>
          <w:b/>
        </w:rPr>
      </w:pPr>
      <w:del w:author="Jubarte" w:id="17" w:date="1970-01-01T00:00:00Z">
        <w:r>
          <w:rPr>
            <w:b/>
          </w:rPr>
          <w:delText>MATERIAL PRÁCTICO</w:delText>
        </w:r>
      </w:del>
    </w:p>
    <w:p>
      <w:pPr>
        <w:pStyle w:val="Carátula"/>
        <w:outlineLvl w:val="0"/>
        <w:rPr>
          <w:del w:author="Jubarte" w:id="18" w:date="1970-01-01T00:00:00Z"/>
          <w:b/>
        </w:rPr>
      </w:pPr>
      <w:del w:author="Jubarte" w:id="19" w:date="1970-01-01T00:00:00Z">
        <w:r>
          <w:rPr>
            <w:b/>
          </w:rPr>
          <w:delText xml:space="preserve">INGENIERÍA </w:delText>
        </w:r>
        <w:r>
          <w:rPr>
            <w:b/>
          </w:rPr>
          <w:delText>FORESTAL</w:delText>
        </w:r>
      </w:del>
    </w:p>
    <w:p>
      <w:pPr>
        <w:pStyle w:val="Carátula"/>
        <w:rPr>
          <w:del w:author="Jubarte" w:id="20" w:date="1970-01-01T00:00:00Z"/>
          <w:b/>
        </w:rPr>
      </w:pPr>
    </w:p>
    <w:p>
      <w:pPr>
        <w:pStyle w:val="Carátula"/>
        <w:rPr>
          <w:del w:author="Jubarte" w:id="21" w:date="1970-01-01T00:00:00Z"/>
          <w:b/>
        </w:rPr>
      </w:pPr>
    </w:p>
    <w:p>
      <w:pPr>
        <w:pStyle w:val="Carátula"/>
        <w:rPr>
          <w:del w:author="Jubarte" w:id="22" w:date="1970-01-01T00:00:00Z"/>
          <w:b/>
        </w:rPr>
      </w:pPr>
    </w:p>
    <w:p>
      <w:pPr>
        <w:pStyle w:val="Carátula"/>
        <w:rPr>
          <w:del w:author="Jubarte" w:id="23" w:date="1970-01-01T00:00:00Z"/>
          <w:b/>
        </w:rPr>
      </w:pPr>
    </w:p>
    <w:p>
      <w:pPr>
        <w:pStyle w:val="Carátula"/>
        <w:rPr>
          <w:del w:author="Jubarte" w:id="24" w:date="1970-01-01T00:00:00Z"/>
          <w:b/>
        </w:rPr>
      </w:pPr>
    </w:p>
    <w:p>
      <w:pPr>
        <w:pStyle w:val="Carátula"/>
        <w:outlineLvl w:val="0"/>
        <w:rPr>
          <w:del w:author="Jubarte" w:id="25" w:date="1970-01-01T00:00:00Z"/>
          <w:b/>
        </w:rPr>
      </w:pPr>
      <w:del w:author="Jubarte" w:id="26" w:date="1970-01-01T00:00:00Z">
        <w:r>
          <w:rPr>
            <w:b/>
          </w:rPr>
          <w:delText xml:space="preserve">UNIDAD DIDÁCTICA </w:delText>
        </w:r>
        <w:r>
          <w:rPr>
            <w:b/>
          </w:rPr>
          <w:delText>D9 (</w:delText>
        </w:r>
        <w:r>
          <w:rPr>
            <w:b/>
          </w:rPr>
          <w:delText>2 de 2)</w:delText>
        </w:r>
      </w:del>
    </w:p>
    <w:p>
      <w:pPr>
        <w:pStyle w:val="Carátula"/>
        <w:outlineLvl w:val="0"/>
        <w:rPr>
          <w:del w:author="Jubarte" w:id="27" w:date="1970-01-01T00:00:00Z"/>
          <w:b/>
          <w:i/>
        </w:rPr>
      </w:pPr>
      <w:del w:author="Jubarte" w:id="28" w:date="1970-01-01T00:00:00Z">
        <w:r>
          <w:rPr>
            <w:b/>
            <w:i/>
          </w:rPr>
          <w:delText>Abonos Orgánicos</w:delText>
        </w:r>
      </w:del>
    </w:p>
    <w:p>
      <w:pPr>
        <w:pStyle w:val="Carátula"/>
        <w:rPr>
          <w:del w:author="Jubarte" w:id="29" w:date="1970-01-01T00:00:00Z"/>
          <w:b/>
        </w:rPr>
      </w:pPr>
    </w:p>
    <w:p>
      <w:pPr>
        <w:pStyle w:val="Carátula"/>
        <w:rPr>
          <w:del w:author="Jubarte" w:id="30" w:date="1970-01-01T00:00:00Z"/>
          <w:b/>
        </w:rPr>
      </w:pPr>
    </w:p>
    <w:p>
      <w:pPr>
        <w:pStyle w:val="Carátula"/>
        <w:rPr>
          <w:del w:author="Jubarte" w:id="31" w:date="1970-01-01T00:00:00Z"/>
          <w:b/>
        </w:rPr>
      </w:pPr>
    </w:p>
    <w:p>
      <w:pPr>
        <w:pStyle w:val="Carátula"/>
        <w:rPr>
          <w:del w:author="Jubarte" w:id="32" w:date="1970-01-01T00:00:00Z"/>
          <w:b/>
        </w:rPr>
      </w:pPr>
    </w:p>
    <w:p>
      <w:pPr>
        <w:pStyle w:val="Carátula"/>
        <w:rPr>
          <w:del w:author="Jubarte" w:id="33" w:date="1970-01-01T00:00:00Z"/>
          <w:b/>
        </w:rPr>
      </w:pPr>
    </w:p>
    <w:p>
      <w:pPr>
        <w:pStyle w:val="Carátula"/>
        <w:rPr>
          <w:del w:author="Jubarte" w:id="34" w:date="1970-01-01T00:00:00Z"/>
        </w:rPr>
      </w:pPr>
      <w:del w:author="Jubarte" w:id="35" w:date="1970-01-01T00:00:00Z">
        <w:r>
          <w:rPr>
            <w:b/>
          </w:rPr>
          <w:delText>20</w:delText>
        </w:r>
        <w:r>
          <w:rPr>
            <w:b/>
          </w:rPr>
          <w:delText>20</w:delText>
        </w:r>
      </w:del>
    </w:p>
    <w:p>
      <w:pPr>
        <w:rPr>
          <w:del w:author="Jubarte" w:id="36" w:date="1970-01-01T00:00:00Z"/>
        </w:rPr>
      </w:pPr>
    </w:p>
    <w:p>
      <w:pPr>
        <w:rPr>
          <w:del w:author="Jubarte" w:id="37" w:date="1970-01-01T00:00:00Z"/>
        </w:rPr>
      </w:pPr>
    </w:p>
    <w:p>
      <w:pPr>
        <w:rPr>
          <w:del w:author="Jubarte" w:id="38" w:date="1970-01-01T00:00:00Z"/>
        </w:rPr>
      </w:pPr>
    </w:p>
    <w:p>
      <w:pPr>
        <w:rPr>
          <w:del w:author="Jubarte" w:id="39" w:date="1970-01-01T00:00:00Z"/>
        </w:rPr>
        <w:sectPr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>
      <w:pPr>
        <w:rPr>
          <w:del w:author="Jubarte" w:id="40" w:date="1970-01-01T00:00:00Z"/>
        </w:rPr>
      </w:pPr>
      <w:del w:author="Jubarte" w:id="41" w:date="1970-01-01T00:00:00Z">
        <w:r>
          <w:delText>Un establecimiento hortícola bajo cubierta en la localidad de Los Hornos, Partido de La Plata, posee suelos  de tipo Argiudol vértico (Serie Arturo Seguí), cuyos datos se presentan a continuación:</w:delText>
        </w:r>
      </w:del>
    </w:p>
    <w:p>
      <w:pPr>
        <w:pStyle w:val="Figuras"/>
        <w:rPr>
          <w:del w:author="Jubarte" w:id="42" w:date="1970-01-01T00:00:00Z"/>
        </w:rPr>
      </w:pPr>
    </w:p>
    <w:p>
      <w:pPr>
        <w:rPr>
          <w:del w:author="Jubarte" w:id="43" w:date="1970-01-01T00:00:00Z"/>
        </w:rPr>
      </w:pPr>
      <w:del w:author="Jubarte" w:id="44" w:date="1970-01-01T00:00:00Z">
        <w:r>
          <w:rPr>
            <w:b/>
          </w:rPr>
          <w:delText>Tabla 1</w:delText>
        </w:r>
        <w:r>
          <w:delText>. Descripcíon de la Serie Arturo Seguí.</w:delText>
        </w:r>
      </w:del>
    </w:p>
    <w:p>
      <w:pPr>
        <w:pStyle w:val="TablaImagenes"/>
        <w:rPr>
          <w:del w:author="Jubarte" w:id="45" w:date="1970-01-01T00:00:00Z"/>
        </w:rPr>
      </w:pPr>
      <w:del w:author="Jubarte" w:id="46" w:date="1970-01-01T00:00:00Z">
        <w:r>
          <w:rPr>
            <w:noProof/>
            <w:lang w:val="en-US" w:eastAsia="en-US"/>
          </w:rPr>
          <w:drawing>
            <wp:inline distT="0" distB="0" distL="0" distR="0">
              <wp:extent cx="5966321" cy="2857500"/>
              <wp:effectExtent l="19050" t="0" r="0" b="0"/>
              <wp:docPr id="3" name="Imagen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15" cstate="print">
                        <a:lum bright="-10000"/>
                      </a:blip>
                      <a:srcRect b="2017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70350" cy="28594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>
          <w:rPr>
            <w:noProof/>
            <w:lang w:val="en-US" w:eastAsia="en-US"/>
          </w:rPr>
          <w:drawing>
            <wp:inline distT="0" distB="0" distL="0" distR="0">
              <wp:extent cx="5612130" cy="514350"/>
              <wp:effectExtent l="19050" t="0" r="7620" b="0"/>
              <wp:docPr id="4" name="Imagen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/>
                      <pic:cNvPicPr>
                        <a:picLocks noChangeAspect="1" noChangeArrowheads="1"/>
                      </pic:cNvPicPr>
                    </pic:nvPicPr>
                    <pic:blipFill>
                      <a:blip r:embed="rId16" cstate="print">
                        <a:lum bright="-10000"/>
                      </a:blip>
                      <a:srcRect t="4000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612130" cy="5143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del>
    </w:p>
    <w:p>
      <w:pPr>
        <w:pStyle w:val="Figuras"/>
        <w:rPr>
          <w:del w:author="Jubarte" w:id="47" w:date="1970-01-01T00:00:00Z"/>
        </w:rPr>
      </w:pPr>
    </w:p>
    <w:p>
      <w:pPr>
        <w:pStyle w:val="TablaImagenes"/>
        <w:rPr>
          <w:del w:author="Jubarte" w:id="48" w:date="1970-01-01T00:00:00Z"/>
        </w:rPr>
      </w:pPr>
      <w:del w:author="Jubarte" w:id="49" w:date="1970-01-01T00:00:00Z">
        <w:r>
          <w:rPr>
            <w:noProof/>
            <w:lang w:val="en-US" w:eastAsia="en-US"/>
          </w:rPr>
          <w:drawing>
            <wp:inline distT="0" distB="0" distL="0" distR="0">
              <wp:extent cx="5876925" cy="4508367"/>
              <wp:effectExtent l="19050" t="0" r="9525" b="0"/>
              <wp:docPr id="5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17" cstate="print">
                        <a:lum bright="-10000"/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876925" cy="45083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del>
    </w:p>
    <w:p>
      <w:pPr>
        <w:rPr>
          <w:del w:author="Jubarte" w:id="50" w:date="1970-01-01T00:00:00Z"/>
        </w:rPr>
      </w:pPr>
    </w:p>
    <w:p>
      <w:pPr>
        <w:rPr>
          <w:del w:author="Jubarte" w:id="51" w:date="1970-01-01T00:00:00Z"/>
        </w:rPr>
      </w:pPr>
      <w:del w:author="Jubarte" w:id="52" w:date="1970-01-01T00:00:00Z">
        <w:r>
          <w:delText>Dentro del establecimiento se muestreó un suelo virgen y un invernáculo con 14 años de uso intensivo (</w:delText>
        </w:r>
        <w:r>
          <w:rPr>
            <w:b/>
          </w:rPr>
          <w:delText>Tabla 2</w:delText>
        </w:r>
        <w:r>
          <w:delText>).</w:delText>
        </w:r>
      </w:del>
    </w:p>
    <w:p>
      <w:pPr>
        <w:pStyle w:val="Figuras"/>
        <w:rPr>
          <w:del w:author="Jubarte" w:id="53" w:date="1970-01-01T00:00:00Z"/>
        </w:rPr>
      </w:pPr>
    </w:p>
    <w:p>
      <w:pPr>
        <w:rPr>
          <w:del w:author="Jubarte" w:id="54" w:date="1970-01-01T00:00:00Z"/>
        </w:rPr>
      </w:pPr>
      <w:del w:author="Jubarte" w:id="55" w:date="1970-01-01T00:00:00Z">
        <w:r>
          <w:rPr>
            <w:b/>
          </w:rPr>
          <w:delText>Tabla 2.</w:delText>
        </w:r>
        <w:r>
          <w:delText xml:space="preserve"> Datos analíticos del suelo virgen y bajo invernáculo con 14 años de producción.</w:delText>
        </w:r>
      </w:del>
    </w:p>
    <w:tbl>
      <w:tblPr>
        <w:tblW w:w="4280" w:type="pct"/>
        <w:tblLook w:val="01E0" w:firstRow="1" w:lastRow="1" w:firstColumn="1" w:lastColumn="1" w:noHBand="0" w:noVBand="0"/>
      </w:tblPr>
      <w:tblGrid>
        <w:gridCol w:w="3066"/>
        <w:gridCol w:w="1011"/>
        <w:gridCol w:w="1178"/>
        <w:gridCol w:w="779"/>
        <w:gridCol w:w="825"/>
        <w:gridCol w:w="725"/>
        <w:gridCol w:w="852"/>
      </w:tblGrid>
      <w:tr>
        <w:trPr>
          <w:del w:author="Jubarte" w:id="56" w:date="1970-01-01T00:00:00Z"/>
        </w:trPr>
        <w:tc>
          <w:tcPr>
            <w:tcW w:w="1817" w:type="pct"/>
            <w:vMerge w:val="restart"/>
            <w:vAlign w:val="center"/>
          </w:tcPr>
          <w:p>
            <w:pPr>
              <w:pStyle w:val="TablaImagenes"/>
              <w:rPr>
                <w:del w:author="Jubarte" w:id="57" w:date="1970-01-01T00:00:00Z"/>
                <w:b/>
              </w:rPr>
            </w:pPr>
            <w:del w:author="Jubarte" w:id="58" w:date="1970-01-01T00:00:00Z">
              <w:r>
                <w:rPr>
                  <w:b/>
                </w:rPr>
                <w:delText>SUELO</w:delText>
              </w:r>
            </w:del>
          </w:p>
        </w:tc>
        <w:tc>
          <w:tcPr>
            <w:tcW w:w="599" w:type="pct"/>
            <w:vMerge w:val="restart"/>
            <w:vAlign w:val="center"/>
          </w:tcPr>
          <w:p>
            <w:pPr>
              <w:pStyle w:val="TablaImagenes"/>
              <w:rPr>
                <w:del w:author="Jubarte" w:id="59" w:date="1970-01-01T00:00:00Z"/>
                <w:b/>
                <w:bCs/>
              </w:rPr>
            </w:pPr>
            <w:del w:author="Jubarte" w:id="60" w:date="1970-01-01T00:00:00Z">
              <w:r>
                <w:rPr>
                  <w:b/>
                  <w:bCs/>
                </w:rPr>
                <w:delText>pH</w:delText>
              </w:r>
            </w:del>
          </w:p>
          <w:p>
            <w:pPr>
              <w:pStyle w:val="TablaImagenes"/>
              <w:rPr>
                <w:del w:author="Jubarte" w:id="61" w:date="1970-01-01T00:00:00Z"/>
                <w:b/>
                <w:bCs/>
              </w:rPr>
            </w:pPr>
            <w:del w:author="Jubarte" w:id="62" w:date="1970-01-01T00:00:00Z">
              <w:r>
                <w:rPr>
                  <w:b/>
                  <w:bCs/>
                </w:rPr>
                <w:delText>(1/2.5)</w:delText>
              </w:r>
            </w:del>
          </w:p>
        </w:tc>
        <w:tc>
          <w:tcPr>
            <w:tcW w:w="698" w:type="pct"/>
            <w:vAlign w:val="center"/>
          </w:tcPr>
          <w:p>
            <w:pPr>
              <w:pStyle w:val="TablaImagenes"/>
              <w:rPr>
                <w:del w:author="Jubarte" w:id="63" w:date="1970-01-01T00:00:00Z"/>
                <w:b/>
                <w:bCs/>
              </w:rPr>
            </w:pPr>
            <w:del w:author="Jubarte" w:id="64" w:date="1970-01-01T00:00:00Z">
              <w:r>
                <w:rPr>
                  <w:b/>
                  <w:bCs/>
                </w:rPr>
                <w:delText>CE</w:delText>
              </w:r>
            </w:del>
          </w:p>
        </w:tc>
        <w:tc>
          <w:tcPr>
            <w:tcW w:w="462" w:type="pct"/>
            <w:vMerge w:val="restart"/>
            <w:vAlign w:val="center"/>
          </w:tcPr>
          <w:p>
            <w:pPr>
              <w:pStyle w:val="TablaImagenes"/>
              <w:rPr>
                <w:del w:author="Jubarte" w:id="65" w:date="1970-01-01T00:00:00Z"/>
                <w:b/>
              </w:rPr>
            </w:pPr>
            <w:del w:author="Jubarte" w:id="66" w:date="1970-01-01T00:00:00Z">
              <w:r>
                <w:rPr>
                  <w:b/>
                </w:rPr>
                <w:delText>RAS</w:delText>
              </w:r>
            </w:del>
          </w:p>
        </w:tc>
        <w:tc>
          <w:tcPr>
            <w:tcW w:w="489" w:type="pct"/>
            <w:vAlign w:val="center"/>
          </w:tcPr>
          <w:p>
            <w:pPr>
              <w:pStyle w:val="TablaImagenes"/>
              <w:rPr>
                <w:del w:author="Jubarte" w:id="67" w:date="1970-01-01T00:00:00Z"/>
                <w:b/>
              </w:rPr>
            </w:pPr>
            <w:del w:author="Jubarte" w:id="68" w:date="1970-01-01T00:00:00Z">
              <w:r>
                <w:rPr>
                  <w:b/>
                </w:rPr>
                <w:delText>COT</w:delText>
              </w:r>
            </w:del>
          </w:p>
        </w:tc>
        <w:tc>
          <w:tcPr>
            <w:tcW w:w="430" w:type="pct"/>
            <w:vAlign w:val="center"/>
          </w:tcPr>
          <w:p>
            <w:pPr>
              <w:pStyle w:val="TablaImagenes"/>
              <w:rPr>
                <w:del w:author="Jubarte" w:id="69" w:date="1970-01-01T00:00:00Z"/>
                <w:b/>
              </w:rPr>
            </w:pPr>
            <w:del w:author="Jubarte" w:id="70" w:date="1970-01-01T00:00:00Z">
              <w:r>
                <w:rPr>
                  <w:b/>
                </w:rPr>
                <w:delText xml:space="preserve">Cp </w:delText>
              </w:r>
            </w:del>
          </w:p>
        </w:tc>
        <w:tc>
          <w:tcPr>
            <w:tcW w:w="505" w:type="pct"/>
            <w:vAlign w:val="center"/>
          </w:tcPr>
          <w:p>
            <w:pPr>
              <w:pStyle w:val="TablaImagenes"/>
              <w:rPr>
                <w:del w:author="Jubarte" w:id="71" w:date="1970-01-01T00:00:00Z"/>
                <w:b/>
              </w:rPr>
            </w:pPr>
            <w:del w:author="Jubarte" w:id="72" w:date="1970-01-01T00:00:00Z">
              <w:r>
                <w:rPr>
                  <w:b/>
                </w:rPr>
                <w:delText>DMP</w:delText>
              </w:r>
            </w:del>
          </w:p>
        </w:tc>
      </w:tr>
      <w:tr>
        <w:trPr>
          <w:del w:author="Jubarte" w:id="73" w:date="1970-01-01T00:00:00Z"/>
        </w:trPr>
        <w:tc>
          <w:tcPr>
            <w:tcW w:w="1817" w:type="pct"/>
            <w:vMerge/>
            <w:tcBorders>
              <w:bottom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74" w:date="1970-01-01T00:00:00Z"/>
                <w:b/>
              </w:rPr>
            </w:pPr>
          </w:p>
        </w:tc>
        <w:tc>
          <w:tcPr>
            <w:tcW w:w="599" w:type="pct"/>
            <w:vMerge/>
            <w:tcBorders>
              <w:bottom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75" w:date="1970-01-01T00:00:00Z"/>
                <w:b/>
                <w:bCs/>
              </w:rPr>
            </w:pPr>
          </w:p>
        </w:tc>
        <w:tc>
          <w:tcPr>
            <w:tcW w:w="698" w:type="pct"/>
            <w:tcBorders>
              <w:bottom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76" w:date="1970-01-01T00:00:00Z"/>
                <w:b/>
                <w:bCs/>
              </w:rPr>
            </w:pPr>
            <w:del w:author="Jubarte" w:id="77" w:date="1970-01-01T00:00:00Z">
              <w:r>
                <w:rPr>
                  <w:b/>
                  <w:bCs/>
                </w:rPr>
                <w:delText>dS m</w:delText>
              </w:r>
              <w:r>
                <w:rPr>
                  <w:b/>
                  <w:bCs/>
                  <w:vertAlign w:val="superscript"/>
                </w:rPr>
                <w:delText>-1</w:delText>
              </w:r>
            </w:del>
          </w:p>
        </w:tc>
        <w:tc>
          <w:tcPr>
            <w:tcW w:w="462" w:type="pct"/>
            <w:vMerge/>
            <w:tcBorders>
              <w:bottom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78" w:date="1970-01-01T00:00:00Z"/>
                <w:b/>
              </w:rPr>
            </w:pPr>
          </w:p>
        </w:tc>
        <w:tc>
          <w:tcPr>
            <w:tcW w:w="489" w:type="pct"/>
            <w:tcBorders>
              <w:bottom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79" w:date="1970-01-01T00:00:00Z"/>
                <w:b/>
              </w:rPr>
            </w:pPr>
            <w:del w:author="Jubarte" w:id="80" w:date="1970-01-01T00:00:00Z">
              <w:r>
                <w:rPr>
                  <w:b/>
                </w:rPr>
                <w:delText>%</w:delText>
              </w:r>
            </w:del>
          </w:p>
        </w:tc>
        <w:tc>
          <w:tcPr>
            <w:tcW w:w="430" w:type="pct"/>
            <w:tcBorders>
              <w:bottom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81" w:date="1970-01-01T00:00:00Z"/>
                <w:b/>
              </w:rPr>
            </w:pPr>
            <w:del w:author="Jubarte" w:id="82" w:date="1970-01-01T00:00:00Z">
              <w:r>
                <w:rPr>
                  <w:b/>
                </w:rPr>
                <w:delText>%</w:delText>
              </w:r>
            </w:del>
          </w:p>
        </w:tc>
        <w:tc>
          <w:tcPr>
            <w:tcW w:w="505" w:type="pct"/>
            <w:tcBorders>
              <w:bottom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83" w:date="1970-01-01T00:00:00Z"/>
                <w:b/>
              </w:rPr>
            </w:pPr>
            <w:del w:author="Jubarte" w:id="84" w:date="1970-01-01T00:00:00Z">
              <w:r>
                <w:rPr>
                  <w:b/>
                </w:rPr>
                <w:delText>mm</w:delText>
              </w:r>
            </w:del>
          </w:p>
        </w:tc>
      </w:tr>
      <w:tr>
        <w:trPr>
          <w:del w:author="Jubarte" w:id="85" w:date="1970-01-01T00:00:00Z"/>
        </w:trPr>
        <w:tc>
          <w:tcPr>
            <w:tcW w:w="1817" w:type="pct"/>
            <w:tcBorders>
              <w:top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86" w:date="1970-01-01T00:00:00Z"/>
                <w:bCs/>
                <w:i/>
              </w:rPr>
            </w:pPr>
            <w:del w:author="Jubarte" w:id="87" w:date="1970-01-01T00:00:00Z">
              <w:r>
                <w:rPr>
                  <w:bCs/>
                  <w:i/>
                </w:rPr>
                <w:delText>Suelos virgen</w:delText>
              </w:r>
            </w:del>
          </w:p>
        </w:tc>
        <w:tc>
          <w:tcPr>
            <w:tcW w:w="599" w:type="pct"/>
            <w:tcBorders>
              <w:top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88" w:date="1970-01-01T00:00:00Z"/>
                <w:bCs/>
              </w:rPr>
            </w:pPr>
            <w:del w:author="Jubarte" w:id="89" w:date="1970-01-01T00:00:00Z">
              <w:r>
                <w:rPr>
                  <w:bCs/>
                </w:rPr>
                <w:delText>6,2</w:delText>
              </w:r>
            </w:del>
          </w:p>
        </w:tc>
        <w:tc>
          <w:tcPr>
            <w:tcW w:w="698" w:type="pct"/>
            <w:tcBorders>
              <w:top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90" w:date="1970-01-01T00:00:00Z"/>
                <w:bCs/>
              </w:rPr>
            </w:pPr>
            <w:del w:author="Jubarte" w:id="91" w:date="1970-01-01T00:00:00Z">
              <w:r>
                <w:rPr>
                  <w:bCs/>
                </w:rPr>
                <w:delText>0,6</w:delText>
              </w:r>
            </w:del>
          </w:p>
        </w:tc>
        <w:tc>
          <w:tcPr>
            <w:tcW w:w="462" w:type="pct"/>
            <w:tcBorders>
              <w:top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92" w:date="1970-01-01T00:00:00Z"/>
              </w:rPr>
            </w:pPr>
            <w:del w:author="Jubarte" w:id="93" w:date="1970-01-01T00:00:00Z">
              <w:r>
                <w:delText>0,3</w:delText>
              </w:r>
            </w:del>
          </w:p>
        </w:tc>
        <w:tc>
          <w:tcPr>
            <w:tcW w:w="489" w:type="pct"/>
            <w:tcBorders>
              <w:top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94" w:date="1970-01-01T00:00:00Z"/>
              </w:rPr>
            </w:pPr>
            <w:del w:author="Jubarte" w:id="95" w:date="1970-01-01T00:00:00Z">
              <w:r>
                <w:delText>3,7</w:delText>
              </w:r>
            </w:del>
          </w:p>
        </w:tc>
        <w:tc>
          <w:tcPr>
            <w:tcW w:w="430" w:type="pct"/>
            <w:tcBorders>
              <w:top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96" w:date="1970-01-01T00:00:00Z"/>
              </w:rPr>
            </w:pPr>
            <w:del w:author="Jubarte" w:id="97" w:date="1970-01-01T00:00:00Z">
              <w:r>
                <w:delText>0,9</w:delText>
              </w:r>
            </w:del>
          </w:p>
        </w:tc>
        <w:tc>
          <w:tcPr>
            <w:tcW w:w="505" w:type="pct"/>
            <w:tcBorders>
              <w:top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98" w:date="1970-01-01T00:00:00Z"/>
              </w:rPr>
            </w:pPr>
            <w:del w:author="Jubarte" w:id="99" w:date="1970-01-01T00:00:00Z">
              <w:r>
                <w:delText>2,16</w:delText>
              </w:r>
            </w:del>
          </w:p>
        </w:tc>
      </w:tr>
      <w:tr>
        <w:trPr>
          <w:del w:author="Jubarte" w:id="100" w:date="1970-01-01T00:00:00Z"/>
        </w:trPr>
        <w:tc>
          <w:tcPr>
            <w:tcW w:w="1817" w:type="pct"/>
            <w:vAlign w:val="center"/>
          </w:tcPr>
          <w:p>
            <w:pPr>
              <w:pStyle w:val="TablaImagenes"/>
              <w:rPr>
                <w:del w:author="Jubarte" w:id="101" w:date="1970-01-01T00:00:00Z"/>
                <w:bCs/>
                <w:i/>
              </w:rPr>
            </w:pPr>
            <w:del w:author="Jubarte" w:id="102" w:date="1970-01-01T00:00:00Z">
              <w:r>
                <w:rPr>
                  <w:bCs/>
                  <w:i/>
                </w:rPr>
                <w:delText>Invernáculo 14 años</w:delText>
              </w:r>
            </w:del>
          </w:p>
        </w:tc>
        <w:tc>
          <w:tcPr>
            <w:tcW w:w="599" w:type="pct"/>
            <w:vAlign w:val="center"/>
          </w:tcPr>
          <w:p>
            <w:pPr>
              <w:pStyle w:val="TablaImagenes"/>
              <w:rPr>
                <w:del w:author="Jubarte" w:id="103" w:date="1970-01-01T00:00:00Z"/>
                <w:bCs/>
              </w:rPr>
            </w:pPr>
            <w:del w:author="Jubarte" w:id="104" w:date="1970-01-01T00:00:00Z">
              <w:r>
                <w:rPr>
                  <w:bCs/>
                </w:rPr>
                <w:delText>7,8</w:delText>
              </w:r>
            </w:del>
          </w:p>
        </w:tc>
        <w:tc>
          <w:tcPr>
            <w:tcW w:w="698" w:type="pct"/>
            <w:vAlign w:val="center"/>
          </w:tcPr>
          <w:p>
            <w:pPr>
              <w:pStyle w:val="TablaImagenes"/>
              <w:rPr>
                <w:del w:author="Jubarte" w:id="105" w:date="1970-01-01T00:00:00Z"/>
                <w:bCs/>
              </w:rPr>
            </w:pPr>
            <w:del w:author="Jubarte" w:id="106" w:date="1970-01-01T00:00:00Z">
              <w:r>
                <w:rPr>
                  <w:bCs/>
                </w:rPr>
                <w:delText>11,8</w:delText>
              </w:r>
            </w:del>
          </w:p>
        </w:tc>
        <w:tc>
          <w:tcPr>
            <w:tcW w:w="462" w:type="pct"/>
            <w:vAlign w:val="center"/>
          </w:tcPr>
          <w:p>
            <w:pPr>
              <w:pStyle w:val="TablaImagenes"/>
              <w:rPr>
                <w:del w:author="Jubarte" w:id="107" w:date="1970-01-01T00:00:00Z"/>
              </w:rPr>
            </w:pPr>
            <w:del w:author="Jubarte" w:id="108" w:date="1970-01-01T00:00:00Z">
              <w:r>
                <w:delText>12</w:delText>
              </w:r>
            </w:del>
          </w:p>
        </w:tc>
        <w:tc>
          <w:tcPr>
            <w:tcW w:w="489" w:type="pct"/>
            <w:vAlign w:val="center"/>
          </w:tcPr>
          <w:p>
            <w:pPr>
              <w:pStyle w:val="TablaImagenes"/>
              <w:rPr>
                <w:del w:author="Jubarte" w:id="109" w:date="1970-01-01T00:00:00Z"/>
              </w:rPr>
            </w:pPr>
            <w:del w:author="Jubarte" w:id="110" w:date="1970-01-01T00:00:00Z">
              <w:r>
                <w:delText>1,8</w:delText>
              </w:r>
            </w:del>
          </w:p>
        </w:tc>
        <w:tc>
          <w:tcPr>
            <w:tcW w:w="430" w:type="pct"/>
            <w:vAlign w:val="center"/>
          </w:tcPr>
          <w:p>
            <w:pPr>
              <w:pStyle w:val="TablaImagenes"/>
              <w:rPr>
                <w:del w:author="Jubarte" w:id="111" w:date="1970-01-01T00:00:00Z"/>
                <w:bCs/>
              </w:rPr>
            </w:pPr>
            <w:del w:author="Jubarte" w:id="112" w:date="1970-01-01T00:00:00Z">
              <w:r>
                <w:rPr>
                  <w:bCs/>
                </w:rPr>
                <w:delText>0,22</w:delText>
              </w:r>
            </w:del>
          </w:p>
        </w:tc>
        <w:tc>
          <w:tcPr>
            <w:tcW w:w="505" w:type="pct"/>
            <w:vAlign w:val="center"/>
          </w:tcPr>
          <w:p>
            <w:pPr>
              <w:pStyle w:val="TablaImagenes"/>
              <w:rPr>
                <w:del w:author="Jubarte" w:id="113" w:date="1970-01-01T00:00:00Z"/>
                <w:bCs/>
              </w:rPr>
            </w:pPr>
            <w:del w:author="Jubarte" w:id="114" w:date="1970-01-01T00:00:00Z">
              <w:r>
                <w:rPr>
                  <w:bCs/>
                </w:rPr>
                <w:delText>1,13</w:delText>
              </w:r>
            </w:del>
          </w:p>
        </w:tc>
      </w:tr>
    </w:tbl>
    <w:p>
      <w:pPr>
        <w:spacing w:after="0"/>
        <w:rPr>
          <w:del w:author="Jubarte" w:id="115" w:date="1970-01-01T00:00:00Z"/>
          <w:rFonts w:ascii="Arial" w:hAnsi="Arial" w:cs="Arial"/>
          <w:i/>
        </w:rPr>
      </w:pPr>
    </w:p>
    <w:p>
      <w:pPr>
        <w:pStyle w:val="Figuras"/>
        <w:rPr>
          <w:del w:author="Jubarte" w:id="116" w:date="1970-01-01T00:00:00Z"/>
        </w:rPr>
      </w:pPr>
      <w:del w:author="Jubarte" w:id="117" w:date="1970-01-01T00:00:00Z">
        <w:r>
          <w:delText>Referencias: CE  (conductividad eléctrica), RAS (relación de adsorción de sodio), COT (carbono total),</w:delText>
        </w:r>
        <w:r>
          <w:br/>
        </w:r>
        <w:r>
          <w:delText xml:space="preserve"> Cp (carbono particulado), DMP (diámetro medio ponderado).</w:delText>
        </w:r>
      </w:del>
    </w:p>
    <w:p>
      <w:pPr>
        <w:rPr>
          <w:del w:author="Jubarte" w:id="118" w:date="1970-01-01T00:00:00Z"/>
        </w:rPr>
      </w:pPr>
    </w:p>
    <w:p>
      <w:pPr>
        <w:rPr>
          <w:del w:author="Jubarte" w:id="119" w:date="1970-01-01T00:00:00Z"/>
        </w:rPr>
      </w:pPr>
    </w:p>
    <w:p>
      <w:pPr>
        <w:rPr>
          <w:del w:author="Jubarte" w:id="120" w:date="1970-01-01T00:00:00Z"/>
        </w:rPr>
      </w:pPr>
      <w:del w:author="Jubarte" w:id="121" w:date="1970-01-01T00:00:00Z">
        <w:r>
          <w:delText>Se cuenta con la posibilidad de utilizar las siguientes enmiendas (</w:delText>
        </w:r>
        <w:r>
          <w:rPr>
            <w:b/>
          </w:rPr>
          <w:delText>Tabla 3</w:delText>
        </w:r>
        <w:r>
          <w:delText>).</w:delText>
        </w:r>
      </w:del>
    </w:p>
    <w:p>
      <w:pPr>
        <w:rPr>
          <w:del w:author="Jubarte" w:id="122" w:date="1970-01-01T00:00:00Z"/>
        </w:rPr>
      </w:pPr>
      <w:del w:author="Jubarte" w:id="123" w:date="1970-01-01T00:00:00Z">
        <w:r>
          <w:rPr>
            <w:b/>
          </w:rPr>
          <w:delText>Tabla 3</w:delText>
        </w:r>
        <w:r>
          <w:delText>. Características generales de los abonos orgánicos.</w:delText>
        </w:r>
      </w:del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409"/>
        <w:gridCol w:w="817"/>
        <w:gridCol w:w="593"/>
        <w:gridCol w:w="1337"/>
        <w:gridCol w:w="1391"/>
      </w:tblGrid>
      <w:tr>
        <w:trPr>
          <w:jc w:val="center"/>
          <w:del w:author="Jubarte" w:id="124" w:date="1970-01-01T00:00:00Z"/>
        </w:trPr>
        <w:tc>
          <w:tcPr>
            <w:tcW w:w="3409" w:type="dxa"/>
            <w:vMerge w:val="restart"/>
            <w:vAlign w:val="center"/>
          </w:tcPr>
          <w:p>
            <w:pPr>
              <w:pStyle w:val="TablaImagenes"/>
              <w:rPr>
                <w:del w:author="Jubarte" w:id="125" w:date="1970-01-01T00:00:00Z"/>
                <w:b/>
              </w:rPr>
            </w:pPr>
            <w:del w:author="Jubarte" w:id="126" w:date="1970-01-01T00:00:00Z">
              <w:r>
                <w:rPr>
                  <w:b/>
                </w:rPr>
                <w:delText>Abono orgánico</w:delText>
              </w:r>
            </w:del>
          </w:p>
        </w:tc>
        <w:tc>
          <w:tcPr>
            <w:tcW w:w="817" w:type="dxa"/>
            <w:vAlign w:val="center"/>
          </w:tcPr>
          <w:p>
            <w:pPr>
              <w:pStyle w:val="TablaImagenes"/>
              <w:rPr>
                <w:del w:author="Jubarte" w:id="127" w:date="1970-01-01T00:00:00Z"/>
                <w:b/>
              </w:rPr>
            </w:pPr>
            <w:del w:author="Jubarte" w:id="128" w:date="1970-01-01T00:00:00Z">
              <w:r>
                <w:rPr>
                  <w:b/>
                </w:rPr>
                <w:delText>MO</w:delText>
              </w:r>
            </w:del>
          </w:p>
        </w:tc>
        <w:tc>
          <w:tcPr>
            <w:tcW w:w="593" w:type="dxa"/>
            <w:vMerge w:val="restart"/>
            <w:vAlign w:val="center"/>
          </w:tcPr>
          <w:p>
            <w:pPr>
              <w:pStyle w:val="TablaImagenes"/>
              <w:rPr>
                <w:del w:author="Jubarte" w:id="129" w:date="1970-01-01T00:00:00Z"/>
                <w:b/>
              </w:rPr>
            </w:pPr>
            <w:del w:author="Jubarte" w:id="130" w:date="1970-01-01T00:00:00Z">
              <w:r>
                <w:rPr>
                  <w:b/>
                </w:rPr>
                <w:delText>pH</w:delText>
              </w:r>
            </w:del>
          </w:p>
        </w:tc>
        <w:tc>
          <w:tcPr>
            <w:tcW w:w="1337" w:type="dxa"/>
            <w:vAlign w:val="center"/>
          </w:tcPr>
          <w:p>
            <w:pPr>
              <w:pStyle w:val="TablaImagenes"/>
              <w:rPr>
                <w:del w:author="Jubarte" w:id="131" w:date="1970-01-01T00:00:00Z"/>
                <w:b/>
              </w:rPr>
            </w:pPr>
            <w:del w:author="Jubarte" w:id="132" w:date="1970-01-01T00:00:00Z">
              <w:r>
                <w:rPr>
                  <w:b/>
                </w:rPr>
                <w:delText>Na total</w:delText>
              </w:r>
            </w:del>
          </w:p>
        </w:tc>
        <w:tc>
          <w:tcPr>
            <w:tcW w:w="1391" w:type="dxa"/>
            <w:vAlign w:val="center"/>
          </w:tcPr>
          <w:p>
            <w:pPr>
              <w:pStyle w:val="TablaImagenes"/>
              <w:rPr>
                <w:del w:author="Jubarte" w:id="133" w:date="1970-01-01T00:00:00Z"/>
                <w:b/>
              </w:rPr>
            </w:pPr>
            <w:del w:author="Jubarte" w:id="134" w:date="1970-01-01T00:00:00Z">
              <w:r>
                <w:rPr>
                  <w:b/>
                </w:rPr>
                <w:delText>Humedad</w:delText>
              </w:r>
            </w:del>
          </w:p>
        </w:tc>
      </w:tr>
      <w:tr>
        <w:trPr>
          <w:jc w:val="center"/>
          <w:del w:author="Jubarte" w:id="135" w:date="1970-01-01T00:00:00Z"/>
        </w:trPr>
        <w:tc>
          <w:tcPr>
            <w:tcW w:w="3409" w:type="dxa"/>
            <w:vMerge/>
            <w:tcBorders>
              <w:bottom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136" w:date="1970-01-01T00:00:00Z"/>
                <w:b/>
              </w:rPr>
            </w:pPr>
          </w:p>
        </w:tc>
        <w:tc>
          <w:tcPr>
            <w:tcW w:w="817" w:type="dxa"/>
            <w:tcBorders>
              <w:bottom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137" w:date="1970-01-01T00:00:00Z"/>
              </w:rPr>
            </w:pPr>
            <w:del w:author="Jubarte" w:id="138" w:date="1970-01-01T00:00:00Z">
              <w:r>
                <w:delText>%</w:delText>
              </w:r>
            </w:del>
          </w:p>
        </w:tc>
        <w:tc>
          <w:tcPr>
            <w:tcW w:w="593" w:type="dxa"/>
            <w:vMerge/>
            <w:tcBorders>
              <w:bottom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139" w:date="1970-01-01T00:00:00Z"/>
                <w:b/>
              </w:rPr>
            </w:pPr>
          </w:p>
        </w:tc>
        <w:tc>
          <w:tcPr>
            <w:tcW w:w="1337" w:type="dxa"/>
            <w:tcBorders>
              <w:bottom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140" w:date="1970-01-01T00:00:00Z"/>
              </w:rPr>
            </w:pPr>
            <w:del w:author="Jubarte" w:id="141" w:date="1970-01-01T00:00:00Z">
              <w:r>
                <w:delText>%</w:delText>
              </w:r>
            </w:del>
          </w:p>
        </w:tc>
        <w:tc>
          <w:tcPr>
            <w:tcW w:w="1391" w:type="dxa"/>
            <w:tcBorders>
              <w:bottom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142" w:date="1970-01-01T00:00:00Z"/>
              </w:rPr>
            </w:pPr>
            <w:del w:author="Jubarte" w:id="143" w:date="1970-01-01T00:00:00Z">
              <w:r>
                <w:delText>%</w:delText>
              </w:r>
            </w:del>
          </w:p>
        </w:tc>
      </w:tr>
      <w:tr>
        <w:trPr>
          <w:jc w:val="center"/>
          <w:del w:author="Jubarte" w:id="144" w:date="1970-01-01T00:00:00Z"/>
        </w:trPr>
        <w:tc>
          <w:tcPr>
            <w:tcW w:w="3409" w:type="dxa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145" w:date="1970-01-01T00:00:00Z"/>
                <w:i/>
              </w:rPr>
            </w:pPr>
            <w:del w:author="Jubarte" w:id="146" w:date="1970-01-01T00:00:00Z">
              <w:r>
                <w:rPr>
                  <w:i/>
                </w:rPr>
                <w:delText xml:space="preserve">Cáscara de arroz </w:delText>
              </w:r>
            </w:del>
          </w:p>
        </w:tc>
        <w:tc>
          <w:tcPr>
            <w:tcW w:w="817" w:type="dxa"/>
            <w:tcBorders>
              <w:top w:val="double" w:sz="4" w:space="0" w:color="auto"/>
              <w:left w:val="sing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147" w:date="1970-01-01T00:00:00Z"/>
              </w:rPr>
            </w:pPr>
            <w:del w:author="Jubarte" w:id="148" w:date="1970-01-01T00:00:00Z">
              <w:r>
                <w:delText>79,1</w:delText>
              </w:r>
            </w:del>
          </w:p>
        </w:tc>
        <w:tc>
          <w:tcPr>
            <w:tcW w:w="593" w:type="dxa"/>
            <w:tcBorders>
              <w:top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149" w:date="1970-01-01T00:00:00Z"/>
              </w:rPr>
            </w:pPr>
            <w:del w:author="Jubarte" w:id="150" w:date="1970-01-01T00:00:00Z">
              <w:r>
                <w:delText>5,9</w:delText>
              </w:r>
            </w:del>
          </w:p>
        </w:tc>
        <w:tc>
          <w:tcPr>
            <w:tcW w:w="1337" w:type="dxa"/>
            <w:tcBorders>
              <w:top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151" w:date="1970-01-01T00:00:00Z"/>
              </w:rPr>
            </w:pPr>
            <w:del w:author="Jubarte" w:id="152" w:date="1970-01-01T00:00:00Z">
              <w:r>
                <w:delText>8,8 x 10</w:delText>
              </w:r>
              <w:r>
                <w:rPr>
                  <w:vertAlign w:val="superscript"/>
                </w:rPr>
                <w:delText>-4</w:delText>
              </w:r>
            </w:del>
          </w:p>
        </w:tc>
        <w:tc>
          <w:tcPr>
            <w:tcW w:w="1391" w:type="dxa"/>
            <w:tcBorders>
              <w:top w:val="doub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153" w:date="1970-01-01T00:00:00Z"/>
              </w:rPr>
            </w:pPr>
            <w:del w:author="Jubarte" w:id="154" w:date="1970-01-01T00:00:00Z">
              <w:r>
                <w:delText>6,5</w:delText>
              </w:r>
            </w:del>
          </w:p>
        </w:tc>
      </w:tr>
      <w:tr>
        <w:trPr>
          <w:jc w:val="center"/>
          <w:del w:author="Jubarte" w:id="155" w:date="1970-01-01T00:00:00Z"/>
        </w:trPr>
        <w:tc>
          <w:tcPr>
            <w:tcW w:w="3409" w:type="dxa"/>
            <w:tcBorders>
              <w:right w:val="sing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156" w:date="1970-01-01T00:00:00Z"/>
                <w:i/>
              </w:rPr>
            </w:pPr>
            <w:del w:author="Jubarte" w:id="157" w:date="1970-01-01T00:00:00Z">
              <w:r>
                <w:rPr>
                  <w:i/>
                </w:rPr>
                <w:delText>Compost comercial</w:delText>
              </w:r>
            </w:del>
          </w:p>
        </w:tc>
        <w:tc>
          <w:tcPr>
            <w:tcW w:w="817" w:type="dxa"/>
            <w:tcBorders>
              <w:left w:val="sing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158" w:date="1970-01-01T00:00:00Z"/>
              </w:rPr>
            </w:pPr>
            <w:del w:author="Jubarte" w:id="159" w:date="1970-01-01T00:00:00Z">
              <w:r>
                <w:delText>29,2</w:delText>
              </w:r>
            </w:del>
          </w:p>
        </w:tc>
        <w:tc>
          <w:tcPr>
            <w:tcW w:w="593" w:type="dxa"/>
            <w:vAlign w:val="center"/>
          </w:tcPr>
          <w:p>
            <w:pPr>
              <w:pStyle w:val="TablaImagenes"/>
              <w:rPr>
                <w:del w:author="Jubarte" w:id="160" w:date="1970-01-01T00:00:00Z"/>
              </w:rPr>
            </w:pPr>
            <w:del w:author="Jubarte" w:id="161" w:date="1970-01-01T00:00:00Z">
              <w:r>
                <w:delText>4,4</w:delText>
              </w:r>
            </w:del>
          </w:p>
        </w:tc>
        <w:tc>
          <w:tcPr>
            <w:tcW w:w="1337" w:type="dxa"/>
            <w:vAlign w:val="center"/>
          </w:tcPr>
          <w:p>
            <w:pPr>
              <w:pStyle w:val="TablaImagenes"/>
              <w:rPr>
                <w:del w:author="Jubarte" w:id="162" w:date="1970-01-01T00:00:00Z"/>
              </w:rPr>
            </w:pPr>
            <w:del w:author="Jubarte" w:id="163" w:date="1970-01-01T00:00:00Z">
              <w:r>
                <w:delText>0,1</w:delText>
              </w:r>
            </w:del>
          </w:p>
        </w:tc>
        <w:tc>
          <w:tcPr>
            <w:tcW w:w="1391" w:type="dxa"/>
            <w:vAlign w:val="center"/>
          </w:tcPr>
          <w:p>
            <w:pPr>
              <w:pStyle w:val="TablaImagenes"/>
              <w:rPr>
                <w:del w:author="Jubarte" w:id="164" w:date="1970-01-01T00:00:00Z"/>
              </w:rPr>
            </w:pPr>
            <w:del w:author="Jubarte" w:id="165" w:date="1970-01-01T00:00:00Z">
              <w:r>
                <w:delText>5,0</w:delText>
              </w:r>
            </w:del>
          </w:p>
        </w:tc>
      </w:tr>
      <w:tr>
        <w:trPr>
          <w:jc w:val="center"/>
          <w:del w:author="Jubarte" w:id="166" w:date="1970-01-01T00:00:00Z"/>
        </w:trPr>
        <w:tc>
          <w:tcPr>
            <w:tcW w:w="3409" w:type="dxa"/>
            <w:tcBorders>
              <w:right w:val="sing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167" w:date="1970-01-01T00:00:00Z"/>
                <w:i/>
              </w:rPr>
            </w:pPr>
            <w:del w:author="Jubarte" w:id="168" w:date="1970-01-01T00:00:00Z">
              <w:r>
                <w:rPr>
                  <w:i/>
                </w:rPr>
                <w:delText>Cama de pollo estacionada a la intemperie por 6 meses</w:delText>
              </w:r>
            </w:del>
          </w:p>
        </w:tc>
        <w:tc>
          <w:tcPr>
            <w:tcW w:w="817" w:type="dxa"/>
            <w:tcBorders>
              <w:left w:val="single" w:sz="4" w:space="0" w:color="auto"/>
            </w:tcBorders>
            <w:vAlign w:val="center"/>
          </w:tcPr>
          <w:p>
            <w:pPr>
              <w:pStyle w:val="TablaImagenes"/>
              <w:rPr>
                <w:del w:author="Jubarte" w:id="169" w:date="1970-01-01T00:00:00Z"/>
              </w:rPr>
            </w:pPr>
            <w:del w:author="Jubarte" w:id="170" w:date="1970-01-01T00:00:00Z">
              <w:r>
                <w:delText>51,4</w:delText>
              </w:r>
            </w:del>
          </w:p>
        </w:tc>
        <w:tc>
          <w:tcPr>
            <w:tcW w:w="593" w:type="dxa"/>
            <w:vAlign w:val="center"/>
          </w:tcPr>
          <w:p>
            <w:pPr>
              <w:pStyle w:val="TablaImagenes"/>
              <w:rPr>
                <w:del w:author="Jubarte" w:id="171" w:date="1970-01-01T00:00:00Z"/>
              </w:rPr>
            </w:pPr>
            <w:del w:author="Jubarte" w:id="172" w:date="1970-01-01T00:00:00Z">
              <w:r>
                <w:delText>8,4</w:delText>
              </w:r>
            </w:del>
          </w:p>
        </w:tc>
        <w:tc>
          <w:tcPr>
            <w:tcW w:w="1337" w:type="dxa"/>
            <w:vAlign w:val="center"/>
          </w:tcPr>
          <w:p>
            <w:pPr>
              <w:pStyle w:val="TablaImagenes"/>
              <w:rPr>
                <w:del w:author="Jubarte" w:id="173" w:date="1970-01-01T00:00:00Z"/>
              </w:rPr>
            </w:pPr>
            <w:del w:author="Jubarte" w:id="174" w:date="1970-01-01T00:00:00Z">
              <w:r>
                <w:delText>0,42</w:delText>
              </w:r>
            </w:del>
          </w:p>
        </w:tc>
        <w:tc>
          <w:tcPr>
            <w:tcW w:w="1391" w:type="dxa"/>
            <w:vAlign w:val="center"/>
          </w:tcPr>
          <w:p>
            <w:pPr>
              <w:pStyle w:val="TablaImagenes"/>
              <w:rPr>
                <w:del w:author="Jubarte" w:id="175" w:date="1970-01-01T00:00:00Z"/>
              </w:rPr>
            </w:pPr>
            <w:del w:author="Jubarte" w:id="176" w:date="1970-01-01T00:00:00Z">
              <w:r>
                <w:delText>6,7</w:delText>
              </w:r>
            </w:del>
          </w:p>
        </w:tc>
      </w:tr>
    </w:tbl>
    <w:p>
      <w:pPr>
        <w:pStyle w:val="Figuras"/>
        <w:rPr>
          <w:del w:author="Jubarte" w:id="177" w:date="1970-01-01T00:00:00Z"/>
        </w:rPr>
      </w:pPr>
      <w:del w:author="Jubarte" w:id="178" w:date="1970-01-01T00:00:00Z">
        <w:r>
          <w:delText>Referencia: MO (materia orgánica)</w:delText>
        </w:r>
      </w:del>
    </w:p>
    <w:p>
      <w:pPr>
        <w:rPr>
          <w:del w:author="Jubarte" w:id="179" w:date="1970-01-01T00:00:00Z"/>
        </w:rPr>
      </w:pPr>
    </w:p>
    <w:p>
      <w:pPr>
        <w:outlineLvl w:val="0"/>
        <w:rPr>
          <w:del w:author="Jubarte" w:id="180" w:date="1970-01-01T00:00:00Z"/>
          <w:b/>
        </w:rPr>
      </w:pPr>
      <w:del w:author="Jubarte" w:id="181" w:date="1970-01-01T00:00:00Z">
        <w:r>
          <w:rPr>
            <w:b/>
          </w:rPr>
          <w:delText>Responda:</w:delText>
        </w:r>
      </w:del>
    </w:p>
    <w:p>
      <w:pPr>
        <w:ind w:firstLine="0"/>
        <w:rPr>
          <w:del w:author="Jubarte" w:id="182" w:date="1970-01-01T00:00:00Z"/>
        </w:rPr>
      </w:pPr>
      <w:del w:author="Jubarte" w:id="183" w:date="1970-01-01T00:00:00Z">
        <w:r>
          <w:delText>1. ¿Cuáles son las cualidades positivas y negativas de la Serie Arturo Seguí para este tipo de producción?</w:delText>
        </w:r>
      </w:del>
    </w:p>
    <w:p>
      <w:pPr>
        <w:ind w:firstLine="0"/>
        <w:rPr>
          <w:del w:author="Jubarte" w:id="184" w:date="1970-01-01T00:00:00Z"/>
        </w:rPr>
      </w:pPr>
      <w:del w:author="Jubarte" w:id="185" w:date="1970-01-01T00:00:00Z">
        <w:r>
          <w:delText>2. ¿Qué tipo de evolución ha tenido el suelo tras 14 años de uso y cuáles cree que son las razones</w:delText>
        </w:r>
      </w:del>
    </w:p>
    <w:p>
      <w:pPr>
        <w:ind w:firstLine="0"/>
        <w:rPr>
          <w:del w:author="Jubarte" w:id="186" w:date="1970-01-01T00:00:00Z"/>
        </w:rPr>
      </w:pPr>
      <w:del w:author="Jubarte" w:id="187" w:date="1970-01-01T00:00:00Z">
        <w:r>
          <w:delText>3.- Analice la conveniencia del empleo de un abono orgánico.</w:delText>
        </w:r>
      </w:del>
    </w:p>
    <w:p>
      <w:pPr>
        <w:ind w:firstLine="0"/>
        <w:rPr>
          <w:del w:author="Jubarte" w:id="188" w:date="1970-01-01T00:00:00Z"/>
        </w:rPr>
      </w:pPr>
      <w:del w:author="Jubarte" w:id="189" w:date="1970-01-01T00:00:00Z">
        <w:r>
          <w:delText>4.- De acuerdo a los abonos disponibles, cuál le parece el más conveniente.</w:delText>
        </w:r>
      </w:del>
    </w:p>
    <w:p>
      <w:pPr>
        <w:ind w:firstLine="0"/>
        <w:rPr>
          <w:del w:author="Jubarte" w:id="190" w:date="1970-01-01T00:00:00Z"/>
        </w:rPr>
      </w:pPr>
      <w:del w:author="Jubarte" w:id="191" w:date="1970-01-01T00:00:00Z">
        <w:r>
          <w:delText>5. ¿Qué otro aspecto debería solucionarse?</w:delText>
        </w:r>
      </w:del>
    </w:p>
    <w:p>
      <w:pPr>
        <w:ind w:firstLine="0"/>
        <w:rPr>
          <w:del w:author="Jubarte" w:id="192" w:date="1970-01-01T00:00:00Z"/>
        </w:rPr>
      </w:pPr>
      <w:del w:author="Jubarte" w:id="193" w:date="1970-01-01T00:00:00Z">
        <w:r>
          <w:delText>6. De acuerdo a los resultados obtenidos por Andreau et al (2012) (Figura 1), ¿qué dosis emplearía del abono seleccionado y con qué frecuencia lo aplicaría?</w:delText>
        </w:r>
      </w:del>
    </w:p>
    <w:p>
      <w:pPr>
        <w:ind w:firstLine="0"/>
        <w:rPr>
          <w:del w:author="Jubarte" w:id="194" w:date="1970-01-01T00:00:00Z"/>
        </w:rPr>
      </w:pPr>
      <w:del w:author="Jubarte" w:id="195" w:date="1970-01-01T00:00:00Z">
        <w:r>
          <w:delText>7. ¿Podría suscitarse algún aspecto negativo con su empleo?</w:delText>
        </w:r>
      </w:del>
    </w:p>
    <w:p>
      <w:pPr>
        <w:ind w:firstLine="0"/>
        <w:rPr>
          <w:del w:author="Jubarte" w:id="196" w:date="1970-01-01T00:00:00Z"/>
        </w:rPr>
      </w:pPr>
      <w:del w:author="Jubarte" w:id="197" w:date="1970-01-01T00:00:00Z">
        <w:r>
          <w:delText>8.- Si el productor estuviese dispuesto a elaborar su propio compost y cuenta con cáscara de frutas de una pequeña industria vecina, aserrín y gallinaza de un criadero de pollos, ¿en qué proporción convendría que mezclara los productos para la elaboración del compost y qué recaudos debiera tener por el tipo de material empleado?</w:delText>
        </w:r>
      </w:del>
    </w:p>
    <w:p>
      <w:pPr>
        <w:ind w:firstLine="0"/>
        <w:rPr>
          <w:del w:author="Jubarte" w:id="198" w:date="1970-01-01T00:00:00Z"/>
        </w:rPr>
      </w:pPr>
      <w:del w:author="Jubarte" w:id="199" w:date="1970-01-01T00:00:00Z">
        <w:r>
          <w:delText>9.- Si considera que algún material para hacer el compost es riesgoso, ¿cómo podría sustituirlo?</w:delText>
        </w:r>
      </w:del>
    </w:p>
    <w:p/>
    <w:sectPr>
      <w:headerReference w:type="default" r:id="rId18"/>
      <w:pgSz w:orient="portrait" w:w="11906" w:h="16838"/>
      <w:pgMar w:top="1440" w:right="1440" w:bottom="1440" w:left="1440" w:header="720" w:footer="720" w:gutter="0"/>
      <w:pgNumType w:fmt="numberInDash" w:start="1"/>
      <w:cols w:num="1" w:space="720"/>
      <w:docGrid w:linePitch="0" w:type="default"/>
      <w:sectPrChange w:author="Jubarte" w:date="1970-01-01T00:00:00Z" w:id="200">
        <w:sectPr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sectPrChange>
    </w:sectPr>
  </w:body>
</w:document>
</file>

<file path=word/endnotes.xml><?xml version="1.0" encoding="utf-8"?>
<w:end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 pt14">
  <w:endnote w:type="separator" w:id="-1">
    <w:p>
      <w:pPr>
        <w:spacing w:after="0"/>
      </w:pPr>
      <w:r>
        <w:separator/>
      </w:r>
    </w:p>
  </w:endnote>
  <w:endnote w:type="continuationSeparator" w:id="0">
    <w:p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p>
    <w:pPr>
      <w:pPrChange w:author="Jubarte" w:date="1970-01-01T00:00:00Z" w:id="1">
        <w:pPr>
          <w:pStyle w:val="Footer"/>
        </w:pPr>
      </w:pPrChange>
    </w:pPr>
  </w:p>
</w:ftr>
</file>

<file path=word/footer2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p>
    <w:pPr>
      <w:pPrChange w:author="Jubarte" w:date="1970-01-01T00:00:00Z" w:id="1">
        <w:pPr>
          <w:pStyle w:val="Footer"/>
          <w:jc w:val="right"/>
        </w:pPr>
      </w:pPrChange>
    </w:pPr>
  </w:p>
</w:ftr>
</file>

<file path=word/footer3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p>
    <w:pPr>
      <w:pPrChange w:author="Jubarte" w:date="1970-01-01T00:00:00Z" w:id="1">
        <w:pPr>
          <w:pStyle w:val="Footer"/>
        </w:pPr>
      </w:pPrChange>
    </w:pPr>
  </w:p>
</w:ftr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 pt14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</w:footnotes>
</file>

<file path=word/header1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p>
    <w:pPr>
      <w:pStyle w:val="Header"/>
    </w:pPr>
  </w:p>
</w:hdr>
</file>

<file path=word/header2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p>
    <w:pPr>
      <w:pStyle w:val="Header"/>
    </w:pPr>
  </w:p>
</w:hdr>
</file>

<file path=word/header3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p>
    <w:pPr>
      <w:pStyle w:val="Header"/>
    </w:pPr>
  </w:p>
</w:hdr>
</file>

<file path=word/header4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tbl>
    <w:tblGrid>
      <w:gridCol w:w="4500" w:type="dxa"/>
      <w:gridCol w:w="1000" w:type="dxa"/>
      <w:gridCol w:w="4500" w:type="dxa"/>
    </w:tblGrid>
    <w:tr>
      <w:trPr>
        <w:ins w:author="Jubarte" w:id="1" w:date="1970-01-01T00:00:00Z"/>
      </w:trPr>
      <w:tc>
        <w:tcPr>
          <w:tcW w:w="4500" w:type="dxa"/>
          <w:tcBorders>
            <w:bottom w:val="single" w:sz="1" w:color="000000"/>
          </w:tcBorders>
          <w:noWrap/>
        </w:tcPr>
        <w:p>
          <w:pPr>
            <w:jc w:val="left"/>
            <w:rPr>
              <w:ins w:author="Jubarte" w:id="2" w:date="1970-01-01T00:00:00Z"/>
            </w:rPr>
          </w:pPr>
          <w:ins w:author="Jubarte" w:id="3" w:date="1970-01-01T00:00:00Z"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color="000000"/>
          </w:tcBorders>
          <w:noWrap/>
        </w:tcPr>
        <w:p>
          <w:pPr>
            <w:jc w:val="center"/>
            <w:rPr>
              <w:ins w:author="Jubarte" w:id="4" w:date="1970-01-01T00:00:00Z"/>
            </w:rPr>
          </w:pPr>
          <w:ins w:author="Jubarte" w:id="5" w:date="1970-01-01T00:00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color="000000"/>
          </w:tcBorders>
          <w:noWrap/>
        </w:tcPr>
        <w:p>
          <w:pPr>
            <w:jc w:val="right"/>
            <w:rPr>
              <w:ins w:author="Jubarte" w:id="6" w:date="1970-01-01T00:00:00Z"/>
            </w:rPr>
          </w:pPr>
          <w:ins w:author="Jubarte" w:id="7" w:date="1970-01-01T00:00:00Z">
            <w:r>
              <w:rPr>
                <w:color w:val="000000"/>
              </w:rPr>
              <w:t>07.12.2025</w:t>
            </w:r>
          </w:ins>
        </w:p>
      </w:tc>
    </w:tr>
  </w:tbl>
  <w:p>
    <w:pPr>
      <w:pStyle w:val="Encabezado"/>
      <w:rPr>
        <w:del w:id="10" w:author="Jubarte" w:date="1970-01-01T00:00:00Z"/>
      </w:rPr>
    </w:pPr>
    <w:del w:author="Jubarte" w:id="9" w:date="1970-01-01T00:00:00Z">
      <w:r>
        <w:delText>TP UDD D9 (2 de 2): Abonos Orgánicos</w:delText>
      </w:r>
    </w:del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E6D072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30E8A11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E5D819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5E78A9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BE674F2"/>
    <w:multiLevelType w:val="multilevel"/>
    <w:tmpl w:val="7774150E"/>
    <w:lvl w:ilvl="0">
      <w:numFmt w:val="bullet"/>
      <w:pStyle w:val="Vietaslineas"/>
      <w:lvlText w:val="-"/>
      <w:lvlJc w:val="left"/>
      <w:pPr>
        <w:ind w:left="0" w:firstLine="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357" w:firstLine="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714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71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8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85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142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499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856" w:firstLine="0"/>
      </w:pPr>
      <w:rPr>
        <w:rFonts w:ascii="Wingdings" w:hAnsi="Wingdings" w:hint="default"/>
      </w:rPr>
    </w:lvl>
  </w:abstractNum>
  <w:abstractNum w:abstractNumId="5" w15:restartNumberingAfterBreak="0">
    <w:nsid w:val="2CF45193"/>
    <w:multiLevelType w:val="multilevel"/>
    <w:tmpl w:val="2A208C82"/>
    <w:lvl w:ilvl="0">
      <w:start w:val="1"/>
      <w:numFmt w:val="decimal"/>
      <w:pStyle w:val="Vietasnumeros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714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56" w:firstLine="0"/>
      </w:pPr>
      <w:rPr>
        <w:rFonts w:hint="default"/>
      </w:rPr>
    </w:lvl>
  </w:abstractNum>
  <w:abstractNum w:abstractNumId="6" w15:restartNumberingAfterBreak="0">
    <w:nsid w:val="3DD26CA0"/>
    <w:multiLevelType w:val="multilevel"/>
    <w:tmpl w:val="C8F867B8"/>
    <w:lvl w:ilvl="0">
      <w:start w:val="1"/>
      <w:numFmt w:val="decimal"/>
      <w:pStyle w:val="Cuestionarios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714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56" w:firstLine="0"/>
      </w:pPr>
      <w:rPr>
        <w:rFonts w:hint="default"/>
      </w:rPr>
    </w:lvl>
  </w:abstractNum>
  <w:abstractNum w:abstractNumId="7" w15:restartNumberingAfterBreak="0">
    <w:nsid w:val="4FB776BD"/>
    <w:multiLevelType w:val="hybridMultilevel"/>
    <w:tmpl w:val="EE9A2436"/>
    <w:lvl w:ilvl="0" w:tplc="D5C20240">
      <w:start w:val="1"/>
      <w:numFmt w:val="lowerLetter"/>
      <w:pStyle w:val="Vietasletras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16695"/>
    <w:multiLevelType w:val="hybridMultilevel"/>
    <w:tmpl w:val="638AFE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D04C8E"/>
    <w:multiLevelType w:val="hybridMultilevel"/>
    <w:tmpl w:val="AF7A4D7A"/>
    <w:lvl w:ilvl="0" w:tplc="7076FE62">
      <w:start w:val="1"/>
      <w:numFmt w:val="bullet"/>
      <w:pStyle w:val="Vietascrculo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7A3401"/>
    <w:multiLevelType w:val="hybridMultilevel"/>
    <w:tmpl w:val="7660B4D2"/>
    <w:lvl w:ilvl="0" w:tplc="503ECA56">
      <w:start w:val="1"/>
      <w:numFmt w:val="decimal"/>
      <w:pStyle w:val="NomalCuestionario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10"/>
  </w:num>
  <w:num w:numId="8">
    <w:abstractNumId w:val="9"/>
  </w:num>
  <w:num w:numId="9">
    <w:abstractNumId w:val="7"/>
  </w:num>
  <w:num w:numId="10">
    <w:abstractNumId w:val="4"/>
  </w:num>
  <w:num w:numId="11">
    <w:abstractNumId w:val="5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zoom w:percent="9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357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0A3A"/>
    <w:rsid w:val="00017CD3"/>
    <w:rsid w:val="00090686"/>
    <w:rsid w:val="000B2BCE"/>
    <w:rsid w:val="00105F28"/>
    <w:rsid w:val="00182793"/>
    <w:rsid w:val="00230A3A"/>
    <w:rsid w:val="00251428"/>
    <w:rsid w:val="003D39AE"/>
    <w:rsid w:val="004567AF"/>
    <w:rsid w:val="004639C3"/>
    <w:rsid w:val="0052771D"/>
    <w:rsid w:val="00565075"/>
    <w:rsid w:val="00675F16"/>
    <w:rsid w:val="006858B1"/>
    <w:rsid w:val="006C7456"/>
    <w:rsid w:val="006D18B2"/>
    <w:rsid w:val="00754AE6"/>
    <w:rsid w:val="007861CC"/>
    <w:rsid w:val="007F1279"/>
    <w:rsid w:val="00866534"/>
    <w:rsid w:val="00940F0D"/>
    <w:rsid w:val="009B7860"/>
    <w:rsid w:val="009F75C4"/>
    <w:rsid w:val="00B764B4"/>
    <w:rsid w:val="00BC47CC"/>
    <w:rsid w:val="00C00316"/>
    <w:rsid w:val="00C078E1"/>
    <w:rsid w:val="00C85303"/>
    <w:rsid w:val="00C974F7"/>
    <w:rsid w:val="00D56ECC"/>
    <w:rsid w:val="00E0252C"/>
    <w:rsid w:val="00E25684"/>
    <w:rsid w:val="00EC3EA3"/>
    <w:rsid w:val="00F0116E"/>
    <w:rsid w:val="00F0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F4A724"/>
  <w15:docId w15:val="{D30D2E07-7E4C-4295-BE00-7033A770F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unhideWhenUsed/>
    <w:rsid w:val="00B764B4"/>
    <w:pPr>
      <w:spacing w:after="160" w:line="278" w:lineRule="auto"/>
      <w:jc w:val="left"/>
      <w:pPrChange w:id="1" w:author="Jubarte" w:date="1970-01-01T00:00:00Z">
        <w:pPr>
          <w:autoSpaceDE w:val="0"/>
          <w:autoSpaceDN w:val="0"/>
          <w:adjustRightInd w:val="0"/>
          <w:spacing w:after="120"/>
          <w:ind w:firstLine="567"/>
          <w:jc w:val="both"/>
        </w:pPr>
      </w:pPrChange>
    </w:pPr>
    <w:rPr>
      <w:rFonts w:ascii="Arial" w:hAnsi="Arial" w:cs="Arial" w:eastAsia="Arial"/>
      <w:sz w:val="20"/>
      <w:szCs w:val="20"/>
      <w:lang w:val="en-US"/>
      <w:rPrChange w:id="1" w:author="Jubarte" w:date="1970-01-01T00:00:00Z">
        <w:rPr>
          <w:rFonts w:ascii="Calibri" w:eastAsiaTheme="minorEastAsia" w:hAnsi="Calibri" w:cs="Times New Roman"/>
          <w:color w:val="000000"/>
          <w:sz w:val="22"/>
          <w:szCs w:val="24"/>
          <w:lang w:eastAsia="es-AR" w:val="es-AR" w:bidi="ar-SA"/>
        </w:rPr>
      </w:rPrChange>
    </w:rPr>
  </w:style>
  <w:style w:type="paragraph" w:styleId="Heading1">
    <w:name w:val="heading 1"/>
    <w:basedOn w:val="Normal"/>
    <w:next w:val="Normal"/>
    <w:link w:val="Título1Car"/>
    <w:rsid w:val="00B764B4"/>
    <w:pPr>
      <w:keepNext/>
      <w:pBdr>
        <w:top w:val="single" w:sz="4" w:space="1" w:color="auto"/>
        <w:bottom w:val="double" w:sz="4" w:space="1" w:color="auto"/>
      </w:pBdr>
      <w:spacing w:before="480" w:after="240"/>
      <w:ind w:firstLine="0"/>
      <w:jc w:val="center"/>
      <w:outlineLvl w:val="0"/>
    </w:pPr>
    <w:rPr>
      <w:rFonts w:ascii="Cambria" w:eastAsiaTheme="majorEastAsia" w:hAnsi="Cambria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link w:val="Título2Car"/>
    <w:rsid w:val="00B764B4"/>
    <w:pPr>
      <w:keepNext/>
      <w:spacing w:before="240" w:after="240"/>
      <w:ind w:firstLine="0"/>
      <w:jc w:val="center"/>
      <w:outlineLvl w:val="1"/>
    </w:pPr>
    <w:rPr>
      <w:rFonts w:ascii="Cambria" w:eastAsiaTheme="majorEastAsia" w:hAnsi="Cambria"/>
      <w:b/>
      <w:bCs/>
      <w:i/>
      <w:iCs/>
      <w:caps/>
      <w:sz w:val="28"/>
      <w:szCs w:val="28"/>
    </w:rPr>
  </w:style>
  <w:style w:type="paragraph" w:styleId="Heading3">
    <w:name w:val="heading 3"/>
    <w:basedOn w:val="Normal"/>
    <w:next w:val="Normal"/>
    <w:link w:val="Título3Car"/>
    <w:rsid w:val="00B764B4"/>
    <w:pPr>
      <w:keepNext/>
      <w:spacing w:before="240" w:after="60"/>
      <w:ind w:firstLine="0"/>
      <w:jc w:val="center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Título4Car"/>
    <w:rsid w:val="00B764B4"/>
    <w:pPr>
      <w:keepNext/>
      <w:spacing w:before="240"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link w:val="Título5Car"/>
    <w:rsid w:val="00B764B4"/>
    <w:pPr>
      <w:spacing w:before="240" w:after="60"/>
      <w:outlineLvl w:val="4"/>
    </w:pPr>
    <w:rPr>
      <w:bCs/>
      <w:iCs/>
      <w:sz w:val="24"/>
      <w:u w:val="single"/>
    </w:rPr>
  </w:style>
  <w:style w:type="paragraph" w:styleId="Heading6">
    <w:name w:val="heading 6"/>
    <w:basedOn w:val="Normal"/>
    <w:next w:val="Normal"/>
    <w:link w:val="Título6Car"/>
    <w:unhideWhenUsed/>
    <w:rsid w:val="00B764B4"/>
    <w:p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Título7Car"/>
    <w:unhideWhenUsed/>
    <w:rsid w:val="00B764B4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Título8Car"/>
    <w:unhideWhenUsed/>
    <w:rsid w:val="00B764B4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Título9Car"/>
    <w:unhideWhenUsed/>
    <w:rsid w:val="00B764B4"/>
    <w:pPr>
      <w:spacing w:before="240" w:after="60"/>
      <w:outlineLvl w:val="8"/>
    </w:pPr>
    <w:rPr>
      <w:rFonts w:asciiTheme="majorHAnsi" w:eastAsiaTheme="majorEastAsia" w:hAnsiTheme="majorHAns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Header"/>
    <w:link w:val="PieDePáginaCar"/>
    <w:uiPriority w:val="99"/>
    <w:unhideWhenUsed/>
    <w:rsid w:val="00B764B4"/>
    <w:pPr>
      <w:jc w:val="center"/>
    </w:pPr>
  </w:style>
  <w:style w:type="character" w:customStyle="1" w:styleId="PieDePáginaCar">
    <w:name w:val="Pie de página Car"/>
    <w:basedOn w:val="DefaultParagraphFont"/>
    <w:link w:val="Footer"/>
    <w:uiPriority w:val="99"/>
    <w:rsid w:val="00230A3A"/>
    <w:rPr>
      <w:rFonts w:ascii="Calibri" w:eastAsiaTheme="minorEastAsia" w:hAnsi="Calibri" w:cs="Times New Roman"/>
      <w:i/>
      <w:color w:val="000000"/>
      <w:sz w:val="20"/>
      <w:szCs w:val="24"/>
      <w:lang w:eastAsia="es-AR"/>
    </w:rPr>
  </w:style>
  <w:style w:type="paragraph" w:styleId="BalloonText">
    <w:name w:val="Balloon Text"/>
    <w:basedOn w:val="Normal"/>
    <w:link w:val="TextoDeGloboCar"/>
    <w:uiPriority w:val="99"/>
    <w:unhideWhenUsed/>
    <w:rsid w:val="00B764B4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DefaultParagraphFont"/>
    <w:link w:val="BalloonText"/>
    <w:uiPriority w:val="99"/>
    <w:rsid w:val="00230A3A"/>
    <w:rPr>
      <w:rFonts w:ascii="Tahoma" w:eastAsiaTheme="minorEastAsia" w:hAnsi="Tahoma" w:cs="Tahoma"/>
      <w:color w:val="000000"/>
      <w:sz w:val="16"/>
      <w:szCs w:val="16"/>
      <w:lang w:eastAsia="es-AR"/>
    </w:rPr>
  </w:style>
  <w:style w:type="paragraph" w:styleId="ListParagraph">
    <w:name w:val="List Paragraph"/>
    <w:basedOn w:val="Normal"/>
    <w:uiPriority w:val="34"/>
    <w:rsid w:val="00B764B4"/>
    <w:pPr>
      <w:tabs>
        <w:tab w:val="left" w:pos="284"/>
      </w:tabs>
      <w:spacing w:after="0"/>
      <w:ind w:firstLine="0"/>
      <w:contextualSpacing/>
    </w:pPr>
  </w:style>
  <w:style w:type="table" w:styleId="TableGrid">
    <w:name w:val="Table Grid"/>
    <w:basedOn w:val="TableContemporary"/>
    <w:uiPriority w:val="99"/>
    <w:rsid w:val="00B764B4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DocumentMap">
    <w:name w:val="Document Map"/>
    <w:basedOn w:val="Normal"/>
    <w:link w:val="MapaDelDocumentoCar"/>
    <w:unhideWhenUsed/>
    <w:rsid w:val="00B764B4"/>
    <w:pPr>
      <w:spacing w:after="0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DefaultParagraphFont"/>
    <w:link w:val="DocumentMap"/>
    <w:rsid w:val="00B764B4"/>
    <w:rPr>
      <w:rFonts w:ascii="Tahoma" w:eastAsiaTheme="minorEastAsia" w:hAnsi="Tahoma" w:cs="Tahoma"/>
      <w:color w:val="000000"/>
      <w:sz w:val="16"/>
      <w:szCs w:val="16"/>
      <w:lang w:eastAsia="es-AR"/>
    </w:rPr>
  </w:style>
  <w:style w:type="paragraph" w:styleId="CommentText">
    <w:name w:val="annotation text"/>
    <w:basedOn w:val="Normal"/>
    <w:link w:val="TextoComentarioCar"/>
    <w:unhideWhenUsed/>
    <w:rsid w:val="00B764B4"/>
    <w:pPr>
      <w:autoSpaceDE/>
      <w:autoSpaceDN/>
      <w:adjustRightInd/>
      <w:spacing w:after="0"/>
      <w:ind w:firstLine="0"/>
      <w:jc w:val="left"/>
    </w:pPr>
    <w:rPr>
      <w:rFonts w:ascii="Times New Roman" w:eastAsia="Times New Roman" w:hAnsi="Times New Roman"/>
      <w:color w:val="auto"/>
      <w:sz w:val="20"/>
      <w:szCs w:val="20"/>
      <w:lang w:val="es-ES" w:eastAsia="es-ES"/>
    </w:rPr>
  </w:style>
  <w:style w:type="character" w:customStyle="1" w:styleId="TextoComentarioCar">
    <w:name w:val="Texto comentario Car"/>
    <w:basedOn w:val="DefaultParagraphFont"/>
    <w:link w:val="CommentText"/>
    <w:rsid w:val="00B764B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CommentSubject">
    <w:name w:val="annotation subject"/>
    <w:basedOn w:val="CommentText"/>
    <w:next w:val="CommentText"/>
    <w:link w:val="AsuntoDelComentarioCar"/>
    <w:rsid w:val="00B764B4"/>
    <w:rPr>
      <w:b/>
      <w:bCs/>
    </w:rPr>
  </w:style>
  <w:style w:type="character" w:customStyle="1" w:styleId="AsuntoDelComentarioCar">
    <w:name w:val="Asunto del comentario Car"/>
    <w:basedOn w:val="TextoComentarioCar"/>
    <w:link w:val="CommentSubject"/>
    <w:rsid w:val="00B764B4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customStyle="1" w:styleId="Bibliografia">
    <w:name w:val="Bibliografia"/>
    <w:basedOn w:val="Normal"/>
    <w:rsid w:val="00B764B4"/>
    <w:pPr>
      <w:ind w:left="567" w:hanging="567"/>
    </w:pPr>
  </w:style>
  <w:style w:type="paragraph" w:styleId="Bibliography">
    <w:name w:val="Bibliography"/>
    <w:basedOn w:val="Normal"/>
    <w:next w:val="Normal"/>
    <w:uiPriority w:val="37"/>
    <w:rsid w:val="00B764B4"/>
    <w:pPr>
      <w:ind w:left="567" w:hanging="567"/>
    </w:pPr>
    <w:rPr>
      <w:rFonts w:asciiTheme="minorHAnsi" w:hAnsiTheme="minorHAnsi"/>
    </w:rPr>
  </w:style>
  <w:style w:type="paragraph" w:customStyle="1" w:styleId="Carátula1UNLPFCAyFMyCS">
    <w:name w:val="Carátula 1 UNLP FCAyF MyCS"/>
    <w:basedOn w:val="Normal"/>
    <w:rsid w:val="00B764B4"/>
    <w:pPr>
      <w:ind w:firstLine="0"/>
      <w:jc w:val="center"/>
    </w:pPr>
    <w:rPr>
      <w:b/>
      <w:sz w:val="48"/>
      <w:szCs w:val="44"/>
    </w:rPr>
  </w:style>
  <w:style w:type="paragraph" w:customStyle="1" w:styleId="Carátula2MATERIALUDAÑO">
    <w:name w:val="Carátula 2 MATERIAL UD AÑO"/>
    <w:basedOn w:val="Normal"/>
    <w:rsid w:val="00B764B4"/>
    <w:pPr>
      <w:ind w:firstLine="0"/>
      <w:jc w:val="center"/>
    </w:pPr>
    <w:rPr>
      <w:b/>
      <w:sz w:val="44"/>
      <w:szCs w:val="44"/>
    </w:rPr>
  </w:style>
  <w:style w:type="paragraph" w:customStyle="1" w:styleId="Carátula3DetalleUD">
    <w:name w:val="Carátula 3 Detalle UD"/>
    <w:basedOn w:val="Normal"/>
    <w:rsid w:val="00B764B4"/>
    <w:pPr>
      <w:ind w:firstLine="0"/>
      <w:jc w:val="center"/>
    </w:pPr>
    <w:rPr>
      <w:b/>
      <w:i/>
      <w:sz w:val="44"/>
      <w:szCs w:val="44"/>
    </w:rPr>
  </w:style>
  <w:style w:type="paragraph" w:customStyle="1" w:styleId="Carátula4AutorA">
    <w:name w:val="Carátula 4 Autor/a"/>
    <w:basedOn w:val="Normal"/>
    <w:rsid w:val="00B764B4"/>
    <w:pPr>
      <w:ind w:firstLine="0"/>
      <w:jc w:val="center"/>
    </w:pPr>
    <w:rPr>
      <w:i/>
      <w:sz w:val="44"/>
      <w:szCs w:val="44"/>
    </w:rPr>
  </w:style>
  <w:style w:type="paragraph" w:styleId="Quote">
    <w:name w:val="Quote"/>
    <w:basedOn w:val="Normal"/>
    <w:next w:val="Normal"/>
    <w:link w:val="CitaCar"/>
    <w:uiPriority w:val="29"/>
    <w:unhideWhenUsed/>
    <w:qFormat/>
    <w:rsid w:val="00B764B4"/>
    <w:pPr>
      <w:autoSpaceDE/>
      <w:autoSpaceDN/>
      <w:adjustRightInd/>
      <w:ind w:firstLine="0"/>
    </w:pPr>
    <w:rPr>
      <w:i/>
      <w:color w:val="auto"/>
    </w:rPr>
  </w:style>
  <w:style w:type="character" w:customStyle="1" w:styleId="CitaCar">
    <w:name w:val="Cita Car"/>
    <w:basedOn w:val="DefaultParagraphFont"/>
    <w:link w:val="Quote"/>
    <w:uiPriority w:val="29"/>
    <w:rsid w:val="00B764B4"/>
    <w:rPr>
      <w:rFonts w:ascii="Calibri" w:eastAsiaTheme="minorEastAsia" w:hAnsi="Calibri" w:cs="Times New Roman"/>
      <w:i/>
      <w:szCs w:val="24"/>
      <w:lang w:eastAsia="es-AR"/>
    </w:rPr>
  </w:style>
  <w:style w:type="paragraph" w:styleId="IntenseQuote">
    <w:name w:val="Intense Quote"/>
    <w:basedOn w:val="Normal"/>
    <w:next w:val="Normal"/>
    <w:link w:val="CitaDestacadaCar"/>
    <w:uiPriority w:val="30"/>
    <w:unhideWhenUsed/>
    <w:qFormat/>
    <w:rsid w:val="00B764B4"/>
    <w:pPr>
      <w:autoSpaceDE/>
      <w:autoSpaceDN/>
      <w:adjustRightInd/>
      <w:ind w:left="720" w:right="720" w:firstLine="0"/>
    </w:pPr>
    <w:rPr>
      <w:b/>
      <w:i/>
      <w:color w:val="auto"/>
      <w:szCs w:val="22"/>
    </w:rPr>
  </w:style>
  <w:style w:type="character" w:customStyle="1" w:styleId="CitaDestacadaCar">
    <w:name w:val="Cita destacada Car"/>
    <w:basedOn w:val="DefaultParagraphFont"/>
    <w:link w:val="IntenseQuote"/>
    <w:uiPriority w:val="30"/>
    <w:rsid w:val="00B764B4"/>
    <w:rPr>
      <w:rFonts w:ascii="Calibri" w:eastAsiaTheme="minorEastAsia" w:hAnsi="Calibri" w:cs="Times New Roman"/>
      <w:b/>
      <w:i/>
      <w:lang w:eastAsia="es-AR"/>
    </w:rPr>
  </w:style>
  <w:style w:type="paragraph" w:customStyle="1" w:styleId="Cuestionarios">
    <w:name w:val="Cuestionarios"/>
    <w:basedOn w:val="Normal"/>
    <w:rsid w:val="00B764B4"/>
    <w:pPr>
      <w:numPr>
        <w:numId w:val="2"/>
      </w:numPr>
      <w:tabs>
        <w:tab w:val="left" w:pos="284"/>
      </w:tabs>
      <w:spacing w:after="0" w:line="360" w:lineRule="auto"/>
    </w:pPr>
  </w:style>
  <w:style w:type="paragraph" w:customStyle="1" w:styleId="Ecuaciones">
    <w:name w:val="Ecuaciones"/>
    <w:basedOn w:val="Normal"/>
    <w:next w:val="Normal"/>
    <w:rsid w:val="00B764B4"/>
    <w:pPr>
      <w:jc w:val="center"/>
    </w:pPr>
    <w:rPr>
      <w:rFonts w:ascii="Cambria Math" w:hAnsi="Cambria Math"/>
      <w:i/>
    </w:rPr>
  </w:style>
  <w:style w:type="paragraph" w:styleId="Header">
    <w:name w:val="header"/>
    <w:basedOn w:val="Normal"/>
    <w:link w:val="EncabezadoCar"/>
    <w:uiPriority w:val="99"/>
    <w:rsid w:val="00B764B4"/>
    <w:pPr>
      <w:tabs>
        <w:tab w:val="center" w:pos="4419"/>
        <w:tab w:val="right" w:pos="8838"/>
      </w:tabs>
      <w:spacing w:after="0"/>
      <w:ind w:firstLine="0"/>
      <w:jc w:val="right"/>
    </w:pPr>
    <w:rPr>
      <w:i/>
      <w:sz w:val="20"/>
    </w:rPr>
  </w:style>
  <w:style w:type="character" w:customStyle="1" w:styleId="EncabezadoCar">
    <w:name w:val="Encabezado Car"/>
    <w:basedOn w:val="DefaultParagraphFont"/>
    <w:link w:val="Header"/>
    <w:uiPriority w:val="99"/>
    <w:rsid w:val="00B764B4"/>
    <w:rPr>
      <w:rFonts w:ascii="Calibri" w:eastAsiaTheme="minorEastAsia" w:hAnsi="Calibri" w:cs="Times New Roman"/>
      <w:i/>
      <w:color w:val="000000"/>
      <w:sz w:val="20"/>
      <w:szCs w:val="24"/>
      <w:lang w:eastAsia="es-AR"/>
    </w:rPr>
  </w:style>
  <w:style w:type="character" w:styleId="Emphasis">
    <w:name w:val="Emphasis"/>
    <w:basedOn w:val="DefaultParagraphFont"/>
    <w:uiPriority w:val="20"/>
    <w:unhideWhenUsed/>
    <w:rsid w:val="00B764B4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764B4"/>
    <w:rPr>
      <w:b/>
      <w:i/>
      <w:sz w:val="24"/>
      <w:szCs w:val="24"/>
      <w:u w:val="single"/>
    </w:rPr>
  </w:style>
  <w:style w:type="character" w:styleId="SubtleEmphasis">
    <w:name w:val="Subtle Emphasis"/>
    <w:uiPriority w:val="19"/>
    <w:qFormat/>
    <w:rsid w:val="00B764B4"/>
    <w:rPr>
      <w:i/>
      <w:color w:val="5A5A5A" w:themeColor="text1" w:themeTint="A5"/>
    </w:rPr>
  </w:style>
  <w:style w:type="paragraph" w:styleId="Caption">
    <w:name w:val="caption"/>
    <w:basedOn w:val="Normal"/>
    <w:next w:val="Normal"/>
    <w:uiPriority w:val="35"/>
    <w:semiHidden/>
    <w:unhideWhenUsed/>
    <w:rsid w:val="00B764B4"/>
    <w:pPr>
      <w:autoSpaceDE/>
      <w:autoSpaceDN/>
      <w:adjustRightInd/>
      <w:ind w:firstLine="0"/>
    </w:pPr>
    <w:rPr>
      <w:b/>
      <w:bCs/>
      <w:caps/>
      <w:color w:val="auto"/>
      <w:sz w:val="16"/>
      <w:szCs w:val="16"/>
    </w:rPr>
  </w:style>
  <w:style w:type="paragraph" w:customStyle="1" w:styleId="Figuras">
    <w:name w:val="Figuras"/>
    <w:basedOn w:val="Normal"/>
    <w:qFormat/>
    <w:rsid w:val="006858B1"/>
    <w:pPr>
      <w:spacing w:after="0"/>
      <w:ind w:firstLine="0"/>
      <w:jc w:val="center"/>
    </w:pPr>
    <w:rPr>
      <w:rFonts w:eastAsia="Times New Roman"/>
      <w:i/>
      <w:sz w:val="20"/>
    </w:rPr>
  </w:style>
  <w:style w:type="paragraph" w:customStyle="1" w:styleId="FigurasPieDePagina">
    <w:name w:val="Figuras - Pie de pagina"/>
    <w:basedOn w:val="Normal"/>
    <w:rsid w:val="00B764B4"/>
    <w:pPr>
      <w:ind w:firstLine="0"/>
      <w:jc w:val="center"/>
    </w:pPr>
    <w:rPr>
      <w:rFonts w:eastAsia="Times New Roman"/>
      <w:i/>
      <w:sz w:val="20"/>
    </w:rPr>
  </w:style>
  <w:style w:type="paragraph" w:customStyle="1" w:styleId="Figuras1">
    <w:name w:val="Figuras1"/>
    <w:basedOn w:val="Normal"/>
    <w:rsid w:val="00B764B4"/>
    <w:pPr>
      <w:tabs>
        <w:tab w:val="left" w:pos="1985"/>
      </w:tabs>
      <w:autoSpaceDE/>
      <w:autoSpaceDN/>
      <w:adjustRightInd/>
      <w:spacing w:after="200" w:line="276" w:lineRule="auto"/>
      <w:ind w:left="708" w:firstLine="0"/>
    </w:pPr>
    <w:rPr>
      <w:rFonts w:ascii="Arial" w:eastAsia="Calibri" w:hAnsi="Arial" w:cs="Calibri"/>
      <w:i/>
      <w:color w:val="auto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B764B4"/>
    <w:rPr>
      <w:color w:val="0000FF" w:themeColor="hyperlink"/>
      <w:u w:val="single"/>
    </w:rPr>
  </w:style>
  <w:style w:type="character" w:styleId="FollowedHyperlink">
    <w:name w:val="FollowedHyperlink"/>
    <w:unhideWhenUsed/>
    <w:rsid w:val="00B764B4"/>
    <w:rPr>
      <w:color w:val="800080"/>
      <w:u w:val="single"/>
    </w:rPr>
  </w:style>
  <w:style w:type="paragraph" w:styleId="Index1">
    <w:name w:val="index 1"/>
    <w:basedOn w:val="Normal"/>
    <w:next w:val="Normal"/>
    <w:autoRedefine/>
    <w:rsid w:val="00B764B4"/>
    <w:pPr>
      <w:autoSpaceDE/>
      <w:autoSpaceDN/>
      <w:adjustRightInd/>
      <w:spacing w:after="0"/>
      <w:ind w:left="240" w:hanging="240"/>
      <w:jc w:val="left"/>
    </w:pPr>
    <w:rPr>
      <w:rFonts w:ascii="Times New Roman" w:eastAsia="Times New Roman" w:hAnsi="Times New Roman"/>
      <w:color w:val="auto"/>
      <w:sz w:val="24"/>
      <w:lang w:val="es-ES" w:eastAsia="es-ES"/>
    </w:rPr>
  </w:style>
  <w:style w:type="paragraph" w:customStyle="1" w:styleId="Letras">
    <w:name w:val="Letras"/>
    <w:basedOn w:val="Normal"/>
    <w:rsid w:val="00B764B4"/>
    <w:pPr>
      <w:spacing w:after="0"/>
      <w:ind w:left="1287" w:hanging="360"/>
    </w:pPr>
  </w:style>
  <w:style w:type="paragraph" w:styleId="List">
    <w:name w:val="List"/>
    <w:basedOn w:val="Normal"/>
    <w:rsid w:val="00B764B4"/>
    <w:pPr>
      <w:autoSpaceDE/>
      <w:autoSpaceDN/>
      <w:adjustRightInd/>
      <w:spacing w:after="0"/>
      <w:ind w:left="283" w:hanging="283"/>
      <w:jc w:val="left"/>
    </w:pPr>
    <w:rPr>
      <w:rFonts w:ascii="Times New Roman" w:eastAsia="Times New Roman" w:hAnsi="Times New Roman"/>
      <w:color w:val="auto"/>
      <w:sz w:val="24"/>
      <w:lang w:val="es-ES" w:eastAsia="es-ES"/>
    </w:rPr>
  </w:style>
  <w:style w:type="paragraph" w:styleId="List2">
    <w:name w:val="List 2"/>
    <w:basedOn w:val="Normal"/>
    <w:rsid w:val="00B764B4"/>
    <w:pPr>
      <w:autoSpaceDE/>
      <w:autoSpaceDN/>
      <w:adjustRightInd/>
      <w:spacing w:after="0"/>
      <w:ind w:left="566" w:hanging="283"/>
      <w:jc w:val="left"/>
    </w:pPr>
    <w:rPr>
      <w:rFonts w:ascii="Times New Roman" w:eastAsia="Times New Roman" w:hAnsi="Times New Roman"/>
      <w:color w:val="auto"/>
      <w:sz w:val="24"/>
      <w:lang w:val="es-ES" w:eastAsia="es-ES"/>
    </w:rPr>
  </w:style>
  <w:style w:type="paragraph" w:styleId="ListNumber">
    <w:name w:val="List Number"/>
    <w:basedOn w:val="Normal"/>
    <w:uiPriority w:val="99"/>
    <w:unhideWhenUsed/>
    <w:rsid w:val="00B764B4"/>
    <w:pPr>
      <w:spacing w:after="0"/>
      <w:ind w:firstLine="0"/>
      <w:contextualSpacing/>
    </w:pPr>
    <w:rPr>
      <w:rFonts w:asciiTheme="minorHAnsi" w:hAnsiTheme="minorHAnsi"/>
    </w:rPr>
  </w:style>
  <w:style w:type="paragraph" w:styleId="ListBullet">
    <w:name w:val="List Bullet"/>
    <w:basedOn w:val="Normal"/>
    <w:rsid w:val="00B764B4"/>
    <w:pPr>
      <w:tabs>
        <w:tab w:val="num" w:pos="720"/>
      </w:tabs>
      <w:autoSpaceDE/>
      <w:autoSpaceDN/>
      <w:adjustRightInd/>
      <w:spacing w:after="0"/>
      <w:ind w:left="720" w:hanging="360"/>
      <w:jc w:val="left"/>
    </w:pPr>
    <w:rPr>
      <w:rFonts w:ascii="Times New Roman" w:eastAsia="Times New Roman" w:hAnsi="Times New Roman"/>
      <w:color w:val="auto"/>
      <w:sz w:val="24"/>
      <w:lang w:val="es-ES" w:eastAsia="es-ES"/>
    </w:rPr>
  </w:style>
  <w:style w:type="paragraph" w:styleId="ListBullet2">
    <w:name w:val="List Bullet 2"/>
    <w:basedOn w:val="Normal"/>
    <w:rsid w:val="00B764B4"/>
    <w:pPr>
      <w:tabs>
        <w:tab w:val="num" w:pos="643"/>
      </w:tabs>
      <w:autoSpaceDE/>
      <w:autoSpaceDN/>
      <w:adjustRightInd/>
      <w:spacing w:after="0"/>
      <w:ind w:left="643" w:hanging="360"/>
      <w:jc w:val="left"/>
    </w:pPr>
    <w:rPr>
      <w:rFonts w:ascii="Times New Roman" w:eastAsia="Times New Roman" w:hAnsi="Times New Roman"/>
      <w:color w:val="auto"/>
      <w:sz w:val="24"/>
      <w:lang w:val="es-ES" w:eastAsia="es-ES"/>
    </w:rPr>
  </w:style>
  <w:style w:type="paragraph" w:styleId="ListBullet3">
    <w:name w:val="List Bullet 3"/>
    <w:basedOn w:val="Normal"/>
    <w:rsid w:val="00B764B4"/>
    <w:pPr>
      <w:tabs>
        <w:tab w:val="num" w:pos="926"/>
      </w:tabs>
      <w:autoSpaceDE/>
      <w:autoSpaceDN/>
      <w:adjustRightInd/>
      <w:spacing w:after="0"/>
      <w:ind w:left="926" w:hanging="360"/>
      <w:jc w:val="left"/>
    </w:pPr>
    <w:rPr>
      <w:rFonts w:ascii="Times New Roman" w:eastAsia="Times New Roman" w:hAnsi="Times New Roman"/>
      <w:color w:val="auto"/>
      <w:sz w:val="24"/>
      <w:lang w:val="es-ES" w:eastAsia="es-ES"/>
    </w:rPr>
  </w:style>
  <w:style w:type="table" w:customStyle="1" w:styleId="Manejo">
    <w:name w:val="Manejo"/>
    <w:basedOn w:val="TableNormal"/>
    <w:uiPriority w:val="99"/>
    <w:qFormat/>
    <w:rsid w:val="00B764B4"/>
    <w:pPr>
      <w:spacing w:after="0" w:line="276" w:lineRule="auto"/>
      <w:jc w:val="center"/>
    </w:pPr>
    <w:rPr>
      <w:rFonts w:ascii="Calibri" w:hAnsi="Calibri"/>
      <w:color w:val="000000" w:themeColor="text1"/>
    </w:rPr>
    <w:tblPr>
      <w:jc w:val="center"/>
      <w:tblBorders>
        <w:insideH w:val="single" w:sz="4" w:space="0" w:color="auto"/>
      </w:tblBorders>
    </w:tblPr>
    <w:trPr>
      <w:jc w:val="center"/>
    </w:trPr>
    <w:tcPr>
      <w:vAlign w:val="center"/>
    </w:tcPr>
  </w:style>
  <w:style w:type="paragraph" w:customStyle="1" w:styleId="Mapas">
    <w:name w:val="Mapas"/>
    <w:basedOn w:val="Normal"/>
    <w:unhideWhenUsed/>
    <w:rsid w:val="00B764B4"/>
    <w:pPr>
      <w:tabs>
        <w:tab w:val="left" w:pos="1985"/>
      </w:tabs>
      <w:autoSpaceDE/>
      <w:autoSpaceDN/>
      <w:adjustRightInd/>
      <w:spacing w:after="200" w:line="276" w:lineRule="auto"/>
      <w:ind w:left="708" w:firstLine="0"/>
    </w:pPr>
    <w:rPr>
      <w:rFonts w:ascii="Arial" w:eastAsia="Calibri" w:hAnsi="Arial" w:cs="Calibri"/>
      <w:i/>
      <w:color w:val="auto"/>
      <w:szCs w:val="22"/>
      <w:lang w:eastAsia="en-US"/>
    </w:rPr>
  </w:style>
  <w:style w:type="paragraph" w:customStyle="1" w:styleId="NomalCuestionario">
    <w:name w:val="Nomal Cuestionario"/>
    <w:basedOn w:val="ListParagraph"/>
    <w:rsid w:val="00B764B4"/>
    <w:pPr>
      <w:numPr>
        <w:numId w:val="7"/>
      </w:numPr>
      <w:spacing w:line="360" w:lineRule="auto"/>
    </w:pPr>
  </w:style>
  <w:style w:type="paragraph" w:styleId="NormalWeb">
    <w:name w:val="Normal (Web)"/>
    <w:basedOn w:val="Normal"/>
    <w:unhideWhenUsed/>
    <w:rsid w:val="00B764B4"/>
    <w:pPr>
      <w:autoSpaceDE/>
      <w:autoSpaceDN/>
      <w:adjustRightInd/>
      <w:spacing w:before="100" w:beforeAutospacing="1" w:after="100" w:afterAutospacing="1"/>
      <w:ind w:firstLine="0"/>
      <w:jc w:val="left"/>
    </w:pPr>
    <w:rPr>
      <w:rFonts w:ascii="Times New Roman" w:eastAsia="Times New Roman" w:hAnsi="Times New Roman"/>
      <w:color w:val="auto"/>
      <w:sz w:val="24"/>
    </w:rPr>
  </w:style>
  <w:style w:type="paragraph" w:customStyle="1" w:styleId="NormalFiguras">
    <w:name w:val="Normal Figuras"/>
    <w:basedOn w:val="Normal"/>
    <w:qFormat/>
    <w:rsid w:val="00B764B4"/>
    <w:pPr>
      <w:jc w:val="center"/>
    </w:pPr>
    <w:rPr>
      <w:rFonts w:eastAsia="Times New Roman"/>
      <w:i/>
    </w:rPr>
  </w:style>
  <w:style w:type="paragraph" w:customStyle="1" w:styleId="NormalSinEspacio">
    <w:name w:val="Normal sin espacio"/>
    <w:basedOn w:val="Normal"/>
    <w:rsid w:val="00B764B4"/>
    <w:pPr>
      <w:spacing w:after="0"/>
    </w:pPr>
  </w:style>
  <w:style w:type="paragraph" w:customStyle="1" w:styleId="NormalViñeta">
    <w:name w:val="Normal Viñeta"/>
    <w:basedOn w:val="Normal"/>
    <w:qFormat/>
    <w:rsid w:val="00B764B4"/>
    <w:pPr>
      <w:autoSpaceDE/>
      <w:autoSpaceDN/>
      <w:adjustRightInd/>
      <w:spacing w:after="0"/>
      <w:ind w:left="360" w:hanging="360"/>
    </w:pPr>
    <w:rPr>
      <w:color w:val="auto"/>
    </w:rPr>
  </w:style>
  <w:style w:type="paragraph" w:customStyle="1" w:styleId="ViñetasCírculos">
    <w:name w:val="Viñetas círculos"/>
    <w:basedOn w:val="Normal"/>
    <w:rsid w:val="00B764B4"/>
    <w:pPr>
      <w:numPr>
        <w:numId w:val="8"/>
      </w:numPr>
      <w:contextualSpacing/>
    </w:pPr>
  </w:style>
  <w:style w:type="paragraph" w:customStyle="1" w:styleId="Numeración">
    <w:name w:val="Numeración"/>
    <w:basedOn w:val="ViñetasCírculos"/>
    <w:rsid w:val="00B764B4"/>
    <w:pPr>
      <w:numPr>
        <w:numId w:val="0"/>
      </w:numPr>
      <w:spacing w:after="0"/>
    </w:pPr>
    <w:rPr>
      <w:lang w:val="pt-BR"/>
    </w:rPr>
  </w:style>
  <w:style w:type="character" w:styleId="PageNumber">
    <w:name w:val="page number"/>
    <w:basedOn w:val="DefaultParagraphFont"/>
    <w:rsid w:val="00B764B4"/>
  </w:style>
  <w:style w:type="character" w:styleId="CommentReference">
    <w:name w:val="annotation reference"/>
    <w:unhideWhenUsed/>
    <w:rsid w:val="00B764B4"/>
    <w:rPr>
      <w:sz w:val="16"/>
      <w:szCs w:val="16"/>
    </w:rPr>
  </w:style>
  <w:style w:type="character" w:styleId="EndnoteReference">
    <w:name w:val="endnote reference"/>
    <w:basedOn w:val="DefaultParagraphFont"/>
    <w:uiPriority w:val="99"/>
    <w:unhideWhenUsed/>
    <w:rsid w:val="00B764B4"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rsid w:val="00B764B4"/>
    <w:rPr>
      <w:vertAlign w:val="superscript"/>
    </w:rPr>
  </w:style>
  <w:style w:type="character" w:styleId="IntenseReference">
    <w:name w:val="Intense Reference"/>
    <w:basedOn w:val="DefaultParagraphFont"/>
    <w:uiPriority w:val="32"/>
    <w:unhideWhenUsed/>
    <w:qFormat/>
    <w:rsid w:val="00B764B4"/>
    <w:rPr>
      <w:b/>
      <w:sz w:val="24"/>
      <w:u w:val="single"/>
    </w:rPr>
  </w:style>
  <w:style w:type="character" w:styleId="SubtleReference">
    <w:name w:val="Subtle Reference"/>
    <w:basedOn w:val="DefaultParagraphFont"/>
    <w:uiPriority w:val="31"/>
    <w:unhideWhenUsed/>
    <w:qFormat/>
    <w:rsid w:val="00B764B4"/>
    <w:rPr>
      <w:sz w:val="24"/>
      <w:szCs w:val="24"/>
      <w:u w:val="single"/>
    </w:rPr>
  </w:style>
  <w:style w:type="paragraph" w:styleId="Salutation">
    <w:name w:val="Salutation"/>
    <w:basedOn w:val="Normal"/>
    <w:next w:val="Normal"/>
    <w:link w:val="SaludoCar"/>
    <w:unhideWhenUsed/>
    <w:rsid w:val="00B764B4"/>
    <w:pPr>
      <w:autoSpaceDE/>
      <w:autoSpaceDN/>
      <w:adjustRightInd/>
      <w:spacing w:after="0"/>
      <w:ind w:firstLine="0"/>
      <w:jc w:val="left"/>
    </w:pPr>
    <w:rPr>
      <w:rFonts w:ascii="Times New Roman" w:eastAsia="Times New Roman" w:hAnsi="Times New Roman"/>
      <w:color w:val="auto"/>
      <w:sz w:val="24"/>
      <w:lang w:val="es-ES" w:eastAsia="es-ES"/>
    </w:rPr>
  </w:style>
  <w:style w:type="character" w:customStyle="1" w:styleId="SaludoCar">
    <w:name w:val="Saludo Car"/>
    <w:basedOn w:val="DefaultParagraphFont"/>
    <w:link w:val="Salutation"/>
    <w:rsid w:val="00B764B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BodyTextIndent">
    <w:name w:val="Body Text Indent"/>
    <w:basedOn w:val="Normal"/>
    <w:link w:val="SangríaDeTextoNormalCar"/>
    <w:unhideWhenUsed/>
    <w:rsid w:val="00B764B4"/>
    <w:pPr>
      <w:autoSpaceDE/>
      <w:autoSpaceDN/>
      <w:adjustRightInd/>
      <w:ind w:left="283" w:firstLine="0"/>
      <w:jc w:val="left"/>
    </w:pPr>
    <w:rPr>
      <w:rFonts w:ascii="Times New Roman" w:eastAsia="Times New Roman" w:hAnsi="Times New Roman"/>
      <w:color w:val="auto"/>
      <w:sz w:val="24"/>
      <w:lang w:val="es-ES" w:eastAsia="es-ES"/>
    </w:rPr>
  </w:style>
  <w:style w:type="character" w:customStyle="1" w:styleId="SangríaDeTextoNormalCar">
    <w:name w:val="Sangría de texto normal Car"/>
    <w:basedOn w:val="DefaultParagraphFont"/>
    <w:link w:val="BodyTextIndent"/>
    <w:rsid w:val="00B764B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numbering" w:customStyle="1" w:styleId="SinLista1">
    <w:name w:val="Sin lista1"/>
    <w:next w:val="NoList"/>
    <w:uiPriority w:val="99"/>
    <w:semiHidden/>
    <w:unhideWhenUsed/>
    <w:rsid w:val="00B764B4"/>
  </w:style>
  <w:style w:type="table" w:customStyle="1" w:styleId="SombreadoClaro1">
    <w:name w:val="Sombreado claro1"/>
    <w:basedOn w:val="TableNormal"/>
    <w:uiPriority w:val="60"/>
    <w:rsid w:val="00B764B4"/>
    <w:pPr>
      <w:spacing w:after="0"/>
      <w:jc w:val="center"/>
    </w:pPr>
    <w:rPr>
      <w:rFonts w:ascii="Calibri" w:hAnsi="Calibri"/>
      <w:color w:val="000000" w:themeColor="text1" w:themeShade="BF"/>
    </w:rPr>
    <w:tblPr>
      <w:tblStyleRowBandSize w:val="1"/>
      <w:tblStyleColBandSize w:val="1"/>
      <w:jc w:val="center"/>
      <w:tblBorders>
        <w:top w:val="single" w:sz="8" w:space="0" w:color="000000" w:themeColor="text1"/>
        <w:bottom w:val="single" w:sz="8" w:space="0" w:color="000000" w:themeColor="tex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doClaro2">
    <w:name w:val="Sombreado claro2"/>
    <w:basedOn w:val="TableNormal"/>
    <w:uiPriority w:val="60"/>
    <w:rsid w:val="00B764B4"/>
    <w:pPr>
      <w:spacing w:after="0"/>
    </w:pPr>
    <w:rPr>
      <w:rFonts w:ascii="Calibri" w:hAnsi="Calibr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Style1">
    <w:name w:val="style1"/>
    <w:basedOn w:val="Normal"/>
    <w:rsid w:val="00B764B4"/>
    <w:pPr>
      <w:autoSpaceDE/>
      <w:autoSpaceDN/>
      <w:adjustRightInd/>
      <w:spacing w:before="100" w:beforeAutospacing="1" w:after="100" w:afterAutospacing="1"/>
      <w:ind w:firstLine="0"/>
      <w:jc w:val="left"/>
    </w:pPr>
    <w:rPr>
      <w:rFonts w:ascii="Times New Roman" w:eastAsia="Times New Roman" w:hAnsi="Times New Roman"/>
      <w:color w:val="auto"/>
      <w:sz w:val="24"/>
      <w:lang w:val="es-ES" w:eastAsia="es-ES"/>
    </w:rPr>
  </w:style>
  <w:style w:type="paragraph" w:customStyle="1" w:styleId="Style2">
    <w:name w:val="style2"/>
    <w:basedOn w:val="Normal"/>
    <w:rsid w:val="00B764B4"/>
    <w:pPr>
      <w:autoSpaceDE/>
      <w:autoSpaceDN/>
      <w:adjustRightInd/>
      <w:spacing w:before="100" w:beforeAutospacing="1" w:after="100" w:afterAutospacing="1"/>
      <w:ind w:firstLine="0"/>
      <w:jc w:val="left"/>
    </w:pPr>
    <w:rPr>
      <w:rFonts w:ascii="Times New Roman" w:eastAsia="Times New Roman" w:hAnsi="Times New Roman"/>
      <w:color w:val="auto"/>
      <w:sz w:val="24"/>
      <w:lang w:val="es-ES" w:eastAsia="es-ES"/>
    </w:rPr>
  </w:style>
  <w:style w:type="character" w:customStyle="1" w:styleId="Style9">
    <w:name w:val="style9"/>
    <w:basedOn w:val="DefaultParagraphFont"/>
    <w:rsid w:val="00B764B4"/>
  </w:style>
  <w:style w:type="paragraph" w:styleId="Subtitle">
    <w:name w:val="Subtitle"/>
    <w:basedOn w:val="Normal"/>
    <w:next w:val="Normal"/>
    <w:link w:val="SubtítuloCar"/>
    <w:uiPriority w:val="11"/>
    <w:unhideWhenUsed/>
    <w:qFormat/>
    <w:rsid w:val="00B764B4"/>
    <w:pPr>
      <w:autoSpaceDE/>
      <w:autoSpaceDN/>
      <w:adjustRightInd/>
      <w:spacing w:after="60"/>
      <w:ind w:firstLine="0"/>
      <w:jc w:val="center"/>
      <w:outlineLvl w:val="1"/>
    </w:pPr>
    <w:rPr>
      <w:rFonts w:asciiTheme="majorHAnsi" w:eastAsiaTheme="majorEastAsia" w:hAnsiTheme="majorHAnsi" w:cstheme="majorBidi"/>
      <w:color w:val="auto"/>
    </w:rPr>
  </w:style>
  <w:style w:type="character" w:customStyle="1" w:styleId="SubtítuloCar">
    <w:name w:val="Subtítulo Car"/>
    <w:basedOn w:val="DefaultParagraphFont"/>
    <w:link w:val="Subtitle"/>
    <w:uiPriority w:val="11"/>
    <w:rsid w:val="00B764B4"/>
    <w:rPr>
      <w:rFonts w:asciiTheme="majorHAnsi" w:eastAsiaTheme="majorEastAsia" w:hAnsiTheme="majorHAnsi" w:cstheme="majorBidi"/>
      <w:szCs w:val="24"/>
      <w:lang w:eastAsia="es-AR"/>
    </w:rPr>
  </w:style>
  <w:style w:type="table" w:styleId="TableContemporary">
    <w:name w:val="Table Contemporary"/>
    <w:basedOn w:val="TableNormal"/>
    <w:uiPriority w:val="99"/>
    <w:unhideWhenUsed/>
    <w:rsid w:val="00B764B4"/>
    <w:pPr>
      <w:autoSpaceDE w:val="0"/>
      <w:autoSpaceDN w:val="0"/>
      <w:adjustRightInd w:val="0"/>
      <w:spacing w:after="120"/>
      <w:ind w:firstLine="567"/>
    </w:pPr>
    <w:rPr>
      <w:rFonts w:ascii="Calibri" w:hAnsi="Calibri"/>
      <w:color w:val="000000" w:themeColor="text1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TablaImagenes">
    <w:name w:val="Tabla-Imagenes"/>
    <w:basedOn w:val="Normal"/>
    <w:rsid w:val="00B764B4"/>
    <w:pPr>
      <w:spacing w:after="0"/>
      <w:ind w:firstLine="0"/>
      <w:jc w:val="center"/>
    </w:pPr>
  </w:style>
  <w:style w:type="paragraph" w:styleId="TOC1">
    <w:name w:val="toc 1"/>
    <w:basedOn w:val="Normal"/>
    <w:next w:val="Normal"/>
    <w:autoRedefine/>
    <w:uiPriority w:val="39"/>
    <w:unhideWhenUsed/>
    <w:rsid w:val="00B764B4"/>
    <w:pPr>
      <w:tabs>
        <w:tab w:val="right" w:leader="dot" w:pos="9964"/>
      </w:tabs>
      <w:spacing w:after="0"/>
      <w:ind w:firstLine="0"/>
      <w:jc w:val="left"/>
    </w:pPr>
    <w:rPr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764B4"/>
    <w:pPr>
      <w:spacing w:after="0"/>
      <w:jc w:val="left"/>
    </w:pPr>
    <w:rPr>
      <w:i/>
      <w:iC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764B4"/>
    <w:pPr>
      <w:spacing w:after="0"/>
      <w:ind w:firstLine="851"/>
      <w:jc w:val="left"/>
    </w:pPr>
    <w:rPr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764B4"/>
    <w:pPr>
      <w:spacing w:after="0"/>
      <w:ind w:left="660"/>
      <w:jc w:val="left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764B4"/>
    <w:pPr>
      <w:spacing w:after="0"/>
      <w:ind w:left="880"/>
      <w:jc w:val="left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764B4"/>
    <w:pPr>
      <w:spacing w:after="0"/>
      <w:ind w:left="1100"/>
      <w:jc w:val="left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B764B4"/>
    <w:pPr>
      <w:spacing w:after="0"/>
      <w:ind w:left="1320"/>
      <w:jc w:val="left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B764B4"/>
    <w:pPr>
      <w:spacing w:after="0"/>
      <w:ind w:left="1540"/>
      <w:jc w:val="left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B764B4"/>
    <w:pPr>
      <w:spacing w:after="0"/>
      <w:ind w:left="1760"/>
      <w:jc w:val="left"/>
    </w:pPr>
    <w:rPr>
      <w:sz w:val="20"/>
      <w:szCs w:val="20"/>
    </w:rPr>
  </w:style>
  <w:style w:type="character" w:styleId="Strong">
    <w:name w:val="Strong"/>
    <w:basedOn w:val="DefaultParagraphFont"/>
    <w:uiPriority w:val="22"/>
    <w:unhideWhenUsed/>
    <w:qFormat/>
    <w:rsid w:val="00B764B4"/>
    <w:rPr>
      <w:b/>
      <w:bCs/>
    </w:rPr>
  </w:style>
  <w:style w:type="paragraph" w:styleId="BodyText">
    <w:name w:val="Body Text"/>
    <w:basedOn w:val="Normal"/>
    <w:link w:val="TextoIndependienteCar"/>
    <w:rsid w:val="00B764B4"/>
    <w:pPr>
      <w:autoSpaceDE/>
      <w:autoSpaceDN/>
      <w:adjustRightInd/>
      <w:spacing w:after="0"/>
      <w:ind w:firstLine="0"/>
      <w:jc w:val="center"/>
    </w:pPr>
    <w:rPr>
      <w:rFonts w:ascii="Arial" w:eastAsia="Times New Roman" w:hAnsi="Arial"/>
      <w:b/>
      <w:color w:val="auto"/>
      <w:sz w:val="28"/>
      <w:szCs w:val="20"/>
      <w:lang w:val="es-ES_tradnl" w:eastAsia="es-ES"/>
    </w:rPr>
  </w:style>
  <w:style w:type="character" w:customStyle="1" w:styleId="TextoIndependienteCar">
    <w:name w:val="Texto independiente Car"/>
    <w:basedOn w:val="DefaultParagraphFont"/>
    <w:link w:val="BodyText"/>
    <w:rsid w:val="00B764B4"/>
    <w:rPr>
      <w:rFonts w:ascii="Arial" w:eastAsia="Times New Roman" w:hAnsi="Arial" w:cs="Times New Roman"/>
      <w:b/>
      <w:sz w:val="28"/>
      <w:szCs w:val="20"/>
      <w:lang w:val="es-ES_tradnl" w:eastAsia="es-ES"/>
    </w:rPr>
  </w:style>
  <w:style w:type="paragraph" w:styleId="BodyTextFirstIndent2">
    <w:name w:val="Body Text First Indent 2"/>
    <w:basedOn w:val="BodyTextIndent"/>
    <w:link w:val="TextoIndependientePrimeraSangría2Car"/>
    <w:rsid w:val="00B764B4"/>
    <w:pPr>
      <w:ind w:firstLine="210"/>
    </w:pPr>
  </w:style>
  <w:style w:type="character" w:customStyle="1" w:styleId="TextoIndependientePrimeraSangría2Car">
    <w:name w:val="Texto independiente primera sangría 2 Car"/>
    <w:basedOn w:val="SangríaDeTextoNormalCar"/>
    <w:link w:val="BodyTextFirstIndent2"/>
    <w:rsid w:val="00B764B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dnoteText">
    <w:name w:val="endnote text"/>
    <w:basedOn w:val="Normal"/>
    <w:link w:val="TextoNotaAlFinalCar"/>
    <w:uiPriority w:val="99"/>
    <w:unhideWhenUsed/>
    <w:rsid w:val="00B764B4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DefaultParagraphFont"/>
    <w:link w:val="EndnoteText"/>
    <w:uiPriority w:val="99"/>
    <w:rsid w:val="00B764B4"/>
    <w:rPr>
      <w:rFonts w:ascii="Calibri" w:eastAsiaTheme="minorEastAsia" w:hAnsi="Calibri" w:cs="Times New Roman"/>
      <w:color w:val="000000"/>
      <w:sz w:val="20"/>
      <w:szCs w:val="20"/>
      <w:lang w:eastAsia="es-AR"/>
    </w:rPr>
  </w:style>
  <w:style w:type="paragraph" w:styleId="FootnoteText">
    <w:name w:val="footnote text"/>
    <w:basedOn w:val="Normal"/>
    <w:link w:val="TextoNotaPieCar"/>
    <w:uiPriority w:val="99"/>
    <w:unhideWhenUsed/>
    <w:rsid w:val="00B764B4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DefaultParagraphFont"/>
    <w:link w:val="FootnoteText"/>
    <w:uiPriority w:val="99"/>
    <w:rsid w:val="00B764B4"/>
    <w:rPr>
      <w:rFonts w:ascii="Calibri" w:eastAsiaTheme="minorEastAsia" w:hAnsi="Calibri" w:cs="Times New Roman"/>
      <w:color w:val="000000"/>
      <w:sz w:val="20"/>
      <w:szCs w:val="20"/>
      <w:lang w:eastAsia="es-AR"/>
    </w:rPr>
  </w:style>
  <w:style w:type="paragraph" w:styleId="PlainText">
    <w:name w:val="Plain Text"/>
    <w:basedOn w:val="Normal"/>
    <w:link w:val="TextoSinFormatoCar"/>
    <w:rsid w:val="00B764B4"/>
    <w:pPr>
      <w:autoSpaceDE/>
      <w:autoSpaceDN/>
      <w:adjustRightInd/>
      <w:spacing w:after="0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val="es-ES" w:eastAsia="es-ES"/>
    </w:rPr>
  </w:style>
  <w:style w:type="character" w:customStyle="1" w:styleId="TextoSinFormatoCar">
    <w:name w:val="Texto sin formato Car"/>
    <w:basedOn w:val="DefaultParagraphFont"/>
    <w:link w:val="PlainText"/>
    <w:rsid w:val="00B764B4"/>
    <w:rPr>
      <w:rFonts w:ascii="Courier New" w:eastAsia="Times New Roman" w:hAnsi="Courier New" w:cs="Courier New"/>
      <w:sz w:val="20"/>
      <w:szCs w:val="20"/>
      <w:lang w:val="es-ES" w:eastAsia="es-ES"/>
    </w:rPr>
  </w:style>
  <w:style w:type="paragraph" w:styleId="Title">
    <w:name w:val="Title"/>
    <w:basedOn w:val="Normal"/>
    <w:next w:val="Normal"/>
    <w:link w:val="TítuloCar"/>
    <w:uiPriority w:val="10"/>
    <w:unhideWhenUsed/>
    <w:qFormat/>
    <w:rsid w:val="00B764B4"/>
    <w:pPr>
      <w:autoSpaceDE/>
      <w:autoSpaceDN/>
      <w:adjustRightInd/>
      <w:spacing w:before="240" w:after="60"/>
      <w:ind w:firstLine="0"/>
      <w:jc w:val="center"/>
      <w:outlineLvl w:val="0"/>
    </w:pPr>
    <w:rPr>
      <w:rFonts w:asciiTheme="majorHAnsi" w:eastAsiaTheme="majorEastAsia" w:hAnsiTheme="majorHAnsi"/>
      <w:b/>
      <w:bCs/>
      <w:color w:val="auto"/>
      <w:kern w:val="28"/>
      <w:sz w:val="32"/>
      <w:szCs w:val="32"/>
    </w:rPr>
  </w:style>
  <w:style w:type="character" w:customStyle="1" w:styleId="TítuloCar">
    <w:name w:val="Título Car"/>
    <w:basedOn w:val="DefaultParagraphFont"/>
    <w:link w:val="Title"/>
    <w:uiPriority w:val="10"/>
    <w:rsid w:val="00B764B4"/>
    <w:rPr>
      <w:rFonts w:asciiTheme="majorHAnsi" w:eastAsiaTheme="majorEastAsia" w:hAnsiTheme="majorHAnsi" w:cs="Times New Roman"/>
      <w:b/>
      <w:bCs/>
      <w:kern w:val="28"/>
      <w:sz w:val="32"/>
      <w:szCs w:val="32"/>
      <w:lang w:eastAsia="es-AR"/>
    </w:rPr>
  </w:style>
  <w:style w:type="character" w:customStyle="1" w:styleId="Título1Car">
    <w:name w:val="Título 1 Car"/>
    <w:basedOn w:val="DefaultParagraphFont"/>
    <w:link w:val="Heading1"/>
    <w:rsid w:val="00B764B4"/>
    <w:rPr>
      <w:rFonts w:ascii="Cambria" w:eastAsiaTheme="majorEastAsia" w:hAnsi="Cambria" w:cs="Times New Roman"/>
      <w:b/>
      <w:bCs/>
      <w:caps/>
      <w:color w:val="000000"/>
      <w:kern w:val="32"/>
      <w:sz w:val="32"/>
      <w:szCs w:val="32"/>
      <w:lang w:eastAsia="es-AR"/>
    </w:rPr>
  </w:style>
  <w:style w:type="character" w:customStyle="1" w:styleId="Título2Car">
    <w:name w:val="Título 2 Car"/>
    <w:basedOn w:val="DefaultParagraphFont"/>
    <w:link w:val="Heading2"/>
    <w:rsid w:val="00B764B4"/>
    <w:rPr>
      <w:rFonts w:ascii="Cambria" w:eastAsiaTheme="majorEastAsia" w:hAnsi="Cambria" w:cs="Times New Roman"/>
      <w:b/>
      <w:bCs/>
      <w:i/>
      <w:iCs/>
      <w:caps/>
      <w:color w:val="000000"/>
      <w:sz w:val="28"/>
      <w:szCs w:val="28"/>
      <w:lang w:eastAsia="es-AR"/>
    </w:rPr>
  </w:style>
  <w:style w:type="character" w:customStyle="1" w:styleId="Título3Car">
    <w:name w:val="Título 3 Car"/>
    <w:basedOn w:val="DefaultParagraphFont"/>
    <w:link w:val="Heading3"/>
    <w:rsid w:val="00B764B4"/>
    <w:rPr>
      <w:rFonts w:asciiTheme="majorHAnsi" w:eastAsiaTheme="majorEastAsia" w:hAnsiTheme="majorHAnsi" w:cs="Times New Roman"/>
      <w:b/>
      <w:bCs/>
      <w:color w:val="000000"/>
      <w:sz w:val="26"/>
      <w:szCs w:val="26"/>
      <w:lang w:eastAsia="es-AR"/>
    </w:rPr>
  </w:style>
  <w:style w:type="character" w:customStyle="1" w:styleId="Título4Car">
    <w:name w:val="Título 4 Car"/>
    <w:basedOn w:val="DefaultParagraphFont"/>
    <w:link w:val="Heading4"/>
    <w:rsid w:val="00B764B4"/>
    <w:rPr>
      <w:rFonts w:ascii="Calibri" w:eastAsiaTheme="minorEastAsia" w:hAnsi="Calibri" w:cs="Times New Roman"/>
      <w:b/>
      <w:bCs/>
      <w:color w:val="000000"/>
      <w:sz w:val="24"/>
      <w:szCs w:val="24"/>
      <w:lang w:eastAsia="es-AR"/>
    </w:rPr>
  </w:style>
  <w:style w:type="character" w:customStyle="1" w:styleId="Título5Car">
    <w:name w:val="Título 5 Car"/>
    <w:basedOn w:val="DefaultParagraphFont"/>
    <w:link w:val="Heading5"/>
    <w:rsid w:val="00B764B4"/>
    <w:rPr>
      <w:rFonts w:ascii="Calibri" w:eastAsiaTheme="minorEastAsia" w:hAnsi="Calibri" w:cs="Times New Roman"/>
      <w:bCs/>
      <w:iCs/>
      <w:color w:val="000000"/>
      <w:sz w:val="24"/>
      <w:szCs w:val="24"/>
      <w:u w:val="single"/>
      <w:lang w:eastAsia="es-AR"/>
    </w:rPr>
  </w:style>
  <w:style w:type="character" w:customStyle="1" w:styleId="Título6Car">
    <w:name w:val="Título 6 Car"/>
    <w:basedOn w:val="DefaultParagraphFont"/>
    <w:link w:val="Heading6"/>
    <w:rsid w:val="00B764B4"/>
    <w:rPr>
      <w:rFonts w:ascii="Calibri" w:eastAsiaTheme="minorEastAsia" w:hAnsi="Calibri" w:cs="Times New Roman"/>
      <w:b/>
      <w:bCs/>
      <w:color w:val="000000"/>
      <w:lang w:eastAsia="es-AR"/>
    </w:rPr>
  </w:style>
  <w:style w:type="character" w:customStyle="1" w:styleId="Título7Car">
    <w:name w:val="Título 7 Car"/>
    <w:basedOn w:val="DefaultParagraphFont"/>
    <w:link w:val="Heading7"/>
    <w:rsid w:val="00B764B4"/>
    <w:rPr>
      <w:rFonts w:ascii="Calibri" w:eastAsiaTheme="minorEastAsia" w:hAnsi="Calibri" w:cs="Times New Roman"/>
      <w:color w:val="000000"/>
      <w:szCs w:val="24"/>
      <w:lang w:eastAsia="es-AR"/>
    </w:rPr>
  </w:style>
  <w:style w:type="character" w:customStyle="1" w:styleId="Título8Car">
    <w:name w:val="Título 8 Car"/>
    <w:basedOn w:val="DefaultParagraphFont"/>
    <w:link w:val="Heading8"/>
    <w:rsid w:val="00B764B4"/>
    <w:rPr>
      <w:rFonts w:ascii="Calibri" w:eastAsiaTheme="minorEastAsia" w:hAnsi="Calibri" w:cs="Times New Roman"/>
      <w:i/>
      <w:iCs/>
      <w:color w:val="000000"/>
      <w:szCs w:val="24"/>
      <w:lang w:eastAsia="es-AR"/>
    </w:rPr>
  </w:style>
  <w:style w:type="character" w:customStyle="1" w:styleId="Título9Car">
    <w:name w:val="Título 9 Car"/>
    <w:basedOn w:val="DefaultParagraphFont"/>
    <w:link w:val="Heading9"/>
    <w:rsid w:val="00B764B4"/>
    <w:rPr>
      <w:rFonts w:asciiTheme="majorHAnsi" w:eastAsiaTheme="majorEastAsia" w:hAnsiTheme="majorHAnsi" w:cs="Times New Roman"/>
      <w:color w:val="000000"/>
      <w:lang w:eastAsia="es-AR"/>
    </w:rPr>
  </w:style>
  <w:style w:type="paragraph" w:styleId="TOCHeading">
    <w:name w:val="TOC Heading"/>
    <w:basedOn w:val="Heading1"/>
    <w:next w:val="Normal"/>
    <w:uiPriority w:val="39"/>
    <w:unhideWhenUsed/>
    <w:rsid w:val="00B764B4"/>
    <w:pPr>
      <w:keepLines/>
      <w:autoSpaceDE/>
      <w:autoSpaceDN/>
      <w:adjustRightInd/>
      <w:spacing w:after="0" w:line="276" w:lineRule="auto"/>
      <w:ind w:left="432" w:hanging="432"/>
      <w:jc w:val="left"/>
      <w:outlineLvl w:val="9"/>
    </w:pPr>
    <w:rPr>
      <w:rFonts w:eastAsia="Times New Roman"/>
      <w:color w:val="365F91"/>
      <w:kern w:val="0"/>
      <w:sz w:val="28"/>
      <w:szCs w:val="28"/>
      <w:lang w:val="es-ES" w:eastAsia="en-US"/>
    </w:rPr>
  </w:style>
  <w:style w:type="character" w:styleId="BookTitle">
    <w:name w:val="Book Title"/>
    <w:basedOn w:val="DefaultParagraphFont"/>
    <w:uiPriority w:val="33"/>
    <w:qFormat/>
    <w:rsid w:val="00B764B4"/>
    <w:rPr>
      <w:b/>
      <w:bCs/>
      <w:smallCaps/>
      <w:spacing w:val="5"/>
    </w:rPr>
  </w:style>
  <w:style w:type="paragraph" w:customStyle="1" w:styleId="ViñetasLetras">
    <w:name w:val="Viñetas letras"/>
    <w:basedOn w:val="Normal"/>
    <w:next w:val="ViñetasCírculos"/>
    <w:rsid w:val="00B764B4"/>
    <w:pPr>
      <w:numPr>
        <w:numId w:val="9"/>
      </w:numPr>
      <w:contextualSpacing/>
    </w:pPr>
  </w:style>
  <w:style w:type="paragraph" w:customStyle="1" w:styleId="ViñetasLineas">
    <w:name w:val="Viñetas lineas"/>
    <w:basedOn w:val="ViñetasCírculos"/>
    <w:rsid w:val="00B764B4"/>
    <w:pPr>
      <w:numPr>
        <w:numId w:val="10"/>
      </w:numPr>
    </w:pPr>
  </w:style>
  <w:style w:type="paragraph" w:customStyle="1" w:styleId="ViñetasNumeros">
    <w:name w:val="Viñetas numeros"/>
    <w:basedOn w:val="ViñetasCírculos"/>
    <w:rsid w:val="00B764B4"/>
    <w:pPr>
      <w:numPr>
        <w:numId w:val="11"/>
      </w:numPr>
      <w:spacing w:after="0"/>
    </w:pPr>
    <w:rPr>
      <w:lang w:val="pt-BR"/>
    </w:rPr>
  </w:style>
  <w:style w:type="paragraph" w:customStyle="1" w:styleId="Carátula">
    <w:name w:val="Carátula"/>
    <w:basedOn w:val="Normal"/>
    <w:rsid w:val="006858B1"/>
    <w:pPr>
      <w:ind w:firstLine="0"/>
      <w:jc w:val="center"/>
    </w:pPr>
    <w:rPr>
      <w:noProof/>
      <w:sz w:val="36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image" Target="media/image2.png"/>
  <Relationship Id="rId13" Type="http://schemas.openxmlformats.org/officeDocument/2006/relationships/header" Target="header3.xml"/>
  <Relationship Id="rId18" Type="http://schemas.openxmlformats.org/officeDocument/2006/relationships/header" Target="header4.xml"/>
  <Relationship Id="rId3" Type="http://schemas.openxmlformats.org/officeDocument/2006/relationships/settings" Target="settings.xml"/>
  <Relationship Id="rId21" Type="http://schemas.openxmlformats.org/officeDocument/2006/relationships/theme" Target="theme/theme1.xml"/>
  <Relationship Id="rId7" Type="http://schemas.openxmlformats.org/officeDocument/2006/relationships/image" Target="media/image1.png"/>
  <Relationship Id="rId12" Type="http://schemas.openxmlformats.org/officeDocument/2006/relationships/footer" Target="footer2.xml"/>
  <Relationship Id="rId17" Type="http://schemas.openxmlformats.org/officeDocument/2006/relationships/image" Target="media/image5.png"/>
  <Relationship Id="rId2" Type="http://schemas.openxmlformats.org/officeDocument/2006/relationships/styles" Target="styles.xml"/>
  <Relationship Id="rId16" Type="http://schemas.openxmlformats.org/officeDocument/2006/relationships/image" Target="media/image4.png"/>
  <Relationship Id="rId20" Type="http://schemas.openxmlformats.org/officeDocument/2006/relationships/fontTable" Target="fontTable.xml"/>
  <Relationship Id="rId1" Type="http://schemas.openxmlformats.org/officeDocument/2006/relationships/numbering" Target="numbering.xml"/>
  <Relationship Id="rId6" Type="http://schemas.openxmlformats.org/officeDocument/2006/relationships/endnotes" Target="endnotes.xml"/>
  <Relationship Id="rId11" Type="http://schemas.openxmlformats.org/officeDocument/2006/relationships/footer" Target="footer1.xml"/>
  <Relationship Id="rId5" Type="http://schemas.openxmlformats.org/officeDocument/2006/relationships/footnotes" Target="footnotes.xml"/>
  <Relationship Id="rId15" Type="http://schemas.openxmlformats.org/officeDocument/2006/relationships/image" Target="media/image3.png"/>
  <Relationship Id="rId10" Type="http://schemas.openxmlformats.org/officeDocument/2006/relationships/header" Target="header2.xml"/>
  <Relationship Id="rId4" Type="http://schemas.openxmlformats.org/officeDocument/2006/relationships/webSettings" Target="webSettings.xml"/>
  <Relationship Id="rId9" Type="http://schemas.openxmlformats.org/officeDocument/2006/relationships/header" Target="header1.xml"/>
  <Relationship Id="rId14" Type="http://schemas.openxmlformats.org/officeDocument/2006/relationships/footer" Target="footer3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369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Mi-PC</dc:creator>
  <cp:lastModifiedBy>Daniel Adalberto Ferro</cp:lastModifiedBy>
  <cp:revision>10</cp:revision>
  <cp:lastPrinted>2019-12-11T14:47:00Z</cp:lastPrinted>
  <dcterms:created xsi:type="dcterms:W3CDTF">2018-02-13T11:35:00Z</dcterms:created>
  <dcterms:modified xsi:type="dcterms:W3CDTF">2020-06-15T22:04:00Z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
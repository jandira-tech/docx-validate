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m="http://schemas.openxmlformats.org/officeDocument/2006/math" xmlns:mc="http://schemas.openxmlformats.org/markup-compatibility/2006" xmlns:mo="http://schemas.microsoft.com/office/mac/office/2008/main" xmlns:mv="urn:schemas-microsoft-com:mac:vml"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ne wp14">
  <w:body>
    <w:p>
      <w:pPr>
        <w:rPr>
          <w:ins w:author="Jubarte" w:id="1" w:date="1970-01-01T00:00:00Z"/>
        </w:rPr>
      </w:pPr>
      <w:ins w:author="Jubarte" w:id="2" w:date="1970-01-01T00:00:00Z">
        <w:r>
          <w:t>OOXML w:b (bold) tester: ST_OnOff variants, rStyle-only cases, rStyle + inline overrides, and a linked style pair (paragraph+character) to verify behavior.</w:t>
        </w:r>
      </w:ins>
    </w:p>
    <w:p>
      <w:pPr>
        <w:rPr>
          <w:ins w:author="Jubarte" w:id="3" w:date="1970-01-01T00:00:00Z"/>
        </w:rPr>
      </w:pPr>
      <w:ins w:author="Jubarte" w:id="4" w:date="1970-01-01T00:00:00Z">
        <w:r>
          <w:t>A) ST_OnOff values for &lt;w:b&gt; on a run:</w:t>
        </w:r>
      </w:ins>
    </w:p>
    <w:p>
      <w:pPr>
        <w:rPr>
          <w:ins w:author="Jubarte" w:id="5" w:date="1970-01-01T00:00:00Z"/>
        </w:rPr>
      </w:pPr>
      <w:ins w:author="Jubarte" w:id="6" w:date="1970-01-01T00:00:00Z">
        <w:r>
          <w:t xml:space="preserve">  - w:b w:val=(w:val omitted): </w:t>
        </w:r>
        <w:r>
          <w:rPr>
            <w:b/>
          </w:rPr>
          <w:t>Sample text</w:t>
        </w:r>
      </w:ins>
    </w:p>
    <w:p>
      <w:pPr>
        <w:rPr>
          <w:ins w:author="Jubarte" w:id="7" w:date="1970-01-01T00:00:00Z"/>
        </w:rPr>
      </w:pPr>
      <w:ins w:author="Jubarte" w:id="8" w:date="1970-01-01T00:00:00Z">
        <w:r>
          <w:t xml:space="preserve">  - w:b w:val=true: </w:t>
        </w:r>
        <w:r>
          <w:rPr>
            <w:b w:val="true"/>
          </w:rPr>
          <w:t>Sample text</w:t>
        </w:r>
      </w:ins>
    </w:p>
    <w:p>
      <w:pPr>
        <w:rPr>
          <w:ins w:author="Jubarte" w:id="9" w:date="1970-01-01T00:00:00Z"/>
        </w:rPr>
      </w:pPr>
      <w:ins w:author="Jubarte" w:id="10" w:date="1970-01-01T00:00:00Z">
        <w:r>
          <w:t xml:space="preserve">  - w:b w:val=1: </w:t>
        </w:r>
        <w:r>
          <w:rPr>
            <w:b w:val="1"/>
          </w:rPr>
          <w:t>Sample text</w:t>
        </w:r>
      </w:ins>
    </w:p>
    <w:p>
      <w:pPr>
        <w:rPr>
          <w:ins w:author="Jubarte" w:id="11" w:date="1970-01-01T00:00:00Z"/>
        </w:rPr>
      </w:pPr>
      <w:ins w:author="Jubarte" w:id="12" w:date="1970-01-01T00:00:00Z">
        <w:r>
          <w:t xml:space="preserve">  - w:b w:val=on: </w:t>
        </w:r>
        <w:r>
          <w:rPr>
            <w:b w:val="on"/>
          </w:rPr>
          <w:t>Sample text</w:t>
        </w:r>
      </w:ins>
    </w:p>
    <w:p>
      <w:pPr>
        <w:rPr>
          <w:ins w:author="Jubarte" w:id="13" w:date="1970-01-01T00:00:00Z"/>
        </w:rPr>
      </w:pPr>
      <w:ins w:author="Jubarte" w:id="14" w:date="1970-01-01T00:00:00Z">
        <w:r>
          <w:t xml:space="preserve">  - w:b w:val=false: </w:t>
        </w:r>
        <w:r>
          <w:rPr>
            <w:b w:val="false"/>
          </w:rPr>
          <w:t>Sample text</w:t>
        </w:r>
      </w:ins>
    </w:p>
    <w:p>
      <w:pPr>
        <w:rPr>
          <w:ins w:author="Jubarte" w:id="15" w:date="1970-01-01T00:00:00Z"/>
        </w:rPr>
      </w:pPr>
      <w:ins w:author="Jubarte" w:id="16" w:date="1970-01-01T00:00:00Z">
        <w:r>
          <w:t xml:space="preserve">  - w:b w:val=0: </w:t>
        </w:r>
        <w:r>
          <w:rPr>
            <w:b w:val="0"/>
          </w:rPr>
          <w:t>Sample text</w:t>
        </w:r>
      </w:ins>
    </w:p>
    <w:p>
      <w:pPr>
        <w:rPr>
          <w:ins w:author="Jubarte" w:id="17" w:date="1970-01-01T00:00:00Z"/>
        </w:rPr>
      </w:pPr>
      <w:ins w:author="Jubarte" w:id="18" w:date="1970-01-01T00:00:00Z">
        <w:r>
          <w:t xml:space="preserve">  - w:b w:val=off: </w:t>
        </w:r>
        <w:r>
          <w:rPr>
            <w:b w:val="off"/>
          </w:rPr>
          <w:t>Sample text</w:t>
        </w:r>
      </w:ins>
    </w:p>
    <w:p>
      <w:pPr>
        <w:rPr>
          <w:ins w:author="Jubarte" w:id="19" w:date="1970-01-01T00:00:00Z"/>
        </w:rPr>
      </w:pPr>
    </w:p>
    <w:p>
      <w:pPr>
        <w:rPr>
          <w:ins w:author="Jubarte" w:id="20" w:date="1970-01-01T00:00:00Z"/>
        </w:rPr>
      </w:pPr>
      <w:ins w:author="Jubarte" w:id="21" w:date="1970-01-01T00:00:00Z">
        <w:r>
          <w:t>B) rStyle-only cases (no inline &lt;w:b&gt;):</w:t>
        </w:r>
      </w:ins>
    </w:p>
    <w:p>
      <w:pPr>
        <w:rPr>
          <w:ins w:author="Jubarte" w:id="22" w:date="1970-01-01T00:00:00Z"/>
        </w:rPr>
      </w:pPr>
      <w:ins w:author="Jubarte" w:id="23" w:date="1970-01-01T00:00:00Z">
        <w:r>
          <w:t xml:space="preserve">  - rStyle='SD_BoldChar' (should be bold): </w:t>
        </w:r>
        <w:r>
          <w:rPr>
            <w:rStyle w:val="SDBoldChar"/>
          </w:rPr>
          <w:t>Sample via SD_BoldChar</w:t>
        </w:r>
      </w:ins>
    </w:p>
    <w:p>
      <w:pPr>
        <w:rPr>
          <w:ins w:author="Jubarte" w:id="24" w:date="1970-01-01T00:00:00Z"/>
        </w:rPr>
      </w:pPr>
      <w:ins w:author="Jubarte" w:id="25" w:date="1970-01-01T00:00:00Z">
        <w:r>
          <w:t xml:space="preserve">  - rStyle='Strong' (built-in bold): </w:t>
        </w:r>
        <w:r>
          <w:rPr>
            <w:rStyle w:val="Strong"/>
          </w:rPr>
          <w:t>Sample via Strong</w:t>
        </w:r>
      </w:ins>
    </w:p>
    <w:p>
      <w:pPr>
        <w:rPr>
          <w:ins w:author="Jubarte" w:id="26" w:date="1970-01-01T00:00:00Z"/>
        </w:rPr>
      </w:pPr>
      <w:ins w:author="Jubarte" w:id="27" w:date="1970-01-01T00:00:00Z">
        <w:r>
          <w:t xml:space="preserve">  - rStyle='SD_PlainChar' (not bold): </w:t>
        </w:r>
        <w:r>
          <w:rPr>
            <w:rStyle w:val="SDPlainChar"/>
          </w:rPr>
          <w:t>Sample via SD_PlainChar</w:t>
        </w:r>
      </w:ins>
    </w:p>
    <w:p>
      <w:pPr>
        <w:rPr>
          <w:ins w:author="Jubarte" w:id="28" w:date="1970-01-01T00:00:00Z"/>
        </w:rPr>
      </w:pPr>
    </w:p>
    <w:p>
      <w:pPr>
        <w:rPr>
          <w:ins w:author="Jubarte" w:id="29" w:date="1970-01-01T00:00:00Z"/>
        </w:rPr>
      </w:pPr>
      <w:ins w:author="Jubarte" w:id="30" w:date="1970-01-01T00:00:00Z">
        <w:r>
          <w:t>C) rStyle + inline &lt;w:b&gt; combinations (inline overrides style):</w:t>
        </w:r>
      </w:ins>
    </w:p>
    <w:p>
      <w:pPr>
        <w:rPr>
          <w:ins w:author="Jubarte" w:id="31" w:date="1970-01-01T00:00:00Z"/>
        </w:rPr>
      </w:pPr>
      <w:ins w:author="Jubarte" w:id="32" w:date="1970-01-01T00:00:00Z">
        <w:r>
          <w:t xml:space="preserve">  - rStyle='SD_BoldChar' + &lt;w:b w:val='0'&gt; =&gt; expect NOT bold: </w:t>
        </w:r>
        <w:r>
          <w:rPr>
            <w:rStyle w:val="SDBoldChar"/>
            <w:b w:val="0"/>
          </w:rPr>
          <w:t>Styled bold, overridden off</w:t>
        </w:r>
      </w:ins>
    </w:p>
    <w:p>
      <w:pPr>
        <w:rPr>
          <w:ins w:author="Jubarte" w:id="33" w:date="1970-01-01T00:00:00Z"/>
        </w:rPr>
      </w:pPr>
      <w:ins w:author="Jubarte" w:id="34" w:date="1970-01-01T00:00:00Z">
        <w:r>
          <w:t xml:space="preserve">  - rStyle='SD_BoldChar' + &lt;w:b w:val='1'&gt; =&gt; expect bold: </w:t>
        </w:r>
        <w:r>
          <w:rPr>
            <w:rStyle w:val="SDBoldChar"/>
            <w:b w:val="1"/>
          </w:rPr>
          <w:t>Styled bold, reinforced on</w:t>
        </w:r>
      </w:ins>
    </w:p>
    <w:p>
      <w:pPr>
        <w:rPr>
          <w:ins w:author="Jubarte" w:id="35" w:date="1970-01-01T00:00:00Z"/>
        </w:rPr>
      </w:pPr>
      <w:ins w:author="Jubarte" w:id="36" w:date="1970-01-01T00:00:00Z">
        <w:r>
          <w:t xml:space="preserve">  - rStyle='SD_PlainChar' + &lt;w:b w:val='on'&gt; =&gt; expect bold: </w:t>
        </w:r>
        <w:r>
          <w:rPr>
            <w:rStyle w:val="SDPlainChar"/>
            <w:b w:val="on"/>
          </w:rPr>
          <w:t>Plain style, inline turns bold on</w:t>
        </w:r>
      </w:ins>
    </w:p>
    <w:p>
      <w:pPr>
        <w:rPr>
          <w:ins w:author="Jubarte" w:id="37" w:date="1970-01-01T00:00:00Z"/>
        </w:rPr>
      </w:pPr>
      <w:ins w:author="Jubarte" w:id="38" w:date="1970-01-01T00:00:00Z">
        <w:r>
          <w:t xml:space="preserve">  - rStyle='Strong' + &lt;w:b w:val='off'&gt; =&gt; expect NOT bold: </w:t>
        </w:r>
        <w:r>
          <w:rPr>
            <w:rStyle w:val="Strong"/>
            <w:b w:val="off"/>
          </w:rPr>
          <w:t>Strong style, explicit bold off</w:t>
        </w:r>
      </w:ins>
    </w:p>
    <w:p>
      <w:pPr>
        <w:rPr>
          <w:ins w:author="Jubarte" w:id="39" w:date="1970-01-01T00:00:00Z"/>
        </w:rPr>
      </w:pPr>
      <w:ins w:author="Jubarte" w:id="40" w:date="1970-01-01T00:00:00Z">
        <w:r>
          <w:t xml:space="preserve">  - rStyle='Strong' + &lt;w:b w:val='true'&gt; =&gt; expect bold: </w:t>
        </w:r>
        <w:r>
          <w:rPr>
            <w:rStyle w:val="Strong"/>
            <w:b w:val="true"/>
          </w:rPr>
          <w:t>Strong style, inline bold on</w:t>
        </w:r>
      </w:ins>
    </w:p>
    <w:p>
      <w:pPr>
        <w:rPr>
          <w:ins w:author="Jubarte" w:id="41" w:date="1970-01-01T00:00:00Z"/>
        </w:rPr>
      </w:pPr>
    </w:p>
    <w:p>
      <w:pPr>
        <w:rPr>
          <w:ins w:author="Jubarte" w:id="42" w:date="1970-01-01T00:00:00Z"/>
        </w:rPr>
      </w:pPr>
      <w:ins w:author="Jubarte" w:id="43" w:date="1970-01-01T00:00:00Z">
        <w:r>
          <w:t>D) Linked style (paragraph+character) demonstrations:</w:t>
        </w:r>
      </w:ins>
    </w:p>
    <w:p>
      <w:pPr>
        <w:rPr>
          <w:ins w:author="Jubarte" w:id="44" w:date="1970-01-01T00:00:00Z"/>
        </w:rPr>
      </w:pPr>
      <w:ins w:author="Jubarte" w:id="45" w:date="1970-01-01T00:00:00Z">
        <w:r>
          <w:t xml:space="preserve">  - rStyle='SD_LinkedHeadingChar' (character side of linked pair) =&gt; expect bold: </w:t>
        </w:r>
        <w:r>
          <w:rPr>
            <w:rStyle w:val="SDLinkedHeadingChar"/>
          </w:rPr>
          <w:t>Linked Char style applied to run</w:t>
        </w:r>
      </w:ins>
    </w:p>
    <w:p>
      <w:pPr>
        <w:rPr>
          <w:ins w:author="Jubarte" w:id="46" w:date="1970-01-01T00:00:00Z"/>
        </w:rPr>
      </w:pPr>
      <w:ins w:author="Jubarte" w:id="47" w:date="1970-01-01T00:00:00Z">
        <w:r>
          <w:t xml:space="preserve">  - rStyle='SD_LinkedHeadingChar' + &lt;w:b w:val='0'&gt; =&gt; expect NOT bold: </w:t>
        </w:r>
        <w:r>
          <w:rPr>
            <w:rStyle w:val="SDLinkedHeadingChar"/>
            <w:b w:val="0"/>
          </w:rPr>
          <w:t>Linked Char style overridden off</w:t>
        </w:r>
      </w:ins>
    </w:p>
    <w:p>
      <w:pPr>
        <w:pStyle w:val="SDLinkedHeading"/>
        <w:rPr>
          <w:ins w:author="Jubarte" w:id="48" w:date="1970-01-01T00:00:00Z"/>
        </w:rPr>
      </w:pPr>
      <w:ins w:author="Jubarte" w:id="49" w:date="1970-01-01T00:00:00Z">
        <w:r>
          <w:t xml:space="preserve">  - pStyle='SD_LinkedHeading' + inline &lt;w:b w:val='0'&gt;: </w:t>
        </w:r>
        <w:r>
          <w:rPr>
            <w:b w:val="0"/>
          </w:rPr>
          <w:t>Paragraph style makes text bold, but inline turns it off here</w:t>
        </w:r>
      </w:ins>
    </w:p>
    <w:p>
      <w:pPr>
        <w:pStyle w:val="SDLinkedHeading"/>
        <w:rPr>
          <w:ins w:author="Jubarte" w:id="50" w:date="1970-01-01T00:00:00Z"/>
        </w:rPr>
      </w:pPr>
      <w:ins w:author="Jubarte" w:id="51" w:date="1970-01-01T00:00:00Z">
        <w:r>
          <w:t xml:space="preserve">  - pStyle='SD_LinkedHeading' (no inline) =&gt; expect bold: All runs inherit bold from the paragraph style</w:t>
        </w:r>
      </w:ins>
    </w:p>
    <w:p>
      <w:pPr>
        <w:rPr>
          <w:ins w:author="Jubarte" w:id="52" w:date="1970-01-01T00:00:00Z"/>
        </w:rPr>
      </w:pPr>
    </w:p>
    <w:p>
      <w:pPr>
        <w:rPr>
          <w:ins w:author="Jubarte" w:id="53" w:date="1970-01-01T00:00:00Z"/>
        </w:rPr>
      </w:pPr>
      <w:ins w:author="Jubarte" w:id="54" w:date="1970-01-01T00:00:00Z">
        <w:r>
          <w:t>Table examples (linked style + inline overrides):</w:t>
        </w:r>
      </w:ins>
    </w:p>
    <w:tbl>
      <w:tblPr>
        <w:tblW w:type="auto" w:w="0"/>
        <w:tblLook w:firstColumn="1" w:firstRow="1" w:lastColumn="0" w:lastRow="0" w:noHBand="0" w:noVBand="1" w:val="04A0"/>
      </w:tblPr>
      <w:tblGrid>
        <w:gridCol w:w="4680"/>
        <w:gridCol w:w="4680"/>
      </w:tblGrid>
      <w:tr>
        <w:trPr>
          <w:ins w:author="Jubarte" w:id="55" w:date="1970-01-01T00:00:00Z"/>
        </w:trPr>
        <w:tc>
          <w:tcPr>
            <w:tcW w:type="dxa" w:w="4680"/>
          </w:tcPr>
          <w:p>
            <w:pPr>
              <w:rPr>
                <w:ins w:author="Jubarte" w:id="56" w:date="1970-01-01T00:00:00Z"/>
              </w:rPr>
            </w:pPr>
            <w:ins w:author="Jubarte" w:id="57" w:date="1970-01-01T00:00:00Z">
              <w:r>
                <w:t>rStyle='SD_LinkedHeadingChar' (no inline)</w:t>
              </w:r>
            </w:ins>
          </w:p>
        </w:tc>
        <w:tc>
          <w:tcPr>
            <w:tcW w:type="dxa" w:w="4680"/>
          </w:tcPr>
          <w:p>
            <w:pPr>
              <w:rPr>
                <w:ins w:author="Jubarte" w:id="58" w:date="1970-01-01T00:00:00Z"/>
              </w:rPr>
            </w:pPr>
            <w:ins w:author="Jubarte" w:id="59" w:date="1970-01-01T00:00:00Z">
              <w:r>
                <w:rPr>
                  <w:rStyle w:val="SDLinkedHeadingChar"/>
                </w:rPr>
                <w:t>Should be bold</w:t>
              </w:r>
            </w:ins>
          </w:p>
        </w:tc>
      </w:tr>
      <w:tr>
        <w:trPr>
          <w:ins w:author="Jubarte" w:id="60" w:date="1970-01-01T00:00:00Z"/>
        </w:trPr>
        <w:tc>
          <w:tcPr>
            <w:tcW w:type="dxa" w:w="4680"/>
          </w:tcPr>
          <w:p>
            <w:pPr>
              <w:rPr>
                <w:ins w:author="Jubarte" w:id="61" w:date="1970-01-01T00:00:00Z"/>
              </w:rPr>
            </w:pPr>
            <w:ins w:author="Jubarte" w:id="62" w:date="1970-01-01T00:00:00Z">
              <w:r>
                <w:t>rStyle='SD_LinkedHeadingChar' + w:b='0'</w:t>
              </w:r>
            </w:ins>
          </w:p>
        </w:tc>
        <w:tc>
          <w:tcPr>
            <w:tcW w:type="dxa" w:w="4680"/>
          </w:tcPr>
          <w:p>
            <w:pPr>
              <w:rPr>
                <w:ins w:author="Jubarte" w:id="63" w:date="1970-01-01T00:00:00Z"/>
              </w:rPr>
            </w:pPr>
            <w:ins w:author="Jubarte" w:id="64" w:date="1970-01-01T00:00:00Z">
              <w:r>
                <w:rPr>
                  <w:rStyle w:val="SDLinkedHeadingChar"/>
                  <w:b w:val="0"/>
                </w:rPr>
                <w:t>Should NOT be bold</w:t>
              </w:r>
            </w:ins>
          </w:p>
        </w:tc>
      </w:tr>
    </w:tbl>
    <w:p w14:paraId="123C8CD0" w14:textId="77777777">
      <w:pPr>
        <w:rPr>
          <w:del w:author="Jubarte" w:id="65" w:date="1970-01-01T00:00:00Z"/>
        </w:rPr>
      </w:pPr>
      <w:del w:author="Jubarte" w:id="66" w:date="1970-01-01T00:00:00Z">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del>
    </w:p>
    <w:p w14:paraId="37F2C3E1" w14:textId="77777777">
      <w:pPr>
        <w:rPr>
          <w:del w:author="Jubarte" w:id="67" w:date="1970-01-01T00:00:00Z"/>
        </w:rPr>
      </w:pPr>
      <w:del w:author="Jubarte" w:id="68" w:date="1970-01-01T00:00: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del>
    </w:p>
    <w:p w14:paraId="7751710B" w14:textId="77777777">
      <w:pPr>
        <w:pStyle w:val="ListParagraph"/>
        <w:numPr>
          <w:ilvl w:val="0"/>
          <w:numId w:val="1"/>
        </w:numPr>
        <w:rPr>
          <w:del w:author="Jubarte" w:id="69" w:date="1970-01-01T00:00:00Z"/>
        </w:rPr>
      </w:pPr>
      <w:del w:author="Jubarte" w:id="70" w:date="1970-01-01T00:00:00Z">
        <w:r>
          <w:delText>Video provides a powerful way to help you prove your point.</w:delText>
        </w:r>
      </w:del>
    </w:p>
    <w:p w14:paraId="0A6A98D4" w14:textId="77777777">
      <w:pPr>
        <w:pStyle w:val="ListParagraph"/>
        <w:numPr>
          <w:ilvl w:val="1"/>
          <w:numId w:val="1"/>
        </w:numPr>
        <w:rPr>
          <w:del w:author="Jubarte" w:id="71" w:date="1970-01-01T00:00:00Z"/>
        </w:rPr>
      </w:pPr>
      <w:del w:author="Jubarte" w:id="72" w:date="1970-01-01T00:00:00Z">
        <w:r>
          <w:delText>When you click Online Video, you can paste in the embed code for the video you want to add.</w:delText>
        </w:r>
      </w:del>
    </w:p>
    <w:p w14:paraId="3675AACC" w14:textId="77777777">
      <w:pPr>
        <w:pStyle w:val="ListParagraph"/>
        <w:numPr>
          <w:ilvl w:val="1"/>
          <w:numId w:val="1"/>
        </w:numPr>
        <w:rPr>
          <w:del w:author="Jubarte" w:id="73" w:date="1970-01-01T00:00:00Z"/>
        </w:rPr>
      </w:pPr>
      <w:del w:author="Jubarte" w:id="74" w:date="1970-01-01T00:00:00Z">
        <w:r>
          <w:delText>You can also type a keyword to search online for the video that best fits your document.</w:delText>
        </w:r>
      </w:del>
    </w:p>
    <w:p w14:paraId="5B262D46" w14:textId="77777777">
      <w:pPr>
        <w:pStyle w:val="ListParagraph"/>
        <w:numPr>
          <w:ilvl w:val="0"/>
          <w:numId w:val="1"/>
        </w:numPr>
        <w:rPr>
          <w:del w:author="Jubarte" w:id="75" w:date="1970-01-01T00:00:00Z"/>
        </w:rPr>
      </w:pPr>
      <w:del w:author="Jubarte" w:id="76" w:date="1970-01-01T00:00:00Z">
        <w:r>
          <w:delText>To make your document look professionally produced, Word provides header, footer, cover page, and text box designs that complement each other.</w:delText>
        </w:r>
      </w:del>
    </w:p>
    <w:p w14:paraId="62A3B61C" w14:textId="77777777">
      <w:pPr>
        <w:pStyle w:val="ListParagraph"/>
        <w:numPr>
          <w:ilvl w:val="1"/>
          <w:numId w:val="1"/>
        </w:numPr>
        <w:rPr>
          <w:del w:author="Jubarte" w:id="77" w:date="1970-01-01T00:00:00Z"/>
        </w:rPr>
      </w:pPr>
      <w:del w:author="Jubarte" w:id="78" w:date="1970-01-01T00:00:00Z">
        <w:r>
          <w:delText>For example, you can add a matching cover page, header, and sidebar.</w:delText>
        </w:r>
      </w:del>
    </w:p>
    <w:p w14:paraId="3D8E4EA7" w14:textId="77777777">
      <w:pPr>
        <w:pStyle w:val="ListParagraph"/>
        <w:numPr>
          <w:ilvl w:val="1"/>
          <w:numId w:val="1"/>
        </w:numPr>
        <w:rPr>
          <w:del w:author="Jubarte" w:id="79" w:date="1970-01-01T00:00:00Z"/>
        </w:rPr>
      </w:pPr>
      <w:del w:author="Jubarte" w:id="80" w:date="1970-01-01T00:00:00Z">
        <w:r>
          <w:delText>Click Insert and then choose the elements you want from the different galleries.</w:delText>
        </w:r>
      </w:del>
    </w:p>
    <w:p w14:paraId="176C2786" w14:textId="77777777">
      <w:pPr>
        <w:pStyle w:val="ListParagraph"/>
        <w:numPr>
          <w:ilvl w:val="1"/>
          <w:numId w:val="1"/>
        </w:numPr>
        <w:rPr>
          <w:del w:author="Jubarte" w:id="81" w:date="1970-01-01T00:00:00Z"/>
        </w:rPr>
      </w:pPr>
      <w:del w:author="Jubarte" w:id="82" w:date="1970-01-01T00:00:00Z">
        <w:r>
          <w:delText>Themes and styles also help keep your document coordinated.</w:delText>
        </w:r>
      </w:del>
    </w:p>
    <w:p w14:paraId="2B3504C4" w14:textId="77777777">
      <w:pPr>
        <w:pStyle w:val="ListParagraph"/>
        <w:numPr>
          <w:ilvl w:val="2"/>
          <w:numId w:val="1"/>
        </w:numPr>
        <w:rPr>
          <w:del w:author="Jubarte" w:id="83" w:date="1970-01-01T00:00:00Z"/>
        </w:rPr>
      </w:pPr>
      <w:del w:author="Jubarte" w:id="84" w:date="1970-01-01T00:00:00Z">
        <w:r>
          <w:delText>When you click Design and choose a new Theme, the pictures, charts, and SmartArt graphics change to match your new theme.</w:delText>
        </w:r>
      </w:del>
    </w:p>
    <w:p w14:paraId="2C0498D0" w14:textId="77777777">
      <w:pPr>
        <w:pStyle w:val="ListParagraph"/>
        <w:numPr>
          <w:ilvl w:val="0"/>
          <w:numId w:val="1"/>
        </w:numPr>
        <w:rPr>
          <w:del w:author="Jubarte" w:id="85" w:date="1970-01-01T00:00:00Z"/>
        </w:rPr>
      </w:pPr>
      <w:del w:author="Jubarte" w:id="86" w:date="1970-01-01T00:00:00Z">
        <w:r>
          <w:delText>When you apply styles, your headings change to match the new theme.</w:delText>
        </w:r>
      </w:del>
    </w:p>
    <w:p w14:paraId="47673396" w14:textId="77777777">
      <w:pPr>
        <w:pStyle w:val="ListParagraph"/>
        <w:numPr>
          <w:ilvl w:val="1"/>
          <w:numId w:val="1"/>
        </w:numPr>
        <w:rPr>
          <w:del w:author="Jubarte" w:id="87" w:date="1970-01-01T00:00:00Z"/>
        </w:rPr>
      </w:pPr>
      <w:del w:author="Jubarte" w:id="88" w:date="1970-01-01T00:00:00Z">
        <w:r>
          <w:delText>Save time in Word with new buttons that show up where you need them.</w:delText>
        </w:r>
      </w:del>
    </w:p>
    <w:p w14:paraId="5D32DB08" w14:textId="77777777">
      <w:pPr>
        <w:spacing w:after="480"/>
        <w:rPr>
          <w:del w:author="Jubarte" w:id="89" w:date="1970-01-01T00:00:00Z"/>
        </w:rPr>
      </w:pPr>
      <w:del w:author="Jubarte" w:id="90" w:date="1970-01-01T00:00: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03099E12" w14:textId="77777777">
      <w:pPr>
        <w:rPr>
          <w:del w:author="Jubarte" w:id="91" w:date="1970-01-01T00:00:00Z"/>
        </w:rPr>
      </w:pPr>
      <w:del w:author="Jubarte" w:id="92" w:date="1970-01-01T00:00: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301DC0D" w14:textId="77777777">
      <w:pPr>
        <w:spacing w:before="800"/>
        <w:rPr>
          <w:del w:author="Jubarte" w:id="93" w:date="1970-01-01T00:00:00Z"/>
        </w:rPr>
      </w:pPr>
      <w:del w:author="Jubarte" w:id="94" w:date="1970-01-01T00:00: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1963AB74" w14:textId="77777777">
      <w:pPr>
        <w:pStyle w:val="Heading1"/>
        <w:rPr>
          <w:del w:author="Jubarte" w:id="95" w:date="1970-01-01T00:00:00Z"/>
        </w:rPr>
      </w:pPr>
      <w:del w:author="Jubarte" w:id="96" w:date="1970-01-01T00:00:00Z">
        <w:r>
          <w:delText>Heading 1</w:delText>
        </w:r>
      </w:del>
    </w:p>
    <w:p w14:paraId="1FB54B9F" w14:textId="77777777">
      <w:pPr>
        <w:pStyle w:val="Heading2"/>
        <w:rPr>
          <w:del w:author="Jubarte" w:id="97" w:date="1970-01-01T00:00:00Z"/>
        </w:rPr>
      </w:pPr>
      <w:del w:author="Jubarte" w:id="98" w:date="1970-01-01T00:00:00Z">
        <w:r>
          <w:delText>This is Heading 2</w:delText>
        </w:r>
      </w:del>
    </w:p>
    <w:p w14:paraId="0922DB5F" w14:textId="77777777">
      <w:pPr>
        <w:rPr>
          <w:del w:author="Jubarte" w:id="99" w:date="1970-01-01T00:00:00Z"/>
        </w:rPr>
      </w:pPr>
      <w:del w:author="Jubarte" w:id="100" w:date="1970-01-01T00:00: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19467F5D" w14:textId="77777777">
      <w:pPr>
        <w:pStyle w:val="Heading1"/>
        <w:rPr>
          <w:del w:author="Jubarte" w:id="101" w:date="1970-01-01T00:00:00Z"/>
        </w:rPr>
      </w:pPr>
      <w:del w:author="Jubarte" w:id="102" w:date="1970-01-01T00:00:00Z">
        <w:r>
          <w:delText>Second Heading 1</w:delText>
        </w:r>
      </w:del>
    </w:p>
    <w:p w14:paraId="4090E0F0" w14:textId="77777777">
      <w:pPr>
        <w:rPr>
          <w:del w:author="Jubarte" w:id="103" w:date="1970-01-01T00:00:00Z"/>
        </w:rPr>
      </w:pPr>
      <w:del w:author="Jubarte" w:id="104" w:date="1970-01-01T00:00:00Z">
        <w:r>
          <w:rPr>
            <w:noProof/>
          </w:rPr>
          <w:delText>Lorem ipsum dolor sit amet, consectetuer adipiscing elit. Maecenas porttitor congue massa. Fusce posuere, magna s</w:delText>
        </w:r>
        <w:r>
          <w:rPr>
            <w:noProof/>
          </w:rPr>
          <w:delText>ed pulvinar ultricies, purus lectus malesuada libero, sit amet commodo magna eros quis urna.</w:delText>
        </w:r>
      </w:del>
    </w:p>
    <w:p w14:paraId="11121BFA" w14:textId="77777777">
      <w:pPr>
        <w:pStyle w:val="Heading2"/>
        <w:rPr>
          <w:del w:author="Jubarte" w:id="105" w:date="1970-01-01T00:00:00Z"/>
        </w:rPr>
      </w:pPr>
      <w:del w:author="Jubarte" w:id="106" w:date="1970-01-01T00:00:00Z">
        <w:r>
          <w:delText>More Info</w:delText>
        </w:r>
      </w:del>
    </w:p>
    <w:p w14:paraId="7EC7EF8D" w14:textId="77777777">
      <w:pPr>
        <w:rPr>
          <w:del w:author="Jubarte" w:id="107" w:date="1970-01-01T00:00:00Z"/>
        </w:rPr>
      </w:pPr>
      <w:del w:author="Jubarte" w:id="108" w:date="1970-01-01T00:00:00Z">
        <w:r>
          <w:rPr>
            <w:noProof/>
          </w:rPr>
          <w:delText>Lorem ipsum dolor sit amet, consectetuer adipiscing elit.</w:delText>
        </w:r>
      </w:del>
    </w:p>
    <w:p w14:paraId="573DFB18" w14:textId="77777777">
      <w:pPr>
        <w:rPr>
          <w:del w:author="Jubarte" w:id="109" w:date="1970-01-01T00:00:00Z"/>
        </w:rPr>
      </w:pPr>
      <w:del w:author="Jubarte" w:id="110" w:date="1970-01-01T00:00:00Z">
        <w:r>
          <w:delText xml:space="preserve">When </w:delText>
        </w:r>
        <w:commentRangeStart w:id="0"/>
        <w:r>
          <w:delText xml:space="preserve">you click Online Video</w:delText>
        </w:r>
        <w:commentRangeEnd w:id="0"/>
        <w:r>
          <w:rPr>
            <w:rStyle w:val="CommentReference"/>
            <w:sz w:val="20"/>
            <w:szCs w:val="20"/>
          </w:rPr>
          <w:commentReference w:id="0"/>
        </w:r>
        <w:r>
          <w:delText xml:space="preserve">, you can paste in the embed code for the video you want to add. You can also type a keyword to search online for the video that best fits your document.</w:delText>
        </w:r>
      </w:del>
    </w:p>
    <w:sdt>
      <w:sdtPr>
        <w:alias w:val="RichTextContentControl"/>
        <w:tag w:val="RichTextContentControl"/>
        <w:id w:val="1111861867"/>
      </w:sdtPr>
      <w:sdtEndPr/>
      <w:sdtContent>
        <w:p w14:paraId="7FD69FC2" w14:textId="77777777">
          <w:pPr>
            <w:rPr>
              <w:del w:author="Jubarte" w:id="111" w:date="1970-01-01T00:00:00Z"/>
            </w:rPr>
          </w:pPr>
          <w:del w:author="Jubarte" w:id="112" w:date="1970-01-01T00:00: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pPr>
        <w:rPr>
          <w:del w:author="Jubarte" w:id="113" w:date="1970-01-01T00:00:00Z"/>
        </w:rPr>
      </w:pPr>
      <w:del w:author="Jubarte" w:id="114" w:date="1970-01-01T00:00:00Z">
        <w:r>
          <w:delText xml:space="preserve">To </w:delText>
        </w:r>
        <w:r>
          <w:delText>make your document look professionally</w:delText>
        </w:r>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132646417"/>
        <w:picture/>
      </w:sdtPr>
      <w:sdtEndPr/>
      <w:sdtContent>
        <w:p w14:paraId="28B70BED" w14:textId="77777777">
          <w:pPr>
            <w:rPr>
              <w:del w:author="Jubarte" w:id="115" w:date="1970-01-01T00:00:00Z"/>
            </w:rPr>
          </w:pPr>
          <w:del w:author="Jubarte" w:id="116" w:date="1970-01-01T00:00:00Z">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del>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pPr>
            <w:rPr>
              <w:del w:author="Jubarte" w:id="117" w:date="1970-01-01T00:00:00Z"/>
            </w:rPr>
          </w:pPr>
          <w:del w:author="Jubarte" w:id="118" w:date="1970-01-01T00:00:00Z">
            <w:r>
              <w:rPr>
                <w:rFonts w:ascii="MS Gothic" w:eastAsia="MS Gothic" w:hAnsi="MS Gothic" w:hint="eastAsia"/>
              </w:rPr>
              <w:delText>☐</w:delText>
            </w:r>
          </w:del>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pPr>
            <w:rPr>
              <w:del w:author="Jubarte" w:id="119" w:date="1970-01-01T00:00:00Z"/>
            </w:rPr>
          </w:pPr>
          <w:del w:author="Jubarte" w:id="120" w:date="1970-01-01T00:00:00Z">
            <w:r>
              <w:delText>Two</w:delText>
            </w:r>
          </w:del>
        </w:p>
      </w:sdtContent>
    </w:sdt>
    <w:p w14:paraId="30E8E50B" w14:textId="77777777">
      <w:pPr>
        <w:rPr>
          <w:del w:author="Jubarte" w:id="121" w:date="1970-01-01T00:00:00Z"/>
        </w:rPr>
      </w:pPr>
      <w:del w:author="Jubarte" w:id="122" w:date="1970-01-01T00:00:00Z">
        <w:r>
          <w:delText xml:space="preserve">Video provides a powerful way to help you prove your point. When you click Online Video, you can paste in the embed code for the video you want to add. You can also type a keyword to search online for the video that best fits your document. </w:delText>
        </w:r>
        <w:r>
          <w:rPr>
            <w:rStyle w:val="EndnoteReference"/>
          </w:rPr>
          <w:endnoteReference w:id="1"/>
        </w:r>
        <w:r>
          <w:delText>To make your document look professionally produced, Word provides header, footer, cover page, and text box designs that complement each other. For example, you can add a matching cover page, header, and sidebar.</w:delText>
        </w:r>
      </w:del>
    </w:p>
    <w:p w14:paraId="71A7AA3D" w14:textId="77777777">
      <w:pPr>
        <w:rPr>
          <w:del w:author="Jubarte" w:id="123" w:date="1970-01-01T00:00:00Z"/>
        </w:rPr>
        <w:sectPr>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rPr>
          <w:del w:author="Jubarte" w:id="124" w:date="1970-01-01T00:00:00Z"/>
        </w:rPr>
      </w:pPr>
      <w:del w:author="Jubarte" w:id="125" w:date="1970-01-01T00:00:00Z">
        <w:r>
          <w:delText>Video provides a powerful way to help you prove your point. When you click Online Video, you can paste in the embed code for the video you want to add. You can also type a keyword to search online for the video that best fits your document.</w:delText>
        </w:r>
      </w:del>
    </w:p>
    <w:sdt>
      <w:sdtPr>
        <w:rPr>
          <w:b w:val="0"/>
          <w:bCs w:val="0"/>
          <w:noProof/>
          <w:color w:val="auto"/>
        </w:rPr>
        <w:alias w:val="MyTable"/>
        <w:tag w:val="MyTable"/>
        <w:id w:val="354002298"/>
      </w:sdtPr>
      <w:sdtEndPr>
        <w:rPr>
          <w:noProof w:val="0"/>
        </w:rPr>
      </w:sdtEndPr>
      <w:sdtContent>
        <w:tbl>
          <w:tblPr>
            <w:tblStyle w:val="GridTable4Accent5"/>
            <w:tblW w:w="0" w:type="auto"/>
            <w:tblLook w:firstRow="1" w:lastRow="0" w:firstColumn="1" w:lastColumn="0" w:noHBand="0" w:noVBand="1"/>
          </w:tblPr>
          <w:tblGrid>
            <w:gridCol w:w="3116"/>
            <w:gridCol w:w="3117"/>
            <w:gridCol w:w="3117"/>
          </w:tblGrid>
          <w:tr w14:paraId="665D73C2" w14:textId="77777777">
            <w:trPr>
              <w:cnfStyle w:firstRow="1" w:lastRow="0" w:firstColumn="0" w:lastColumn="0" w:oddVBand="0" w:evenVBand="0" w:oddHBand="0" w:evenHBand="0" w:firstRowFirstColumn="0" w:firstRowLastColumn="0" w:lastRowFirstColumn="0" w:lastRowLastColumn="0" w:val="100000000000"/>
              <w:del w:author="Jubarte" w:id="126"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rPr>
                    <w:noProof/>
                  </w:rPr>
                  <w:alias w:val="Latin1"/>
                  <w:tag w:val="Latin1"/>
                  <w:id w:val="1646851742"/>
                </w:sdtPr>
                <w:sdtEndPr/>
                <w:sdtContent>
                  <w:p w14:paraId="1581FCAC" w14:textId="77777777">
                    <w:pPr>
                      <w:rPr>
                        <w:del w:author="Jubarte" w:id="127" w:date="1970-01-01T00:00:00Z"/>
                      </w:rPr>
                    </w:pPr>
                    <w:del w:author="Jubarte" w:id="128" w:date="1970-01-01T00:00:00Z">
                      <w:r>
                        <w:rPr>
                          <w:noProof/>
                        </w:rPr>
                        <w:delText>Lorem ipsum dolor sit amet</w:delText>
                      </w:r>
                    </w:del>
                  </w:p>
                </w:sdtContent>
              </w:sdt>
            </w:tc>
            <w:tc>
              <w:tcPr>
                <w:tcW w:w="3117" w:type="dxa"/>
              </w:tcPr>
              <w:sdt>
                <w:sdtPr>
                  <w:rPr>
                    <w:noProof/>
                  </w:rPr>
                  <w:alias w:val="Latin2"/>
                  <w:tag w:val="Latin2"/>
                  <w:id w:val="1730795754"/>
                </w:sdtPr>
                <w:sdtEndPr/>
                <w:sdtContent>
                  <w:p w14:paraId="36C70DAE" w14:textId="77777777">
                    <w:pPr>
                      <w:cnfStyle w:firstRow="1" w:lastRow="0" w:firstColumn="0" w:lastColumn="0" w:oddVBand="0" w:evenVBand="0" w:oddHBand="0" w:evenHBand="0" w:firstRowFirstColumn="0" w:firstRowLastColumn="0" w:lastRowFirstColumn="0" w:lastRowLastColumn="0" w:val="100000000000"/>
                      <w:rPr>
                        <w:del w:author="Jubarte" w:id="129" w:date="1970-01-01T00:00:00Z"/>
                        <w:b w:val="0"/>
                      </w:rPr>
                    </w:pPr>
                    <w:del w:author="Jubarte" w:id="130" w:date="1970-01-01T00:00:00Z">
                      <w:r>
                        <w:rPr>
                          <w:noProof/>
                        </w:rPr>
                        <w:delText>Consectetuer adipiscing elit</w:delText>
                      </w:r>
                    </w:del>
                  </w:p>
                </w:sdtContent>
              </w:sdt>
            </w:tc>
            <w:tc>
              <w:tcPr>
                <w:tcW w:w="3117" w:type="dxa"/>
              </w:tcPr>
              <w:sdt>
                <w:sdtPr>
                  <w:rPr>
                    <w:noProof/>
                  </w:rPr>
                  <w:alias w:val="Latin3"/>
                  <w:tag w:val="Latin3"/>
                  <w:id w:val="-88469536"/>
                </w:sdtPr>
                <w:sdtEndPr/>
                <w:sdtContent>
                  <w:p w14:paraId="0D6492B9" w14:textId="77777777">
                    <w:pPr>
                      <w:cnfStyle w:firstRow="1" w:lastRow="0" w:firstColumn="0" w:lastColumn="0" w:oddVBand="0" w:evenVBand="0" w:oddHBand="0" w:evenHBand="0" w:firstRowFirstColumn="0" w:firstRowLastColumn="0" w:lastRowFirstColumn="0" w:lastRowLastColumn="0" w:val="100000000000"/>
                      <w:rPr>
                        <w:del w:author="Jubarte" w:id="131" w:date="1970-01-01T00:00:00Z"/>
                      </w:rPr>
                    </w:pPr>
                    <w:del w:author="Jubarte" w:id="132" w:date="1970-01-01T00:00:00Z">
                      <w:r>
                        <w:rPr>
                          <w:noProof/>
                        </w:rPr>
                        <w:delText>Maecenas porttitor congue massa.</w:delText>
                      </w:r>
                    </w:del>
                  </w:p>
                </w:sdtContent>
              </w:sdt>
            </w:tc>
          </w:tr>
          <w:sdt>
            <w:sdtPr>
              <w:rPr>
                <w:b w:val="0"/>
                <w:bCs w:val="0"/>
              </w:rPr>
              <w:alias w:val="Row1"/>
              <w:tag w:val="Row1"/>
              <w:id w:val="2087339449"/>
            </w:sdtPr>
            <w:sdtEndPr/>
            <w:sdtContent>
              <w:tr w14:paraId="6041CD2D" w14:textId="77777777">
                <w:trPr>
                  <w:cnfStyle w:firstRow="0" w:lastRow="0" w:firstColumn="0" w:lastColumn="0" w:oddVBand="0" w:evenVBand="0" w:oddHBand="1" w:evenHBand="0" w:firstRowFirstColumn="0" w:firstRowLastColumn="0" w:lastRowFirstColumn="0" w:lastRowLastColumn="0" w:val="000000100000"/>
                  <w:del w:author="Jubarte" w:id="133"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alias w:val="Data11"/>
                      <w:tag w:val="Data11"/>
                      <w:id w:val="1641614218"/>
                      <w:text/>
                    </w:sdtPr>
                    <w:sdtEndPr/>
                    <w:sdtContent>
                      <w:p w14:paraId="2A2ECE4B" w14:textId="77777777">
                        <w:pPr>
                          <w:rPr>
                            <w:del w:author="Jubarte" w:id="134" w:date="1970-01-01T00:00:00Z"/>
                          </w:rPr>
                        </w:pPr>
                        <w:del w:author="Jubarte" w:id="135" w:date="1970-01-01T00:00:00Z">
                          <w:r>
                            <w:delText>100</w:delText>
                          </w:r>
                        </w:del>
                      </w:p>
                    </w:sdtContent>
                  </w:sdt>
                </w:tc>
                <w:tc>
                  <w:tcPr>
                    <w:tcW w:w="3117" w:type="dxa"/>
                  </w:tcPr>
                  <w:sdt>
                    <w:sdtPr>
                      <w:alias w:val="Data12"/>
                      <w:tag w:val="Data12"/>
                      <w:id w:val="184647321"/>
                      <w:text/>
                    </w:sdtPr>
                    <w:sdtEndPr/>
                    <w:sdtContent>
                      <w:p w14:paraId="60ACCD8A" w14:textId="77777777">
                        <w:pPr>
                          <w:cnfStyle w:firstRow="0" w:lastRow="0" w:firstColumn="0" w:lastColumn="0" w:oddVBand="0" w:evenVBand="0" w:oddHBand="1" w:evenHBand="0" w:firstRowFirstColumn="0" w:firstRowLastColumn="0" w:lastRowFirstColumn="0" w:lastRowLastColumn="0" w:val="000000100000"/>
                          <w:rPr>
                            <w:del w:author="Jubarte" w:id="136" w:date="1970-01-01T00:00:00Z"/>
                          </w:rPr>
                        </w:pPr>
                        <w:del w:author="Jubarte" w:id="137" w:date="1970-01-01T00:00:00Z">
                          <w:r>
                            <w:delText>200</w:delText>
                          </w:r>
                        </w:del>
                      </w:p>
                    </w:sdtContent>
                  </w:sdt>
                </w:tc>
                <w:tc>
                  <w:tcPr>
                    <w:tcW w:w="3117" w:type="dxa"/>
                  </w:tcPr>
                  <w:sdt>
                    <w:sdtPr>
                      <w:alias w:val="Data13"/>
                      <w:tag w:val="Data13"/>
                      <w:id w:val="131915776"/>
                      <w:text/>
                    </w:sdtPr>
                    <w:sdtEndPr/>
                    <w:sdtContent>
                      <w:p w14:paraId="60560D1C" w14:textId="77777777">
                        <w:pPr>
                          <w:cnfStyle w:firstRow="0" w:lastRow="0" w:firstColumn="0" w:lastColumn="0" w:oddVBand="0" w:evenVBand="0" w:oddHBand="1" w:evenHBand="0" w:firstRowFirstColumn="0" w:firstRowLastColumn="0" w:lastRowFirstColumn="0" w:lastRowLastColumn="0" w:val="000000100000"/>
                          <w:rPr>
                            <w:del w:author="Jubarte" w:id="138" w:date="1970-01-01T00:00:00Z"/>
                          </w:rPr>
                        </w:pPr>
                        <w:del w:author="Jubarte" w:id="139" w:date="1970-01-01T00:00:00Z">
                          <w:r>
                            <w:delText>300</w:delText>
                          </w:r>
                        </w:del>
                      </w:p>
                    </w:sdtContent>
                  </w:sdt>
                </w:tc>
              </w:tr>
            </w:sdtContent>
          </w:sdt>
          <w:sdt>
            <w:sdtPr>
              <w:rPr>
                <w:b w:val="0"/>
                <w:bCs w:val="0"/>
              </w:rPr>
              <w:alias w:val="Row2"/>
              <w:tag w:val="Row2"/>
              <w:id w:val="1563601403"/>
            </w:sdtPr>
            <w:sdtEndPr/>
            <w:sdtContent>
              <w:tr w14:paraId="68A60E71" w14:textId="77777777">
                <w:trPr>
                  <w:del w:author="Jubarte" w:id="140"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alias w:val="Data21"/>
                      <w:tag w:val="Data21"/>
                      <w:id w:val="-1031330684"/>
                      <w:text/>
                    </w:sdtPr>
                    <w:sdtEndPr/>
                    <w:sdtContent>
                      <w:p w14:paraId="576927AA" w14:textId="77777777">
                        <w:pPr>
                          <w:rPr>
                            <w:del w:author="Jubarte" w:id="141" w:date="1970-01-01T00:00:00Z"/>
                          </w:rPr>
                        </w:pPr>
                        <w:del w:author="Jubarte" w:id="142" w:date="1970-01-01T00:00:00Z">
                          <w:r>
                            <w:delText>400</w:delText>
                          </w:r>
                        </w:del>
                      </w:p>
                    </w:sdtContent>
                  </w:sdt>
                </w:tc>
                <w:tc>
                  <w:tcPr>
                    <w:tcW w:w="3117" w:type="dxa"/>
                  </w:tcPr>
                  <w:sdt>
                    <w:sdtPr>
                      <w:alias w:val="Data22"/>
                      <w:tag w:val="Data22"/>
                      <w:id w:val="560603829"/>
                      <w:text/>
                    </w:sdtPr>
                    <w:sdtEndPr/>
                    <w:sdtContent>
                      <w:p w14:paraId="7823894F" w14:textId="77777777">
                        <w:pPr>
                          <w:cnfStyle w:firstRow="0" w:lastRow="0" w:firstColumn="0" w:lastColumn="0" w:oddVBand="0" w:evenVBand="0" w:oddHBand="0" w:evenHBand="0" w:firstRowFirstColumn="0" w:firstRowLastColumn="0" w:lastRowFirstColumn="0" w:lastRowLastColumn="0" w:val="000000000000"/>
                          <w:rPr>
                            <w:del w:author="Jubarte" w:id="143" w:date="1970-01-01T00:00:00Z"/>
                          </w:rPr>
                        </w:pPr>
                        <w:del w:author="Jubarte" w:id="144" w:date="1970-01-01T00:00:00Z">
                          <w:r>
                            <w:delText>500</w:delText>
                          </w:r>
                        </w:del>
                      </w:p>
                    </w:sdtContent>
                  </w:sdt>
                </w:tc>
                <w:tc>
                  <w:tcPr>
                    <w:tcW w:w="3117" w:type="dxa"/>
                  </w:tcPr>
                  <w:sdt>
                    <w:sdtPr>
                      <w:alias w:val="Data23"/>
                      <w:tag w:val="Data23"/>
                      <w:id w:val="-847252032"/>
                      <w:text/>
                    </w:sdtPr>
                    <w:sdtEndPr/>
                    <w:sdtContent>
                      <w:p w14:paraId="065792C4" w14:textId="77777777">
                        <w:pPr>
                          <w:cnfStyle w:firstRow="0" w:lastRow="0" w:firstColumn="0" w:lastColumn="0" w:oddVBand="0" w:evenVBand="0" w:oddHBand="0" w:evenHBand="0" w:firstRowFirstColumn="0" w:firstRowLastColumn="0" w:lastRowFirstColumn="0" w:lastRowLastColumn="0" w:val="000000000000"/>
                          <w:rPr>
                            <w:del w:author="Jubarte" w:id="145" w:date="1970-01-01T00:00:00Z"/>
                          </w:rPr>
                        </w:pPr>
                        <w:del w:author="Jubarte" w:id="146" w:date="1970-01-01T00:00:00Z">
                          <w:r>
                            <w:delText>600</w:delText>
                          </w:r>
                        </w:del>
                      </w:p>
                    </w:sdtContent>
                  </w:sdt>
                </w:tc>
              </w:tr>
            </w:sdtContent>
          </w:sdt>
        </w:tbl>
      </w:sdtContent>
    </w:sdt>
    <w:p w14:paraId="4584E974" w14:textId="77777777">
      <w:pPr>
        <w:rPr>
          <w:del w:author="Jubarte" w:id="147" w:date="1970-01-01T00:00:00Z"/>
        </w:rPr>
      </w:pPr>
    </w:p>
    <w:sdt>
      <w:sdtPr>
        <w:alias w:val="RichTextContentControl"/>
        <w:tag w:val="RichTextContentControl"/>
        <w:id w:val="873813965"/>
      </w:sdtPr>
      <w:sdtEndPr/>
      <w:sdtContent>
        <w:p w14:paraId="16FCF045" w14:textId="77777777">
          <w:pPr>
            <w:rPr>
              <w:del w:author="Jubarte" w:id="148" w:date="1970-01-01T00:00:00Z"/>
            </w:rPr>
          </w:pPr>
          <w:del w:author="Jubarte" w:id="149" w:date="1970-01-01T00:00: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pPr>
        <w:rPr>
          <w:del w:author="Jubarte" w:id="150" w:date="1970-01-01T00:00:00Z"/>
        </w:rPr>
      </w:pPr>
      <w:del w:author="Jubarte" w:id="151" w:date="1970-01-01T00:00:00Z">
        <w:r>
          <w:delText xml:space="preserve">To </w:delText>
        </w:r>
        <w:r>
          <w:delText>make your document look professionally</w:delText>
        </w:r>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615948864"/>
        <w:picture/>
      </w:sdtPr>
      <w:sdtEndPr/>
      <w:sdtContent>
        <w:p w14:paraId="36DBE2A5" w14:textId="77777777">
          <w:pPr>
            <w:rPr>
              <w:del w:author="Jubarte" w:id="152" w:date="1970-01-01T00:00:00Z"/>
            </w:rPr>
          </w:pPr>
          <w:del w:author="Jubarte" w:id="153" w:date="1970-01-01T00:00:00Z">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del>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pPr>
            <w:rPr>
              <w:del w:author="Jubarte" w:id="154" w:date="1970-01-01T00:00:00Z"/>
            </w:rPr>
          </w:pPr>
          <w:del w:author="Jubarte" w:id="155" w:date="1970-01-01T00:00:00Z">
            <w:r>
              <w:rPr>
                <w:rFonts w:ascii="MS Gothic" w:eastAsia="MS Gothic" w:hAnsi="MS Gothic" w:hint="eastAsia"/>
              </w:rPr>
              <w:delText>☐</w:delText>
            </w:r>
          </w:del>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pPr>
            <w:rPr>
              <w:del w:author="Jubarte" w:id="156" w:date="1970-01-01T00:00:00Z"/>
            </w:rPr>
          </w:pPr>
          <w:del w:author="Jubarte" w:id="157" w:date="1970-01-01T00:00:00Z">
            <w:r>
              <w:delText>Two</w:delText>
            </w:r>
          </w:del>
        </w:p>
      </w:sdtContent>
    </w:sdt>
    <w:p w14:paraId="337FAE81" w14:textId="77777777">
      <w:pPr>
        <w:rPr>
          <w:del w:author="Jubarte" w:id="158" w:date="1970-01-01T00:00:00Z"/>
        </w:rPr>
      </w:pPr>
      <w:del w:author="Jubarte" w:id="159" w:date="1970-01-01T00:00: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289707828"/>
        <w:docPartObj>
          <w:docPartGallery w:val="Cover Pages"/>
          <w:docPartUnique/>
        </w:docPartObj>
      </w:sdtPr>
      <w:sdtEndPr/>
      <w:sdtContent>
        <w:p w14:paraId="4456598A" w14:textId="77777777">
          <w:pPr>
            <w:rPr>
              <w:del w:author="Jubarte" w:id="160" w:date="1970-01-01T00:00:00Z"/>
            </w:rPr>
          </w:pPr>
          <w:del w:author="Jubarte" w:id="161" w:date="1970-01-01T00:00:00Z">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pPr>
                                <w:pStyle w:val="NoSpacing"/>
                                <w:rPr>
                                  <w:noProof/>
                                  <w:color w:val="44546A" w:themeColor="text2"/>
                                </w:rPr>
                              </w:pPr>
                              <w:del w:author="Jubarte" w:id="162" w:date="1970-01-01T00:00:00Z">
                                <w:r>
                                  <w:rPr>
                                    <w:noProof/>
                                    <w:color w:val="44546A" w:themeColor="text2"/>
                                  </w:rPr>
                                  <w:delText>Eric White</w:delText>
                                </w:r>
                              </w:del>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pPr>
                                <w:spacing w:before="240"/>
                                <w:jc w:val="center"/>
                                <w:rPr>
                                  <w:color w:val="FFFFFF" w:themeColor="background1"/>
                                </w:rPr>
                              </w:pPr>
                              <w:del w:author="Jubarte" w:id="163" w:date="1970-01-01T00:00:00Z">
                                <w:r>
                                  <w:rPr>
                                    <w:color w:val="FFFFFF" w:themeColor="background1"/>
                                  </w:rPr>
                                  <w:delText>This is my interesting abstract</w:delText>
                                </w:r>
                              </w:del>
                              <w:del w:author="Jubarte" w:id="164" w:date="1970-01-01T00:00:00Z">
                                <w:r>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58E3DB93" w14:textId="77777777">
                              <w:pPr>
                                <w:spacing w:line="240" w:lineRule="auto"/>
                                <w:rPr>
                                  <w:rFonts w:asciiTheme="majorHAnsi" w:eastAsiaTheme="majorEastAsia" w:hAnsiTheme="majorHAnsi" w:cstheme="majorBidi"/>
                                  <w:noProof/>
                                  <w:color w:val="5B9BD5" w:themeColor="accent1"/>
                                  <w:sz w:val="72"/>
                                  <w:szCs w:val="144"/>
                                </w:rPr>
                              </w:pPr>
                              <w:del w:author="Jubarte" w:id="165" w:date="1970-01-01T00:00:00Z">
                                <w:r>
                                  <w:rPr>
                                    <w:rFonts w:asciiTheme="majorHAnsi" w:eastAsiaTheme="majorEastAsia" w:hAnsiTheme="majorHAnsi" w:cstheme="majorBidi"/>
                                    <w:noProof/>
                                    <w:color w:val="5B9BD5" w:themeColor="accent1"/>
                                    <w:sz w:val="72"/>
                                    <w:szCs w:val="72"/>
                                  </w:rPr>
                                  <w:delText xml:space="preserve">     </w:delText>
                                </w:r>
                              </w:del>
                            </w:p>
                            <w:p w14:paraId="386B7A36" w14:textId="77777777">
                              <w:pPr>
                                <w:rPr>
                                  <w:rFonts w:asciiTheme="majorHAnsi" w:eastAsiaTheme="majorEastAsia" w:hAnsiTheme="majorHAnsi" w:cstheme="majorBidi"/>
                                  <w:noProof/>
                                  <w:color w:val="44546A" w:themeColor="text2"/>
                                  <w:sz w:val="32"/>
                                  <w:szCs w:val="40"/>
                                </w:rPr>
                              </w:pPr>
                              <w:del w:author="Jubarte" w:id="166" w:date="1970-01-01T00:00:00Z">
                                <w:r>
                                  <w:rPr>
                                    <w:rFonts w:asciiTheme="majorHAnsi" w:eastAsiaTheme="majorEastAsia" w:hAnsiTheme="majorHAnsi" w:cstheme="majorBidi"/>
                                    <w:noProof/>
                                    <w:color w:val="44546A" w:themeColor="text2"/>
                                    <w:sz w:val="32"/>
                                    <w:szCs w:val="32"/>
                                  </w:rPr>
                                  <w:delText xml:space="preserve">     </w:delText>
                                </w:r>
                              </w:del>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w:r>
          </w:del>
        </w:p>
        <w:p w14:paraId="3FB5D255" w14:textId="77777777">
          <w:pPr>
            <w:rPr>
              <w:del w:author="Jubarte" w:id="167" w:date="1970-01-01T00:00:00Z"/>
            </w:rPr>
          </w:pPr>
          <w:del w:author="Jubarte" w:id="168" w:date="1970-01-01T00:00:00Z">
            <w:r>
              <w:br w:type="page"/>
            </w:r>
          </w:del>
        </w:p>
      </w:sdtContent>
    </w:sdt>
    <w:p w14:paraId="3D52E07E" w14:textId="77777777">
      <w:pPr>
        <w:shd w:val="clear" w:color="auto" w:fill="ED7D31" w:themeFill="accent2"/>
        <w:rPr>
          <w:del w:author="Jubarte" w:id="169" w:date="1970-01-01T00:00:00Z"/>
        </w:rPr>
      </w:pPr>
      <w:del w:author="Jubarte" w:id="170" w:date="1970-01-01T00:00: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delText>
        </w:r>
      </w:del>
    </w:p>
    <w:tbl>
      <w:tblPr>
        <w:tblStyle w:val="GridTable4Accent5"/>
        <w:tblW w:w="0" w:type="auto"/>
        <w:tblLook w:firstRow="1" w:lastRow="0" w:firstColumn="1" w:lastColumn="0" w:noHBand="0" w:noVBand="1"/>
      </w:tblPr>
      <w:tblGrid>
        <w:gridCol w:w="3116"/>
        <w:gridCol w:w="3117"/>
        <w:gridCol w:w="3117"/>
      </w:tblGrid>
      <w:tr w14:paraId="288546D0" w14:textId="77777777">
        <w:trPr>
          <w:cnfStyle w:firstRow="1" w:lastRow="0" w:firstColumn="0" w:lastColumn="0" w:oddVBand="0" w:evenVBand="0" w:oddHBand="0" w:evenHBand="0" w:firstRowFirstColumn="0" w:firstRowLastColumn="0" w:lastRowFirstColumn="0" w:lastRowLastColumn="0" w:val="100000000000"/>
          <w:del w:author="Jubarte" w:id="171"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2F7B24E8" w14:textId="77777777">
            <w:pPr>
              <w:rPr>
                <w:del w:author="Jubarte" w:id="172" w:date="1970-01-01T00:00:00Z"/>
              </w:rPr>
            </w:pPr>
            <w:del w:author="Jubarte" w:id="173" w:date="1970-01-01T00:00:00Z">
              <w:r>
                <w:rPr>
                  <w:noProof/>
                </w:rPr>
                <w:delText>Lorem ipsum dolor sit amet</w:delText>
              </w:r>
            </w:del>
          </w:p>
        </w:tc>
        <w:tc>
          <w:tcPr>
            <w:tcW w:w="3117" w:type="dxa"/>
          </w:tcPr>
          <w:p w14:paraId="224397AC" w14:textId="77777777">
            <w:pPr>
              <w:cnfStyle w:firstRow="1" w:lastRow="0" w:firstColumn="0" w:lastColumn="0" w:oddVBand="0" w:evenVBand="0" w:oddHBand="0" w:evenHBand="0" w:firstRowFirstColumn="0" w:firstRowLastColumn="0" w:lastRowFirstColumn="0" w:lastRowLastColumn="0" w:val="100000000000"/>
              <w:rPr>
                <w:del w:author="Jubarte" w:id="174" w:date="1970-01-01T00:00:00Z"/>
                <w:b w:val="0"/>
              </w:rPr>
            </w:pPr>
            <w:del w:author="Jubarte" w:id="175" w:date="1970-01-01T00:00:00Z">
              <w:r>
                <w:rPr>
                  <w:noProof/>
                </w:rPr>
                <w:delText>Consectetuer adipiscing elit</w:delText>
              </w:r>
            </w:del>
          </w:p>
        </w:tc>
        <w:tc>
          <w:tcPr>
            <w:tcW w:w="3117" w:type="dxa"/>
          </w:tcPr>
          <w:p w14:paraId="161E6E97" w14:textId="77777777">
            <w:pPr>
              <w:cnfStyle w:firstRow="1" w:lastRow="0" w:firstColumn="0" w:lastColumn="0" w:oddVBand="0" w:evenVBand="0" w:oddHBand="0" w:evenHBand="0" w:firstRowFirstColumn="0" w:firstRowLastColumn="0" w:lastRowFirstColumn="0" w:lastRowLastColumn="0" w:val="100000000000"/>
              <w:rPr>
                <w:del w:author="Jubarte" w:id="176" w:date="1970-01-01T00:00:00Z"/>
              </w:rPr>
            </w:pPr>
            <w:del w:author="Jubarte" w:id="177" w:date="1970-01-01T00:00:00Z">
              <w:r>
                <w:rPr>
                  <w:noProof/>
                </w:rPr>
                <w:delText>Maecenas porttitor congue massa.</w:delText>
              </w:r>
            </w:del>
          </w:p>
        </w:tc>
      </w:tr>
      <w:tr w14:paraId="0BA6A6D4" w14:textId="77777777">
        <w:trPr>
          <w:cnfStyle w:firstRow="0" w:lastRow="0" w:firstColumn="0" w:lastColumn="0" w:oddVBand="0" w:evenVBand="0" w:oddHBand="1" w:evenHBand="0" w:firstRowFirstColumn="0" w:firstRowLastColumn="0" w:lastRowFirstColumn="0" w:lastRowLastColumn="0" w:val="000000100000"/>
          <w:del w:author="Jubarte" w:id="178"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1BFA56A2" w14:textId="77777777">
            <w:pPr>
              <w:rPr>
                <w:del w:author="Jubarte" w:id="179" w:date="1970-01-01T00:00:00Z"/>
              </w:rPr>
            </w:pPr>
            <w:del w:author="Jubarte" w:id="180" w:date="1970-01-01T00:00:00Z">
              <w:r>
                <w:delText>100</w:delText>
              </w:r>
            </w:del>
          </w:p>
        </w:tc>
        <w:tc>
          <w:tcPr>
            <w:tcW w:w="3117" w:type="dxa"/>
          </w:tcPr>
          <w:p w14:paraId="6DDA39C0" w14:textId="77777777">
            <w:pPr>
              <w:cnfStyle w:firstRow="0" w:lastRow="0" w:firstColumn="0" w:lastColumn="0" w:oddVBand="0" w:evenVBand="0" w:oddHBand="1" w:evenHBand="0" w:firstRowFirstColumn="0" w:firstRowLastColumn="0" w:lastRowFirstColumn="0" w:lastRowLastColumn="0" w:val="000000100000"/>
              <w:rPr>
                <w:del w:author="Jubarte" w:id="181" w:date="1970-01-01T00:00:00Z"/>
              </w:rPr>
            </w:pPr>
            <w:del w:author="Jubarte" w:id="182" w:date="1970-01-01T00:00:00Z">
              <w:r>
                <w:delText>200</w:delText>
              </w:r>
            </w:del>
          </w:p>
        </w:tc>
        <w:tc>
          <w:tcPr>
            <w:tcW w:w="3117" w:type="dxa"/>
          </w:tcPr>
          <w:p w14:paraId="67E65DBA" w14:textId="77777777">
            <w:pPr>
              <w:cnfStyle w:firstRow="0" w:lastRow="0" w:firstColumn="0" w:lastColumn="0" w:oddVBand="0" w:evenVBand="0" w:oddHBand="1" w:evenHBand="0" w:firstRowFirstColumn="0" w:firstRowLastColumn="0" w:lastRowFirstColumn="0" w:lastRowLastColumn="0" w:val="000000100000"/>
              <w:rPr>
                <w:del w:author="Jubarte" w:id="183" w:date="1970-01-01T00:00:00Z"/>
              </w:rPr>
            </w:pPr>
            <w:del w:author="Jubarte" w:id="184" w:date="1970-01-01T00:00:00Z">
              <w:r>
                <w:delText>300</w:delText>
              </w:r>
            </w:del>
          </w:p>
        </w:tc>
      </w:tr>
      <w:tr w14:paraId="10B5E2C1" w14:textId="77777777">
        <w:trPr>
          <w:del w:author="Jubarte" w:id="185"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135AC8F8" w14:textId="77777777">
            <w:pPr>
              <w:rPr>
                <w:del w:author="Jubarte" w:id="186" w:date="1970-01-01T00:00:00Z"/>
              </w:rPr>
            </w:pPr>
            <w:del w:author="Jubarte" w:id="187" w:date="1970-01-01T00:00:00Z">
              <w:r>
                <w:delText>400</w:delText>
              </w:r>
            </w:del>
          </w:p>
        </w:tc>
        <w:tc>
          <w:tcPr>
            <w:tcW w:w="3117" w:type="dxa"/>
          </w:tcPr>
          <w:p w14:paraId="1CDC7D2E" w14:textId="77777777">
            <w:pPr>
              <w:cnfStyle w:firstRow="0" w:lastRow="0" w:firstColumn="0" w:lastColumn="0" w:oddVBand="0" w:evenVBand="0" w:oddHBand="0" w:evenHBand="0" w:firstRowFirstColumn="0" w:firstRowLastColumn="0" w:lastRowFirstColumn="0" w:lastRowLastColumn="0" w:val="000000000000"/>
              <w:rPr>
                <w:del w:author="Jubarte" w:id="188" w:date="1970-01-01T00:00:00Z"/>
              </w:rPr>
            </w:pPr>
            <w:del w:author="Jubarte" w:id="189" w:date="1970-01-01T00:00:00Z">
              <w:r>
                <w:delText>500</w:delText>
              </w:r>
            </w:del>
          </w:p>
        </w:tc>
        <w:tc>
          <w:tcPr>
            <w:tcW w:w="3117" w:type="dxa"/>
          </w:tcPr>
          <w:p w14:paraId="51BB1232" w14:textId="77777777">
            <w:pPr>
              <w:cnfStyle w:firstRow="0" w:lastRow="0" w:firstColumn="0" w:lastColumn="0" w:oddVBand="0" w:evenVBand="0" w:oddHBand="0" w:evenHBand="0" w:firstRowFirstColumn="0" w:firstRowLastColumn="0" w:lastRowFirstColumn="0" w:lastRowLastColumn="0" w:val="000000000000"/>
              <w:rPr>
                <w:del w:author="Jubarte" w:id="190" w:date="1970-01-01T00:00:00Z"/>
              </w:rPr>
            </w:pPr>
            <w:del w:author="Jubarte" w:id="191" w:date="1970-01-01T00:00:00Z">
              <w:r>
                <w:delText>600</w:delText>
              </w:r>
            </w:del>
          </w:p>
        </w:tc>
      </w:tr>
    </w:tbl>
    <w:p w14:paraId="2CC8D0BE" w14:textId="77777777">
      <w:pPr>
        <w:rPr>
          <w:del w:author="Jubarte" w:id="192" w:date="1970-01-01T00:00:00Z"/>
        </w:rPr>
      </w:pPr>
    </w:p>
    <w:p w14:paraId="2EFCDF91" w14:textId="77777777">
      <w:pPr>
        <w:rPr>
          <w:del w:author="Jubarte" w:id="193" w:date="1970-01-01T00:00:00Z"/>
        </w:rPr>
      </w:pPr>
      <m:oMathPara>
        <m:oMath>
          <m:sSup>
            <m:sSupPr>
              <m:ctrlPr>
                <w:del w:id="372" w:author="Jubarte" w:date="1970-01-01T00:00:00Z">
                  <w:rPr>
                    <w:rFonts w:ascii="Cambria Math" w:hAnsi="Cambria Math"/>
                  </w:rPr>
                </w:del>
              </m:ctrlPr>
            </m:sSupPr>
            <m:e>
              <m:d>
                <m:dPr>
                  <m:ctrlPr>
                    <w:del w:id="373" w:author="Jubarte" w:date="1970-01-01T00:00:00Z">
                      <w:rPr>
                        <w:rFonts w:ascii="Cambria Math" w:hAnsi="Cambria Math"/>
                      </w:rPr>
                    </w:del>
                  </m:ctrlPr>
                </m:dPr>
                <m:e>
                  <m:r>
                    <w:del w:id="356" w:author="Jubarte" w:date="1970-01-01T00:00:00Z">
                      <w:rPr>
                        <w:rFonts w:ascii="Cambria Math" w:hAnsi="Cambria Math"/>
                      </w:rPr>
                      <m:t>x</m:t>
                    </w:del>
                  </m:r>
                  <m:r>
                    <w:del w:id="357" w:author="Jubarte" w:date="1970-01-01T00:00:00Z">
                      <w:rPr>
                        <w:rFonts w:ascii="Cambria Math" w:hAnsi="Cambria Math"/>
                      </w:rPr>
                      <m:t>+</m:t>
                    </w:del>
                  </m:r>
                  <m:r>
                    <w:del w:id="358" w:author="Jubarte" w:date="1970-01-01T00:00:00Z">
                      <w:rPr>
                        <w:rFonts w:ascii="Cambria Math" w:hAnsi="Cambria Math"/>
                      </w:rPr>
                      <m:t>a</m:t>
                    </w:del>
                  </m:r>
                </m:e>
              </m:d>
            </m:e>
            <m:sup>
              <m:r>
                <w:del w:id="359" w:author="Jubarte" w:date="1970-01-01T00:00:00Z">
                  <w:rPr>
                    <w:rFonts w:ascii="Cambria Math" w:hAnsi="Cambria Math"/>
                  </w:rPr>
                  <m:t>n</m:t>
                </w:del>
              </m:r>
            </m:sup>
          </m:sSup>
          <m:r>
            <w:del w:id="360" w:author="Jubarte" w:date="1970-01-01T00:00:00Z">
              <w:rPr>
                <w:rFonts w:ascii="Cambria Math" w:eastAsia="Cambria Math" w:hAnsi="Cambria Math" w:cs="Cambria Math"/>
              </w:rPr>
              <m:t>=</m:t>
            </w:del>
          </m:r>
          <m:nary>
            <m:naryPr>
              <m:chr m:val="∑"/>
              <m:grow m:val="1"/>
              <m:ctrlPr>
                <w:del w:id="374" w:author="Jubarte" w:date="1970-01-01T00:00:00Z">
                  <w:rPr>
                    <w:rFonts w:ascii="Cambria Math" w:hAnsi="Cambria Math"/>
                  </w:rPr>
                </w:del>
              </m:ctrlPr>
            </m:naryPr>
            <m:sub>
              <m:r>
                <w:del w:id="361" w:author="Jubarte" w:date="1970-01-01T00:00:00Z">
                  <w:rPr>
                    <w:rFonts w:ascii="Cambria Math" w:eastAsia="Cambria Math" w:hAnsi="Cambria Math" w:cs="Cambria Math"/>
                  </w:rPr>
                  <m:t>k</m:t>
                </w:del>
              </m:r>
              <m:r>
                <w:del w:id="362" w:author="Jubarte" w:date="1970-01-01T00:00:00Z">
                  <w:rPr>
                    <w:rFonts w:ascii="Cambria Math" w:eastAsia="Cambria Math" w:hAnsi="Cambria Math" w:cs="Cambria Math"/>
                  </w:rPr>
                  <m:t>=0</m:t>
                </w:del>
              </m:r>
            </m:sub>
            <m:sup>
              <m:r>
                <w:del w:id="363" w:author="Jubarte" w:date="1970-01-01T00:00:00Z">
                  <w:rPr>
                    <w:rFonts w:ascii="Cambria Math" w:eastAsia="Cambria Math" w:hAnsi="Cambria Math" w:cs="Cambria Math"/>
                  </w:rPr>
                  <m:t>n</m:t>
                </w:del>
              </m:r>
            </m:sup>
            <m:e>
              <m:d>
                <m:dPr>
                  <m:ctrlPr>
                    <w:del w:id="375" w:author="Jubarte" w:date="1970-01-01T00:00:00Z">
                      <w:rPr>
                        <w:rFonts w:ascii="Cambria Math" w:hAnsi="Cambria Math"/>
                      </w:rPr>
                    </w:del>
                  </m:ctrlPr>
                </m:dPr>
                <m:e>
                  <m:f>
                    <m:fPr>
                      <m:type m:val="noBar"/>
                      <m:ctrlPr>
                        <w:del w:id="376" w:author="Jubarte" w:date="1970-01-01T00:00:00Z">
                          <w:rPr>
                            <w:rFonts w:ascii="Cambria Math" w:hAnsi="Cambria Math"/>
                          </w:rPr>
                        </w:del>
                      </m:ctrlPr>
                    </m:fPr>
                    <m:num>
                      <m:r>
                        <w:del w:id="364" w:author="Jubarte" w:date="1970-01-01T00:00:00Z">
                          <w:rPr>
                            <w:rFonts w:ascii="Cambria Math" w:eastAsia="Cambria Math" w:hAnsi="Cambria Math" w:cs="Cambria Math"/>
                          </w:rPr>
                          <m:t>n</m:t>
                        </w:del>
                      </m:r>
                    </m:num>
                    <m:den>
                      <m:r>
                        <w:del w:id="365" w:author="Jubarte" w:date="1970-01-01T00:00:00Z">
                          <w:rPr>
                            <w:rFonts w:ascii="Cambria Math" w:eastAsia="Cambria Math" w:hAnsi="Cambria Math" w:cs="Cambria Math"/>
                          </w:rPr>
                          <m:t>k</m:t>
                        </w:del>
                      </m:r>
                    </m:den>
                  </m:f>
                </m:e>
              </m:d>
              <m:sSup>
                <m:sSupPr>
                  <m:ctrlPr>
                    <w:del w:id="377" w:author="Jubarte" w:date="1970-01-01T00:00:00Z">
                      <w:rPr>
                        <w:rFonts w:ascii="Cambria Math" w:hAnsi="Cambria Math"/>
                      </w:rPr>
                    </w:del>
                  </m:ctrlPr>
                </m:sSupPr>
                <m:e>
                  <m:r>
                    <w:del w:id="366" w:author="Jubarte" w:date="1970-01-01T00:00:00Z">
                      <w:rPr>
                        <w:rFonts w:ascii="Cambria Math" w:eastAsia="Cambria Math" w:hAnsi="Cambria Math" w:cs="Cambria Math"/>
                      </w:rPr>
                      <m:t>x</m:t>
                    </w:del>
                  </m:r>
                </m:e>
                <m:sup>
                  <m:r>
                    <w:del w:id="367" w:author="Jubarte" w:date="1970-01-01T00:00:00Z">
                      <w:rPr>
                        <w:rFonts w:ascii="Cambria Math" w:eastAsia="Cambria Math" w:hAnsi="Cambria Math" w:cs="Cambria Math"/>
                      </w:rPr>
                      <m:t>k</m:t>
                    </w:del>
                  </m:r>
                </m:sup>
              </m:sSup>
              <m:sSup>
                <m:sSupPr>
                  <m:ctrlPr>
                    <w:del w:id="378" w:author="Jubarte" w:date="1970-01-01T00:00:00Z">
                      <w:rPr>
                        <w:rFonts w:ascii="Cambria Math" w:hAnsi="Cambria Math"/>
                      </w:rPr>
                    </w:del>
                  </m:ctrlPr>
                </m:sSupPr>
                <m:e>
                  <m:r>
                    <w:del w:id="368" w:author="Jubarte" w:date="1970-01-01T00:00:00Z">
                      <w:rPr>
                        <w:rFonts w:ascii="Cambria Math" w:eastAsia="Cambria Math" w:hAnsi="Cambria Math" w:cs="Cambria Math"/>
                      </w:rPr>
                      <m:t>a</m:t>
                    </w:del>
                  </m:r>
                </m:e>
                <m:sup>
                  <m:r>
                    <w:del w:id="369" w:author="Jubarte" w:date="1970-01-01T00:00:00Z">
                      <w:rPr>
                        <w:rFonts w:ascii="Cambria Math" w:eastAsia="Cambria Math" w:hAnsi="Cambria Math" w:cs="Cambria Math"/>
                      </w:rPr>
                      <m:t>n</m:t>
                    </w:del>
                  </m:r>
                  <m:r>
                    <w:del w:id="370" w:author="Jubarte" w:date="1970-01-01T00:00:00Z">
                      <w:rPr>
                        <w:rFonts w:ascii="Cambria Math" w:eastAsia="Cambria Math" w:hAnsi="Cambria Math" w:cs="Cambria Math"/>
                      </w:rPr>
                      <m:t>-</m:t>
                    </w:del>
                  </m:r>
                  <m:r>
                    <w:del w:id="371" w:author="Jubarte" w:date="1970-01-01T00:00:00Z">
                      <w:rPr>
                        <w:rFonts w:ascii="Cambria Math" w:eastAsia="Cambria Math" w:hAnsi="Cambria Math" w:cs="Cambria Math"/>
                      </w:rPr>
                      <m:t>k</m:t>
                    </w:del>
                  </m:r>
                </m:sup>
              </m:sSup>
            </m:e>
          </m:nary>
        </m:oMath>
      </m:oMathPara>
    </w:p>
    <w:p w14:paraId="36198FA6" w14:textId="77777777">
      <w:pPr>
        <w:rPr>
          <w:del w:author="Jubarte" w:id="195" w:date="1970-01-01T00:00:00Z"/>
        </w:rPr>
      </w:pPr>
      <w:del w:author="Jubarte" w:id="196" w:date="1970-01-01T00:00:00Z">
        <w:r>
          <w:delText>β</w:delText>
        </w:r>
      </w:del>
    </w:p>
    <w:p w14:paraId="0DA8A235" w14:textId="77777777">
      <w:pPr>
        <w:rPr>
          <w:del w:author="Jubarte" w:id="197" w:date="1970-01-01T00:00:00Z"/>
        </w:rPr>
      </w:pPr>
      <w:del w:author="Jubarte" w:id="198" w:date="1970-01-01T00:00:00Z">
        <w:r>
          <w:delText>¥≤≥</w:delText>
        </w:r>
      </w:del>
    </w:p>
    <w:p w14:paraId="196388FF" w14:textId="77777777">
      <w:pPr>
        <w:rPr>
          <w:del w:author="Jubarte" w:id="199" w:date="1970-01-01T00:00:00Z"/>
        </w:rPr>
      </w:pPr>
      <w:del w:author="Jubarte" w:id="200" w:date="1970-01-01T00:00:00Z">
        <w:r>
          <w:fldChar w:fldCharType="begin"/>
        </w:r>
        <w:r>
          <w:delInstrText xml:space="preserve"> DATE \@ "dddd, MMMM d, yyyy" </w:delInstrText>
        </w:r>
        <w:r>
          <w:fldChar w:fldCharType="separate"/>
        </w:r>
        <w:r>
          <w:rPr>
            <w:noProof/>
          </w:rPr>
          <w:delText>Wednesday, November 18, 2015</w:delText>
        </w:r>
        <w:r>
          <w:fldChar w:fldCharType="end"/>
        </w:r>
      </w:del>
    </w:p>
    <w:p w14:paraId="1A8B6BE4" w14:textId="77777777">
      <w:pPr>
        <w:rPr>
          <w:del w:author="Jubarte" w:id="201" w:date="1970-01-01T00:00:00Z"/>
        </w:rPr>
      </w:pPr>
    </w:p>
    <w:p w14:paraId="71B6C7B7" w14:textId="77777777">
      <w:pPr>
        <w:rPr>
          <w:del w:author="Jubarte" w:id="202" w:date="1970-01-01T00:00:00Z"/>
        </w:rPr>
      </w:pPr>
      <w:del w:author="Jubarte" w:id="203" w:date="1970-01-01T00:00: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0C18B909" w14:textId="77777777">
      <w:pPr>
        <w:rPr>
          <w:del w:author="Jubarte" w:id="204" w:date="1970-01-01T00:00:00Z"/>
        </w:rPr>
      </w:pPr>
      <w:del w:author="Jubarte" w:id="205" w:date="1970-01-01T00:00:00Z">
        <w:r>
          <w:delText>Following hyperlink is to a bookmark on this same page.</w:delText>
        </w:r>
      </w:del>
    </w:p>
    <w:p w14:paraId="2B7F43FF" w14:textId="77777777">
      <w:pPr>
        <w:rPr>
          <w:del w:author="Jubarte" w:id="206" w:date="1970-01-01T00:00:00Z"/>
        </w:rPr>
      </w:pPr>
      <w:del w:author="Jubarte" w:id="207" w:date="1970-01-01T00:00:00Z">
        <w:r>
          <w:fldChar w:fldCharType="begin"/>
        </w:r>
        <w:r>
          <w:delInstrText>HYPERLINK \l "ABookmark"</w:delInstrText>
        </w:r>
        <w:r>
          <w:fldChar w:fldCharType="separate"/>
        </w:r>
        <w:r>
          <w:rPr>
            <w:rStyle w:val="Hyperlink"/>
          </w:rPr>
          <w:delText>Video provides a powerful</w:delText>
        </w:r>
        <w:r>
          <w:fldChar w:fldCharType="end"/>
        </w:r>
        <w:r>
          <w:delText xml:space="preserve"> way to help you prove your point.</w:delText>
        </w:r>
      </w:del>
    </w:p>
    <w:p w14:paraId="4C604A2E" w14:textId="77777777">
      <w:pPr>
        <w:rPr>
          <w:del w:author="Jubarte" w:id="208" w:date="1970-01-01T00:00:00Z"/>
        </w:rPr>
      </w:pPr>
      <w:del w:author="Jubarte" w:id="209" w:date="1970-01-01T00:00:00Z">
        <w:r>
          <w:delText>When you click Online Video, you can paste in the embed code for the video you want to add.</w:delText>
        </w:r>
      </w:del>
    </w:p>
    <w:p w14:paraId="250A978F" w14:textId="77777777">
      <w:pPr>
        <w:rPr>
          <w:del w:author="Jubarte" w:id="210" w:date="1970-01-01T00:00:00Z"/>
        </w:rPr>
      </w:pPr>
      <w:del w:author="Jubarte" w:id="211" w:date="1970-01-01T00:00:00Z">
        <w:r>
          <w:delText>When you click Design and choose a new Theme, the pictures, charts, and SmartArt graphics change to match your new theme.</w:delText>
        </w:r>
      </w:del>
    </w:p>
    <w:p w14:paraId="2265226A" w14:textId="77777777">
      <w:pPr>
        <w:rPr>
          <w:del w:author="Jubarte" w:id="212" w:date="1970-01-01T00:00:00Z"/>
        </w:rPr>
      </w:pPr>
      <w:del w:author="Jubarte" w:id="213" w:date="1970-01-01T00:00:00Z">
        <w:bookmarkStart w:id="379" w:name="ABookmark"/>
        <w:r>
          <w:rPr>
            <w:highlight w:val="yellow"/>
          </w:rPr>
          <w:delText>This is the bookmark here.</w:delText>
        </w:r>
        <w:bookmarkEnd w:id="379"/>
        <w:r>
          <w:delText xml:space="preserve"> Your headings change to match the new theme.</w:delText>
        </w:r>
      </w:del>
    </w:p>
    <w:p w14:paraId="1CE611B4" w14:textId="77777777">
      <w:pPr>
        <w:rPr>
          <w:del w:author="Jubarte" w:id="214" w:date="1970-01-01T00:00:00Z"/>
        </w:rPr>
      </w:pPr>
      <w:del w:author="Jubarte" w:id="215" w:date="1970-01-01T00:00:00Z">
        <w:r>
          <w:delText>Save time in Word with new buttons that show up where you need them.</w:delText>
        </w:r>
      </w:del>
    </w:p>
    <w:p w14:paraId="4141EE06" w14:textId="77777777">
      <w:pPr>
        <w:pStyle w:val="ListParagraph"/>
        <w:numPr>
          <w:ilvl w:val="0"/>
          <w:numId w:val="2"/>
        </w:numPr>
        <w:rPr>
          <w:del w:author="Jubarte" w:id="216" w:date="1970-01-01T00:00:00Z"/>
          <w:noProof/>
        </w:rPr>
      </w:pPr>
      <w:del w:author="Jubarte" w:id="217" w:date="1970-01-01T00:00:00Z">
        <w:r>
          <w:rPr>
            <w:noProof/>
          </w:rPr>
          <w:delText>Lorem ipsum dolor sit amet, consectetuer adipiscing elit.</w:delText>
        </w:r>
      </w:del>
    </w:p>
    <w:p w14:paraId="19552889" w14:textId="77777777">
      <w:pPr>
        <w:pStyle w:val="ListParagraph"/>
        <w:numPr>
          <w:ilvl w:val="0"/>
          <w:numId w:val="2"/>
        </w:numPr>
        <w:rPr>
          <w:del w:author="Jubarte" w:id="218" w:date="1970-01-01T00:00:00Z"/>
          <w:noProof/>
        </w:rPr>
      </w:pPr>
      <w:del w:author="Jubarte" w:id="219" w:date="1970-01-01T00:00:00Z">
        <w:r>
          <w:rPr>
            <w:noProof/>
          </w:rPr>
          <w:delText>Maecenas porttitor congue massa.</w:delText>
        </w:r>
      </w:del>
    </w:p>
    <w:p w14:paraId="7300C6C4" w14:textId="77777777">
      <w:pPr>
        <w:pStyle w:val="ListParagraph"/>
        <w:numPr>
          <w:ilvl w:val="0"/>
          <w:numId w:val="2"/>
        </w:numPr>
        <w:rPr>
          <w:del w:author="Jubarte" w:id="220" w:date="1970-01-01T00:00:00Z"/>
          <w:noProof/>
        </w:rPr>
      </w:pPr>
      <w:del w:author="Jubarte" w:id="221" w:date="1970-01-01T00:00:00Z">
        <w:r>
          <w:rPr>
            <w:noProof/>
          </w:rPr>
          <w:delText>Fusce posuere, magna sed pulvinar ultricies, purus lectus malesuada libero, sit amet commodo ma</w:delText>
        </w:r>
        <w:r>
          <w:rPr>
            <w:noProof/>
          </w:rPr>
          <w:delText>gna eros quis urna.</w:delText>
        </w:r>
      </w:del>
    </w:p>
    <w:p w14:paraId="7FD6337A" w14:textId="77777777">
      <w:pPr>
        <w:pStyle w:val="ListParagraph"/>
        <w:numPr>
          <w:ilvl w:val="0"/>
          <w:numId w:val="2"/>
        </w:numPr>
        <w:rPr>
          <w:del w:author="Jubarte" w:id="222" w:date="1970-01-01T00:00:00Z"/>
          <w:noProof/>
        </w:rPr>
      </w:pPr>
      <w:del w:author="Jubarte" w:id="223" w:date="1970-01-01T00:00:00Z">
        <w:r>
          <w:rPr>
            <w:noProof/>
          </w:rPr>
          <w:delText>Nunc viverra imperdiet enim.</w:delText>
        </w:r>
      </w:del>
    </w:p>
    <w:p w14:paraId="5781CD46" w14:textId="77777777">
      <w:pPr>
        <w:pStyle w:val="ListParagraph"/>
        <w:numPr>
          <w:ilvl w:val="0"/>
          <w:numId w:val="2"/>
        </w:numPr>
        <w:rPr>
          <w:del w:author="Jubarte" w:id="224" w:date="1970-01-01T00:00:00Z"/>
        </w:rPr>
      </w:pPr>
      <w:del w:author="Jubarte" w:id="225" w:date="1970-01-01T00:00:00Z">
        <w:r>
          <w:rPr>
            <w:noProof/>
          </w:rPr>
          <w:delText>Fusce est.</w:delText>
        </w:r>
      </w:del>
    </w:p>
    <w:p w14:paraId="29ACDD4F" w14:textId="77777777">
      <w:pPr>
        <w:rPr>
          <w:del w:author="Jubarte" w:id="226" w:date="1970-01-01T00:00:00Z"/>
        </w:rPr>
      </w:pPr>
      <w:del w:author="Jubarte" w:id="227" w:date="1970-01-01T00:00:00Z">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del w:author="Jubarte" w:id="228" w:date="1970-01-01T00:00:00Z">
                            <w:r>
                              <w:delText>Here is a text box.</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w:r>
      </w:del>
    </w:p>
    <w:p w14:paraId="67B2E23C" w14:textId="77777777">
      <w:pPr>
        <w:rPr>
          <w:del w:author="Jubarte" w:id="229" w:date="1970-01-01T00:00:00Z"/>
        </w:rPr>
      </w:pPr>
      <w:del w:author="Jubarte" w:id="230" w:date="1970-01-01T00:00:00Z">
        <w:r>
          <mc:AlternateContent>
            <mc:Choice Requires="v">
              <w:object w:dxaOrig="362.05pt" w:dyaOrig="146.40pt" w14:anchorId="4A6550F0">
                <v:shapetype id="1"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type="#1" style="width:361.9pt;height:145.9pt" o:ole="">
                  <v:imagedata r:id="rId18" o:title=""/>
                </v:shape>
                <o:OLEObject Type="Embed" ProgID="Excel.Sheet.12" ShapeID="1" DrawAspect="Content" ObjectID="_1509346857"/>
              </w:object>
            </mc:Choice>
            <mc:Fallback>
              <w:object>
                <w:drawing>
                  <wp:inline distT="0" distB="0" distL="0" distR="0" wp14:anchorId="18E39AA7" wp14:editId="3BA6F1D7">
                    <wp:extent cx="4596130" cy="1852930"/>
                    <wp:effectExtent l="0" t="0" r="0" b="0"/>
                    <wp:docPr id="16"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a:extLst>
                                <a:ext uri="{837473B0-CC2E-450a-ABE3-18F120FF3D37}">
                                  <a15:objectPr xmlns:a15="http://schemas.microsoft.com/office/drawing/2012/main" objectId="_1509346857"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6130" cy="1852930"/>
                            </a:xfrm>
                            <a:prstGeom prst="rect">
                              <a:avLst/>
                            </a:prstGeom>
                            <a:noFill/>
                            <a:ln>
                              <a:noFill/>
                            </a:ln>
                          </pic:spPr>
                        </pic:pic>
                      </a:graphicData>
                    </a:graphic>
                  </wp:inline>
                </w:drawing>
                <w:objectEmbed w:drawAspect="content" r:id="rId19" w:progId="Excel.Sheet.12" w:shapeId="16" w:fieldCodes=""/>
              </w:object>
            </mc:Fallback>
          </mc:AlternateContent>
        </w:r>
      </w:del>
    </w:p>
    <w:p w14:paraId="549DFD06" w14:textId="77777777">
      <w:pPr>
        <w:pStyle w:val="Heading1"/>
        <w:rPr>
          <w:del w:author="Jubarte" w:id="231" w:date="1970-01-01T00:00:00Z"/>
        </w:rPr>
      </w:pPr>
      <w:del w:author="Jubarte" w:id="232" w:date="1970-01-01T00:00:00Z">
        <w:bookmarkStart w:id="380" w:name="_MON_1476039688"/>
        <w:bookmarkEnd w:id="380"/>
        <w:r>
          <w:delText>Heading1</w:delText>
        </w:r>
      </w:del>
    </w:p>
    <w:p w14:paraId="4C00B83B" w14:textId="77777777">
      <w:pPr>
        <w:rPr>
          <w:del w:author="Jubarte" w:id="233" w:date="1970-01-01T00:00:00Z"/>
        </w:rPr>
      </w:pPr>
      <w:del w:author="Jubarte" w:id="234" w:date="1970-01-01T00:00: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52A87C3C" w14:textId="77777777">
      <w:pPr>
        <w:rPr>
          <w:del w:author="Jubarte" w:id="235" w:date="1970-01-01T00:00:00Z"/>
        </w:rPr>
      </w:pPr>
      <w:del w:author="Jubarte" w:id="236" w:date="1970-01-01T00:00: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4B2EA9B" w14:textId="77777777">
      <w:pPr>
        <w:pStyle w:val="Heading2"/>
        <w:rPr>
          <w:del w:author="Jubarte" w:id="237" w:date="1970-01-01T00:00:00Z"/>
        </w:rPr>
      </w:pPr>
      <w:del w:author="Jubarte" w:id="238" w:date="1970-01-01T00:00:00Z">
        <w:r>
          <w:delText>Heading 2</w:delText>
        </w:r>
      </w:del>
    </w:p>
    <w:p w14:paraId="7EDF09DB" w14:textId="77777777">
      <w:pPr>
        <w:rPr>
          <w:del w:author="Jubarte" w:id="239" w:date="1970-01-01T00:00:00Z"/>
        </w:rPr>
      </w:pPr>
      <w:del w:author="Jubarte" w:id="240" w:date="1970-01-01T00:00: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D8A16AF" w14:textId="77777777">
      <w:pPr>
        <w:rPr>
          <w:del w:author="Jubarte" w:id="241" w:date="1970-01-01T00:00:00Z"/>
        </w:rPr>
      </w:pPr>
      <w:del w:author="Jubarte" w:id="242" w:date="1970-01-01T00:00:00Z">
        <w:r>
          <w:delText>Save time in Word with new buttons that show up where you need them. To change the way a picture fits in your document, click it and a button for layout options appears next to it. When you work on a table, click where you want to add a row or a column, and then click the plus sign.</w:delText>
        </w:r>
      </w:del>
    </w:p>
    <w:p w14:paraId="459528CA" w14:textId="77777777">
      <w:pPr>
        <w:rPr>
          <w:del w:author="Jubarte" w:id="243" w:date="1970-01-01T00:00:00Z"/>
        </w:rPr>
      </w:pPr>
      <w:del w:author="Jubarte" w:id="244" w:date="1970-01-01T00:00:00Z">
        <w:r>
          <w:delText>Reading is easier, too, in the new Reading view. You can collapse parts of the document and focus on the text you want. If you need to stop reading before you reach the end, Word remembers where you left off - even on another device.</w:delText>
        </w:r>
      </w:del>
    </w:p>
    <w:p w14:paraId="064AB8D5" w14:textId="77777777">
      <w:pPr>
        <w:rPr>
          <w:del w:author="Jubarte" w:id="245" w:date="1970-01-01T00:00: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pPr>
            <w:pStyle w:val="TOCHeading"/>
            <w:rPr>
              <w:del w:author="Jubarte" w:id="246" w:date="1970-01-01T00:00:00Z"/>
            </w:rPr>
          </w:pPr>
          <w:del w:author="Jubarte" w:id="247" w:date="1970-01-01T00:00:00Z">
            <w:r>
              <w:delText>Contents</w:delText>
            </w:r>
          </w:del>
        </w:p>
        <w:p w14:paraId="7F1121EE" w14:textId="77777777">
          <w:pPr>
            <w:pStyle w:val="TOC1"/>
            <w:tabs>
              <w:tab w:val="end" w:leader="dot" w:pos="9350"/>
            </w:tabs>
            <w:rPr>
              <w:del w:author="Jubarte" w:id="248" w:date="1970-01-01T00:00:00Z"/>
              <w:noProof/>
            </w:rPr>
          </w:pPr>
          <w:del w:author="Jubarte" w:id="249" w:date="1970-01-01T00:00:00Z">
            <w:r>
              <w:fldChar w:fldCharType="begin"/>
            </w:r>
            <w:r>
              <w:delInstrText xml:space="preserve"> TOC \o "1-3" \h \z \u </w:delInstrText>
            </w:r>
            <w:r>
              <w:fldChar w:fldCharType="separate"/>
            </w:r>
            <w:r>
              <w:fldChar w:fldCharType="begin"/>
            </w:r>
            <w:r>
              <w:delInstrText>HYPERLINK \l "_Toc402299822"</w:delInstrText>
            </w:r>
            <w:r>
              <w:fldChar w:fldCharType="separate"/>
            </w:r>
            <w:r>
              <w:rPr>
                <w:rStyle w:val="Hyperlink"/>
                <w:noProof/>
              </w:rPr>
              <w:delText>Heading 1</w:delText>
            </w:r>
            <w:r>
              <w:rPr>
                <w:rStyle w:val="Hyperlink"/>
                <w:noProof/>
                <w:webHidden/>
              </w:rPr>
              <w:tab/>
            </w:r>
            <w:r>
              <w:rPr>
                <w:rStyle w:val="Hyperlink"/>
                <w:noProof/>
                <w:webHidden/>
              </w:rPr>
              <w:fldChar w:fldCharType="begin"/>
            </w:r>
            <w:r>
              <w:rPr>
                <w:rStyle w:val="Hyperlink"/>
                <w:noProof/>
                <w:webHidden/>
              </w:rPr>
              <w:delInstrText xml:space="preserve"> PAGEREF _Toc402299822 \h </w:delInstrText>
            </w:r>
            <w:r>
              <w:rPr>
                <w:rStyle w:val="Hyperlink"/>
                <w:noProof/>
                <w:webHidden/>
              </w:rPr>
              <w:fldChar w:fldCharType="separate"/>
            </w:r>
            <w:r>
              <w:rPr>
                <w:rStyle w:val="Hyperlink"/>
                <w:noProof/>
                <w:webHidden/>
              </w:rPr>
              <w:delText>1</w:delText>
            </w:r>
            <w:r>
              <w:rPr>
                <w:rStyle w:val="Hyperlink"/>
                <w:noProof/>
                <w:webHidden/>
              </w:rPr>
              <w:fldChar w:fldCharType="end"/>
            </w:r>
            <w:r>
              <w:fldChar w:fldCharType="end"/>
            </w:r>
          </w:del>
        </w:p>
        <w:p w14:paraId="4F4FA75D" w14:textId="77777777">
          <w:pPr>
            <w:pStyle w:val="TOC2"/>
            <w:tabs>
              <w:tab w:val="end" w:leader="dot" w:pos="9350"/>
            </w:tabs>
            <w:rPr>
              <w:del w:author="Jubarte" w:id="250" w:date="1970-01-01T00:00:00Z"/>
              <w:noProof/>
            </w:rPr>
          </w:pPr>
          <w:del w:author="Jubarte" w:id="251" w:date="1970-01-01T00:00:00Z">
            <w:r>
              <w:fldChar w:fldCharType="begin"/>
            </w:r>
            <w:r>
              <w:delInstrText>HYPERLINK \l "_Toc402299823"</w:delInstrText>
            </w:r>
            <w:r>
              <w:fldChar w:fldCharType="separate"/>
            </w:r>
            <w:r>
              <w:rPr>
                <w:rStyle w:val="Hyperlink"/>
                <w:noProof/>
              </w:rPr>
              <w:delText>Heading 2</w:delText>
            </w:r>
            <w:r>
              <w:rPr>
                <w:rStyle w:val="Hyperlink"/>
                <w:noProof/>
                <w:webHidden/>
              </w:rPr>
              <w:tab/>
            </w:r>
            <w:r>
              <w:rPr>
                <w:rStyle w:val="Hyperlink"/>
                <w:noProof/>
                <w:webHidden/>
              </w:rPr>
              <w:fldChar w:fldCharType="begin"/>
            </w:r>
            <w:r>
              <w:rPr>
                <w:rStyle w:val="Hyperlink"/>
                <w:noProof/>
                <w:webHidden/>
              </w:rPr>
              <w:delInstrText xml:space="preserve"> PAGEREF _Toc402299823 \h </w:delInstrText>
            </w:r>
            <w:r>
              <w:rPr>
                <w:rStyle w:val="Hyperlink"/>
                <w:noProof/>
                <w:webHidden/>
              </w:rPr>
              <w:fldChar w:fldCharType="separate"/>
            </w:r>
            <w:r>
              <w:rPr>
                <w:rStyle w:val="Hyperlink"/>
                <w:noProof/>
                <w:webHidden/>
              </w:rPr>
              <w:delText>1</w:delText>
            </w:r>
            <w:r>
              <w:rPr>
                <w:rStyle w:val="Hyperlink"/>
                <w:noProof/>
                <w:webHidden/>
              </w:rPr>
              <w:fldChar w:fldCharType="end"/>
            </w:r>
            <w:r>
              <w:fldChar w:fldCharType="end"/>
            </w:r>
          </w:del>
        </w:p>
        <w:p w14:paraId="3DD47706" w14:textId="77777777">
          <w:pPr>
            <w:pStyle w:val="TOC1"/>
            <w:tabs>
              <w:tab w:val="end" w:leader="dot" w:pos="9350"/>
            </w:tabs>
            <w:rPr>
              <w:del w:author="Jubarte" w:id="252" w:date="1970-01-01T00:00:00Z"/>
              <w:noProof/>
            </w:rPr>
          </w:pPr>
          <w:del w:author="Jubarte" w:id="253" w:date="1970-01-01T00:00:00Z">
            <w:r>
              <w:fldChar w:fldCharType="begin"/>
            </w:r>
            <w:r>
              <w:delInstrText>HYPERLINK \l "_Toc402299824"</w:delInstrText>
            </w:r>
            <w:r>
              <w:fldChar w:fldCharType="separate"/>
            </w:r>
            <w:r>
              <w:rPr>
                <w:rStyle w:val="Hyperlink"/>
                <w:noProof/>
              </w:rPr>
              <w:delText>Heading 1 again</w:delText>
            </w:r>
            <w:r>
              <w:rPr>
                <w:rStyle w:val="Hyperlink"/>
                <w:noProof/>
                <w:webHidden/>
              </w:rPr>
              <w:tab/>
            </w:r>
            <w:r>
              <w:rPr>
                <w:rStyle w:val="Hyperlink"/>
                <w:noProof/>
                <w:webHidden/>
              </w:rPr>
              <w:fldChar w:fldCharType="begin"/>
            </w:r>
            <w:r>
              <w:rPr>
                <w:rStyle w:val="Hyperlink"/>
                <w:noProof/>
                <w:webHidden/>
              </w:rPr>
              <w:delInstrText xml:space="preserve"> PAGEREF _Toc402299824 \h </w:delInstrText>
            </w:r>
            <w:r>
              <w:rPr>
                <w:rStyle w:val="Hyperlink"/>
                <w:noProof/>
                <w:webHidden/>
              </w:rPr>
              <w:fldChar w:fldCharType="separate"/>
            </w:r>
            <w:r>
              <w:rPr>
                <w:rStyle w:val="Hyperlink"/>
                <w:noProof/>
                <w:webHidden/>
              </w:rPr>
              <w:delText>1</w:delText>
            </w:r>
            <w:r>
              <w:rPr>
                <w:rStyle w:val="Hyperlink"/>
                <w:noProof/>
                <w:webHidden/>
              </w:rPr>
              <w:fldChar w:fldCharType="end"/>
            </w:r>
            <w:r>
              <w:fldChar w:fldCharType="end"/>
            </w:r>
          </w:del>
        </w:p>
        <w:p w14:paraId="1AE6EBA9" w14:textId="77777777">
          <w:pPr>
            <w:pStyle w:val="TOC2"/>
            <w:tabs>
              <w:tab w:val="end" w:leader="dot" w:pos="9350"/>
            </w:tabs>
            <w:rPr>
              <w:del w:author="Jubarte" w:id="254" w:date="1970-01-01T00:00:00Z"/>
              <w:noProof/>
            </w:rPr>
          </w:pPr>
          <w:del w:author="Jubarte" w:id="255" w:date="1970-01-01T00:00:00Z">
            <w:r>
              <w:fldChar w:fldCharType="begin"/>
            </w:r>
            <w:r>
              <w:delInstrText>HYPERLINK \l "_Toc402299825"</w:delInstrText>
            </w:r>
            <w:r>
              <w:fldChar w:fldCharType="separate"/>
            </w:r>
            <w:r>
              <w:rPr>
                <w:rStyle w:val="Hyperlink"/>
                <w:noProof/>
              </w:rPr>
              <w:delText>Heading 2 again</w:delText>
            </w:r>
            <w:r>
              <w:rPr>
                <w:rStyle w:val="Hyperlink"/>
                <w:noProof/>
                <w:webHidden/>
              </w:rPr>
              <w:tab/>
            </w:r>
            <w:r>
              <w:rPr>
                <w:rStyle w:val="Hyperlink"/>
                <w:noProof/>
                <w:webHidden/>
              </w:rPr>
              <w:fldChar w:fldCharType="begin"/>
            </w:r>
            <w:r>
              <w:rPr>
                <w:rStyle w:val="Hyperlink"/>
                <w:noProof/>
                <w:webHidden/>
              </w:rPr>
              <w:delInstrText xml:space="preserve"> PAGEREF _Toc402299825 \h </w:delInstrText>
            </w:r>
            <w:r>
              <w:rPr>
                <w:rStyle w:val="Hyperlink"/>
                <w:noProof/>
                <w:webHidden/>
              </w:rPr>
              <w:fldChar w:fldCharType="separate"/>
            </w:r>
            <w:r>
              <w:rPr>
                <w:rStyle w:val="Hyperlink"/>
                <w:noProof/>
                <w:webHidden/>
              </w:rPr>
              <w:delText>1</w:delText>
            </w:r>
            <w:r>
              <w:rPr>
                <w:rStyle w:val="Hyperlink"/>
                <w:noProof/>
                <w:webHidden/>
              </w:rPr>
              <w:fldChar w:fldCharType="end"/>
            </w:r>
            <w:r>
              <w:fldChar w:fldCharType="end"/>
            </w:r>
          </w:del>
        </w:p>
        <w:p w14:paraId="27EB7B00" w14:textId="77777777">
          <w:pPr>
            <w:rPr>
              <w:del w:author="Jubarte" w:id="256" w:date="1970-01-01T00:00:00Z"/>
            </w:rPr>
          </w:pPr>
          <w:del w:author="Jubarte" w:id="257" w:date="1970-01-01T00:00:00Z">
            <w:r>
              <w:rPr>
                <w:b/>
                <w:bCs/>
                <w:noProof/>
              </w:rPr>
              <w:fldChar w:fldCharType="end"/>
            </w:r>
          </w:del>
        </w:p>
      </w:sdtContent>
    </w:sdt>
    <w:p w14:paraId="0FDA8938" w14:textId="77777777">
      <w:pPr>
        <w:rPr>
          <w:del w:author="Jubarte" w:id="258" w:date="1970-01-01T00:00:00Z"/>
        </w:rPr>
      </w:pPr>
    </w:p>
    <w:p w14:paraId="4DCED121" w14:textId="77777777">
      <w:pPr>
        <w:rPr>
          <w:del w:author="Jubarte" w:id="259" w:date="1970-01-01T00:00:00Z"/>
        </w:rPr>
      </w:pPr>
    </w:p>
    <w:p w14:paraId="1239CA24" w14:textId="77777777">
      <w:pPr>
        <w:rPr>
          <w:del w:author="Jubarte" w:id="260" w:date="1970-01-01T00:00:00Z"/>
        </w:rPr>
      </w:pPr>
    </w:p>
    <w:p w14:paraId="4E0C70D0" w14:textId="77777777">
      <w:pPr>
        <w:pStyle w:val="Heading1"/>
        <w:rPr>
          <w:del w:author="Jubarte" w:id="261" w:date="1970-01-01T00:00:00Z"/>
        </w:rPr>
      </w:pPr>
      <w:del w:author="Jubarte" w:id="262" w:date="1970-01-01T00:00:00Z">
        <w:bookmarkStart w:id="381" w:name="_Toc402299822"/>
        <w:r>
          <w:delText>Heading 1</w:delText>
        </w:r>
        <w:bookmarkEnd w:id="381"/>
      </w:del>
    </w:p>
    <w:p w14:paraId="4E50BC12" w14:textId="77777777">
      <w:pPr>
        <w:pStyle w:val="Heading2"/>
        <w:rPr>
          <w:del w:author="Jubarte" w:id="263" w:date="1970-01-01T00:00:00Z"/>
        </w:rPr>
      </w:pPr>
      <w:del w:author="Jubarte" w:id="264" w:date="1970-01-01T00:00:00Z">
        <w:bookmarkStart w:id="382" w:name="_Toc402299823"/>
        <w:r>
          <w:delText>Heading 2</w:delText>
        </w:r>
        <w:bookmarkEnd w:id="382"/>
      </w:del>
    </w:p>
    <w:p w14:paraId="0A4BD695" w14:textId="77777777">
      <w:pPr>
        <w:pStyle w:val="Heading1"/>
        <w:rPr>
          <w:del w:author="Jubarte" w:id="265" w:date="1970-01-01T00:00:00Z"/>
        </w:rPr>
      </w:pPr>
      <w:del w:author="Jubarte" w:id="266" w:date="1970-01-01T00:00:00Z">
        <w:bookmarkStart w:id="383" w:name="_Toc402299824"/>
        <w:r>
          <w:delText>Heading 1 again</w:delText>
        </w:r>
        <w:bookmarkEnd w:id="383"/>
      </w:del>
    </w:p>
    <w:p w14:paraId="1A73D604" w14:textId="77777777">
      <w:pPr>
        <w:pStyle w:val="Heading2"/>
        <w:rPr>
          <w:del w:author="Jubarte" w:id="267" w:date="1970-01-01T00:00:00Z"/>
        </w:rPr>
      </w:pPr>
      <w:del w:author="Jubarte" w:id="268" w:date="1970-01-01T00:00:00Z">
        <w:bookmarkStart w:id="384" w:name="_Toc402299825"/>
        <w:r>
          <w:delText>Heading 2 again</w:delText>
        </w:r>
        <w:bookmarkEnd w:id="384"/>
      </w:del>
    </w:p>
    <w:p w14:paraId="68E620A8" w14:textId="77777777">
      <w:pPr>
        <w:rPr>
          <w:del w:author="Jubarte" w:id="269" w:date="1970-01-01T00:00:00Z"/>
        </w:rPr>
      </w:pPr>
    </w:p>
    <w:p w14:paraId="5F7FB8A0" w14:textId="77777777">
      <w:pPr>
        <w:rPr>
          <w:del w:author="Jubarte" w:id="270" w:date="1970-01-01T00:00:00Z"/>
        </w:rPr>
      </w:pPr>
      <w:del w:author="Jubarte" w:id="271" w:date="1970-01-01T00:00:00Z">
        <w:r>
          <w:rPr>
            <w:noProof/>
          </w:rPr>
          <w:drawing>
            <wp:inline distT="0" distB="0" distL="0" distR="0" wp14:anchorId="2BDEF569" wp14:editId="2379780A">
              <wp:extent cx="5943600" cy="461899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del>
    </w:p>
    <w:p w14:paraId="41DACC09" w14:textId="77777777">
      <w:pPr>
        <w:rPr>
          <w:del w:author="Jubarte" w:id="272" w:date="1970-01-01T00:00:00Z"/>
        </w:rPr>
      </w:pPr>
      <w:del w:author="Jubarte" w:id="273" w:date="1970-01-01T00:00:00Z">
        <w:r>
          <w:delText>This is a section that is in landscape mode.</w:delText>
        </w:r>
      </w:del>
    </w:p>
    <w:p w14:paraId="01D23D0E" w14:textId="77777777">
      <w:pPr>
        <w:rPr>
          <w:del w:author="Jubarte" w:id="274" w:date="1970-01-01T00:00:00Z"/>
        </w:rPr>
        <w:sectPr>
          <w:headerReference w:type="even" r:id="rId22"/>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720" w:footer="720" w:gutter="0"/>
          <w:cols w:space="720"/>
          <w:docGrid w:linePitch="360"/>
        </w:sectPr>
      </w:pPr>
    </w:p>
    <w:p w14:paraId="797CF602" w14:textId="77777777">
      <w:pPr>
        <w:rPr>
          <w:del w:author="Jubarte" w:id="275" w:date="1970-01-01T00:00:00Z"/>
        </w:rPr>
        <w:sectPr>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pPr>
      <w:del w:author="Jubarte" w:id="276" w:date="1970-01-01T00:00:00Z">
        <w:r>
          <w:delText>This is in the following section.</w:delText>
        </w:r>
      </w:del>
    </w:p>
    <w:p w14:paraId="49F6A636" w14:textId="77777777">
      <w:pPr>
        <w:jc w:val="right"/>
        <w:rPr>
          <w:del w:author="Jubarte" w:id="277" w:date="1970-01-01T00:00:00Z"/>
        </w:rPr>
      </w:pPr>
      <w:del w:author="Jubarte" w:id="278" w:date="1970-01-01T00:00: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16533D5C" w14:textId="77777777">
      <w:pPr>
        <w:rPr>
          <w:del w:author="Jubarte" w:id="279" w:date="1970-01-01T00:00:00Z"/>
        </w:rPr>
      </w:pPr>
      <w:del w:author="Jubarte" w:id="280" w:date="1970-01-01T00:00:00Z">
        <w:r>
          <w:delText xml:space="preserve">Video provides a </w:delText>
        </w:r>
        <w:r>
          <w:rPr>
            <w:rStyle w:val="FootnoteReference"/>
          </w:rPr>
          <w:footnoteReference w:id="1"/>
        </w:r>
        <w:r>
          <w:delText>powerful way to help you prove your point.</w:delText>
        </w:r>
      </w:del>
    </w:p>
    <w:p w14:paraId="1265C0CD" w14:textId="77777777">
      <w:pPr>
        <w:rPr>
          <w:del w:author="Jubarte" w:id="281" w:date="1970-01-01T00:00:00Z"/>
          <w:rFonts w:ascii="Wide Latin" w:hAnsi="Wide Latin"/>
        </w:rPr>
      </w:pPr>
      <w:del w:author="Jubarte" w:id="282" w:date="1970-01-01T00:00:00Z">
        <w:r>
          <w:rPr>
            <w:rFonts w:ascii="Wide Latin" w:hAnsi="Wide Latin"/>
          </w:rPr>
          <w:delText xml:space="preserve">Video provides a powerful way to help you </w:delText>
        </w:r>
        <w:r>
          <w:rPr>
            <w:rFonts w:ascii="Wide Latin" w:hAnsi="Wide Latin"/>
          </w:rPr>
          <w:delText>prove your point.</w:delText>
        </w:r>
      </w:del>
    </w:p>
    <w:p w14:paraId="64A22BCC" w14:textId="77777777">
      <w:pPr>
        <w:rPr>
          <w:del w:author="Jubarte" w:id="283" w:date="1970-01-01T00:00:00Z"/>
          <w:rFonts w:ascii="Times New Roman" w:hAnsi="Times New Roman" w:cs="Times New Roman"/>
          <w:sz w:val="40"/>
        </w:rPr>
      </w:pPr>
      <w:del w:author="Jubarte" w:id="284" w:date="1970-01-01T00:00:00Z">
        <w:r>
          <w:rPr>
            <w:rFonts w:ascii="Times New Roman" w:hAnsi="Times New Roman" w:cs="Times New Roman"/>
            <w:sz w:val="40"/>
          </w:rPr>
          <w:delText>When you click Online Video, you can paste in the embed code for the video you want to add.</w:delText>
        </w:r>
      </w:del>
    </w:p>
    <w:p w14:paraId="3C771B35" w14:textId="77777777">
      <w:pPr>
        <w:rPr>
          <w:del w:author="Jubarte" w:id="285" w:date="1970-01-01T00:00:00Z"/>
          <w:rFonts w:ascii="Consolas" w:hAnsi="Consolas" w:cs="Consolas"/>
          <w:sz w:val="12"/>
        </w:rPr>
      </w:pPr>
      <w:del w:author="Jubarte" w:id="286" w:date="1970-01-01T00:00:00Z">
        <w:r>
          <w:rPr>
            <w:rFonts w:ascii="Consolas" w:hAnsi="Consolas" w:cs="Consolas"/>
            <w:sz w:val="12"/>
          </w:rPr>
          <w:delText>You can also type a keyword to search online for the video that best fits your document.</w:delText>
        </w:r>
      </w:del>
    </w:p>
    <w:p w14:paraId="405BA1E3" w14:textId="77777777">
      <w:pPr>
        <w:rPr>
          <w:del w:author="Jubarte" w:id="287" w:date="1970-01-01T00:00: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del w:author="Jubarte" w:id="288" w:date="1970-01-01T00:00: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elText>Video provides a powerful way to help you prove your point.</w:delText>
        </w:r>
      </w:del>
    </w:p>
    <w:p w14:paraId="165E4EF2" w14:textId="77777777">
      <w:pPr>
        <w:rPr>
          <w:del w:author="Jubarte" w:id="289" w:date="1970-01-01T00:00: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del w:author="Jubarte" w:id="290" w:date="1970-01-01T00:00: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 xml:space="preserve">When you click </w:delText>
        </w:r>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Online Video, you can paste in the embed code for the video you want to add.</w:delText>
        </w:r>
      </w:del>
    </w:p>
    <w:p w14:paraId="3B074659" w14:textId="77777777">
      <w:pPr>
        <w:rPr>
          <w:del w:author="Jubarte" w:id="291" w:date="1970-01-01T00:00:00Z"/>
          <w:b/>
          <w:color w:val="F7CAAC" w:themeColor="accent2" w:themeTint="66"/>
          <w14:textOutline w14:w="11112" w14:cap="flat" w14:cmpd="sng" w14:algn="ctr">
            <w14:solidFill>
              <w14:schemeClr w14:val="accent2"/>
            </w14:solidFill>
            <w14:prstDash w14:val="solid"/>
            <w14:round/>
          </w14:textOutline>
        </w:rPr>
      </w:pPr>
      <w:del w:author="Jubarte" w:id="292" w:date="1970-01-01T00:00:00Z">
        <w:r>
          <w:rPr>
            <w:b/>
            <w:color w:val="F7CAAC" w:themeColor="accent2" w:themeTint="66"/>
            <w14:textOutline w14:w="11112" w14:cap="flat" w14:cmpd="sng" w14:algn="ctr">
              <w14:solidFill>
                <w14:schemeClr w14:val="accent2"/>
              </w14:solidFill>
              <w14:prstDash w14:val="solid"/>
              <w14:round/>
            </w14:textOutline>
          </w:rPr>
          <w:delText>You can also type a keyword to search online for the video that best fits your document.</w:delText>
        </w:r>
      </w:del>
    </w:p>
    <w:p w14:paraId="21229329" w14:textId="77777777">
      <w:pPr>
        <w:rPr>
          <w:del w:author="Jubarte" w:id="293" w:date="1970-01-01T00:00:00Z"/>
        </w:rPr>
      </w:pPr>
      <w:del w:author="Jubarte" w:id="294" w:date="1970-01-01T00:00:00Z">
        <w:r>
          <w:delText>Following is a hyperlink.</w:delText>
        </w:r>
      </w:del>
    </w:p>
    <w:p w14:paraId="467442AB" w14:textId="77777777">
      <w:pPr>
        <w:rPr>
          <w:del w:author="Jubarte" w:id="295" w:date="1970-01-01T00:00:00Z"/>
        </w:rPr>
      </w:pPr>
      <w:hyperlink r:id="rId34" w:history="1">
        <w:del w:author="Jubarte" w:id="296" w:date="1970-01-01T00:00:00Z">
          <w:r>
            <w:rPr>
              <w:rStyle w:val="Hyperlink"/>
            </w:rPr>
            <w:delText>EricWhite.com</w:delText>
          </w:r>
        </w:del>
      </w:hyperlink>
    </w:p>
    <w:p w14:paraId="752E6B7E" w14:textId="77777777">
      <w:pPr>
        <w:pStyle w:val="ListParagraph"/>
        <w:numPr>
          <w:ilvl w:val="0"/>
          <w:numId w:val="3"/>
        </w:numPr>
        <w:rPr>
          <w:del w:author="Jubarte" w:id="297" w:date="1970-01-01T00:00:00Z"/>
        </w:rPr>
      </w:pPr>
      <w:del w:author="Jubarte" w:id="298" w:date="1970-01-01T00:00:00Z">
        <w:r>
          <w:delText>Video provides a powerful way to help you prove your point.</w:delText>
        </w:r>
      </w:del>
    </w:p>
    <w:p w14:paraId="10DEA4A8" w14:textId="77777777">
      <w:pPr>
        <w:pStyle w:val="ListParagraph"/>
        <w:numPr>
          <w:ilvl w:val="1"/>
          <w:numId w:val="3"/>
        </w:numPr>
        <w:rPr>
          <w:del w:author="Jubarte" w:id="299" w:date="1970-01-01T00:00:00Z"/>
        </w:rPr>
      </w:pPr>
      <w:del w:author="Jubarte" w:id="300" w:date="1970-01-01T00:00:00Z">
        <w:r>
          <w:delText>When you click Online Video, you can paste in the embed code for the video you want to add.</w:delText>
        </w:r>
      </w:del>
    </w:p>
    <w:p w14:paraId="485F7974" w14:textId="77777777">
      <w:pPr>
        <w:pStyle w:val="ListParagraph"/>
        <w:numPr>
          <w:ilvl w:val="1"/>
          <w:numId w:val="3"/>
        </w:numPr>
        <w:rPr>
          <w:del w:author="Jubarte" w:id="301" w:date="1970-01-01T00:00:00Z"/>
        </w:rPr>
      </w:pPr>
      <w:del w:author="Jubarte" w:id="302" w:date="1970-01-01T00:00:00Z">
        <w:r>
          <w:delText>You can also type a keyword to search online for the video that best fits your document.</w:delText>
        </w:r>
      </w:del>
    </w:p>
    <w:p w14:paraId="11C3285E" w14:textId="77777777">
      <w:pPr>
        <w:pStyle w:val="ListParagraph"/>
        <w:numPr>
          <w:ilvl w:val="0"/>
          <w:numId w:val="3"/>
        </w:numPr>
        <w:rPr>
          <w:del w:author="Jubarte" w:id="303" w:date="1970-01-01T00:00:00Z"/>
        </w:rPr>
      </w:pPr>
      <w:del w:author="Jubarte" w:id="304" w:date="1970-01-01T00:00:00Z">
        <w:r>
          <w:delText>To make your document look professionally produced, Word provides header, footer, cover page, and text box designs that complement each other.</w:delText>
        </w:r>
      </w:del>
    </w:p>
    <w:p w14:paraId="06F04DBB" w14:textId="77777777">
      <w:pPr>
        <w:pStyle w:val="ListParagraph"/>
        <w:numPr>
          <w:ilvl w:val="1"/>
          <w:numId w:val="3"/>
        </w:numPr>
        <w:rPr>
          <w:del w:author="Jubarte" w:id="305" w:date="1970-01-01T00:00:00Z"/>
        </w:rPr>
      </w:pPr>
      <w:del w:author="Jubarte" w:id="306" w:date="1970-01-01T00:00:00Z">
        <w:r>
          <w:delText>For example, you can add a matching cover page, header, and sidebar.</w:delText>
        </w:r>
      </w:del>
    </w:p>
    <w:p w14:paraId="4BE2BF85" w14:textId="77777777">
      <w:pPr>
        <w:pStyle w:val="ListParagraph"/>
        <w:numPr>
          <w:ilvl w:val="0"/>
          <w:numId w:val="4"/>
        </w:numPr>
        <w:rPr>
          <w:del w:author="Jubarte" w:id="307" w:date="1970-01-01T00:00:00Z"/>
        </w:rPr>
      </w:pPr>
      <w:del w:author="Jubarte" w:id="308" w:date="1970-01-01T00:00:00Z">
        <w:r>
          <w:delText>Video provides a powerful way to help you prove your point.</w:delText>
        </w:r>
      </w:del>
    </w:p>
    <w:p w14:paraId="54DA412F" w14:textId="77777777">
      <w:pPr>
        <w:pStyle w:val="ListParagraph"/>
        <w:numPr>
          <w:ilvl w:val="1"/>
          <w:numId w:val="4"/>
        </w:numPr>
        <w:rPr>
          <w:del w:author="Jubarte" w:id="309" w:date="1970-01-01T00:00:00Z"/>
        </w:rPr>
      </w:pPr>
      <w:del w:author="Jubarte" w:id="310" w:date="1970-01-01T00:00:00Z">
        <w:r>
          <w:delText>When you click Online Video, you can paste in the embed code for the video you want to add.</w:delText>
        </w:r>
      </w:del>
    </w:p>
    <w:p w14:paraId="5403892E" w14:textId="77777777">
      <w:pPr>
        <w:pStyle w:val="ListParagraph"/>
        <w:numPr>
          <w:ilvl w:val="1"/>
          <w:numId w:val="4"/>
        </w:numPr>
        <w:rPr>
          <w:del w:author="Jubarte" w:id="311" w:date="1970-01-01T00:00:00Z"/>
        </w:rPr>
      </w:pPr>
      <w:del w:author="Jubarte" w:id="312" w:date="1970-01-01T00:00:00Z">
        <w:r>
          <w:delText>You can also type a keyword to search online for the video that best fits your document.</w:delText>
        </w:r>
      </w:del>
    </w:p>
    <w:p w14:paraId="26B29323" w14:textId="77777777">
      <w:pPr>
        <w:pStyle w:val="ListParagraph"/>
        <w:numPr>
          <w:ilvl w:val="1"/>
          <w:numId w:val="4"/>
        </w:numPr>
        <w:rPr>
          <w:del w:author="Jubarte" w:id="313" w:date="1970-01-01T00:00:00Z"/>
        </w:rPr>
      </w:pPr>
      <w:del w:author="Jubarte" w:id="314" w:date="1970-01-01T00:00:00Z">
        <w:r>
          <w:delText>To make your document look professionally produced, Word provides header, footer, cover page, and text box designs that complement each other.</w:delText>
        </w:r>
      </w:del>
    </w:p>
    <w:p w14:paraId="2BC36EFF" w14:textId="77777777">
      <w:pPr>
        <w:pStyle w:val="ListParagraph"/>
        <w:numPr>
          <w:ilvl w:val="0"/>
          <w:numId w:val="4"/>
        </w:numPr>
        <w:rPr>
          <w:del w:author="Jubarte" w:id="315" w:date="1970-01-01T00:00:00Z"/>
        </w:rPr>
      </w:pPr>
      <w:del w:author="Jubarte" w:id="316" w:date="1970-01-01T00:00:00Z">
        <w:r>
          <w:delText>For example, you can add a matching cover page, header, and sidebar.</w:delText>
        </w:r>
      </w:del>
    </w:p>
    <w:p w14:paraId="0385F8D8" w14:textId="77777777">
      <w:pPr>
        <w:pStyle w:val="ListParagraph"/>
        <w:numPr>
          <w:ilvl w:val="1"/>
          <w:numId w:val="4"/>
        </w:numPr>
        <w:rPr>
          <w:del w:author="Jubarte" w:id="317" w:date="1970-01-01T00:00:00Z"/>
        </w:rPr>
      </w:pPr>
      <w:del w:author="Jubarte" w:id="318" w:date="1970-01-01T00:00:00Z">
        <w:r>
          <w:delText>Click Insert and then choose the elements you want from the different galleries.</w:delText>
        </w:r>
      </w:del>
    </w:p>
    <w:p w14:paraId="45A81F88" w14:textId="77777777">
      <w:pPr>
        <w:pStyle w:val="ListParagraph"/>
        <w:numPr>
          <w:ilvl w:val="1"/>
          <w:numId w:val="4"/>
        </w:numPr>
        <w:rPr>
          <w:del w:author="Jubarte" w:id="319" w:date="1970-01-01T00:00:00Z"/>
        </w:rPr>
      </w:pPr>
      <w:del w:author="Jubarte" w:id="320" w:date="1970-01-01T00:00:00Z">
        <w:r>
          <w:delText>Themes and styles also help keep your document coordinated.</w:delText>
        </w:r>
      </w:del>
    </w:p>
    <w:p w14:paraId="5DCE6C90" w14:textId="77777777">
      <w:pPr>
        <w:pStyle w:val="ListParagraph"/>
        <w:numPr>
          <w:ilvl w:val="0"/>
          <w:numId w:val="4"/>
        </w:numPr>
        <w:rPr>
          <w:del w:author="Jubarte" w:id="321" w:date="1970-01-01T00:00:00Z"/>
        </w:rPr>
      </w:pPr>
      <w:del w:author="Jubarte" w:id="322" w:date="1970-01-01T00:00:00Z">
        <w:r>
          <w:delText>When you click Design and choose a new Theme, the pictures, charts, and SmartArt graphics change to match your new theme.</w:delText>
        </w:r>
      </w:del>
    </w:p>
    <w:p w14:paraId="5327A714" w14:textId="77777777">
      <w:pPr>
        <w:pStyle w:val="ListParagraph"/>
        <w:numPr>
          <w:ilvl w:val="1"/>
          <w:numId w:val="4"/>
        </w:numPr>
        <w:rPr>
          <w:del w:author="Jubarte" w:id="323" w:date="1970-01-01T00:00:00Z"/>
        </w:rPr>
      </w:pPr>
      <w:del w:author="Jubarte" w:id="324" w:date="1970-01-01T00:00:00Z">
        <w:r>
          <w:delText>When you apply styles, your headings change to match the new theme.</w:delText>
        </w:r>
      </w:del>
    </w:p>
    <w:p w14:paraId="33419125" w14:textId="77777777">
      <w:pPr>
        <w:pStyle w:val="ListParagraph"/>
        <w:numPr>
          <w:ilvl w:val="1"/>
          <w:numId w:val="4"/>
        </w:numPr>
        <w:rPr>
          <w:del w:author="Jubarte" w:id="325" w:date="1970-01-01T00:00:00Z"/>
        </w:rPr>
      </w:pPr>
      <w:del w:author="Jubarte" w:id="326" w:date="1970-01-01T00:00:00Z">
        <w:r>
          <w:delText>Save time in Word with new buttons that show up where you need them.</w:delText>
        </w:r>
      </w:del>
    </w:p>
    <w:p w14:paraId="7569FAFA" w14:textId="77777777">
      <w:pPr>
        <w:rPr>
          <w:del w:author="Jubarte" w:id="327" w:date="1970-01-01T00:00:00Z"/>
        </w:rPr>
      </w:pPr>
    </w:p>
    <w:p w14:paraId="7DCE2E0C" w14:textId="77777777">
      <w:pPr>
        <w:rPr>
          <w:del w:author="Jubarte" w:id="328" w:date="1970-01-01T00:00:00Z"/>
        </w:rPr>
      </w:pPr>
      <w:del w:author="Jubarte" w:id="329" w:date="1970-01-01T00:00:00Z">
        <w:r>
          <w:rPr>
            <w:b/>
            <w:i/>
            <w:highlight w:val="yellow"/>
            <w:u w:val="single"/>
          </w:rPr>
          <w:delText>Video provides a powerful way to help you prove your point.</w:delText>
        </w:r>
        <w:r>
          <w:delText xml:space="preserve"> When you click Online Video, you can paste. You can also type a keyword to search online for the video that best fits your document.</w:delText>
        </w:r>
      </w:del>
    </w:p>
    <w:tbl>
      <w:tblPr>
        <w:tblStyle w:val="GridTable4Accent5"/>
        <w:tblW w:w="0" w:type="auto"/>
        <w:tblLook w:firstRow="1" w:lastRow="0" w:firstColumn="1" w:lastColumn="0" w:noHBand="0" w:noVBand="1"/>
      </w:tblPr>
      <w:tblGrid>
        <w:gridCol w:w="3116"/>
        <w:gridCol w:w="3117"/>
        <w:gridCol w:w="3117"/>
      </w:tblGrid>
      <w:tr w14:paraId="28433401" w14:textId="77777777">
        <w:trPr>
          <w:cnfStyle w:firstRow="1" w:lastRow="0" w:firstColumn="0" w:lastColumn="0" w:oddVBand="0" w:evenVBand="0" w:oddHBand="0" w:evenHBand="0" w:firstRowFirstColumn="0" w:firstRowLastColumn="0" w:lastRowFirstColumn="0" w:lastRowLastColumn="0" w:val="100000000000"/>
          <w:del w:author="Jubarte" w:id="330"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69C96B7B" w14:textId="77777777">
            <w:pPr>
              <w:rPr>
                <w:del w:author="Jubarte" w:id="331" w:date="1970-01-01T00:00:00Z"/>
              </w:rPr>
            </w:pPr>
            <w:del w:author="Jubarte" w:id="332" w:date="1970-01-01T00:00:00Z">
              <w:r>
                <w:rPr>
                  <w:noProof/>
                </w:rPr>
                <w:delText>Lorem ipsum dolor sit amet</w:delText>
              </w:r>
            </w:del>
          </w:p>
        </w:tc>
        <w:tc>
          <w:tcPr>
            <w:tcW w:w="3117" w:type="dxa"/>
          </w:tcPr>
          <w:p w14:paraId="6F2D47E4" w14:textId="77777777">
            <w:pPr>
              <w:cnfStyle w:firstRow="1" w:lastRow="0" w:firstColumn="0" w:lastColumn="0" w:oddVBand="0" w:evenVBand="0" w:oddHBand="0" w:evenHBand="0" w:firstRowFirstColumn="0" w:firstRowLastColumn="0" w:lastRowFirstColumn="0" w:lastRowLastColumn="0" w:val="100000000000"/>
              <w:rPr>
                <w:del w:author="Jubarte" w:id="333" w:date="1970-01-01T00:00:00Z"/>
                <w:b w:val="0"/>
              </w:rPr>
            </w:pPr>
            <w:del w:author="Jubarte" w:id="334" w:date="1970-01-01T00:00:00Z">
              <w:r>
                <w:rPr>
                  <w:noProof/>
                </w:rPr>
                <w:delText>Consectetuer adipiscing elit</w:delText>
              </w:r>
            </w:del>
          </w:p>
        </w:tc>
        <w:tc>
          <w:tcPr>
            <w:tcW w:w="3117" w:type="dxa"/>
          </w:tcPr>
          <w:p w14:paraId="372BD97C" w14:textId="77777777">
            <w:pPr>
              <w:cnfStyle w:firstRow="1" w:lastRow="0" w:firstColumn="0" w:lastColumn="0" w:oddVBand="0" w:evenVBand="0" w:oddHBand="0" w:evenHBand="0" w:firstRowFirstColumn="0" w:firstRowLastColumn="0" w:lastRowFirstColumn="0" w:lastRowLastColumn="0" w:val="100000000000"/>
              <w:rPr>
                <w:del w:author="Jubarte" w:id="335" w:date="1970-01-01T00:00:00Z"/>
              </w:rPr>
            </w:pPr>
            <w:del w:author="Jubarte" w:id="336" w:date="1970-01-01T00:00:00Z">
              <w:r>
                <w:rPr>
                  <w:noProof/>
                </w:rPr>
                <w:delText>Maecenas porttitor congue massa.</w:delText>
              </w:r>
            </w:del>
          </w:p>
        </w:tc>
      </w:tr>
      <w:tr w14:paraId="6B9CB10B" w14:textId="77777777">
        <w:trPr>
          <w:del w:author="Jubarte" w:id="337"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5C1719FD" w14:textId="77777777">
            <w:pPr>
              <w:rPr>
                <w:del w:author="Jubarte" w:id="338" w:date="1970-01-01T00:00:00Z"/>
              </w:rPr>
            </w:pPr>
            <w:del w:author="Jubarte" w:id="339" w:date="1970-01-01T00:00:00Z">
              <w:r>
                <w:delText>400</w:delText>
              </w:r>
            </w:del>
          </w:p>
        </w:tc>
        <w:tc>
          <w:tcPr>
            <w:tcW w:w="3117" w:type="dxa"/>
          </w:tcPr>
          <w:p w14:paraId="7D4CF8AA" w14:textId="77777777">
            <w:pPr>
              <w:cnfStyle w:firstRow="0" w:lastRow="0" w:firstColumn="0" w:lastColumn="0" w:oddVBand="0" w:evenVBand="0" w:oddHBand="0" w:evenHBand="0" w:firstRowFirstColumn="0" w:firstRowLastColumn="0" w:lastRowFirstColumn="0" w:lastRowLastColumn="0" w:val="000000000000"/>
              <w:rPr>
                <w:del w:author="Jubarte" w:id="340" w:date="1970-01-01T00:00:00Z"/>
              </w:rPr>
            </w:pPr>
            <w:del w:author="Jubarte" w:id="341" w:date="1970-01-01T00:00:00Z">
              <w:r>
                <w:delText>500</w:delText>
              </w:r>
            </w:del>
          </w:p>
        </w:tc>
        <w:tc>
          <w:tcPr>
            <w:tcW w:w="3117" w:type="dxa"/>
          </w:tcPr>
          <w:p w14:paraId="0CEC9855" w14:textId="77777777">
            <w:pPr>
              <w:cnfStyle w:firstRow="0" w:lastRow="0" w:firstColumn="0" w:lastColumn="0" w:oddVBand="0" w:evenVBand="0" w:oddHBand="0" w:evenHBand="0" w:firstRowFirstColumn="0" w:firstRowLastColumn="0" w:lastRowFirstColumn="0" w:lastRowLastColumn="0" w:val="000000000000"/>
              <w:rPr>
                <w:del w:author="Jubarte" w:id="342" w:date="1970-01-01T00:00:00Z"/>
              </w:rPr>
            </w:pPr>
            <w:del w:author="Jubarte" w:id="343" w:date="1970-01-01T00:00:00Z">
              <w:r>
                <w:delText>600</w:delText>
              </w:r>
            </w:del>
          </w:p>
        </w:tc>
      </w:tr>
    </w:tbl>
    <w:p w14:paraId="7540EDBA" w14:textId="77777777">
      <w:pPr>
        <w:rPr>
          <w:del w:author="Jubarte" w:id="344" w:date="1970-01-01T00:00:00Z"/>
        </w:rPr>
      </w:pPr>
    </w:p>
    <w:p w14:paraId="56ECE6CA" w14:textId="77777777">
      <w:pPr>
        <w:jc w:val="both"/>
        <w:rPr>
          <w:del w:author="Jubarte" w:id="345" w:date="1970-01-01T00:00:00Z"/>
        </w:rPr>
      </w:pPr>
      <w:del w:author="Jubarte" w:id="346" w:date="1970-01-01T00:00: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595EB4B7" w14:textId="77777777">
      <w:pPr>
        <w:ind w:start="720" w:hanging="720"/>
        <w:rPr>
          <w:del w:author="Jubarte" w:id="347" w:date="1970-01-01T00:00:00Z"/>
        </w:rPr>
      </w:pPr>
      <w:del w:author="Jubarte" w:id="348" w:date="1970-01-01T00:00: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147A873" w14:textId="77777777">
      <w:pPr>
        <w:ind w:firstLine="720"/>
        <w:rPr>
          <w:del w:author="Jubarte" w:id="349" w:date="1970-01-01T00:00:00Z"/>
        </w:rPr>
      </w:pPr>
      <w:del w:author="Jubarte" w:id="350" w:date="1970-01-01T00:00:00Z">
        <w:r>
          <w:delText>To make your document look professionally produced, Word provides header, footer, cover page, and text box designs that complement each other.</w:delText>
        </w:r>
      </w:del>
    </w:p>
    <w:p w14:paraId="551600B1" w14:textId="77777777">
      <w:pPr>
        <w:ind w:start="1440"/>
        <w:rPr>
          <w:del w:author="Jubarte" w:id="351" w:date="1970-01-01T00:00:00Z"/>
        </w:rPr>
      </w:pPr>
      <w:del w:author="Jubarte" w:id="352" w:date="1970-01-01T00:00:00Z">
        <w:r>
          <w:delText>For example, you can add a matching cover page, header, and sidebar.</w:delText>
        </w:r>
      </w:del>
    </w:p>
    <w:p w14:paraId="482579FD" w14:textId="77777777">
      <w:pPr>
        <w:ind w:start="2880"/>
        <w:rPr>
          <w:del w:author="Jubarte" w:id="353" w:date="1970-01-01T00:00:00Z"/>
        </w:rPr>
      </w:pPr>
      <w:del w:author="Jubarte" w:id="354" w:date="1970-01-01T00:00:00Z">
        <w:r>
          <w:delText>Click Insert and then choose the elements you want from the different galleries.</w:delText>
        </w:r>
      </w:del>
    </w:p>
    <w:p w14:paraId="60C5CA22" w14:textId="77777777">
      <w:del w:author="Jubarte" w:id="355" w:date="1970-01-01T00:00:00Z">
        <w:r>
          <w:rPr>
            <w:noProof/>
          </w:rPr>
          <w:drawing>
            <wp:inline distT="0" distB="0" distL="0" distR="0" wp14:anchorId="05FEE8A2" wp14:editId="1F2F4FE4">
              <wp:extent cx="5486400" cy="3200400"/>
              <wp:effectExtent l="0" t="0" r="19050" b="0"/>
              <wp:docPr id="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del>
    </w:p>
    <w:sectPr>
      <w:pgSz w:w="12240" w:h="15840"/>
      <w:pgMar w:top="1440" w:right="1440" w:bottom="1440" w:left="1440" w:header="720" w:footer="720" w:gutter="0"/>
      <w:cols w:space="720"/>
      <w:docGrid w:linePitch="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i="http://schemas.microsoft.com/office/word/2010/wordprocessingInk" xmlns:wne="http://schemas.microsoft.com/office/word/2006/wordml" mc:Ignorable="w14 w15 wne wp14">
  <w:comment w:id="0" w:author="Eric White" w:date="2014-10-28T20:22:00Z" w:initials="EW">
    <w:p w14:paraId="4E5C8309" w14:textId="77777777" w:rsidR="006A1A5D" w:rsidRDefault="007E6509">
      <w:pPr>
        <w:pStyle w:val="CommentText"/>
      </w:pPr>
      <w:r>
        <w:rPr>
          <w:rStyle w:val="CommentReference"/>
        </w:rPr>
        <w:annotationRef/>
      </w:r>
      <w:r>
        <w:t>This is a comment.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i="http://schemas.microsoft.com/office/word/2010/wordprocessingInk" xmlns:wne="http://schemas.microsoft.com/office/word/2006/wordml" mc:Ignorable="w14 w15 wne wp14">
  <w15:commentEx w15:paraId="4E5C8309" w15:done="0"/>
</w15:commentsEx>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pt14">
  <w:endnote w:type="separator" w:id="-1">
    <w:p w14:paraId="092B99D4" w14:textId="77777777">
      <w:pPr>
        <w:spacing w:after="0" w:line="240" w:lineRule="auto"/>
      </w:pPr>
      <w:r>
        <w:separator/>
      </w:r>
    </w:p>
  </w:endnote>
  <w:endnote w:type="continuationSeparator" w:id="0">
    <w:p w14:paraId="1BD1E8C5" w14:textId="77777777">
      <w:pPr>
        <w:spacing w:after="0" w:line="240" w:lineRule="auto"/>
      </w:pPr>
      <w:r>
        <w:continuationSeparator/>
      </w:r>
    </w:p>
  </w:endnote>
  <w:endnote w:id="1">
    <w:p w14:paraId="68990B77" w14:textId="77777777">
      <w:pPr>
        <w:pStyle w:val="EndnoteText"/>
        <w:rPr>
          <w:del w:author="Jubarte" w:id="430" w:date="1970-01-01T00:00:00Z"/>
        </w:rPr>
      </w:pPr>
      <w:r>
        <w:rPr>
          <w:rStyle w:val="EndnoteReference"/>
        </w:rPr>
        <w:endnoteRef/>
      </w:r>
      <w:del w:author="Jubarte" w:id="431" w:date="1970-01-01T00:00:00Z">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00002FF" w:usb1="4000ACFF" w:usb2="00000001" w:usb3="00000000" w:csb0="0000019F" w:csb1="00000000"/>
  </w:font>
  <w:font w:name="Calibri Light">
    <w:panose1 w:val="020F0302020204030204"/>
    <w:charset w:characterSet="iso-8859-1"/>
    <w:family w:val="swiss"/>
    <w:pitch w:val="variable"/>
    <w:sig w:usb0="A00002EF" w:usb1="4000207B" w:usb2="00000000" w:usb3="00000000" w:csb0="0000019F" w:csb1="00000000"/>
  </w:font>
  <w:font w:name="Segoe UI">
    <w:panose1 w:val="020B0502040204020203"/>
    <w:charset w:characterSet="iso-8859-1"/>
    <w:family w:val="swiss"/>
    <w:pitch w:val="variable"/>
    <w:sig w:usb0="E4002EFF" w:usb1="C000E47F" w:usb2="00000009" w:usb3="00000000" w:csb0="000001FF" w:csb1="00000000"/>
  </w:font>
  <w:font w:name="MS Gothic">
    <w:altName w:val="Arial Unicode MS"/>
    <w:panose1 w:val="020B0609070205080204"/>
    <w:charset w:characterSet="shift_jis"/>
    <w:family w:val="modern"/>
    <w:notTrueType/>
    <w:pitch w:val="fixed"/>
    <w:sig w:usb0="00000000" w:usb1="08070000" w:usb2="00000010" w:usb3="00000000" w:csb0="00020000"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AB1AD57" w14:textId="77777777">
    <w:pPr>
      <w:pStyle w:val="Footer"/>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3FD8A38" w14:textId="77777777">
    <w:pPr>
      <w:pStyle w:val="Footer"/>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07FBB8FC" w14:textId="77777777">
    <w:pPr>
      <w:pStyle w:val="Footer"/>
    </w:pP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C8DC628" w14:textId="77777777">
    <w:pPr>
      <w:pStyle w:val="Footer"/>
    </w:pPr>
  </w:p>
</w:ftr>
</file>

<file path=word/footer5.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1842E03" w14:textId="77777777">
    <w:pPr>
      <w:pStyle w:val="Footer"/>
    </w:pPr>
  </w:p>
</w:ftr>
</file>

<file path=word/footer6.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1399AC8E" w14:textId="77777777">
    <w:pPr>
      <w:pStyle w:val="Footer"/>
    </w:pPr>
  </w:p>
</w:ftr>
</file>

<file path=word/footer7.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CA7427F" w14:textId="77777777">
    <w:pPr>
      <w:pStyle w:val="Footer"/>
    </w:pPr>
  </w:p>
</w:ftr>
</file>

<file path=word/footer8.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29D25C26" w14:textId="77777777">
    <w:pPr>
      <w:pStyle w:val="Footer"/>
    </w:pPr>
  </w:p>
</w:ftr>
</file>

<file path=word/footer9.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0353CAE6" w14:textId="77777777">
    <w:pPr>
      <w:pStyle w:val="Footer"/>
    </w:pPr>
  </w:p>
</w:ftr>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pt14">
  <w:footnote w:type="separator" w:id="-1">
    <w:p w14:paraId="4A5B27D9" w14:textId="77777777">
      <w:pPr>
        <w:spacing w:after="0" w:line="240" w:lineRule="auto"/>
      </w:pPr>
      <w:r>
        <w:separator/>
      </w:r>
    </w:p>
  </w:footnote>
  <w:footnote w:type="continuationSeparator" w:id="0">
    <w:p w14:paraId="7DB5D45C" w14:textId="77777777">
      <w:pPr>
        <w:spacing w:after="0" w:line="240" w:lineRule="auto"/>
      </w:pPr>
      <w:r>
        <w:continuationSeparator/>
      </w:r>
    </w:p>
  </w:footnote>
  <w:footnote w:id="1">
    <w:p w14:paraId="2984BC4D" w14:textId="77777777">
      <w:pPr>
        <w:pStyle w:val="FootnoteText"/>
        <w:rPr>
          <w:del w:author="Jubarte" w:id="428" w:date="1970-01-01T00:00:00Z"/>
        </w:rPr>
      </w:pPr>
      <w:r>
        <w:rPr>
          <w:rStyle w:val="FootnoteReference"/>
        </w:rPr>
        <w:footnoteRef/>
      </w:r>
      <w:del w:author="Jubarte" w:id="429" w:date="1970-01-01T00:00:00Z">
        <w:r>
          <w:delText xml:space="preserve"> This is a footnote.</w:delText>
        </w:r>
      </w:del>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E3AC056" w14:textId="77777777">
    <w:pPr>
      <w:pStyle w:val="Header"/>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sdt>
    <w:sdtPr>
      <w:id w:val="393556026"/>
      <w:docPartObj>
        <w:docPartGallery w:val="Watermarks"/>
        <w:docPartUnique/>
      </w:docPartObj>
    </w:sdtPr>
    <w:sdtEndPr/>
    <w:sdtContent>
      <w:p w14:paraId="62B150C8" w14:textId="77777777">
        <w:pPr>
          <w:pStyle w:val="Header"/>
        </w:pPr>
        <w:del w:author="Jubarte" w:date="1970-01-01T00:00:00Z" w:id="1">
          <w:r>
            <w:rPr>
              <w:noProof/>
            </w:rPr>
            <mc:AlternateContent>
              <mc:Choice Requires="v">
                <w:pict w14:anchorId="32C423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12851168" wp14:editId="21E4319F">
                    <wp:simplePos x="0" y="0"/>
                    <wp:positionH relativeFrom="margin">
                      <wp:align>center</wp:align>
                    </wp:positionH>
                    <wp:positionV relativeFrom="margin">
                      <wp:align>center</wp:align>
                    </wp:positionV>
                    <wp:extent cx="6703695" cy="1675765"/>
                    <wp:effectExtent l="0" t="1809750" r="0" b="1648460"/>
                    <wp:wrapNone/>
                    <wp:docPr id="1" name="PowerPlusWaterMarkObject35747664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FCF4602" w14:textId="77777777">
                                <w:pPr>
                                  <w:pStyle w:val="ListParagraph"/>
                                  <w:spacing w:before="0" w:beforeAutospacing="0" w:after="0" w:afterAutospacing="0"/>
                                  <w:jc w:val="center"/>
                                  <w:rPr>
                                    <w:del w:author="Jubarte" w:date="1970-01-01T00:00:00Z" w:id="3"/>
                                  </w:rPr>
                                </w:pPr>
                                <w:del w:author="Jubarte" w:date="1970-01-01T00:00:00Z" w:id="2">
                                  <w:r>
                                    <w:rPr>
                                      <w:rFonts w:ascii="Calibri" w:hAnsi="Calibri"/>
                                      <w:color w:val="C0C0C0"/>
                                      <w:sz w:val="72"/>
                                      <w:szCs w:val="72"/>
                                      <w14:textFill>
                                        <w14:solidFill>
                                          <w14:srgbClr w14:val="C0C0C0">
                                            <w14:alpha w14:val="50000"/>
                                          </w14:srgbClr>
                                        </w14:solidFill>
                                      </w14:textFill>
                                    </w:rPr>
                                    <w:delText>CONFIDENTIAL</w:delText>
                                  </w:r>
                                </w:del>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Fallback>
            </mc:AlternateContent>
          </w:r>
        </w:del>
      </w:p>
    </w:sdtContent>
  </w:sdt>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3031F9E7" w14:textId="77777777">
    <w:pPr>
      <w:pStyle w:val="Header"/>
    </w:pPr>
  </w:p>
</w:hdr>
</file>

<file path=word/header4.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5B4F4475" w14:textId="77777777">
    <w:pPr>
      <w:pStyle w:val="Header"/>
    </w:pPr>
  </w:p>
</w:hdr>
</file>

<file path=word/header5.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B9B6E91" w14:textId="77777777">
    <w:pPr>
      <w:pStyle w:val="Header"/>
    </w:pPr>
  </w:p>
</w:hdr>
</file>

<file path=word/header6.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64B72BD7" w14:textId="77777777">
    <w:pPr>
      <w:pStyle w:val="Header"/>
    </w:pPr>
  </w:p>
</w:hdr>
</file>

<file path=word/header7.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30D6E9BF" w14:textId="77777777">
    <w:pPr>
      <w:pStyle w:val="Header"/>
    </w:pPr>
  </w:p>
</w:hdr>
</file>

<file path=word/header8.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7BBBBEC8" w14:textId="77777777">
    <w:pPr>
      <w:pStyle w:val="Header"/>
    </w:pPr>
  </w:p>
</w:hdr>
</file>

<file path=word/header9.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p w14:paraId="78C5902E" w14:textId="77777777">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i="http://schemas.microsoft.com/office/word/2010/wordprocessingInk" mc:Ignorable="w14 w15 wne wp14">
  <w:abstractNum w:abstractNumId="0" w15:restartNumberingAfterBreak="0">
    <w:nsid w:val="05F83665"/>
    <w:multiLevelType w:val="hybridMultilevel"/>
    <w:tmpl w:val="20DAB518"/>
    <w:lvl w:ilvl="0" w:tplc="0409000F">
      <w:start w:val="1"/>
      <w:numFmt w:val="decimal"/>
      <w:lvlText w:val="%1."/>
      <w:lvlJc w:val="left"/>
      <w:pPr>
        <w:ind w:start="720" w:hanging="360"/>
      </w:p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 w15:restartNumberingAfterBreak="0">
    <w:nsid w:val="34997E98"/>
    <w:multiLevelType w:val="hybridMultilevel"/>
    <w:tmpl w:val="CB1A5F34"/>
    <w:lvl w:ilvl="0" w:tplc="04090001">
      <w:start w:val="1"/>
      <w:numFmt w:val="bullet"/>
      <w:lvlText w:val=""/>
      <w:lvlJc w:val="left"/>
      <w:pPr>
        <w:ind w:start="720" w:hanging="360"/>
      </w:pPr>
      <w:rPr>
        <w:rFonts w:ascii="Symbol" w:hAnsi="Symbol" w:hint="default"/>
      </w:rPr>
    </w:lvl>
    <w:lvl w:ilvl="1" w:tplc="04090003">
      <w:start w:val="1"/>
      <w:numFmt w:val="bullet"/>
      <w:lvlText w:val="o"/>
      <w:lvlJc w:val="left"/>
      <w:pPr>
        <w:ind w:start="1440" w:hanging="360"/>
      </w:pPr>
      <w:rPr>
        <w:rFonts w:ascii="Courier New" w:hAnsi="Courier New" w:cs="Courier New" w:hint="default"/>
      </w:rPr>
    </w:lvl>
    <w:lvl w:ilvl="2" w:tplc="04090005" w:tentative="1">
      <w:start w:val="1"/>
      <w:numFmt w:val="bullet"/>
      <w:lvlText w:val=""/>
      <w:lvlJc w:val="left"/>
      <w:pPr>
        <w:ind w:start="2160" w:hanging="360"/>
      </w:pPr>
      <w:rPr>
        <w:rFonts w:ascii="Wingdings" w:hAnsi="Wingdings" w:hint="default"/>
      </w:rPr>
    </w:lvl>
    <w:lvl w:ilvl="3" w:tplc="04090001" w:tentative="1">
      <w:start w:val="1"/>
      <w:numFmt w:val="bullet"/>
      <w:lvlText w:val=""/>
      <w:lvlJc w:val="left"/>
      <w:pPr>
        <w:ind w:start="2880" w:hanging="360"/>
      </w:pPr>
      <w:rPr>
        <w:rFonts w:ascii="Symbol" w:hAnsi="Symbol" w:hint="default"/>
      </w:rPr>
    </w:lvl>
    <w:lvl w:ilvl="4" w:tplc="04090003" w:tentative="1">
      <w:start w:val="1"/>
      <w:numFmt w:val="bullet"/>
      <w:lvlText w:val="o"/>
      <w:lvlJc w:val="left"/>
      <w:pPr>
        <w:ind w:start="3600" w:hanging="360"/>
      </w:pPr>
      <w:rPr>
        <w:rFonts w:ascii="Courier New" w:hAnsi="Courier New" w:cs="Courier New" w:hint="default"/>
      </w:rPr>
    </w:lvl>
    <w:lvl w:ilvl="5" w:tplc="04090005" w:tentative="1">
      <w:start w:val="1"/>
      <w:numFmt w:val="bullet"/>
      <w:lvlText w:val=""/>
      <w:lvlJc w:val="left"/>
      <w:pPr>
        <w:ind w:start="4320" w:hanging="360"/>
      </w:pPr>
      <w:rPr>
        <w:rFonts w:ascii="Wingdings" w:hAnsi="Wingdings" w:hint="default"/>
      </w:rPr>
    </w:lvl>
    <w:lvl w:ilvl="6" w:tplc="04090001" w:tentative="1">
      <w:start w:val="1"/>
      <w:numFmt w:val="bullet"/>
      <w:lvlText w:val=""/>
      <w:lvlJc w:val="left"/>
      <w:pPr>
        <w:ind w:start="5040" w:hanging="360"/>
      </w:pPr>
      <w:rPr>
        <w:rFonts w:ascii="Symbol" w:hAnsi="Symbol" w:hint="default"/>
      </w:rPr>
    </w:lvl>
    <w:lvl w:ilvl="7" w:tplc="04090003" w:tentative="1">
      <w:start w:val="1"/>
      <w:numFmt w:val="bullet"/>
      <w:lvlText w:val="o"/>
      <w:lvlJc w:val="left"/>
      <w:pPr>
        <w:ind w:start="5760" w:hanging="360"/>
      </w:pPr>
      <w:rPr>
        <w:rFonts w:ascii="Courier New" w:hAnsi="Courier New" w:cs="Courier New" w:hint="default"/>
      </w:rPr>
    </w:lvl>
    <w:lvl w:ilvl="8" w:tplc="04090005" w:tentative="1">
      <w:start w:val="1"/>
      <w:numFmt w:val="bullet"/>
      <w:lvlText w:val=""/>
      <w:lvlJc w:val="left"/>
      <w:pPr>
        <w:ind w:star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start="720" w:hanging="360"/>
      </w:pPr>
    </w:lvl>
    <w:lvl w:ilvl="1" w:tplc="04090019">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3" w15:restartNumberingAfterBreak="0">
    <w:nsid w:val="57273AF6"/>
    <w:multiLevelType w:val="multilevel"/>
    <w:tmpl w:val="0409001D"/>
    <w:lvl w:ilvl="0">
      <w:start w:val="1"/>
      <w:numFmt w:val="decimal"/>
      <w:lvlText w:val="%1)"/>
      <w:lvlJc w:val="left"/>
      <w:pPr>
        <w:ind w:start="360" w:hanging="360"/>
      </w:pPr>
    </w:lvl>
    <w:lvl w:ilvl="1">
      <w:start w:val="1"/>
      <w:numFmt w:val="lowerLetter"/>
      <w:lvlText w:val="%2)"/>
      <w:lvlJc w:val="left"/>
      <w:pPr>
        <w:ind w:start="720" w:hanging="360"/>
      </w:pPr>
    </w:lvl>
    <w:lvl w:ilvl="2">
      <w:start w:val="1"/>
      <w:numFmt w:val="lowerRoman"/>
      <w:lvlText w:val="%3)"/>
      <w:lvlJc w:val="left"/>
      <w:pPr>
        <w:ind w:start="1080" w:hanging="360"/>
      </w:pPr>
    </w:lvl>
    <w:lvl w:ilvl="3">
      <w:start w:val="1"/>
      <w:numFmt w:val="decimal"/>
      <w:lvlText w:val="(%4)"/>
      <w:lvlJc w:val="left"/>
      <w:pPr>
        <w:ind w:start="1440" w:hanging="360"/>
      </w:pPr>
    </w:lvl>
    <w:lvl w:ilvl="4">
      <w:start w:val="1"/>
      <w:numFmt w:val="lowerLetter"/>
      <w:lvlText w:val="(%5)"/>
      <w:lvlJc w:val="left"/>
      <w:pPr>
        <w:ind w:start="1800" w:hanging="360"/>
      </w:pPr>
    </w:lvl>
    <w:lvl w:ilvl="5">
      <w:start w:val="1"/>
      <w:numFmt w:val="lowerRoman"/>
      <w:lvlText w:val="(%6)"/>
      <w:lvlJc w:val="left"/>
      <w:pPr>
        <w:ind w:start="2160" w:hanging="360"/>
      </w:pPr>
    </w:lvl>
    <w:lvl w:ilvl="6">
      <w:start w:val="1"/>
      <w:numFmt w:val="decimal"/>
      <w:lvlText w:val="%7."/>
      <w:lvlJc w:val="left"/>
      <w:pPr>
        <w:ind w:start="2520" w:hanging="360"/>
      </w:pPr>
    </w:lvl>
    <w:lvl w:ilvl="7">
      <w:start w:val="1"/>
      <w:numFmt w:val="lowerLetter"/>
      <w:lvlText w:val="%8."/>
      <w:lvlJc w:val="left"/>
      <w:pPr>
        <w:ind w:start="2880" w:hanging="360"/>
      </w:pPr>
    </w:lvl>
    <w:lvl w:ilvl="8">
      <w:start w:val="1"/>
      <w:numFmt w:val="lowerRoman"/>
      <w:lvlText w:val="%9."/>
      <w:lvlJc w:val="left"/>
      <w:pPr>
        <w:ind w:start="3240" w:hanging="360"/>
      </w:pPr>
    </w:lvl>
  </w:abstractNum>
  <w:abstractNum w:abstractNumId="4">
    <w:nsid w:val="FFFFFF7C"/>
    <w:multiLevelType w:val="singleLevel"/>
    <w:tmpl w:val="C310EC42"/>
    <w:lvl w:ilvl="0">
      <w:start w:val="1"/>
      <w:numFmt w:val="decimal"/>
      <w:lvlText w:val="%1."/>
      <w:lvlJc w:val="left"/>
      <w:pPr>
        <w:tabs>
          <w:tab w:val="num" w:pos="1800"/>
        </w:tabs>
        <w:ind w:left="1800" w:hanging="360"/>
      </w:pPr>
    </w:lvl>
  </w:abstractNum>
  <w:abstractNum w:abstractNumId="5">
    <w:nsid w:val="FFFFFF7D"/>
    <w:multiLevelType w:val="singleLevel"/>
    <w:tmpl w:val="E4089024"/>
    <w:lvl w:ilvl="0">
      <w:start w:val="1"/>
      <w:numFmt w:val="decimal"/>
      <w:lvlText w:val="%1."/>
      <w:lvlJc w:val="left"/>
      <w:pPr>
        <w:tabs>
          <w:tab w:val="num" w:pos="1440"/>
        </w:tabs>
        <w:ind w:left="1440" w:hanging="360"/>
      </w:pPr>
    </w:lvl>
  </w:abstractNum>
  <w:abstractNum w:abstractNumId="6">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7">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8">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9">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1">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2">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3"/>
  </w:num>
  <w:num w:numId="2">
    <w:abstractNumId w:val="0"/>
  </w:num>
  <w:num w:numId="3">
    <w:abstractNumId w:val="1"/>
  </w:num>
  <w:num w:numId="4">
    <w:abstractNumId w:val="2"/>
  </w:num>
  <w:num w:numId="5">
    <w:abstractNumId w:val="12"/>
  </w:num>
  <w:num w:numId="6">
    <w:abstractNumId w:val="10"/>
  </w:num>
  <w:num w:numId="7">
    <w:abstractNumId w:val="9"/>
  </w:num>
  <w:num w:numId="8">
    <w:abstractNumId w:val="8"/>
  </w:num>
  <w:num w:numId="9">
    <w:abstractNumId w:val="11"/>
  </w:num>
  <w:num w:numId="10">
    <w:abstractNumId w:val="7"/>
  </w:num>
  <w:num w:numId="11">
    <w:abstractNumId w:val="6"/>
  </w:num>
  <w:num w:numId="12">
    <w:abstractNumId w:val="5"/>
  </w:num>
  <w:num w:numId="13">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22A2E"/>
    <w:rsid w:val="0018060C"/>
    <w:rsid w:val="002173BF"/>
    <w:rsid w:val="007E6509"/>
    <w:rsid w:val="00894F66"/>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480" w:after="0" w:line="276" w:lineRule="auto"/>
      <w:outlineLvl w:val="0"/>
      <w:pPrChange w:id="1" w:author="Jubarte" w:date="1970-01-01T00:00:00Z">
        <w:pPr>
          <w:keepNext/>
          <w:keepLines/>
          <w:spacing w:before="240" w:after="0" w:line="259" w:lineRule="auto"/>
          <w:outlineLvl w:val="0"/>
        </w:pPr>
      </w:pPrChange>
    </w:pPr>
    <w:rPr>
      <w:rFonts w:asciiTheme="majorHAnsi" w:eastAsiaTheme="majorEastAsia" w:hAnsiTheme="majorHAnsi" w:cstheme="majorBidi"/>
      <w:b/>
      <w:bCs/>
      <w:color w:val="2E75B5" w:themeColor="accent1" w:themeShade="BF"/>
      <w:sz w:val="28"/>
      <w:szCs w:val="28"/>
      <w:rPrChange w:id="1" w:author="Jubarte" w:date="1970-01-01T00:00:00Z">
        <w:rPr>
          <w:rFonts w:asciiTheme="majorHAnsi" w:eastAsiaTheme="majorEastAsia" w:hAnsiTheme="majorHAnsi" w:cstheme="majorBidi"/>
          <w:color w:val="2E74B5" w:themeColor="accent1" w:themeShade="BF"/>
          <w:sz w:val="32"/>
          <w:szCs w:val="32"/>
          <w:lang w:bidi="ar-SA" w:eastAsia="en-US" w:val="en-US"/>
        </w:rPr>
      </w:rPrChange>
    </w:rPr>
  </w:style>
  <w:style w:type="paragraph" w:styleId="Heading2">
    <w:name w:val="heading 2"/>
    <w:basedOn w:val="Normal"/>
    <w:next w:val="Normal"/>
    <w:link w:val="Heading2Char"/>
    <w:uiPriority w:val="9"/>
    <w:unhideWhenUsed/>
    <w:qFormat/>
    <w:rsid w:val="00C92A32"/>
    <w:pPr>
      <w:keepNext/>
      <w:keepLines/>
      <w:spacing w:before="200" w:after="0" w:line="276" w:lineRule="auto"/>
      <w:outlineLvl w:val="1"/>
      <w:pPrChange w:id="2" w:author="Jubarte" w:date="1970-01-01T00:00:00Z">
        <w:pPr>
          <w:keepNext/>
          <w:keepLines/>
          <w:spacing w:before="40" w:after="0" w:line="259" w:lineRule="auto"/>
          <w:outlineLvl w:val="1"/>
        </w:pPr>
      </w:pPrChange>
    </w:pPr>
    <w:rPr>
      <w:rFonts w:asciiTheme="majorHAnsi" w:eastAsiaTheme="majorEastAsia" w:hAnsiTheme="majorHAnsi" w:cstheme="majorBidi"/>
      <w:b/>
      <w:bCs/>
      <w:color w:val="5B9BD5" w:themeColor="accent1"/>
      <w:sz w:val="26"/>
      <w:szCs w:val="26"/>
      <w:rPrChange w:id="2" w:author="Jubarte" w:date="1970-01-01T00:00:00Z">
        <w:rPr>
          <w:rFonts w:asciiTheme="majorHAnsi" w:eastAsiaTheme="majorEastAsia" w:hAnsiTheme="majorHAnsi" w:cstheme="majorBidi"/>
          <w:color w:val="2E74B5" w:themeColor="accent1" w:themeShade="BF"/>
          <w:sz w:val="26"/>
          <w:szCs w:val="26"/>
          <w:lang w:bidi="ar-SA" w:eastAsia="en-US" w:val="en-US"/>
        </w:rPr>
      </w:rPrChange>
    </w:rPr>
  </w:style>
  <w:style w:type="paragraph" w:styleId="Heading3">
    <w:name w:val="heading 3"/>
    <w:basedOn w:val="Normal"/>
    <w:next w:val="Normal"/>
    <w:link w:val="Heading3Char"/>
    <w:uiPriority w:val="9"/>
    <w:semiHidden/>
    <w:unhideWhenUsed/>
    <w:qFormat/>
    <w:rsid w:val="00ED7F78"/>
    <w:pPr>
      <w:keepNext/>
      <w:keepLines/>
      <w:spacing w:before="200" w:after="0" w:line="276" w:lineRule="auto"/>
      <w:outlineLvl w:val="2"/>
      <w:pPrChange w:id="3" w:author="Jubarte" w:date="1970-01-01T00:00:00Z">
        <w:pPr>
          <w:pBdr>
            <w:top w:val="single" w:sz="6" w:space="2" w:color="5B9BD5" w:themeColor="accent1"/>
          </w:pBdr>
          <w:spacing w:before="300" w:after="0" w:line="259" w:lineRule="auto"/>
          <w:outlineLvl w:val="2"/>
        </w:pPr>
      </w:pPrChange>
    </w:pPr>
    <w:rPr>
      <w:rFonts w:asciiTheme="majorHAnsi" w:eastAsiaTheme="majorEastAsia" w:hAnsiTheme="majorHAnsi" w:cstheme="majorBidi"/>
      <w:b/>
      <w:bCs/>
      <w:color w:val="5B9BD5" w:themeColor="accent1"/>
      <w:rPrChange w:id="3" w:author="Jubarte" w:date="1970-01-01T00:00:00Z">
        <w:rPr>
          <w:rFonts w:asciiTheme="minorHAnsi" w:cstheme="minorBidi" w:eastAsiaTheme="minorHAnsi" w:hAnsiTheme="minorHAnsi"/>
          <w:caps/>
          <w:color w:val="1F4D78" w:themeColor="accent1" w:themeShade="7F"/>
          <w:spacing w:val="15"/>
          <w:sz w:val="22"/>
          <w:szCs w:val="22"/>
          <w:lang w:bidi="ar-SA" w:eastAsia="en-US" w:val="en-US"/>
        </w:rPr>
      </w:rPrChange>
    </w:rPr>
  </w:style>
  <w:style w:type="paragraph" w:styleId="Heading4">
    <w:name w:val="heading 4"/>
    <w:basedOn w:val="Normal"/>
    <w:next w:val="Normal"/>
    <w:link w:val="Heading4Char"/>
    <w:uiPriority w:val="9"/>
    <w:semiHidden/>
    <w:unhideWhenUsed/>
    <w:qFormat/>
    <w:rsid w:val="00ED7F78"/>
    <w:pPr>
      <w:keepNext/>
      <w:keepLines/>
      <w:spacing w:before="200" w:after="0" w:line="276" w:lineRule="auto"/>
      <w:outlineLvl w:val="3"/>
      <w:pPrChange w:id="4" w:author="Jubarte" w:date="1970-01-01T00:00:00Z">
        <w:pPr>
          <w:pBdr>
            <w:top w:val="dotted" w:sz="6" w:space="2" w:color="5B9BD5" w:themeColor="accent1"/>
          </w:pBdr>
          <w:spacing w:before="200" w:after="0" w:line="259" w:lineRule="auto"/>
          <w:outlineLvl w:val="3"/>
        </w:pPr>
      </w:pPrChange>
    </w:pPr>
    <w:rPr>
      <w:rFonts w:asciiTheme="majorHAnsi" w:eastAsiaTheme="majorEastAsia" w:hAnsiTheme="majorHAnsi" w:cstheme="majorBidi"/>
      <w:b/>
      <w:bCs/>
      <w:i/>
      <w:iCs/>
      <w:color w:val="5B9BD5" w:themeColor="accent1"/>
      <w:rPrChange w:id="4" w:author="Jubarte" w:date="1970-01-01T00:00:00Z">
        <w:rPr>
          <w:rFonts w:asciiTheme="minorHAnsi" w:cstheme="minorBidi" w:eastAsiaTheme="minorHAnsi" w:hAnsiTheme="minorHAnsi"/>
          <w:caps/>
          <w:color w:val="2E74B5" w:themeColor="accent1" w:themeShade="BF"/>
          <w:spacing w:val="10"/>
          <w:sz w:val="22"/>
          <w:szCs w:val="22"/>
          <w:lang w:bidi="ar-SA" w:eastAsia="en-US" w:val="en-US"/>
        </w:rPr>
      </w:rPrChange>
    </w:rPr>
  </w:style>
  <w:style w:type="paragraph" w:styleId="Heading5">
    <w:name w:val="heading 5"/>
    <w:basedOn w:val="Normal"/>
    <w:next w:val="Normal"/>
    <w:link w:val="Heading5Char"/>
    <w:uiPriority w:val="9"/>
    <w:semiHidden/>
    <w:unhideWhenUsed/>
    <w:qFormat/>
    <w:rsid w:val="00ED7F78"/>
    <w:pPr>
      <w:keepNext/>
      <w:keepLines/>
      <w:spacing w:before="200" w:after="0" w:line="276" w:lineRule="auto"/>
      <w:outlineLvl w:val="4"/>
      <w:pPrChange w:id="5" w:author="Jubarte" w:date="1970-01-01T00:00:00Z">
        <w:pPr>
          <w:pBdr>
            <w:bottom w:val="single" w:sz="6" w:space="1" w:color="5B9BD5" w:themeColor="accent1"/>
          </w:pBdr>
          <w:spacing w:before="200" w:after="0" w:line="259" w:lineRule="auto"/>
          <w:outlineLvl w:val="4"/>
        </w:pPr>
      </w:pPrChange>
    </w:pPr>
    <w:rPr>
      <w:rFonts w:asciiTheme="majorHAnsi" w:eastAsiaTheme="majorEastAsia" w:hAnsiTheme="majorHAnsi" w:cstheme="majorBidi"/>
      <w:color w:val="1E4D78" w:themeColor="accent1" w:themeShade="7F"/>
      <w:rPrChange w:id="5" w:author="Jubarte" w:date="1970-01-01T00:00:00Z">
        <w:rPr>
          <w:rFonts w:asciiTheme="minorHAnsi" w:cstheme="minorBidi" w:eastAsiaTheme="minorHAnsi" w:hAnsiTheme="minorHAnsi"/>
          <w:caps/>
          <w:color w:val="2E74B5" w:themeColor="accent1" w:themeShade="BF"/>
          <w:spacing w:val="10"/>
          <w:sz w:val="22"/>
          <w:szCs w:val="22"/>
          <w:lang w:bidi="ar-SA" w:eastAsia="en-US" w:val="en-US"/>
        </w:rPr>
      </w:rPrChange>
    </w:rPr>
  </w:style>
  <w:style w:type="paragraph" w:styleId="Heading6">
    <w:name w:val="heading 6"/>
    <w:basedOn w:val="Normal"/>
    <w:next w:val="Normal"/>
    <w:link w:val="Heading6Char"/>
    <w:uiPriority w:val="9"/>
    <w:semiHidden/>
    <w:unhideWhenUsed/>
    <w:qFormat/>
    <w:rsid w:val="00ED7F78"/>
    <w:pPr>
      <w:keepNext/>
      <w:keepLines/>
      <w:spacing w:before="200" w:after="0" w:line="276" w:lineRule="auto"/>
      <w:outlineLvl w:val="5"/>
      <w:pPrChange w:id="6" w:author="Jubarte" w:date="1970-01-01T00:00:00Z">
        <w:pPr>
          <w:pBdr>
            <w:bottom w:val="dotted" w:sz="6" w:space="1" w:color="5B9BD5" w:themeColor="accent1"/>
          </w:pBdr>
          <w:spacing w:before="200" w:after="0" w:line="259" w:lineRule="auto"/>
          <w:outlineLvl w:val="5"/>
        </w:pPr>
      </w:pPrChange>
    </w:pPr>
    <w:rPr>
      <w:rFonts w:asciiTheme="majorHAnsi" w:eastAsiaTheme="majorEastAsia" w:hAnsiTheme="majorHAnsi" w:cstheme="majorBidi"/>
      <w:i/>
      <w:iCs/>
      <w:color w:val="1E4D78" w:themeColor="accent1" w:themeShade="7F"/>
      <w:rPrChange w:id="6" w:author="Jubarte" w:date="1970-01-01T00:00:00Z">
        <w:rPr>
          <w:rFonts w:asciiTheme="minorHAnsi" w:cstheme="minorBidi" w:eastAsiaTheme="minorHAnsi" w:hAnsiTheme="minorHAnsi"/>
          <w:caps/>
          <w:color w:val="2E74B5" w:themeColor="accent1" w:themeShade="BF"/>
          <w:spacing w:val="10"/>
          <w:sz w:val="22"/>
          <w:szCs w:val="22"/>
          <w:lang w:bidi="ar-SA" w:eastAsia="en-US" w:val="en-US"/>
        </w:rPr>
      </w:rPrChange>
    </w:rPr>
  </w:style>
  <w:style w:type="paragraph" w:styleId="Heading7">
    <w:name w:val="heading 7"/>
    <w:basedOn w:val="Normal"/>
    <w:next w:val="Normal"/>
    <w:link w:val="Heading7Char"/>
    <w:uiPriority w:val="9"/>
    <w:semiHidden/>
    <w:unhideWhenUsed/>
    <w:qFormat/>
    <w:rsid w:val="00ED7F78"/>
    <w:pPr>
      <w:keepNext/>
      <w:keepLines/>
      <w:spacing w:before="200" w:after="0" w:line="276" w:lineRule="auto"/>
      <w:outlineLvl w:val="6"/>
      <w:pPrChange w:id="7" w:author="Jubarte" w:date="1970-01-01T00:00:00Z">
        <w:pPr>
          <w:spacing w:before="200" w:after="0" w:line="259" w:lineRule="auto"/>
          <w:outlineLvl w:val="6"/>
        </w:pPr>
      </w:pPrChange>
    </w:pPr>
    <w:rPr>
      <w:rFonts w:asciiTheme="majorHAnsi" w:eastAsiaTheme="majorEastAsia" w:hAnsiTheme="majorHAnsi" w:cstheme="majorBidi"/>
      <w:i/>
      <w:iCs/>
      <w:color w:val="404040" w:themeColor="text1" w:themeTint="BF"/>
      <w:rPrChange w:id="7" w:author="Jubarte" w:date="1970-01-01T00:00:00Z">
        <w:rPr>
          <w:rFonts w:asciiTheme="minorHAnsi" w:cstheme="minorBidi" w:eastAsiaTheme="minorHAnsi" w:hAnsiTheme="minorHAnsi"/>
          <w:caps/>
          <w:color w:val="2E74B5" w:themeColor="accent1" w:themeShade="BF"/>
          <w:spacing w:val="10"/>
          <w:sz w:val="22"/>
          <w:szCs w:val="22"/>
          <w:lang w:bidi="ar-SA" w:eastAsia="en-US" w:val="en-US"/>
        </w:rPr>
      </w:rPrChange>
    </w:rPr>
  </w:style>
  <w:style w:type="paragraph" w:styleId="Heading8">
    <w:name w:val="heading 8"/>
    <w:basedOn w:val="Normal"/>
    <w:next w:val="Normal"/>
    <w:link w:val="Heading8Char"/>
    <w:uiPriority w:val="9"/>
    <w:semiHidden/>
    <w:unhideWhenUsed/>
    <w:qFormat/>
    <w:rsid w:val="00ED7F78"/>
    <w:pPr>
      <w:keepNext/>
      <w:keepLines/>
      <w:spacing w:before="200" w:after="0" w:line="276" w:lineRule="auto"/>
      <w:outlineLvl w:val="7"/>
      <w:pPrChange w:id="8" w:author="Jubarte" w:date="1970-01-01T00:00:00Z">
        <w:pPr>
          <w:spacing w:before="200" w:after="0" w:line="259" w:lineRule="auto"/>
          <w:outlineLvl w:val="7"/>
        </w:pPr>
      </w:pPrChange>
    </w:pPr>
    <w:rPr>
      <w:rFonts w:asciiTheme="majorHAnsi" w:eastAsiaTheme="majorEastAsia" w:hAnsiTheme="majorHAnsi" w:cstheme="majorBidi"/>
      <w:color w:val="5B9BD5" w:themeColor="accent1"/>
      <w:sz w:val="20"/>
      <w:szCs w:val="20"/>
      <w:rPrChange w:id="8" w:author="Jubarte" w:date="1970-01-01T00:00:00Z">
        <w:rPr>
          <w:rFonts w:asciiTheme="minorHAnsi" w:cstheme="minorBidi" w:eastAsiaTheme="minorHAnsi" w:hAnsiTheme="minorHAnsi"/>
          <w:caps/>
          <w:spacing w:val="10"/>
          <w:sz w:val="18"/>
          <w:szCs w:val="18"/>
          <w:lang w:bidi="ar-SA" w:eastAsia="en-US" w:val="en-US"/>
        </w:rPr>
      </w:rPrChange>
    </w:rPr>
  </w:style>
  <w:style w:type="paragraph" w:styleId="Heading9">
    <w:name w:val="heading 9"/>
    <w:basedOn w:val="Normal"/>
    <w:next w:val="Normal"/>
    <w:link w:val="Heading9Char"/>
    <w:uiPriority w:val="9"/>
    <w:semiHidden/>
    <w:unhideWhenUsed/>
    <w:qFormat/>
    <w:rsid w:val="00ED7F78"/>
    <w:pPr>
      <w:keepNext/>
      <w:keepLines/>
      <w:spacing w:before="200" w:after="0" w:line="276" w:lineRule="auto"/>
      <w:outlineLvl w:val="8"/>
      <w:pPrChange w:id="9" w:author="Jubarte" w:date="1970-01-01T00:00:00Z">
        <w:pPr>
          <w:spacing w:before="200" w:after="0" w:line="259" w:lineRule="auto"/>
          <w:outlineLvl w:val="8"/>
        </w:pPr>
      </w:pPrChange>
    </w:pPr>
    <w:rPr>
      <w:rFonts w:asciiTheme="majorHAnsi" w:eastAsiaTheme="majorEastAsia" w:hAnsiTheme="majorHAnsi" w:cstheme="majorBidi"/>
      <w:i/>
      <w:iCs/>
      <w:color w:val="404040" w:themeColor="text1" w:themeTint="BF"/>
      <w:sz w:val="20"/>
      <w:szCs w:val="20"/>
      <w:rPrChange w:id="9" w:author="Jubarte" w:date="1970-01-01T00:00:00Z">
        <w:rPr>
          <w:rFonts w:asciiTheme="minorHAnsi" w:cstheme="minorBidi" w:eastAsiaTheme="minorHAnsi" w:hAnsiTheme="minorHAnsi"/>
          <w:i/>
          <w:iCs/>
          <w:caps/>
          <w:spacing w:val="10"/>
          <w:sz w:val="18"/>
          <w:szCs w:val="18"/>
          <w:lang w:bidi="ar-SA" w:eastAsia="en-US" w:val="en-US"/>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EE7"/>
    <w:pPr>
      <w:spacing w:after="200" w:line="276" w:lineRule="auto"/>
      <w:ind w:left="720"/>
      <w:contextualSpacing/>
      <w:pPrChange w:id="10" w:author="Jubarte" w:date="1970-01-01T00:00:00Z">
        <w:pPr>
          <w:spacing w:after="160" w:line="259" w:lineRule="auto"/>
          <w:ind w:start="720"/>
          <w:contextualSpacing/>
        </w:pPr>
      </w:pPrChange>
    </w:pPr>
    <w:rPr>
      <w:rFonts w:eastAsiaTheme="minorEastAsia"/>
    </w:r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b/>
      <w:bCs/>
      <w:color w:val="2E75B5" w:themeColor="accent1" w:themeShade="BF"/>
      <w:sz w:val="28"/>
      <w:szCs w:val="28"/>
      <w:rPrChange w:id="11" w:author="Jubarte" w:date="1970-01-01T00:00:00Z">
        <w:rPr>
          <w:rFonts w:asciiTheme="majorHAnsi" w:eastAsiaTheme="majorEastAsia" w:hAnsiTheme="majorHAnsi" w:cstheme="majorBidi"/>
          <w:color w:val="2E74B5" w:themeColor="accent1" w:themeShade="BF"/>
          <w:sz w:val="32"/>
          <w:szCs w:val="32"/>
        </w:rPr>
      </w:rPrChange>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b/>
      <w:bCs/>
      <w:color w:val="5B9BD5" w:themeColor="accent1"/>
      <w:sz w:val="26"/>
      <w:szCs w:val="26"/>
      <w:rPrChange w:id="12" w:author="Jubarte" w:date="1970-01-01T00:00:00Z">
        <w:rPr>
          <w:rFonts w:asciiTheme="majorHAnsi" w:eastAsiaTheme="majorEastAsia" w:hAnsiTheme="majorHAnsi" w:cstheme="majorBidi"/>
          <w:color w:val="2E74B5" w:themeColor="accent1" w:themeShade="BF"/>
          <w:sz w:val="26"/>
          <w:szCs w:val="26"/>
        </w:rPr>
      </w:rPrChange>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3" w:author="Jubarte" w:date="1970-01-01T00:00:00Z">
        <w:pPr>
          <w:tabs>
            <w:tab w:val="center" w:pos="4680"/>
            <w:tab w:val="end" w:pos="9360"/>
          </w:tabs>
          <w:spacing w:after="0" w:line="240" w:lineRule="auto"/>
        </w:pPr>
      </w:pPrChange>
    </w:pPr>
    <w:rPr>
      <w:rFonts w:eastAsiaTheme="minorEastAsia"/>
    </w:r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after="0" w:line="240" w:lineRule="auto"/>
      <w:pPrChange w:id="14" w:author="Jubarte" w:date="1970-01-01T00:00:00Z">
        <w:pPr>
          <w:tabs>
            <w:tab w:val="center" w:pos="4680"/>
            <w:tab w:val="end" w:pos="9360"/>
          </w:tabs>
          <w:spacing w:after="0" w:line="240" w:lineRule="auto"/>
        </w:pPr>
      </w:pPrChange>
    </w:pPr>
    <w:rPr>
      <w:rFonts w:eastAsiaTheme="minorEastAsia"/>
    </w:r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Change w:id="15" w:author="Jubarte" w:date="1970-01-01T00:00:00Z">
        <w:pPr>
          <w:spacing w:after="0" w:line="240" w:lineRule="auto"/>
        </w:pPr>
      </w:pPrChange>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Change w:id="16" w:author="Jubarte" w:date="1970-01-01T00:00:00Z">
        <w:pPr>
          <w:spacing w:after="0" w:line="240" w:lineRule="auto"/>
        </w:pPr>
      </w:pPrChange>
    </w:pPr>
    <w:rPr>
      <w:rFonts w:eastAsiaTheme="minorEastAsia"/>
      <w:rPrChange w:id="16" w:author="Jubarte" w:date="1970-01-01T00:00:00Z">
        <w:rPr>
          <w:rFonts w:eastAsiaTheme="minorEastAsia" w:asciiTheme="minorHAnsi"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rFonts w:asciiTheme="majorHAnsi" w:eastAsiaTheme="majorEastAsia" w:hAnsiTheme="majorHAnsi" w:cstheme="majorBidi"/>
      <w:b/>
      <w:bCs/>
      <w:color w:val="5B9BD5" w:themeColor="accent1"/>
      <w:rPrChange w:id="17" w:author="Jubarte" w:date="1970-01-01T00:00:00Z">
        <w:rPr>
          <w:caps/>
          <w:color w:val="1F4D78" w:themeColor="accent1" w:themeShade="7F"/>
          <w:spacing w:val="15"/>
        </w:rPr>
      </w:rPrChange>
    </w:rPr>
  </w:style>
  <w:style w:type="character" w:customStyle="1" w:styleId="Heading4Char">
    <w:name w:val="Heading 4 Char"/>
    <w:basedOn w:val="DefaultParagraphFont"/>
    <w:link w:val="Heading4"/>
    <w:uiPriority w:val="9"/>
    <w:semiHidden/>
    <w:rsid w:val="00ED7F78"/>
    <w:rPr>
      <w:rFonts w:asciiTheme="majorHAnsi" w:eastAsiaTheme="majorEastAsia" w:hAnsiTheme="majorHAnsi" w:cstheme="majorBidi"/>
      <w:b/>
      <w:bCs/>
      <w:i/>
      <w:iCs/>
      <w:color w:val="5B9BD5" w:themeColor="accent1"/>
      <w:rPrChange w:id="18" w:author="Jubarte" w:date="1970-01-01T00:00:00Z">
        <w:rPr>
          <w:caps/>
          <w:color w:val="2E74B5" w:themeColor="accent1" w:themeShade="BF"/>
          <w:spacing w:val="10"/>
        </w:rPr>
      </w:rPrChange>
    </w:rPr>
  </w:style>
  <w:style w:type="character" w:customStyle="1" w:styleId="Heading5Char">
    <w:name w:val="Heading 5 Char"/>
    <w:basedOn w:val="DefaultParagraphFont"/>
    <w:link w:val="Heading5"/>
    <w:uiPriority w:val="9"/>
    <w:semiHidden/>
    <w:rsid w:val="00ED7F78"/>
    <w:rPr>
      <w:rFonts w:asciiTheme="majorHAnsi" w:eastAsiaTheme="majorEastAsia" w:hAnsiTheme="majorHAnsi" w:cstheme="majorBidi"/>
      <w:color w:val="1E4D78" w:themeColor="accent1" w:themeShade="7F"/>
      <w:rPrChange w:id="19" w:author="Jubarte" w:date="1970-01-01T00:00:00Z">
        <w:rPr>
          <w:caps/>
          <w:color w:val="2E74B5" w:themeColor="accent1" w:themeShade="BF"/>
          <w:spacing w:val="10"/>
        </w:rPr>
      </w:rPrChange>
    </w:rPr>
  </w:style>
  <w:style w:type="character" w:customStyle="1" w:styleId="Heading6Char">
    <w:name w:val="Heading 6 Char"/>
    <w:basedOn w:val="DefaultParagraphFont"/>
    <w:link w:val="Heading6"/>
    <w:uiPriority w:val="9"/>
    <w:semiHidden/>
    <w:rsid w:val="00ED7F78"/>
    <w:rPr>
      <w:rFonts w:asciiTheme="majorHAnsi" w:eastAsiaTheme="majorEastAsia" w:hAnsiTheme="majorHAnsi" w:cstheme="majorBidi"/>
      <w:i/>
      <w:iCs/>
      <w:color w:val="1E4D78" w:themeColor="accent1" w:themeShade="7F"/>
      <w:rPrChange w:id="20" w:author="Jubarte" w:date="1970-01-01T00:00:00Z">
        <w:rPr>
          <w:caps/>
          <w:color w:val="2E74B5" w:themeColor="accent1" w:themeShade="BF"/>
          <w:spacing w:val="10"/>
        </w:rPr>
      </w:rPrChange>
    </w:rPr>
  </w:style>
  <w:style w:type="character" w:customStyle="1" w:styleId="Heading7Char">
    <w:name w:val="Heading 7 Char"/>
    <w:basedOn w:val="DefaultParagraphFont"/>
    <w:link w:val="Heading7"/>
    <w:uiPriority w:val="9"/>
    <w:semiHidden/>
    <w:rsid w:val="00ED7F78"/>
    <w:rPr>
      <w:rFonts w:asciiTheme="majorHAnsi" w:eastAsiaTheme="majorEastAsia" w:hAnsiTheme="majorHAnsi" w:cstheme="majorBidi"/>
      <w:i/>
      <w:iCs/>
      <w:color w:val="404040" w:themeColor="text1" w:themeTint="BF"/>
      <w:rPrChange w:id="21" w:author="Jubarte" w:date="1970-01-01T00:00:00Z">
        <w:rPr>
          <w:caps/>
          <w:color w:val="2E74B5" w:themeColor="accent1" w:themeShade="BF"/>
          <w:spacing w:val="10"/>
        </w:rPr>
      </w:rPrChange>
    </w:rPr>
  </w:style>
  <w:style w:type="character" w:customStyle="1" w:styleId="Heading8Char">
    <w:name w:val="Heading 8 Char"/>
    <w:basedOn w:val="DefaultParagraphFont"/>
    <w:link w:val="Heading8"/>
    <w:uiPriority w:val="9"/>
    <w:semiHidden/>
    <w:rsid w:val="00ED7F78"/>
    <w:rPr>
      <w:rFonts w:asciiTheme="majorHAnsi" w:eastAsiaTheme="majorEastAsia" w:hAnsiTheme="majorHAnsi" w:cstheme="majorBidi"/>
      <w:color w:val="5B9BD5" w:themeColor="accent1"/>
      <w:sz w:val="20"/>
      <w:szCs w:val="20"/>
      <w:rPrChange w:id="22" w:author="Jubarte" w:date="1970-01-01T00:00:00Z">
        <w:rPr>
          <w:caps/>
          <w:spacing w:val="10"/>
          <w:sz w:val="18"/>
          <w:szCs w:val="18"/>
        </w:rPr>
      </w:rPrChange>
    </w:rPr>
  </w:style>
  <w:style w:type="character" w:customStyle="1" w:styleId="Heading9Char">
    <w:name w:val="Heading 9 Char"/>
    <w:basedOn w:val="DefaultParagraphFont"/>
    <w:link w:val="Heading9"/>
    <w:uiPriority w:val="9"/>
    <w:semiHidden/>
    <w:rsid w:val="00ED7F78"/>
    <w:rPr>
      <w:rFonts w:asciiTheme="majorHAnsi" w:eastAsiaTheme="majorEastAsia" w:hAnsiTheme="majorHAnsi" w:cstheme="majorBidi"/>
      <w:i/>
      <w:iCs/>
      <w:color w:val="404040" w:themeColor="text1" w:themeTint="BF"/>
      <w:sz w:val="20"/>
      <w:szCs w:val="20"/>
      <w:rPrChange w:id="23" w:author="Jubarte" w:date="1970-01-01T00:00:00Z">
        <w:rPr>
          <w:i/>
          <w:iCs/>
          <w:caps/>
          <w:spacing w:val="10"/>
          <w:sz w:val="18"/>
          <w:szCs w:val="18"/>
        </w:rPr>
      </w:rPrChange>
    </w:rPr>
  </w:style>
  <w:style w:type="paragraph" w:styleId="Caption">
    <w:name w:val="caption"/>
    <w:basedOn w:val="Normal"/>
    <w:next w:val="Normal"/>
    <w:uiPriority w:val="35"/>
    <w:semiHidden/>
    <w:unhideWhenUsed/>
    <w:qFormat/>
    <w:rsid w:val="00ED7F78"/>
    <w:pPr>
      <w:spacing w:line="240" w:lineRule="auto" w:after="200"/>
      <w:pPrChange w:id="24" w:author="Jubarte" w:date="1970-01-01T00:00:00Z">
        <w:pPr>
          <w:spacing w:after="160" w:line="259" w:lineRule="auto"/>
        </w:pPr>
      </w:pPrChange>
    </w:pPr>
    <w:rPr>
      <w:rFonts w:eastAsiaTheme="minorEastAsia"/>
      <w:b/>
      <w:bCs/>
      <w:color w:val="5B9BD5" w:themeColor="accent1"/>
      <w:sz w:val="18"/>
      <w:szCs w:val="18"/>
      <w:rPrChange w:id="24" w:author="Jubarte" w:date="1970-01-01T00:00:00Z">
        <w:rPr>
          <w:rFonts w:asciiTheme="minorHAnsi" w:cstheme="minorBidi" w:eastAsiaTheme="minorHAnsi" w:hAnsiTheme="minorHAnsi"/>
          <w:b/>
          <w:bCs/>
          <w:color w:val="2E74B5" w:themeColor="accent1" w:themeShade="BF"/>
          <w:sz w:val="16"/>
          <w:szCs w:val="16"/>
          <w:lang w:bidi="ar-SA" w:eastAsia="en-US" w:val="en-US"/>
        </w:rPr>
      </w:rPrChange>
    </w:rPr>
  </w:style>
  <w:style w:type="paragraph" w:styleId="Title">
    <w:name w:val="Title"/>
    <w:basedOn w:val="Normal"/>
    <w:next w:val="Normal"/>
    <w:link w:val="TitleChar"/>
    <w:uiPriority w:val="10"/>
    <w:qFormat/>
    <w:rsid w:val="00ED7F78"/>
    <w:pPr>
      <w:pBdr>
        <w:bottom w:val="single" w:sz="8" w:space="4" w:color="5B9BD5" w:themeColor="accent1"/>
      </w:pBdr>
      <w:spacing w:after="300" w:line="240" w:lineRule="auto"/>
      <w:contextualSpacing/>
      <w:pPrChange w:id="25" w:author="Jubarte" w:date="1970-01-01T00:00:00Z">
        <w:pPr>
          <w:spacing w:after="0" w:line="259" w:lineRule="auto"/>
        </w:pPr>
      </w:pPrChange>
    </w:pPr>
    <w:rPr>
      <w:rFonts w:asciiTheme="majorHAnsi" w:eastAsiaTheme="majorEastAsia" w:hAnsiTheme="majorHAnsi" w:cstheme="majorBidi"/>
      <w:color w:val="323E4F" w:themeColor="text2" w:themeShade="BF"/>
      <w:spacing w:val="5"/>
      <w:kern w:val="28"/>
      <w:sz w:val="52"/>
      <w:szCs w:val="52"/>
      <w:rPrChange w:id="25" w:author="Jubarte" w:date="1970-01-01T00:00:00Z">
        <w:rPr>
          <w:rFonts w:asciiTheme="majorHAnsi" w:eastAsiaTheme="majorEastAsia" w:hAnsiTheme="majorHAnsi" w:cstheme="majorBidi"/>
          <w:caps/>
          <w:color w:val="5B9BD5" w:themeColor="accent1"/>
          <w:spacing w:val="10"/>
          <w:sz w:val="52"/>
          <w:szCs w:val="52"/>
          <w:lang w:bidi="ar-SA" w:eastAsia="en-US" w:val="en-US"/>
        </w:rPr>
      </w:rPrChange>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olor w:val="323E4F" w:themeColor="text2" w:themeShade="BF"/>
      <w:spacing w:val="5"/>
      <w:kern w:val="28"/>
      <w:sz w:val="52"/>
      <w:szCs w:val="52"/>
      <w:rPrChange w:id="26" w:author="Jubarte" w:date="1970-01-01T00:00:00Z">
        <w:rPr>
          <w:rFonts w:asciiTheme="majorHAnsi" w:eastAsiaTheme="majorEastAsia" w:hAnsiTheme="majorHAnsi" w:cstheme="majorBidi"/>
          <w:caps/>
          <w:color w:val="5B9BD5" w:themeColor="accent1"/>
          <w:spacing w:val="10"/>
          <w:sz w:val="52"/>
          <w:szCs w:val="52"/>
        </w:rPr>
      </w:rPrChange>
    </w:rPr>
  </w:style>
  <w:style w:type="paragraph" w:styleId="Subtitle">
    <w:name w:val="Subtitle"/>
    <w:basedOn w:val="Normal"/>
    <w:next w:val="Normal"/>
    <w:link w:val="SubtitleChar"/>
    <w:uiPriority w:val="11"/>
    <w:qFormat/>
    <w:rsid w:val="00ED7F78"/>
    <w:pPr>
      <w:numPr>
        <w:ilvl w:val="1"/>
      </w:numPr>
      <w:spacing w:after="200" w:line="276" w:lineRule="auto"/>
      <w:pPrChange w:id="27" w:author="Jubarte" w:date="1970-01-01T00:00:00Z">
        <w:pPr>
          <w:spacing w:after="500" w:line="240" w:lineRule="auto"/>
        </w:pPr>
      </w:pPrChange>
    </w:pPr>
    <w:rPr>
      <w:rFonts w:asciiTheme="majorHAnsi" w:eastAsiaTheme="majorEastAsia" w:hAnsiTheme="majorHAnsi" w:cstheme="majorBidi"/>
      <w:i/>
      <w:iCs/>
      <w:color w:val="5B9BD5" w:themeColor="accent1"/>
      <w:spacing w:val="15"/>
      <w:sz w:val="24"/>
      <w:szCs w:val="24"/>
      <w:rPrChange w:id="27" w:author="Jubarte" w:date="1970-01-01T00:00:00Z">
        <w:rPr>
          <w:rFonts w:asciiTheme="minorHAnsi" w:cstheme="minorBidi" w:eastAsiaTheme="minorHAnsi" w:hAnsiTheme="minorHAnsi"/>
          <w:caps/>
          <w:color w:val="595959" w:themeColor="text1" w:themeTint="A6"/>
          <w:spacing w:val="10"/>
          <w:sz w:val="21"/>
          <w:szCs w:val="21"/>
          <w:lang w:bidi="ar-SA" w:eastAsia="en-US" w:val="en-US"/>
        </w:rPr>
      </w:rPrChange>
    </w:rPr>
  </w:style>
  <w:style w:type="character" w:customStyle="1" w:styleId="SubtitleChar">
    <w:name w:val="Subtitle Char"/>
    <w:basedOn w:val="DefaultParagraphFont"/>
    <w:link w:val="Subtitle"/>
    <w:uiPriority w:val="11"/>
    <w:rsid w:val="00ED7F78"/>
    <w:rPr>
      <w:rFonts w:asciiTheme="majorHAnsi" w:eastAsiaTheme="majorEastAsia" w:hAnsiTheme="majorHAnsi" w:cstheme="majorBidi"/>
      <w:i/>
      <w:iCs/>
      <w:color w:val="5B9BD5" w:themeColor="accent1"/>
      <w:spacing w:val="15"/>
      <w:sz w:val="24"/>
      <w:szCs w:val="24"/>
      <w:rPrChange w:id="28" w:author="Jubarte" w:date="1970-01-01T00:00:00Z">
        <w:rPr>
          <w:caps/>
          <w:color w:val="595959" w:themeColor="text1" w:themeTint="A6"/>
          <w:spacing w:val="10"/>
          <w:sz w:val="21"/>
          <w:szCs w:val="21"/>
        </w:rPr>
      </w:rPrChange>
    </w:rPr>
  </w:style>
  <w:style w:type="character" w:styleId="Strong">
    <w:name w:val="Strong"/>
    <w:uiPriority w:val="22"/>
    <w:qFormat/>
    <w:rsid w:val="00ED7F78"/>
    <w:rPr>
      <w:b/>
      <w:bCs/>
    </w:rPr>
  </w:style>
  <w:style w:type="character" w:styleId="Emphasis">
    <w:name w:val="Emphasis"/>
    <w:uiPriority w:val="20"/>
    <w:qFormat/>
    <w:rsid w:val="00ED7F78"/>
    <w:rPr>
      <w:i/>
      <w:iCs/>
      <w:rPrChange w:id="29" w:author="Jubarte" w:date="1970-01-01T00:00:00Z">
        <w:rPr>
          <w:caps/>
          <w:color w:val="1F4D78" w:themeColor="accent1" w:themeShade="7F"/>
          <w:spacing w:val="5"/>
        </w:rPr>
      </w:rPrChange>
    </w:rPr>
  </w:style>
  <w:style w:type="paragraph" w:styleId="Quote">
    <w:name w:val="Quote"/>
    <w:basedOn w:val="Normal"/>
    <w:next w:val="Normal"/>
    <w:link w:val="QuoteChar"/>
    <w:uiPriority w:val="29"/>
    <w:qFormat/>
    <w:rsid w:val="00ED7F78"/>
    <w:pPr>
      <w:spacing w:after="200" w:line="276" w:lineRule="auto"/>
    </w:pPr>
    <w:rPr>
      <w:rFonts w:eastAsiaTheme="minorEastAsia"/>
      <w:i/>
      <w:iCs/>
      <w:color w:val="000000" w:themeColor="text1"/>
      <w:rPrChange w:id="30" w:author="Jubarte" w:date="1970-01-01T00:00:00Z">
        <w:rPr>
          <w:rFonts w:asciiTheme="minorHAnsi" w:cstheme="minorBidi" w:eastAsiaTheme="minorHAnsi" w:hAnsiTheme="minorHAnsi"/>
          <w:i/>
          <w:iCs/>
          <w:sz w:val="24"/>
          <w:szCs w:val="24"/>
          <w:lang w:bidi="ar-SA" w:eastAsia="en-US" w:val="en-US"/>
        </w:rPr>
      </w:rPrChange>
    </w:rPr>
  </w:style>
  <w:style w:type="character" w:customStyle="1" w:styleId="QuoteChar">
    <w:name w:val="Quote Char"/>
    <w:basedOn w:val="DefaultParagraphFont"/>
    <w:link w:val="Quote"/>
    <w:uiPriority w:val="29"/>
    <w:rsid w:val="00ED7F78"/>
    <w:rPr>
      <w:i/>
      <w:iCs/>
      <w:color w:val="000000" w:themeColor="text1"/>
      <w:rPrChange w:id="31" w:author="Jubarte" w:date="1970-01-01T00:00:00Z">
        <w:rPr>
          <w:i/>
          <w:iCs/>
          <w:sz w:val="24"/>
          <w:szCs w:val="24"/>
        </w:rPr>
      </w:rPrChange>
    </w:rPr>
  </w:style>
  <w:style w:type="paragraph" w:styleId="IntenseQuote">
    <w:name w:val="Intense Quote"/>
    <w:basedOn w:val="Normal"/>
    <w:next w:val="Normal"/>
    <w:link w:val="IntenseQuoteChar"/>
    <w:uiPriority w:val="30"/>
    <w:qFormat/>
    <w:rsid w:val="00ED7F78"/>
    <w:pPr>
      <w:pBdr>
        <w:bottom w:val="single" w:sz="4" w:space="4" w:color="5B9BD5" w:themeColor="accent1"/>
      </w:pBdr>
      <w:spacing w:before="200" w:after="280" w:line="276" w:lineRule="auto"/>
      <w:ind w:left="936" w:right="936"/>
      <w:pPrChange w:id="32" w:author="Jubarte" w:date="1970-01-01T00:00:00Z">
        <w:pPr>
          <w:spacing w:before="240" w:after="240" w:line="240" w:lineRule="auto"/>
          <w:ind w:start="1080" w:end="1080"/>
          <w:jc w:val="center"/>
        </w:pPr>
      </w:pPrChange>
    </w:pPr>
    <w:rPr>
      <w:rFonts w:eastAsiaTheme="minorEastAsia"/>
      <w:b/>
      <w:bCs/>
      <w:i/>
      <w:iCs/>
      <w:color w:val="5B9BD5" w:themeColor="accent1"/>
      <w:rPrChange w:id="32" w:author="Jubarte" w:date="1970-01-01T00:00:00Z">
        <w:rPr>
          <w:rFonts w:asciiTheme="minorHAnsi" w:cstheme="minorBidi" w:eastAsiaTheme="minorHAnsi" w:hAnsiTheme="minorHAnsi"/>
          <w:color w:val="5B9BD5" w:themeColor="accent1"/>
          <w:sz w:val="24"/>
          <w:szCs w:val="24"/>
          <w:lang w:bidi="ar-SA" w:eastAsia="en-US" w:val="en-US"/>
        </w:rPr>
      </w:rPrChange>
    </w:rPr>
  </w:style>
  <w:style w:type="character" w:customStyle="1" w:styleId="IntenseQuoteChar">
    <w:name w:val="Intense Quote Char"/>
    <w:basedOn w:val="DefaultParagraphFont"/>
    <w:link w:val="IntenseQuote"/>
    <w:uiPriority w:val="30"/>
    <w:rsid w:val="00ED7F78"/>
    <w:rPr>
      <w:b/>
      <w:bCs/>
      <w:i/>
      <w:iCs/>
      <w:color w:val="5B9BD5" w:themeColor="accent1"/>
      <w:rPrChange w:id="33" w:author="Jubarte" w:date="1970-01-01T00:00:00Z">
        <w:rPr>
          <w:color w:val="5B9BD5" w:themeColor="accent1"/>
          <w:sz w:val="24"/>
          <w:szCs w:val="24"/>
        </w:rPr>
      </w:rPrChange>
    </w:rPr>
  </w:style>
  <w:style w:type="character" w:styleId="SubtleEmphasis">
    <w:name w:val="Subtle Emphasis"/>
    <w:uiPriority w:val="19"/>
    <w:qFormat/>
    <w:rsid w:val="00ED7F78"/>
    <w:rPr>
      <w:i/>
      <w:iCs/>
      <w:color w:val="808080" w:themeColor="text1" w:themeTint="7F"/>
      <w:rPrChange w:id="34" w:author="Jubarte" w:date="1970-01-01T00:00:00Z">
        <w:rPr>
          <w:i/>
          <w:iCs/>
          <w:color w:val="1F4D78" w:themeColor="accent1" w:themeShade="7F"/>
        </w:rPr>
      </w:rPrChange>
    </w:rPr>
  </w:style>
  <w:style w:type="character" w:styleId="IntenseEmphasis">
    <w:name w:val="Intense Emphasis"/>
    <w:uiPriority w:val="21"/>
    <w:qFormat/>
    <w:rsid w:val="00ED7F78"/>
    <w:rPr>
      <w:b/>
      <w:bCs/>
      <w:i/>
      <w:iCs/>
      <w:color w:val="5B9BD5" w:themeColor="accent1"/>
      <w:rPrChange w:id="35" w:author="Jubarte" w:date="1970-01-01T00:00:00Z">
        <w:rPr>
          <w:b/>
          <w:bCs/>
          <w:caps/>
          <w:color w:val="1F4D78" w:themeColor="accent1" w:themeShade="7F"/>
          <w:spacing w:val="10"/>
        </w:rPr>
      </w:rPrChange>
    </w:rPr>
  </w:style>
  <w:style w:type="character" w:styleId="SubtleReference">
    <w:name w:val="Subtle Reference"/>
    <w:uiPriority w:val="31"/>
    <w:qFormat/>
    <w:rsid w:val="00ED7F78"/>
    <w:rPr>
      <w:smallCaps/>
      <w:color w:val="ED7D31" w:themeColor="accent2"/>
      <w:u w:val="single"/>
      <w:rPrChange w:id="36" w:author="Jubarte" w:date="1970-01-01T00:00:00Z">
        <w:rPr>
          <w:b/>
          <w:bCs/>
          <w:color w:val="5B9BD5" w:themeColor="accent1"/>
        </w:rPr>
      </w:rPrChange>
    </w:rPr>
  </w:style>
  <w:style w:type="character" w:styleId="IntenseReference">
    <w:name w:val="Intense Reference"/>
    <w:uiPriority w:val="32"/>
    <w:qFormat/>
    <w:rsid w:val="00ED7F78"/>
    <w:rPr>
      <w:b/>
      <w:bCs/>
      <w:smallCaps/>
      <w:color w:val="ED7D31" w:themeColor="accent2"/>
      <w:spacing w:val="5"/>
      <w:u w:val="single"/>
      <w:rPrChange w:id="37" w:author="Jubarte" w:date="1970-01-01T00:00:00Z">
        <w:rPr>
          <w:b/>
          <w:bCs/>
          <w:i/>
          <w:iCs/>
          <w:caps/>
          <w:color w:val="5B9BD5" w:themeColor="accent1"/>
        </w:rPr>
      </w:rPrChange>
    </w:rPr>
  </w:style>
  <w:style w:type="character" w:styleId="BookTitle">
    <w:name w:val="Book Title"/>
    <w:uiPriority w:val="33"/>
    <w:qFormat/>
    <w:rsid w:val="00ED7F78"/>
    <w:rPr>
      <w:b/>
      <w:bCs/>
      <w:smallCaps/>
      <w:spacing w:val="5"/>
      <w:rPrChange w:id="38" w:author="Jubarte" w:date="1970-01-01T00:00:00Z">
        <w:rPr>
          <w:b/>
          <w:bCs/>
          <w:i/>
          <w:iCs/>
          <w:spacing w:val="0"/>
        </w:rPr>
      </w:rPrChange>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start="220"/>
    </w:pPr>
  </w:style>
  <w:style w:type="paragraph" w:styleId="FootnoteText">
    <w:name w:val="footnote text"/>
    <w:basedOn w:val="Normal"/>
    <w:link w:val="FootnoteTextChar"/>
    <w:uiPriority w:val="99"/>
    <w:semiHidden/>
    <w:unhideWhenUsed/>
    <w:rsid w:val="00D66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 w:type="paragraph" w:styleId="BodyText">
    <w:name w:val="Body Text"/>
    <w:basedOn w:val="Normal"/>
    <w:link w:val="BodyTextChar"/>
    <w:uiPriority w:val="99"/>
    <w:unhideWhenUsed/>
    <w:rsid w:val="00AA1D8D"/>
    <w:pPr>
      <w:spacing w:after="120" w:line="276" w:lineRule="auto"/>
      <w:pPrChange w:id="39" w:author="Jubarte" w:date="1970-01-01T00:00:00Z">
        <w:pPr>
          <w:spacing w:after="120" w:line="276" w:lineRule="auto"/>
        </w:pPr>
      </w:pPrChange>
    </w:pPr>
    <w:rPr>
      <w:rFonts w:eastAsiaTheme="minorEastAsia"/>
      <w:rPrChange w:id="39" w:author="Jubarte" w:date="1970-01-01T00:00:00Z">
        <w:rPr>
          <w:lang w:val="en-US" w:eastAsia="en-US" w:bidi="ar-SA"/>
        </w:rPr>
      </w:rPrChang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Change w:id="40" w:author="Jubarte" w:date="1970-01-01T00:00:00Z">
        <w:pPr>
          <w:spacing w:after="120" w:line="480" w:lineRule="auto"/>
        </w:pPr>
      </w:pPrChange>
    </w:pPr>
    <w:rPr>
      <w:rFonts w:eastAsiaTheme="minorEastAsia"/>
      <w:rPrChange w:id="40" w:author="Jubarte" w:date="1970-01-01T00:00:00Z">
        <w:rPr>
          <w:lang w:val="en-US" w:eastAsia="en-US" w:bidi="ar-SA"/>
        </w:rPr>
      </w:rPrChang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Change w:id="41" w:author="Jubarte" w:date="1970-01-01T00:00:00Z">
        <w:pPr>
          <w:spacing w:after="120" w:line="276" w:lineRule="auto"/>
        </w:pPr>
      </w:pPrChange>
    </w:pPr>
    <w:rPr>
      <w:rFonts w:eastAsiaTheme="minorEastAsia"/>
      <w:sz w:val="16"/>
      <w:szCs w:val="16"/>
      <w:rPrChange w:id="41" w:author="Jubarte" w:date="1970-01-01T00:00:00Z">
        <w:rPr>
          <w:sz w:val="16"/>
          <w:szCs w:val="16"/>
          <w:lang w:val="en-US" w:eastAsia="en-US" w:bidi="ar-SA"/>
        </w:rPr>
      </w:rPrChang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Change w:id="42" w:author="Jubarte" w:date="1970-01-01T00:00:00Z">
        <w:pPr>
          <w:spacing w:after="200" w:line="276" w:lineRule="auto"/>
          <w:ind w:left="360" w:hanging="360"/>
          <w:contextualSpacing/>
        </w:pPr>
      </w:pPrChange>
    </w:pPr>
    <w:rPr>
      <w:rFonts w:eastAsiaTheme="minorEastAsia"/>
      <w:rPrChange w:id="42" w:author="Jubarte" w:date="1970-01-01T00:00:00Z">
        <w:rPr>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43" w:author="Jubarte" w:date="1970-01-01T00:00:00Z">
        <w:pPr>
          <w:spacing w:after="200" w:line="276" w:lineRule="auto"/>
          <w:ind w:left="720" w:hanging="360"/>
          <w:contextualSpacing/>
        </w:pPr>
      </w:pPrChange>
    </w:pPr>
    <w:rPr>
      <w:rFonts w:eastAsiaTheme="minorEastAsia"/>
      <w:rPrChange w:id="43" w:author="Jubarte" w:date="1970-01-01T00:00:00Z">
        <w:rPr>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44" w:author="Jubarte" w:date="1970-01-01T00:00:00Z">
        <w:pPr>
          <w:spacing w:after="200" w:line="276" w:lineRule="auto"/>
          <w:ind w:left="1080" w:hanging="360"/>
          <w:contextualSpacing/>
        </w:pPr>
      </w:pPrChange>
    </w:pPr>
    <w:rPr>
      <w:rFonts w:eastAsiaTheme="minorEastAsia"/>
      <w:rPrChange w:id="44" w:author="Jubarte" w:date="1970-01-01T00:00:00Z">
        <w:rPr>
          <w:lang w:val="en-US" w:eastAsia="en-US" w:bidi="ar-SA"/>
        </w:rPr>
      </w:rPrChange>
    </w:rPr>
  </w:style>
  <w:style w:type="paragraph" w:styleId="ListBullet">
    <w:name w:val="List Bullet"/>
    <w:basedOn w:val="Normal"/>
    <w:uiPriority w:val="99"/>
    <w:unhideWhenUsed/>
    <w:rsid w:val="00326F90"/>
    <w:pPr>
      <w:numPr>
        <w:numId w:val="1"/>
      </w:numPr>
      <w:spacing w:after="200" w:line="276" w:lineRule="auto"/>
      <w:contextualSpacing/>
      <w:pPrChange w:id="45" w:author="Jubarte" w:date="1970-01-01T00:00:00Z">
        <w:pPr>
          <w:numPr>
            <w:numId w:val="1"/>
          </w:numPr>
          <w:spacing w:after="200" w:line="276" w:lineRule="auto"/>
          <w:contextualSpacing/>
        </w:pPr>
      </w:pPrChange>
    </w:pPr>
    <w:rPr>
      <w:rFonts w:eastAsiaTheme="minorEastAsia"/>
      <w:rPrChange w:id="45" w:author="Jubarte" w:date="1970-01-01T00:00:00Z">
        <w:rPr>
          <w:lang w:val="en-US" w:eastAsia="en-US" w:bidi="ar-SA"/>
        </w:rPr>
      </w:rPrChange>
    </w:rPr>
  </w:style>
  <w:style w:type="paragraph" w:styleId="ListBullet2">
    <w:name w:val="List Bullet 2"/>
    <w:basedOn w:val="Normal"/>
    <w:uiPriority w:val="99"/>
    <w:unhideWhenUsed/>
    <w:rsid w:val="00326F90"/>
    <w:pPr>
      <w:numPr>
        <w:numId w:val="2"/>
      </w:numPr>
      <w:spacing w:after="200" w:line="276" w:lineRule="auto"/>
      <w:contextualSpacing/>
      <w:pPrChange w:id="46" w:author="Jubarte" w:date="1970-01-01T00:00:00Z">
        <w:pPr>
          <w:numPr>
            <w:numId w:val="2"/>
          </w:numPr>
          <w:spacing w:after="200" w:line="276" w:lineRule="auto"/>
          <w:contextualSpacing/>
        </w:pPr>
      </w:pPrChange>
    </w:pPr>
    <w:rPr>
      <w:rFonts w:eastAsiaTheme="minorEastAsia"/>
      <w:rPrChange w:id="46" w:author="Jubarte" w:date="1970-01-01T00:00:00Z">
        <w:rPr>
          <w:lang w:val="en-US" w:eastAsia="en-US" w:bidi="ar-SA"/>
        </w:rPr>
      </w:rPrChange>
    </w:rPr>
  </w:style>
  <w:style w:type="paragraph" w:styleId="ListBullet3">
    <w:name w:val="List Bullet 3"/>
    <w:basedOn w:val="Normal"/>
    <w:uiPriority w:val="99"/>
    <w:unhideWhenUsed/>
    <w:rsid w:val="00326F90"/>
    <w:pPr>
      <w:numPr>
        <w:numId w:val="3"/>
      </w:numPr>
      <w:spacing w:after="200" w:line="276" w:lineRule="auto"/>
      <w:contextualSpacing/>
      <w:pPrChange w:id="47" w:author="Jubarte" w:date="1970-01-01T00:00:00Z">
        <w:pPr>
          <w:numPr>
            <w:numId w:val="3"/>
          </w:numPr>
          <w:spacing w:after="200" w:line="276" w:lineRule="auto"/>
          <w:contextualSpacing/>
        </w:pPr>
      </w:pPrChange>
    </w:pPr>
    <w:rPr>
      <w:rFonts w:eastAsiaTheme="minorEastAsia"/>
      <w:rPrChange w:id="47" w:author="Jubarte" w:date="1970-01-01T00:00:00Z">
        <w:rPr>
          <w:lang w:val="en-US" w:eastAsia="en-US" w:bidi="ar-SA"/>
        </w:rPr>
      </w:rPrChange>
    </w:rPr>
  </w:style>
  <w:style w:type="paragraph" w:styleId="ListNumber">
    <w:name w:val="List Number"/>
    <w:basedOn w:val="Normal"/>
    <w:uiPriority w:val="99"/>
    <w:unhideWhenUsed/>
    <w:rsid w:val="00326F90"/>
    <w:pPr>
      <w:numPr>
        <w:numId w:val="5"/>
      </w:numPr>
      <w:spacing w:after="200" w:line="276" w:lineRule="auto"/>
      <w:contextualSpacing/>
      <w:pPrChange w:id="48" w:author="Jubarte" w:date="1970-01-01T00:00:00Z">
        <w:pPr>
          <w:numPr>
            <w:numId w:val="5"/>
          </w:numPr>
          <w:spacing w:after="200" w:line="276" w:lineRule="auto"/>
          <w:contextualSpacing/>
        </w:pPr>
      </w:pPrChange>
    </w:pPr>
    <w:rPr>
      <w:rFonts w:eastAsiaTheme="minorEastAsia"/>
      <w:rPrChange w:id="48" w:author="Jubarte" w:date="1970-01-01T00:00:00Z">
        <w:rPr>
          <w:lang w:val="en-US" w:eastAsia="en-US" w:bidi="ar-SA"/>
        </w:rPr>
      </w:rPrChange>
    </w:rPr>
  </w:style>
  <w:style w:type="paragraph" w:styleId="ListNumber2">
    <w:name w:val="List Number 2"/>
    <w:basedOn w:val="Normal"/>
    <w:uiPriority w:val="99"/>
    <w:unhideWhenUsed/>
    <w:rsid w:val="0029639D"/>
    <w:pPr>
      <w:numPr>
        <w:numId w:val="6"/>
      </w:numPr>
      <w:spacing w:after="200" w:line="276" w:lineRule="auto"/>
      <w:contextualSpacing/>
      <w:pPrChange w:id="49" w:author="Jubarte" w:date="1970-01-01T00:00:00Z">
        <w:pPr>
          <w:numPr>
            <w:numId w:val="6"/>
          </w:numPr>
          <w:spacing w:after="200" w:line="276" w:lineRule="auto"/>
          <w:contextualSpacing/>
        </w:pPr>
      </w:pPrChange>
    </w:pPr>
    <w:rPr>
      <w:rFonts w:eastAsiaTheme="minorEastAsia"/>
      <w:rPrChange w:id="49" w:author="Jubarte" w:date="1970-01-01T00:00:00Z">
        <w:rPr>
          <w:lang w:val="en-US" w:eastAsia="en-US" w:bidi="ar-SA"/>
        </w:rPr>
      </w:rPrChange>
    </w:rPr>
  </w:style>
  <w:style w:type="paragraph" w:styleId="ListNumber3">
    <w:name w:val="List Number 3"/>
    <w:basedOn w:val="Normal"/>
    <w:uiPriority w:val="99"/>
    <w:unhideWhenUsed/>
    <w:rsid w:val="0029639D"/>
    <w:pPr>
      <w:numPr>
        <w:numId w:val="7"/>
      </w:numPr>
      <w:spacing w:after="200" w:line="276" w:lineRule="auto"/>
      <w:contextualSpacing/>
      <w:pPrChange w:id="50" w:author="Jubarte" w:date="1970-01-01T00:00:00Z">
        <w:pPr>
          <w:numPr>
            <w:numId w:val="7"/>
          </w:numPr>
          <w:spacing w:after="200" w:line="276" w:lineRule="auto"/>
          <w:contextualSpacing/>
        </w:pPr>
      </w:pPrChange>
    </w:pPr>
    <w:rPr>
      <w:rFonts w:eastAsiaTheme="minorEastAsia"/>
      <w:rPrChange w:id="50" w:author="Jubarte" w:date="1970-01-01T00:00:00Z">
        <w:rPr>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51" w:author="Jubarte" w:date="1970-01-01T00:00:00Z">
        <w:pPr>
          <w:spacing w:after="120" w:line="276" w:lineRule="auto"/>
          <w:ind w:left="360"/>
          <w:contextualSpacing/>
        </w:pPr>
      </w:pPrChange>
    </w:pPr>
    <w:rPr>
      <w:rFonts w:eastAsiaTheme="minorEastAsia"/>
      <w:rPrChange w:id="51" w:author="Jubarte" w:date="1970-01-01T00:00:00Z">
        <w:rPr>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52" w:author="Jubarte" w:date="1970-01-01T00:00:00Z">
        <w:pPr>
          <w:spacing w:after="120" w:line="276" w:lineRule="auto"/>
          <w:ind w:left="720"/>
          <w:contextualSpacing/>
        </w:pPr>
      </w:pPrChange>
    </w:pPr>
    <w:rPr>
      <w:rFonts w:eastAsiaTheme="minorEastAsia"/>
      <w:rPrChange w:id="52" w:author="Jubarte" w:date="1970-01-01T00:00:00Z">
        <w:rPr>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53" w:author="Jubarte" w:date="1970-01-01T00:00:00Z">
        <w:pPr>
          <w:spacing w:after="120" w:line="276" w:lineRule="auto"/>
          <w:ind w:left="1080"/>
          <w:contextualSpacing/>
        </w:pPr>
      </w:pPrChange>
    </w:pPr>
    <w:rPr>
      <w:rFonts w:eastAsiaTheme="minorEastAsia"/>
      <w:rPrChange w:id="53" w:author="Jubarte" w:date="1970-01-01T00:00:00Z">
        <w:rPr>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54" w:author="Jubarte" w:date="1970-01-01T00:00:00Z">
        <w:pPr>
          <w:tabs>
            <w:tab w:val="left" w:pos="576"/>
            <w:tab w:val="left" w:pos="1152"/>
            <w:tab w:val="left" w:pos="1728"/>
            <w:tab w:val="left" w:pos="2304"/>
            <w:tab w:val="left" w:pos="2880"/>
            <w:tab w:val="left" w:pos="3456"/>
            <w:tab w:val="left" w:pos="4032"/>
          </w:tabs>
          <w:spacing w:after="200" w:line="276" w:lineRule="auto"/>
        </w:pPr>
      </w:pPrChange>
    </w:pPr>
    <w:rPr>
      <w:rFonts w:ascii="Courier" w:hAnsi="Courier" w:eastAsiaTheme="minorEastAsia"/>
      <w:sz w:val="20"/>
      <w:szCs w:val="20"/>
      <w:rPrChange w:id="54" w:author="Jubarte" w:date="1970-01-01T00:00:00Z">
        <w:rPr>
          <w:rFonts w:ascii="Courier" w:hAnsi="Courier" w:eastAsiaTheme="minorHAnsi" w:cstheme="minorBidi"/>
          <w:sz w:val="20"/>
          <w:szCs w:val="20"/>
          <w:lang w:val="en-US" w:eastAsia="en-US" w:bidi="ar-SA"/>
        </w:rPr>
      </w:rPrChange>
    </w:rPr>
  </w:style>
  <w:style w:type="character" w:customStyle="1" w:styleId="MacroTextChar">
    <w:name w:val="Macro Text Char"/>
    <w:basedOn w:val="DefaultParagraphFont"/>
    <w:link w:val="MacroText"/>
    <w:uiPriority w:val="99"/>
    <w:rsid w:val="0029639D"/>
    <w:rPr>
      <w:rFonts w:ascii="Courier" w:hAnsi="Courier"/>
      <w:sz w:val="20"/>
      <w:szCs w:val="20"/>
    </w:r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E75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FC693F"/>
    <w:pPr>
      <w:spacing w:after="0" w:line="240" w:lineRule="auto"/>
    </w:pPr>
    <w:rPr>
      <w:color w:val="C5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5" w:themeFillTint="3F"/>
      </w:tcPr>
    </w:tblStylePr>
    <w:tblStylePr w:type="band1Horz">
      <w:tblPr/>
      <w:tcPr>
        <w:tcBorders>
          <w:left w:val="nil"/>
          <w:right w:val="nil"/>
          <w:insideH w:val="nil"/>
          <w:insideV w:val="nil"/>
        </w:tcBorders>
        <w:shd w:val="clear" w:color="auto" w:fill="D0DCF0"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C"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C"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C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C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84B4DF" w:themeColor="accent1" w:themeTint="BF"/>
        <w:left w:val="single" w:sz="8" w:space="0" w:color="84B4DF" w:themeColor="accent1" w:themeTint="BF"/>
        <w:bottom w:val="single" w:sz="8" w:space="0" w:color="84B4DF" w:themeColor="accent1" w:themeTint="BF"/>
        <w:right w:val="single" w:sz="8" w:space="0" w:color="84B4DF" w:themeColor="accent1" w:themeTint="BF"/>
        <w:insideH w:val="single" w:sz="8" w:space="0" w:color="84B4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4DF" w:themeColor="accent1" w:themeTint="BF"/>
          <w:left w:val="single" w:sz="8" w:space="0" w:color="84B4DF" w:themeColor="accent1" w:themeTint="BF"/>
          <w:bottom w:val="single" w:sz="8" w:space="0" w:color="84B4DF" w:themeColor="accent1" w:themeTint="BF"/>
          <w:right w:val="single" w:sz="8" w:space="0" w:color="84B4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4DF" w:themeColor="accent1" w:themeTint="BF"/>
          <w:left w:val="single" w:sz="8" w:space="0" w:color="84B4DF" w:themeColor="accent1" w:themeTint="BF"/>
          <w:bottom w:val="single" w:sz="8" w:space="0" w:color="84B4DF" w:themeColor="accent1" w:themeTint="BF"/>
          <w:right w:val="single" w:sz="8" w:space="0" w:color="84B4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CF0" w:themeFill="accent5" w:themeFillTint="3F"/>
      </w:tcPr>
    </w:tblStylePr>
    <w:tblStylePr w:type="band1Horz">
      <w:tblPr/>
      <w:tcPr>
        <w:tcBorders>
          <w:insideH w:val="nil"/>
          <w:insideV w:val="nil"/>
        </w:tcBorders>
        <w:shd w:val="clear" w:color="auto" w:fill="D0DC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CF0" w:themeFill="accent5" w:themeFillTint="3F"/>
      </w:tcPr>
    </w:tblStylePr>
    <w:tblStylePr w:type="band1Horz">
      <w:tblPr/>
      <w:tcPr>
        <w:shd w:val="clear" w:color="auto" w:fill="D0DCF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5" w:themeFillTint="3F"/>
      </w:tcPr>
    </w:tblStylePr>
    <w:tblStylePr w:type="band1Horz">
      <w:tblPr/>
      <w:tcPr>
        <w:tcBorders>
          <w:top w:val="nil"/>
          <w:bottom w:val="nil"/>
          <w:insideH w:val="nil"/>
          <w:insideV w:val="nil"/>
        </w:tcBorders>
        <w:shd w:val="clear" w:color="auto" w:fill="D0DC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84B4DF" w:themeColor="accent1" w:themeTint="BF"/>
        <w:left w:val="single" w:sz="8" w:space="0" w:color="84B4DF" w:themeColor="accent1" w:themeTint="BF"/>
        <w:bottom w:val="single" w:sz="8" w:space="0" w:color="84B4DF" w:themeColor="accent1" w:themeTint="BF"/>
        <w:right w:val="single" w:sz="8" w:space="0" w:color="84B4DF" w:themeColor="accent1" w:themeTint="BF"/>
        <w:insideH w:val="single" w:sz="8" w:space="0" w:color="84B4DF" w:themeColor="accent1" w:themeTint="BF"/>
        <w:insideV w:val="single" w:sz="8" w:space="0" w:color="84B4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4DF" w:themeColor="accent1" w:themeTint="BF"/>
        </w:tcBorders>
      </w:tcPr>
    </w:tblStylePr>
    <w:tblStylePr w:type="firstCol">
      <w:rPr>
        <w:b/>
        <w:bCs/>
      </w:rPr>
    </w:tblStylePr>
    <w:tblStylePr w:type="lastCol">
      <w:rPr>
        <w:b/>
        <w:bCs/>
      </w:r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C"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C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BF6" w:themeFill="accent1" w:themeFillTint="33"/>
      </w:tcPr>
    </w:tblStylePr>
    <w:tblStylePr w:type="band1Vert">
      <w:tblPr/>
      <w:tcPr>
        <w:shd w:val="clear" w:color="auto" w:fill="ADCD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D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C"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C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D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DE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C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5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5B5" w:themeFill="accent1" w:themeFillShade="BF"/>
      </w:tcPr>
    </w:tblStylePr>
    <w:tblStylePr w:type="band1Vert">
      <w:tblPr/>
      <w:tcPr>
        <w:tcBorders>
          <w:top w:val="nil"/>
          <w:left w:val="nil"/>
          <w:bottom w:val="nil"/>
          <w:right w:val="nil"/>
          <w:insideH w:val="nil"/>
          <w:insideV w:val="nil"/>
        </w:tcBorders>
        <w:shd w:val="clear" w:color="auto" w:fill="2E75B5" w:themeFill="accent1" w:themeFillShade="BF"/>
      </w:tcPr>
    </w:tblStylePr>
    <w:tblStylePr w:type="band1Horz">
      <w:tblPr/>
      <w:tcPr>
        <w:tcBorders>
          <w:top w:val="nil"/>
          <w:left w:val="nil"/>
          <w:bottom w:val="nil"/>
          <w:right w:val="nil"/>
          <w:insideH w:val="nil"/>
          <w:insideV w:val="nil"/>
        </w:tcBorders>
        <w:shd w:val="clear" w:color="auto" w:fill="2E75B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5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8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A"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D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80D" w:themeFill="accent2" w:themeFillShade="99"/>
      </w:tcPr>
    </w:tblStylePr>
    <w:tblStylePr w:type="firstCol">
      <w:rPr>
        <w:color w:val="FFFFFF" w:themeColor="background1"/>
      </w:rPr>
      <w:tblPr/>
      <w:tcPr>
        <w:tcBorders>
          <w:top w:val="nil"/>
          <w:left w:val="nil"/>
          <w:bottom w:val="nil"/>
          <w:right w:val="nil"/>
          <w:insideH w:val="single" w:sz="4" w:space="0" w:color="9D480D" w:themeColor="accent2" w:themeShade="99"/>
          <w:insideV w:val="nil"/>
        </w:tcBorders>
        <w:shd w:val="clear" w:color="auto" w:fill="9D48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B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5"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4378" w:themeFill="accent5" w:themeFillShade="99"/>
      </w:tcPr>
    </w:tblStylePr>
    <w:tblStylePr w:type="firstCol">
      <w:rPr>
        <w:color w:val="FFFFFF" w:themeColor="background1"/>
      </w:rPr>
      <w:tblPr/>
      <w:tcPr>
        <w:tcBorders>
          <w:top w:val="nil"/>
          <w:left w:val="nil"/>
          <w:bottom w:val="nil"/>
          <w:right w:val="nil"/>
          <w:insideH w:val="single" w:sz="4" w:space="0" w:color="254378" w:themeColor="accent5" w:themeShade="99"/>
          <w:insideV w:val="nil"/>
        </w:tcBorders>
        <w:shd w:val="clear" w:color="auto" w:fill="25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A" w:themeFill="accent1" w:themeFillTint="19"/>
    </w:tcPr>
    <w:tblStylePr w:type="firstRow">
      <w:rPr>
        <w:b/>
        <w:bCs/>
        <w:color w:val="FFFFFF" w:themeColor="background1"/>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BF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5"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E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AA0" w:themeFill="accent5" w:themeFillShade="CC"/>
      </w:tcPr>
    </w:tblStylePr>
    <w:tblStylePr w:type="lastRow">
      <w:rPr>
        <w:b/>
        <w:bCs/>
        <w:color w:val="325A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B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5B5" w:themeFill="accent1" w:themeFillShade="BF"/>
      </w:tcPr>
    </w:tblStylePr>
    <w:tblStylePr w:type="lastCol">
      <w:rPr>
        <w:color w:val="FFFFFF" w:themeColor="background1"/>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BAC" w:themeFill="accent2" w:themeFillTint="66"/>
      </w:tcPr>
    </w:tblStylePr>
    <w:tblStylePr w:type="lastRow">
      <w:rPr>
        <w:b/>
        <w:bCs/>
        <w:color w:val="000000" w:themeColor="text1"/>
      </w:rPr>
      <w:tblPr/>
      <w:tcPr>
        <w:shd w:val="clear" w:color="auto" w:fill="F7CBAC" w:themeFill="accent2" w:themeFillTint="66"/>
      </w:tcPr>
    </w:tblStylePr>
    <w:tblStylePr w:type="firstCol">
      <w:rPr>
        <w:color w:val="FFFFFF" w:themeColor="background1"/>
      </w:rPr>
      <w:tblPr/>
      <w:tcPr>
        <w:shd w:val="clear" w:color="auto" w:fill="C55911" w:themeFill="accent2" w:themeFillShade="BF"/>
      </w:tcPr>
    </w:tblStylePr>
    <w:tblStylePr w:type="lastCol">
      <w:rPr>
        <w:color w:val="FFFFFF" w:themeColor="background1"/>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customStyle="1" w:styleId="SDPlainChar">
    <w:name w:val="SD_PlainChar"/>
    <w:rPr>
      <w:b w:val="0"/>
    </w:rPr>
  </w:style>
  <w:style w:type="character" w:customStyle="1" w:styleId="SDBoldChar">
    <w:name w:val="SD_BoldChar"/>
    <w:rPr>
      <w:b/>
    </w:rPr>
  </w:style>
  <w:style w:type="paragraph" w:customStyle="1" w:styleId="SDLinkedHeading">
    <w:name w:val="SD_LinkedHeading"/>
    <w:pPr>
      <w:spacing w:after="200" w:line="276" w:lineRule="auto"/>
      <w:pPrChange w:id="55" w:author="Jubarte" w:date="1970-01-01T00:00:00Z">
        <w:pPr>
          <w:spacing w:after="200" w:line="276" w:lineRule="auto"/>
        </w:pPr>
      </w:pPrChange>
    </w:pPr>
    <w:rPr>
      <w:rFonts w:eastAsiaTheme="minorEastAsia"/>
      <w:b/>
      <w:rPrChange w:id="55" w:author="Jubarte" w:date="1970-01-01T00:00:00Z">
        <w:rPr>
          <w:rFonts w:asciiTheme="minorHAnsi" w:eastAsiaTheme="minorHAnsi" w:hAnsiTheme="minorHAnsi" w:cstheme="minorBidi"/>
          <w:b/>
          <w:sz w:val="22"/>
          <w:szCs w:val="22"/>
          <w:lang w:val="en-US" w:eastAsia="en-US" w:bidi="ar-SA"/>
        </w:rPr>
      </w:rPrChange>
    </w:rPr>
    <w:link w:val="SDLinkedHeadingChar"/>
  </w:style>
  <w:style w:type="character" w:customStyle="1" w:styleId="SDLinkedHeadingChar">
    <w:name w:val="SD_LinkedHeadingChar"/>
    <w:rPr>
      <w:b/>
    </w:rPr>
    <w:link w:val="SDLinkedHeading"/>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
  <Relationship Id="rId8" Type="http://schemas.openxmlformats.org/officeDocument/2006/relationships/chart" Target="charts/chart1.xml"/>
  <Relationship Id="rId13" Type="http://schemas.openxmlformats.org/officeDocument/2006/relationships/header" Target="header2.xml"/>
  <Relationship Id="rId18" Type="http://schemas.openxmlformats.org/officeDocument/2006/relationships/image" Target="media/image2.emf"/>
  <Relationship Id="rId26" Type="http://schemas.openxmlformats.org/officeDocument/2006/relationships/header" Target="header6.xml"/>
  <Relationship Id="rId39" Type="http://schemas.microsoft.com/office/2007/relationships/diagramDrawing" Target="diagrams/drawing1.xml"/>
  <Relationship Id="rId3" Type="http://schemas.openxmlformats.org/officeDocument/2006/relationships/styles" Target="styles.xml"/>
  <Relationship Id="rId21" Type="http://schemas.openxmlformats.org/officeDocument/2006/relationships/image" Target="media/image4.bin"/>
  <Relationship Id="rId34" Type="http://schemas.openxmlformats.org/officeDocument/2006/relationships/hyperlink" Target="http://www.ericwhite.com" TargetMode="Externa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footer" Target="footer5.xml"/>
  <Relationship Id="rId33" Type="http://schemas.openxmlformats.org/officeDocument/2006/relationships/footer" Target="footer9.xml"/>
  <Relationship Id="rId38" Type="http://schemas.openxmlformats.org/officeDocument/2006/relationships/diagramColors" Target="diagrams/colors1.xml"/>
  <Relationship Id="rId2" Type="http://schemas.openxmlformats.org/officeDocument/2006/relationships/numbering" Target="numbering.xml"/>
  <Relationship Id="rId16" Type="http://schemas.openxmlformats.org/officeDocument/2006/relationships/header" Target="header3.xml"/>
  <Relationship Id="rId20" Type="http://schemas.openxmlformats.org/officeDocument/2006/relationships/image" Target="media/image3.emf"/>
  <Relationship Id="rId29" Type="http://schemas.openxmlformats.org/officeDocument/2006/relationships/header" Target="header8.xml"/>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1.bin"/>
  <Relationship Id="rId24" Type="http://schemas.openxmlformats.org/officeDocument/2006/relationships/footer" Target="footer4.xml"/>
  <Relationship Id="rId32" Type="http://schemas.openxmlformats.org/officeDocument/2006/relationships/header" Target="header9.xml"/>
  <Relationship Id="rId37" Type="http://schemas.openxmlformats.org/officeDocument/2006/relationships/diagramQuickStyle" Target="diagrams/quickStyle1.xml"/>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footer" Target="footer2.xml"/>
  <Relationship Id="rId23" Type="http://schemas.openxmlformats.org/officeDocument/2006/relationships/header" Target="header5.xml"/>
  <Relationship Id="rId28" Type="http://schemas.openxmlformats.org/officeDocument/2006/relationships/header" Target="header7.xml"/>
  <Relationship Id="rId36" Type="http://schemas.openxmlformats.org/officeDocument/2006/relationships/diagramLayout" Target="diagrams/layout1.xml"/>
  <Relationship Id="rId10" Type="http://schemas.microsoft.com/office/2011/relationships/commentsExtended" Target="commentsExtended.xml"/>
  <Relationship Id="rId19" Type="http://schemas.openxmlformats.org/officeDocument/2006/relationships/package" Target="embeddings/Microsoft_Excel_Worksheet2.xlsx"/>
  <Relationship Id="rId31" Type="http://schemas.openxmlformats.org/officeDocument/2006/relationships/footer" Target="footer8.xml"/>
  <Relationship Id="rId4" Type="http://schemas.openxmlformats.org/officeDocument/2006/relationships/settings" Target="settings.xml"/>
  <Relationship Id="rId9" Type="http://schemas.openxmlformats.org/officeDocument/2006/relationships/comments" Target="comments.xml"/>
  <Relationship Id="rId14" Type="http://schemas.openxmlformats.org/officeDocument/2006/relationships/footer" Target="footer1.xml"/>
  <Relationship Id="rId22" Type="http://schemas.openxmlformats.org/officeDocument/2006/relationships/header" Target="header4.xml"/>
  <Relationship Id="rId27" Type="http://schemas.openxmlformats.org/officeDocument/2006/relationships/footer" Target="footer6.xml"/>
  <Relationship Id="rId30" Type="http://schemas.openxmlformats.org/officeDocument/2006/relationships/footer" Target="footer7.xml"/>
  <Relationship Id="rId35" Type="http://schemas.openxmlformats.org/officeDocument/2006/relationships/diagramData" Target="diagrams/data1.xml"/>
</Relationships>
</file>

<file path=word/charts/_rels/chart1.xml.rels><?xml version="1.0" encoding="UTF-8" standalone="yes"?>
<Relationships xmlns="http://schemas.openxmlformats.org/package/2006/relationships">
  <Relationship Id="rId1" Type="http://schemas.openxmlformats.org/officeDocument/2006/relationships/package" Target="../embeddings/Microsoft_Excel_Worksheet1.xlsx"/>
</Relationships>
</file>

<file path=word/charts/chart1.xml><?xml version="1.0" encoding="utf-8"?>
<c:chartSpace xmlns:a="http://schemas.openxmlformats.org/drawingml/2006/main" xmlns:c="http://schemas.openxmlformats.org/drawingml/2006/chart"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diagrams/colors1.xml><?xml version="1.0" encoding="utf-8"?>
<dgm:colorsDef xmlns:a="http://schemas.openxmlformats.org/drawingml/2006/main" xmlns:dgm="http://schemas.openxmlformats.org/drawingml/2006/diagram"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a="http://schemas.openxmlformats.org/drawingml/2006/main" xmlns:dgm="http://schemas.openxmlformats.org/drawingml/2006/diagram">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t>
        <a:bodyPr/>
        <a:lstStyle/>
        <a:p>
          <a:endParaRPr lang="en-US"/>
        </a:p>
      </dgm:t>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t>
        <a:bodyPr/>
        <a:lstStyle/>
        <a:p>
          <a:endParaRPr lang="en-US"/>
        </a:p>
      </dgm:t>
    </dgm:pt>
    <dgm:pt modelId="{BEDA8E25-BDC8-4169-BB3F-A5089091E57E}" type="pres">
      <dgm:prSet presAssocID="{4B6711F0-9784-4ECD-A01A-61C95ED41683}" presName="parentText" presStyleLbl="node1" presStyleIdx="0" presStyleCnt="3">
        <dgm:presLayoutVars>
          <dgm:chMax val="0"/>
          <dgm:bulletEnabled val="1"/>
        </dgm:presLayoutVars>
      </dgm:prSet>
      <dgm:spPr/>
      <dgm:t>
        <a:bodyPr/>
        <a:lstStyle/>
        <a:p>
          <a:endParaRPr lang="en-US"/>
        </a:p>
      </dgm:t>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t>
        <a:bodyPr/>
        <a:lstStyle/>
        <a:p>
          <a:endParaRPr lang="en-US"/>
        </a:p>
      </dgm:t>
    </dgm:pt>
    <dgm:pt modelId="{F5A6B133-1EFE-4696-B2F5-83299B17DBDD}" type="pres">
      <dgm:prSet presAssocID="{2233FC90-28FF-4E61-886E-4273680BB6D3}" presName="parentText" presStyleLbl="node1" presStyleIdx="1" presStyleCnt="3">
        <dgm:presLayoutVars>
          <dgm:chMax val="0"/>
          <dgm:bulletEnabled val="1"/>
        </dgm:presLayoutVars>
      </dgm:prSet>
      <dgm:spPr/>
      <dgm:t>
        <a:bodyPr/>
        <a:lstStyle/>
        <a:p>
          <a:endParaRPr lang="en-US"/>
        </a:p>
      </dgm:t>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t>
        <a:bodyPr/>
        <a:lstStyle/>
        <a:p>
          <a:endParaRPr lang="en-US"/>
        </a:p>
      </dgm:t>
    </dgm:pt>
    <dgm:pt modelId="{754D8052-5098-4050-BEE9-FA0490150674}" type="pres">
      <dgm:prSet presAssocID="{C152DEE9-0C99-47F2-9D77-9C596C51F41B}" presName="parentText" presStyleLbl="node1" presStyleIdx="2" presStyleCnt="3">
        <dgm:presLayoutVars>
          <dgm:chMax val="0"/>
          <dgm:bulletEnabled val="1"/>
        </dgm:presLayoutVars>
      </dgm:prSet>
      <dgm:spPr/>
      <dgm:t>
        <a:bodyPr/>
        <a:lstStyle/>
        <a:p>
          <a:endParaRPr lang="en-US"/>
        </a:p>
      </dgm:t>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79D56A01-97CA-4A76-B90E-4C36B8DCE364}" type="presOf" srcId="{4B6711F0-9784-4ECD-A01A-61C95ED41683}" destId="{BEDA8E25-BDC8-4169-BB3F-A5089091E57E}" srcOrd="1" destOrd="0" presId="urn:microsoft.com/office/officeart/2005/8/layout/list1"/>
    <dgm:cxn modelId="{0DED2A21-B6AB-4E77-AB3D-B0FA39008D05}" type="presOf" srcId="{2233FC90-28FF-4E61-886E-4273680BB6D3}" destId="{F5A6B133-1EFE-4696-B2F5-83299B17DBDD}" srcOrd="1"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6A69AF1C-E2A2-468D-9616-496EA7F68C32}" srcId="{F234BCEC-6073-447A-AE27-5A711EA9B02B}" destId="{C152DEE9-0C99-47F2-9D77-9C596C51F41B}" srcOrd="2" destOrd="0" parTransId="{6E783AAD-C7CB-495F-A819-B60A42732337}" sibTransId="{1858B730-3CAF-456D-9D67-8FE7D37DD423}"/>
    <dgm:cxn modelId="{996D2042-975F-4F28-990F-97103AF08226}" type="presOf" srcId="{2233FC90-28FF-4E61-886E-4273680BB6D3}" destId="{729DC15F-8884-4D04-BE93-AD9A134C99A0}" srcOrd="0" destOrd="0" presId="urn:microsoft.com/office/officeart/2005/8/layout/list1"/>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a="http://schemas.openxmlformats.org/drawingml/2006/main" xmlns:dgm="http://schemas.openxmlformats.org/drawingml/2006/diagram" xmlns:dsp="http://schemas.microsoft.com/office/drawing/2008/diagram">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000"/>
            </a:lnSpc>
            <a:spcBef>
              <a:spcPct val="0"/>
            </a:spcBef>
            <a:spcAft>
              <a:spcPct val="35000"/>
            </a:spcAft>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000"/>
            </a:lnSpc>
            <a:spcBef>
              <a:spcPct val="0"/>
            </a:spcBef>
            <a:spcAft>
              <a:spcPct val="35000"/>
            </a:spcAft>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1066800">
            <a:lnSpc>
              <a:spcPct val="90000"/>
            </a:lnSpc>
            <a:spcBef>
              <a:spcPct val="0"/>
            </a:spcBef>
            <a:spcAft>
              <a:spcPct val="35000"/>
            </a:spcAft>
          </a:pPr>
          <a:r>
            <a:rPr lang="en-US" sz="2400" kern="1200"/>
            <a:t>Item 3</a:t>
          </a:r>
        </a:p>
      </dsp:txBody>
      <dsp:txXfrm>
        <a:off x="308905" y="2243905"/>
        <a:ext cx="3771310" cy="639310"/>
      </dsp:txXfrm>
    </dsp:sp>
  </dsp:spTree>
</dsp:drawing>
</file>

<file path=word/diagrams/layout1.xml><?xml version="1.0" encoding="utf-8"?>
<dgm:layoutDef xmlns:a="http://schemas.openxmlformats.org/drawingml/2006/main" xmlns:dgm="http://schemas.openxmlformats.org/drawingml/2006/diagram"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a="http://schemas.openxmlformats.org/drawingml/2006/main" xmlns:dgm="http://schemas.openxmlformats.org/drawingml/2006/diagram"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2015-11-18T04:45:00Z</dcterms:created>
  <dcterms:modified xsi:type="dcterms:W3CDTF">2015-11-18T04:45:00Z</dcterms:modified>
</cp:coreProperties>
</file>
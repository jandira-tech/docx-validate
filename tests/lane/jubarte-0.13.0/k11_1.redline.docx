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  <Relationship Id="rId4" Type="http://schemas.openxmlformats.org/officeDocument/2006/relationships/custom-properties" Target="docProps/custom.xml"/>
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t14="http://powertools.codeplex.com/2011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ve:Ignorable="pt14 w14 w15 w16 w16cex w16cid w16sdtdh w16se wp14">
  <w:body>
    <w:p>
      <w:pPr>
        <w:pStyle w:val="Paragraph"/>
        <w:spacing w:before="0" w:beforeAutospacing="0" w:after="0" w:afterAutospacing="0"/>
        <w:textAlignment w:val="baseline"/>
        <w:rPr>
          <w:del w:author="Jubarte" w:id="1" w:date="1970-01-01T00:00:00Z"/>
          <w:rFonts w:ascii="Avenir Next LT Pro" w:hAnsi="Avenir Next LT Pro" w:cs="Segoe UI"/>
          <w:b/>
          <w:bCs/>
          <w:color w:val="2F5496"/>
          <w:sz w:val="22"/>
          <w:szCs w:val="22"/>
        </w:rPr>
      </w:pPr>
      <w:ins w:author="Jubarte" w:id="2" w:date="1970-01-01T00:00:00Z">
        <w:r>
          <w:rPr>
            <w:b w:val="1"/>
            <w:bCs w:val="1"/>
          </w:rPr>
          <w:t>ACB-kædemotor - frit konfigurerbar - CDC-1-ACB</w:t>
        </w:r>
        <w:r>
          <w:br/>
        </w:r>
        <w:r>
          <w:rPr>
            <w:b w:val="1"/>
            <w:bCs w:val="1"/>
          </w:rPr>
          <w:t>24 V DC / Tilpasset efter kundeønsker</w:t>
        </w:r>
        <w:r>
          <w:br/>
        </w:r>
        <w:r>
          <w:br/>
        </w:r>
        <w:r>
          <w:t>Elektrisk motor til integreret, usynlig montering i vinduesprofilen og til eftermontering.</w:t>
        </w:r>
        <w:r>
          <w:br/>
        </w:r>
        <w:r>
          <w:t>Praktisk til motoriseret åbning og lukning af vinduer og lemme.</w:t>
        </w:r>
        <w:r>
          <w:br/>
        </w:r>
        <w:r>
          <w:t>Kan bruges til Komfortopluk, røgudluftning og brandventilation iht. DS/EN12101-2</w:t>
        </w:r>
        <w:r>
          <w:br/>
        </w:r>
        <w:r>
          <w:t>Kan kombineres med alle D+H låsemotorer.</w:t>
        </w:r>
        <w:r>
          <w:br/>
        </w:r>
        <w:r>
          <w:br/>
        </w:r>
        <w:r>
          <w:rPr>
            <w:b w:val="1"/>
            <w:bCs w:val="1"/>
          </w:rPr>
          <w:t>Egenskaber:</w:t>
        </w:r>
        <w:r>
          <w:br/>
        </w:r>
        <w:r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</w:r>
        <w:r>
          <w:t>Direkte integration af motoren gennem åben buskommunikation via ACB (Advanced Communication Bus), f.eks. i CTS (bygningsautomation).</w:t>
        </w:r>
        <w:r>
          <w:br/>
        </w:r>
        <w:r>
          <w:t>Lav driftsstøj takket være innovativ, akustisk afkobling af drevkomponenterne.</w:t>
        </w:r>
        <w:r>
          <w:br/>
        </w:r>
        <w:r>
          <w:t>Højpræcisionsmotor og synkron elektronik til synkron drift af op til 8 motorer.</w:t>
        </w:r>
        <w:r>
          <w:br/>
        </w:r>
        <w:r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</w:r>
        <w:r>
          <w:t>Justerbart, flertrins klembeskyttelsessystem (løbetid, kraft, åbning).</w:t>
        </w:r>
        <w:r>
          <w:br/>
        </w:r>
        <w:r>
          <w:t>Automatisk aflastning af tætningsbåndet efter lukning beskytter tætningslister.</w:t>
        </w:r>
        <w:r>
          <w:br/>
        </w:r>
        <w:r>
          <w:t>Lavt kabelforbrug med mulighed for gennemsløjfning af op til 3 motorer.</w:t>
        </w:r>
        <w:r>
          <w:br/>
        </w:r>
        <w:r>
          <w:t>Enkel installation takket være stik med beskyttelse mod omvendt polaritet.</w:t>
        </w:r>
        <w:r>
          <w:br/>
        </w:r>
        <w:r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 w:val="1"/>
            <w:bCs w:val="1"/>
          </w:rPr>
          <w:t>Funktionsbeskrivelse ACB</w:t>
        </w:r>
        <w:r>
          <w:br/>
        </w:r>
        <w:r>
          <w:t>Sikker ABV-central kommunikation gennem krypteret dataoverførsel mellem centraler og motorer fra D+H Mechatronic AG.</w:t>
        </w:r>
        <w:r>
          <w:br/>
        </w:r>
        <w:r>
          <w:t>Direkte styring af motoren via ACB mulig.</w:t>
        </w:r>
        <w:r>
          <w:br/>
        </w:r>
        <w:r>
          <w:t>Som standard er motoren indstillet med drift med pol-skift fra fabrikken.</w:t>
        </w:r>
        <w:r>
          <w:br/>
        </w:r>
        <w:r>
          <w:t>Præcis styring af position og feedback, herunder angivelser af den faktiske position.</w:t>
        </w:r>
        <w:r>
          <w:br/>
        </w:r>
        <w:r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</w:r>
        <w:r>
          <w:t xml:space="preserve">  </w:t>
        </w:r>
        <w:r>
          <w:br/>
        </w:r>
        <w:r>
          <w:rPr>
            <w:b w:val="1"/>
            <w:bCs w:val="1"/>
          </w:rPr>
          <w:t>Udvidelsesfunktioner:</w:t>
        </w:r>
        <w:r>
          <w:br/>
        </w:r>
        <w:r>
          <w:rPr>
            <w:b w:val="1"/>
            <w:bCs w:val="1"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 w:val="1"/>
            <w:bCs w:val="1"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 w:val="1"/>
            <w:bCs w:val="1"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 w:val="1"/>
            <w:bCs w:val="1"/>
          </w:rPr>
          <w:t xml:space="preserve">Option "HP" </w:t>
        </w:r>
        <w:r>
          <w:t>- Åbningsprogrammering</w:t>
        </w:r>
        <w:r>
          <w:br/>
        </w:r>
        <w:r>
          <w:rPr>
            <w:b w:val="1"/>
            <w:bCs w:val="1"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 w:val="1"/>
            <w:bCs w:val="1"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 w:val="1"/>
            <w:bCs w:val="1"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 w:val="1"/>
            <w:bCs w:val="1"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 w:val="1"/>
            <w:bCs w:val="1"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 w:val="1"/>
            <w:bCs w:val="1"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 w:val="1"/>
            <w:bCs w:val="1"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 w:val="1"/>
            <w:bCs w:val="1"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 w:val="1"/>
            <w:bCs w:val="1"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 w:val="1"/>
            <w:bCs w:val="1"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 w:val="1"/>
            <w:bCs w:val="1"/>
          </w:rPr>
          <w:t>Tekniske data:</w:t>
        </w:r>
        <w:r>
          <w:br/>
        </w:r>
        <w:r>
          <w:t>Forsyning: 24 V DC / ±15 %</w:t>
        </w:r>
        <w:r>
          <w:br/>
        </w:r>
        <w:r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</w:r>
        <w:r>
          <w:t>Indkoblingstid: 30 % (TIL: 3 Min. / FRA: 7 Min.)</w:t>
        </w:r>
        <w:r>
          <w:br/>
        </w:r>
        <w:r>
          <w:t>Udkobling: Integreret elektronisk belastningsafbryder</w:t>
        </w:r>
        <w:r>
          <w:br/>
        </w:r>
        <w:r>
          <w:t>Konfiguration: Main eller Sub</w:t>
        </w:r>
        <w:r>
          <w:br/>
        </w:r>
        <w:r>
          <w:t>Design: Højre eller venstre</w:t>
        </w:r>
        <w:r>
          <w:br/>
        </w:r>
        <w:r>
          <w:t>Trykkraft: 250 N</w:t>
        </w:r>
        <w:r>
          <w:br/>
        </w:r>
        <w:r>
          <w:t>Trækkraft: 250 N</w:t>
        </w:r>
        <w:r>
          <w:br/>
        </w:r>
        <w:r>
          <w:t>Nominel låsekraft **: 1500 N</w:t>
        </w:r>
        <w:r>
          <w:br/>
        </w:r>
        <w:r>
          <w:t>Levetid: 20000 dobbeltoperationer *</w:t>
        </w:r>
        <w:r>
          <w:br/>
        </w:r>
        <w:r>
          <w:t>Åbning:300 mm - 1300 mm</w:t>
        </w:r>
        <w:r>
          <w:br/>
        </w:r>
        <w:r>
          <w:t>Hastighed ÅBNE: 6,7 mm/s</w:t>
        </w:r>
        <w:r>
          <w:br/>
        </w:r>
        <w:r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</w:r>
        <w:r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</w:r>
        <w:r>
          <w:t>Beskyttelsesklasse: IP 32</w:t>
        </w:r>
        <w:r>
          <w:br/>
        </w:r>
        <w:r>
          <w:t>Måling af lydtryk (støjemission): LpA ≤ 35 dB(A)</w:t>
        </w:r>
        <w:r>
          <w:br/>
        </w:r>
        <w:r>
          <w:t>Temperaturområde: -15 °C (-5 °C ***) ... +75 °C</w:t>
        </w:r>
        <w:r>
          <w:br/>
        </w:r>
        <w:r>
          <w:t>Temperaturstandsikkerhed: B300 (30 min / 300 °C)</w:t>
        </w:r>
        <w:r>
          <w:br/>
        </w:r>
        <w:r>
          <w:t>Hus: Aluminium</w:t>
        </w:r>
        <w:r>
          <w:br/>
        </w:r>
        <w:r>
          <w:t>Farve: Specialfarve i henhold til RAL/DB/NCS</w:t>
        </w:r>
        <w:r>
          <w:br/>
        </w:r>
        <w:r>
          <w:t>Tilslutning: Silikonekabel</w:t>
        </w:r>
        <w:r>
          <w:br/>
        </w:r>
        <w:r>
          <w:t>B x H x D: 405-885 (åbningsafhængig) x 30 x 39 mm</w:t>
        </w:r>
        <w:r>
          <w:br/>
        </w:r>
        <w:r>
          <w:br/>
        </w:r>
        <w:r>
          <w:t>* Ved lodret anvendelse skal D+H-forhandleren kontaktes!</w:t>
        </w:r>
        <w:r>
          <w:br/>
        </w:r>
        <w:r>
          <w:t>** Afhængig af fastgørelsen, *** iht. VdS 2580</w:t>
        </w:r>
        <w:r>
          <w:br/>
        </w:r>
        <w:r>
          <w:br/>
        </w:r>
        <w:r>
          <w:rPr>
            <w:b w:val="1"/>
            <w:bCs w:val="1"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</w:r>
        <w:r>
          <w:t>Brand: D+H</w:t>
        </w:r>
        <w:r>
          <w:br/>
        </w:r>
        <w:r>
          <w:t>Type: CDC-1-ACB</w:t>
        </w:r>
        <w:r>
          <w:br/>
        </w:r>
        <w:r>
          <w:rPr>
            <w:b w:val="1"/>
            <w:bCs w:val="1"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 w:val="1"/>
            <w:bCs w:val="1"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 w:val="1"/>
            <w:bCs w:val="1"/>
            <w:i w:val="1"/>
            <w:iCs w:val="1"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</w:r>
        <w:r>
          <w:t>https://www.dh-partner.com/dk/da/service/projekterings-hjaelp</w:t>
        </w:r>
        <w:r>
          <w:br/>
        </w:r>
        <w:r>
          <w:br/>
        </w:r>
        <w:r>
          <w:rPr>
            <w:b w:val="1"/>
            <w:bCs w:val="1"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</w:r>
        <w:r>
          <w:t>Montering og ibrugtagning skal ske i henhold til producentens anvisninger.</w:t>
        </w:r>
        <w:r>
          <w:br/>
        </w:r>
        <w:r>
          <w:br/>
        </w:r>
        <w:r>
          <w:t>Med forbehold for tekniske ændringer.</w:t>
        </w:r>
      </w:ins>
      <w:del w:author="Jubarte" w:id="3" w:date="1970-01-01T00:00:00Z">
        <w:r>
          <w:rPr>
            <w:rFonts w:ascii="Avenir Next LT Pro" w:hAnsi="Avenir Next LT Pro"/>
            <w:b/>
            <w:bCs/>
            <w:sz w:val="22"/>
            <w:szCs w:val="22"/>
          </w:rPr>
          <w:delText xml:space="preserve">Work Instructions: </w:delText>
        </w:r>
        <w:r>
          <w:rPr>
            <w:rFonts w:ascii="Avenir Next LT Pro" w:hAnsi="Avenir Next LT Pro"/>
            <w:b/>
            <w:bCs/>
            <w:sz w:val="22"/>
            <w:szCs w:val="22"/>
          </w:rPr>
          <w:delText xml:space="preserve">How to </w:delText>
        </w:r>
        <w:r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Replace</w:delText>
        </w:r>
        <w:r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 xml:space="preserve"> an Air Cylinder</w:delText>
        </w:r>
        <w:r>
          <w:rPr>
            <w:rStyle w:val="Eop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 xml:space="preserve"> </w:delText>
        </w:r>
      </w:del>
    </w:p>
    <w:p w14:paraId="18347E69" w14:textId="77777777">
      <w:pPr>
        <w:pStyle w:val="Paragraph"/>
        <w:spacing w:before="0" w:beforeAutospacing="0" w:after="0" w:afterAutospacing="0"/>
        <w:textAlignment w:val="baseline"/>
        <w:rPr>
          <w:del w:author="Jubarte" w:id="4" w:date="1970-01-01T00:00:00Z"/>
          <w:rFonts w:ascii="Avenir Next LT Pro" w:hAnsi="Avenir Next LT Pro" w:cs="Segoe UI"/>
          <w:sz w:val="22"/>
          <w:szCs w:val="22"/>
        </w:rPr>
      </w:pPr>
      <w:del w:author="Jubarte" w:id="5" w:date="1970-01-01T00:00:00Z">
        <w:r>
          <w:rPr>
            <w:rStyle w:val="Scxw94794337"/>
            <w:rFonts w:ascii="Avenir Next LT Pro" w:hAnsi="Avenir Next LT Pro" w:cs="Calibri"/>
            <w:sz w:val="22"/>
            <w:szCs w:val="22"/>
          </w:rPr>
          <w:delText xml:space="preserve"> </w:delText>
        </w:r>
        <w:r>
          <w:rPr>
            <w:rFonts w:ascii="Avenir Next LT Pro" w:hAnsi="Avenir Next LT Pro" w:cs="Calibri"/>
            <w:sz w:val="22"/>
            <w:szCs w:val="22"/>
          </w:rPr>
          <w:br/>
        </w:r>
        <w:r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Parts Needed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30E23133" w14:textId="77777777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author="Jubarte" w:id="6" w:date="1970-01-01T00:00:00Z"/>
          <w:rFonts w:ascii="Avenir Next LT Pro" w:hAnsi="Avenir Next LT Pro" w:cs="Calibri"/>
          <w:sz w:val="22"/>
          <w:szCs w:val="22"/>
        </w:rPr>
      </w:pPr>
      <w:del w:author="Jubarte" w:id="7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Tire Shine Air Cylinder (P-TB-205)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70864E10" w14:textId="77777777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author="Jubarte" w:id="8" w:date="1970-01-01T00:00:00Z"/>
          <w:rFonts w:ascii="Avenir Next LT Pro" w:hAnsi="Avenir Next LT Pro" w:cs="Calibri"/>
          <w:sz w:val="22"/>
          <w:szCs w:val="22"/>
        </w:rPr>
      </w:pPr>
      <w:del w:author="Jubarte" w:id="9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Wrap Retract Air Cylinder (P-M2035)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6B6DA22A" w14:textId="77777777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author="Jubarte" w:id="10" w:date="1970-01-01T00:00:00Z"/>
          <w:rFonts w:ascii="Avenir Next LT Pro" w:hAnsi="Avenir Next LT Pro" w:cs="Calibri"/>
          <w:sz w:val="22"/>
          <w:szCs w:val="22"/>
        </w:rPr>
      </w:pPr>
      <w:del w:author="Jubarte" w:id="11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Blast Gate Air Cylinder (P-C2008)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67F303E4" w14:textId="77777777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del w:author="Jubarte" w:id="12" w:date="1970-01-01T00:00:00Z"/>
          <w:rFonts w:ascii="Avenir Next LT Pro" w:hAnsi="Avenir Next LT Pro" w:cs="Calibri"/>
          <w:sz w:val="22"/>
          <w:szCs w:val="22"/>
        </w:rPr>
      </w:pPr>
      <w:del w:author="Jubarte" w:id="13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All-In-One Electric Combo Unit Air Cylinder (P-M2213)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688C90A3" w14:textId="77777777">
      <w:pPr>
        <w:pStyle w:val="Paragraph"/>
        <w:spacing w:before="0" w:beforeAutospacing="0" w:after="0" w:afterAutospacing="0"/>
        <w:textAlignment w:val="baseline"/>
        <w:rPr>
          <w:del w:author="Jubarte" w:id="14" w:date="1970-01-01T00:00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70E92B8D" w14:textId="7443CFEC">
      <w:pPr>
        <w:pStyle w:val="Paragraph"/>
        <w:spacing w:before="0" w:beforeAutospacing="0" w:after="0" w:afterAutospacing="0"/>
        <w:textAlignment w:val="baseline"/>
        <w:rPr>
          <w:del w:author="Jubarte" w:id="15" w:date="1970-01-01T00:00:00Z"/>
          <w:rFonts w:ascii="Avenir Next LT Pro" w:hAnsi="Avenir Next LT Pro" w:cs="Segoe UI"/>
          <w:sz w:val="22"/>
          <w:szCs w:val="22"/>
        </w:rPr>
      </w:pPr>
      <w:del w:author="Jubarte" w:id="16" w:date="1970-01-01T00:00:00Z">
        <w:r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Tools Needed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3C38A560" w14:textId="77777777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del w:author="Jubarte" w:id="17" w:date="1970-01-01T00:00:00Z"/>
          <w:rFonts w:ascii="Avenir Next LT Pro" w:hAnsi="Avenir Next LT Pro" w:cs="Calibri"/>
          <w:sz w:val="22"/>
          <w:szCs w:val="22"/>
        </w:rPr>
      </w:pPr>
      <w:del w:author="Jubarte" w:id="18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Pliers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642D361B" w14:textId="77777777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del w:author="Jubarte" w:id="19" w:date="1970-01-01T00:00:00Z"/>
          <w:rFonts w:ascii="Avenir Next LT Pro" w:hAnsi="Avenir Next LT Pro" w:cs="Calibri"/>
          <w:sz w:val="22"/>
          <w:szCs w:val="22"/>
        </w:rPr>
      </w:pPr>
      <w:del w:author="Jubarte" w:id="20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Hammer 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4D2CC19E" w14:textId="77777777">
      <w:pPr>
        <w:pStyle w:val="Paragraph"/>
        <w:spacing w:before="0" w:beforeAutospacing="0" w:after="0" w:afterAutospacing="0"/>
        <w:textAlignment w:val="baseline"/>
        <w:rPr>
          <w:del w:author="Jubarte" w:id="21" w:date="1970-01-01T00:00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358188AB" w14:textId="73959973">
      <w:pPr>
        <w:pStyle w:val="Paragraph"/>
        <w:spacing w:before="0" w:beforeAutospacing="0" w:after="0" w:afterAutospacing="0"/>
        <w:textAlignment w:val="baseline"/>
        <w:rPr>
          <w:del w:author="Jubarte" w:id="22" w:date="1970-01-01T00:00:00Z"/>
          <w:rFonts w:ascii="Avenir Next LT Pro" w:hAnsi="Avenir Next LT Pro" w:cs="Segoe UI"/>
          <w:sz w:val="22"/>
          <w:szCs w:val="22"/>
        </w:rPr>
      </w:pPr>
      <w:del w:author="Jubarte" w:id="23" w:date="1970-01-01T00:00:00Z">
        <w:r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Procedure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4564E050" w14:textId="77777777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del w:author="Jubarte" w:id="24" w:date="1970-01-01T00:00:00Z"/>
          <w:rFonts w:ascii="Avenir Next LT Pro" w:hAnsi="Avenir Next LT Pro" w:cs="Calibri"/>
          <w:sz w:val="22"/>
          <w:szCs w:val="22"/>
        </w:rPr>
      </w:pPr>
      <w:del w:author="Jubarte" w:id="25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Push in a wash stop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49FE2EE2" w14:textId="59E7E919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del w:author="Jubarte" w:id="26" w:date="1970-01-01T00:00:00Z"/>
          <w:rFonts w:ascii="Avenir Next LT Pro" w:hAnsi="Avenir Next LT Pro" w:cs="Calibri"/>
          <w:sz w:val="22"/>
          <w:szCs w:val="22"/>
        </w:rPr>
      </w:pPr>
      <w:del w:author="Jubarte" w:id="27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Turn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off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the air going to the air cylinder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in the POD.</w:delText>
        </w:r>
      </w:del>
    </w:p>
    <w:p w14:paraId="45919829" w14:textId="687EF3CB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del w:author="Jubarte" w:id="28" w:date="1970-01-01T00:00:00Z"/>
          <w:rStyle w:val="Normaltextrun"/>
          <w:rFonts w:ascii="Avenir Next LT Pro" w:hAnsi="Avenir Next LT Pro" w:cs="Calibri"/>
          <w:sz w:val="22"/>
          <w:szCs w:val="22"/>
        </w:rPr>
      </w:pPr>
      <w:del w:author="Jubarte" w:id="29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Disconnect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both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airlines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from the air cylinder.</w:delText>
        </w:r>
      </w:del>
    </w:p>
    <w:p w14:paraId="37597B6E" w14:textId="589EC6D5">
      <w:pPr>
        <w:pStyle w:val="Paragraph"/>
        <w:numPr>
          <w:ilvl w:val="2"/>
          <w:numId w:val="8"/>
        </w:numPr>
        <w:spacing w:before="0" w:beforeAutospacing="0" w:after="0" w:afterAutospacing="0"/>
        <w:textAlignment w:val="baseline"/>
        <w:rPr>
          <w:del w:author="Jubarte" w:id="30" w:date="1970-01-01T00:00:00Z"/>
          <w:rFonts w:ascii="Avenir Next LT Pro" w:hAnsi="Avenir Next LT Pro" w:cs="Calibri"/>
          <w:sz w:val="22"/>
          <w:szCs w:val="22"/>
        </w:rPr>
      </w:pPr>
      <w:del w:author="Jubarte" w:id="31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Record what airlines go into what port. 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7EE0F0F1" w14:textId="062CB885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del w:author="Jubarte" w:id="32" w:date="1970-01-01T00:00:00Z"/>
          <w:rFonts w:ascii="Avenir Next LT Pro" w:hAnsi="Avenir Next LT Pro" w:cs="Calibri"/>
          <w:sz w:val="22"/>
          <w:szCs w:val="22"/>
        </w:rPr>
      </w:pPr>
      <w:del w:author="Jubarte" w:id="33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Using a pair of pliers, remove the cotter pins holding the bolts at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both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end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s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of the air cylinder.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1497B520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del w:author="Jubarte" w:id="34" w:date="1970-01-01T00:00:00Z"/>
          <w:rStyle w:val="Normaltextrun"/>
          <w:rFonts w:ascii="Avenir Next LT Pro" w:hAnsi="Avenir Next LT Pro" w:cs="Calibri"/>
          <w:sz w:val="22"/>
          <w:szCs w:val="22"/>
        </w:rPr>
      </w:pPr>
      <w:del w:author="Jubarte" w:id="35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Remove the bolts holding the air cylinder in place</w:delText>
        </w:r>
      </w:del>
    </w:p>
    <w:p w14:paraId="1688406B" w14:textId="15159F79">
      <w:pPr>
        <w:pStyle w:val="Paragraph"/>
        <w:numPr>
          <w:ilvl w:val="2"/>
          <w:numId w:val="10"/>
        </w:numPr>
        <w:spacing w:before="0" w:beforeAutospacing="0" w:after="0" w:afterAutospacing="0"/>
        <w:textAlignment w:val="baseline"/>
        <w:rPr>
          <w:del w:author="Jubarte" w:id="36" w:date="1970-01-01T00:00:00Z"/>
          <w:rFonts w:ascii="Avenir Next LT Pro" w:hAnsi="Avenir Next LT Pro" w:cs="Calibri"/>
          <w:sz w:val="22"/>
          <w:szCs w:val="22"/>
        </w:rPr>
      </w:pPr>
      <w:del w:author="Jubarte" w:id="37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hammer may be necessary to help remove the bolts.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041C0DE2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del w:author="Jubarte" w:id="38" w:date="1970-01-01T00:00:00Z"/>
          <w:rFonts w:ascii="Avenir Next LT Pro" w:hAnsi="Avenir Next LT Pro" w:cs="Calibri"/>
          <w:sz w:val="22"/>
          <w:szCs w:val="22"/>
        </w:rPr>
      </w:pPr>
      <w:del w:author="Jubarte" w:id="39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Replace the old air cylinder with a new one.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434D55BE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del w:author="Jubarte" w:id="40" w:date="1970-01-01T00:00:00Z"/>
          <w:rFonts w:ascii="Avenir Next LT Pro" w:hAnsi="Avenir Next LT Pro" w:cs="Calibri"/>
          <w:sz w:val="22"/>
          <w:szCs w:val="22"/>
        </w:rPr>
      </w:pPr>
      <w:del w:author="Jubarte" w:id="41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Secure the air cylinder with the bolts and cotter pins.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08DF2E2C" w14:textId="5B76027F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del w:author="Jubarte" w:id="42" w:date="1970-01-01T00:00:00Z"/>
          <w:rFonts w:ascii="Avenir Next LT Pro" w:hAnsi="Avenir Next LT Pro" w:cs="Calibri"/>
          <w:sz w:val="22"/>
          <w:szCs w:val="22"/>
        </w:rPr>
      </w:pPr>
      <w:del w:author="Jubarte" w:id="43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R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econnect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both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airlines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at the correct ports.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0EF5448A" w14:textId="77777777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author="Jubarte" w:id="44" w:date="1970-01-01T00:00:00Z"/>
          <w:rStyle w:val="Normaltextrun"/>
          <w:rFonts w:ascii="Avenir Next LT Pro" w:hAnsi="Avenir Next LT Pro" w:cs="Calibri"/>
          <w:sz w:val="22"/>
          <w:szCs w:val="22"/>
        </w:rPr>
      </w:pPr>
      <w:del w:author="Jubarte" w:id="45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Turn the air going to the POD back on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.</w:delText>
        </w:r>
      </w:del>
    </w:p>
    <w:p w14:paraId="74FB00C8" w14:textId="0D9BFFA3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author="Jubarte" w:id="46" w:date="1970-01-01T00:00:00Z"/>
          <w:rStyle w:val="Eop"/>
          <w:rFonts w:ascii="Avenir Next LT Pro" w:hAnsi="Avenir Next LT Pro" w:cs="Calibri"/>
          <w:sz w:val="22"/>
          <w:szCs w:val="22"/>
        </w:rPr>
      </w:pPr>
      <w:del w:author="Jubarte" w:id="47" w:date="1970-01-01T00:00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P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ull out the wash stop.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34AAC916" w14:textId="5CFC896F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author="Jubarte" w:id="48" w:date="1970-01-01T00:00:00Z"/>
          <w:rFonts w:ascii="Avenir Next LT Pro" w:hAnsi="Avenir Next LT Pro" w:cs="Calibri"/>
          <w:sz w:val="22"/>
          <w:szCs w:val="22"/>
        </w:rPr>
      </w:pPr>
      <w:del w:author="Jubarte" w:id="49" w:date="1970-01-01T00:00:00Z"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Verify that the new air cylinder is working </w:delText>
        </w:r>
      </w:del>
    </w:p>
    <w:p w14:paraId="09FE7DE4" w14:textId="77777777">
      <w:pPr>
        <w:pStyle w:val="Paragraph"/>
        <w:spacing w:before="0" w:beforeAutospacing="0" w:after="0" w:afterAutospacing="0"/>
        <w:textAlignment w:val="baseline"/>
        <w:rPr>
          <w:del w:author="Jubarte" w:id="50" w:date="1970-01-01T00:00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6E79E983" w14:textId="77777777">
      <w:pPr>
        <w:pStyle w:val="Paragraph"/>
        <w:spacing w:before="0" w:beforeAutospacing="0" w:after="0" w:afterAutospacing="0"/>
        <w:textAlignment w:val="baseline"/>
        <w:rPr>
          <w:del w:author="Jubarte" w:id="51" w:date="1970-01-01T00:00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5C59FEB4" w14:textId="03304955">
      <w:pPr>
        <w:pStyle w:val="Paragraph"/>
        <w:spacing w:before="0" w:beforeAutospacing="0" w:after="0" w:afterAutospacing="0"/>
        <w:textAlignment w:val="baseline"/>
        <w:rPr>
          <w:del w:author="Jubarte" w:id="52" w:date="1970-01-01T00:00:00Z"/>
          <w:rFonts w:ascii="Avenir Next LT Pro" w:hAnsi="Avenir Next LT Pro" w:cs="Segoe UI"/>
          <w:sz w:val="22"/>
          <w:szCs w:val="22"/>
        </w:rPr>
      </w:pPr>
      <w:del w:author="Jubarte" w:id="53" w:date="1970-01-01T00:00:00Z">
        <w:r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Instructional Video</w:delText>
        </w:r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 </w:delText>
        </w:r>
      </w:del>
    </w:p>
    <w:p w14:paraId="038D1796" w14:textId="77777777">
      <w:pPr>
        <w:pStyle w:val="Paragraph"/>
        <w:spacing w:before="0" w:beforeAutospacing="0" w:after="0" w:afterAutospacing="0"/>
        <w:textAlignment w:val="baseline"/>
        <w:rPr>
          <w:del w:author="Jubarte" w:id="54" w:date="1970-01-01T00:00:00Z"/>
          <w:rFonts w:ascii="Avenir Next LT Pro" w:hAnsi="Avenir Next LT Pro" w:cs="Segoe UI"/>
          <w:sz w:val="22"/>
          <w:szCs w:val="22"/>
        </w:rPr>
      </w:pPr>
      <w:hyperlink r:id="rId8" w:tgtFrame="_blank" w:history="1">
        <w:del w:author="Jubarte" w:id="55" w:date="1970-01-01T00:00:00Z">
          <w:r>
            <w:rPr>
              <w:rStyle w:val="Normaltextrun"/>
              <w:rFonts w:ascii="Avenir Next LT Pro" w:hAnsi="Avenir Next LT Pro" w:cs="Calibri"/>
              <w:color w:val="0563C1"/>
              <w:sz w:val="22"/>
              <w:szCs w:val="22"/>
              <w:u w:val="single"/>
            </w:rPr>
            <w:delText>Replacing an Air Cylinder on Vimeo</w:delText>
          </w:r>
        </w:del>
      </w:hyperlink>
      <w:del w:author="Jubarte" w:id="56" w:date="1970-01-01T00:00:00Z">
        <w:r>
          <w:rPr>
            <w:rStyle w:val="Eop"/>
            <w:rFonts w:ascii="Avenir Next LT Pro" w:hAnsi="Avenir Next LT Pro" w:cs="Calibri"/>
            <w:sz w:val="22"/>
            <w:szCs w:val="22"/>
          </w:rPr>
          <w:delText xml:space="preserve"> </w:delText>
        </w:r>
      </w:del>
    </w:p>
    <w:p w14:paraId="689FD72B" w14:textId="56CE80F3">
      <w:pPr>
        <w:pStyle w:val="Paragraph"/>
        <w:spacing w:before="0" w:beforeAutospacing="0" w:after="0" w:afterAutospacing="0"/>
        <w:textAlignment w:val="baseline"/>
        <w:rPr>
          <w:del w:author="Jubarte" w:id="57" w:date="1970-01-01T00:00:00Z"/>
          <w:rFonts w:ascii="Avenir Next LT Pro" w:hAnsi="Avenir Next LT Pro"/>
          <w:b/>
          <w:bCs/>
          <w:sz w:val="22"/>
          <w:szCs w:val="22"/>
        </w:rPr>
      </w:pPr>
    </w:p>
    <w:p w14:paraId="486673D7" w14:textId="77777777">
      <w:pPr>
        <w:rPr>
          <w:rPrChange w:id="58" w:author="Jubarte" w:date="1970-01-01T00:00:00Z">
            <w:rPr>
              <w:rFonts w:ascii="Avenir Next LT Pro" w:eastAsia="Times New Roman" w:hAnsi="Avenir Next LT Pro"/>
              <w:b/>
              <w:bCs/>
              <w:sz w:val="22"/>
              <w:szCs w:val="22"/>
              <w:bdr w:val="none" w:sz="0" w:space="0" w:color="auto"/>
            </w:rPr>
          </w:rPrChange>
        </w:rPr>
        <w:pPrChange w:id="59" w:author="Jubarte" w:date="1970-01-01T00:00:00Z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spacing w:before="100" w:beforeAutospacing="1" w:after="100" w:afterAutospacing="1"/>
            <w:outlineLvl w:val="2"/>
          </w:pPr>
        </w:pPrChange>
      </w:pPr>
    </w:p>
    <w:sectPr>
      <w:headerReference w:type="even" r:id="rId9"/>
      <w:headerReference w:type="default" r:id="rId10"/>
      <w:headerReference w:type="first" r:id="rId13"/>
      <w:footerReference w:type="even" r:id="rId11"/>
      <w:footerReference w:type="default" r:id="rId12"/>
      <w:footerReference w:type="first" r:id="rId14"/>
      <w:pgSz w:orient="portrait" w:w="11906" w:h="16838"/>
      <w:pgMar w:top="1440" w:right="1440" w:bottom="1440" w:left="1440" w:header="720" w:footer="720" w:gutter="0"/>
      <w:cols w:num="1" w:space="720"/>
      <w:sectPrChange w:author="Jubarte" w:date="1970-01-01T00:00:00Z" w:id="60">
        <w:sectPr>
          <w:type w:val="continuous"/>
          <w:pgSz w:w="12240" w:h="15840"/>
          <w:pgMar w:top="2880" w:right="2160" w:bottom="2160" w:left="2160" w:header="720" w:footer="864" w:gutter="0"/>
          <w:cols w:space="720"/>
        </w:sectPr>
      </w:sectPrChange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 pt14">
  <w:endnote w:type="separator" w:id="-1">
    <w:p w14:paraId="03984DDF" w14:textId="77777777">
      <w:r>
        <w:separator/>
      </w:r>
    </w:p>
  </w:endnote>
  <w:endnote w:type="continuationSeparator" w:id="0">
    <w:p w14:paraId="0A51A19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22C6664B" w14:textId="7849872D">
    <w:pPr>
      <w:pStyle w:val="Footer"/>
      <w:pPrChange w:author="Jubarte" w:date="1970-01-01T00:00:00Z" w:id="2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author="Jubarte" w:date="1970-01-01T00:00:00Z" w:id="1">
      <w:r>
        <w:fldChar w:fldCharType="begin"/>
      </w:r>
      <w:r>
        <w:delInstrText xml:space="preserve"> PAGE 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er2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22C6664C" w14:textId="37D3B34C">
    <w:pPr>
      <w:pStyle w:val="Footer"/>
      <w:pPrChange w:author="Jubarte" w:date="1970-01-01T00:00:00Z" w:id="2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author="Jubarte" w:date="1970-01-01T00:00:00Z" w:id="1">
      <w:r>
        <w:fldChar w:fldCharType="begin"/>
      </w:r>
      <w:r>
        <w:delInstrText xml:space="preserve"> PAGE </w:delInstrText>
      </w:r>
      <w:r>
        <w:fldChar w:fldCharType="separate"/>
      </w:r>
      <w:r>
        <w:rPr>
          <w:noProof/>
        </w:rPr>
        <w:delText>3</w:delText>
      </w:r>
      <w:r>
        <w:fldChar w:fldCharType="end"/>
      </w:r>
    </w:del>
  </w:p>
</w:ftr>
</file>

<file path=word/footer3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22C66650" w14:textId="13EF8F88">
    <w:pPr>
      <w:pStyle w:val="Footer"/>
      <w:pPrChange w:author="Jubarte" w:date="1970-01-01T00:00:00Z" w:id="2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author="Jubarte" w:date="1970-01-01T00:00:00Z" w:id="1">
      <w:r>
        <w:fldChar w:fldCharType="begin"/>
      </w:r>
      <w:r>
        <w:delInstrText xml:space="preserve"> PAGE 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</w:del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 pt14">
  <w:footnote w:type="separator" w:id="-1">
    <w:p w14:paraId="1AEC8969" w14:textId="77777777">
      <w:r>
        <w:separator/>
      </w:r>
    </w:p>
  </w:footnote>
  <w:footnote w:type="continuationSeparator" w:id="0">
    <w:p w14:paraId="2AF4A7BD" w14:textId="77777777">
      <w:r>
        <w:continuationSeparator/>
      </w: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22C66645" w14:textId="77777777">
    <w:pPr>
      <w:pStyle w:val="Header"/>
      <w:tabs>
        <w:tab w:val="clear" w:pos="9360"/>
        <w:tab w:val="right" w:pos="7900"/>
      </w:tabs>
      <w:spacing w:line="312" w:lineRule="auto"/>
      <w:jc w:val="center"/>
    </w:pPr>
    <w:r>
      <w:rPr>
        <w:noProof/>
      </w:rPr>
      <w:drawing>
        <wp:inline distT="0" distB="0" distL="0" distR="0" wp14:anchorId="22C66651" wp14:editId="22C66652">
          <wp:extent cx="1360705" cy="611975"/>
          <wp:effectExtent l="0" t="0" r="0" b="0"/>
          <wp:docPr id="16" name="officeArt object" descr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23" descr="Picture 2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0705" cy="61197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14:paraId="22C66646" w14:textId="77777777">
    <w:pPr>
      <w:pStyle w:val="Header"/>
      <w:tabs>
        <w:tab w:val="clear" w:pos="9360"/>
        <w:tab w:val="right" w:pos="7900"/>
      </w:tabs>
      <w:jc w:val="center"/>
      <w:rPr>
        <w:sz w:val="18"/>
        <w:szCs w:val="18"/>
      </w:rPr>
    </w:pPr>
    <w:r>
      <w:rPr>
        <w:b/>
        <w:bCs/>
        <w:sz w:val="18"/>
        <w:szCs w:val="18"/>
      </w:rPr>
      <w:t xml:space="preserve">Tommy Car Wash Systems   </w:t>
    </w:r>
    <w:r>
      <w:rPr>
        <w:sz w:val="18"/>
        <w:szCs w:val="18"/>
      </w:rPr>
      <w:t xml:space="preserve">|   581 Ottawa Ave # 300   </w:t>
    </w:r>
    <w:proofErr w:type="gramStart"/>
    <w:r>
      <w:rPr>
        <w:sz w:val="18"/>
        <w:szCs w:val="18"/>
      </w:rPr>
      <w:t>|  Holland</w:t>
    </w:r>
    <w:proofErr w:type="gramEnd"/>
    <w:r>
      <w:rPr>
        <w:sz w:val="18"/>
        <w:szCs w:val="18"/>
      </w:rPr>
      <w:t>, MI 49423  | Tommycarwash.com/Support</w:t>
    </w:r>
  </w:p>
  <w:p w14:paraId="22C66647" w14:textId="77777777">
    <w:pPr>
      <w:pStyle w:val="Header"/>
      <w:tabs>
        <w:tab w:val="clear" w:pos="9360"/>
        <w:tab w:val="right" w:pos="7900"/>
      </w:tabs>
      <w:jc w:val="center"/>
    </w:pPr>
    <w:r>
      <w:rPr>
        <w:sz w:val="18"/>
        <w:szCs w:val="18"/>
      </w:rPr>
      <w:t>________________________________________________________________________________________</w:t>
    </w:r>
  </w:p>
</w:hdr>
</file>

<file path=word/header2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tbl>
    <w:tblGrid>
      <w:gridCol w:w="4500" w:type="dxa"/>
      <w:gridCol w:w="1000" w:type="dxa"/>
      <w:gridCol w:w="4500" w:type="dxa"/>
    </w:tblGrid>
    <w:tr>
      <w:trPr>
        <w:ins w:author="Jubarte" w:id="1" w:date="1970-01-01T00:00:00Z"/>
      </w:trPr>
      <w:tc>
        <w:tcPr>
          <w:tcW w:w="4500" w:type="dxa"/>
          <w:tcBorders>
            <w:bottom w:val="single" w:sz="1" w:color="000000"/>
          </w:tcBorders>
          <w:noWrap/>
        </w:tcPr>
        <w:p>
          <w:pPr>
            <w:jc w:val="left"/>
            <w:rPr>
              <w:ins w:author="Jubarte" w:id="2" w:date="1970-01-01T00:00:00Z"/>
            </w:rPr>
          </w:pPr>
          <w:ins w:author="Jubarte" w:id="3" w:date="1970-01-01T00:00:00Z"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color="000000"/>
          </w:tcBorders>
          <w:noWrap/>
        </w:tcPr>
        <w:p>
          <w:pPr>
            <w:jc w:val="center"/>
            <w:rPr>
              <w:ins w:author="Jubarte" w:id="4" w:date="1970-01-01T00:00:00Z"/>
            </w:rPr>
          </w:pPr>
          <w:ins w:author="Jubarte" w:id="5" w:date="1970-01-01T00:00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color="000000"/>
          </w:tcBorders>
          <w:noWrap/>
        </w:tcPr>
        <w:p>
          <w:pPr>
            <w:jc w:val="right"/>
            <w:rPr>
              <w:ins w:author="Jubarte" w:id="6" w:date="1970-01-01T00:00:00Z"/>
            </w:rPr>
          </w:pPr>
          <w:ins w:author="Jubarte" w:id="7" w:date="1970-01-01T00:00:00Z">
            <w:r>
              <w:rPr>
                <w:color w:val="000000"/>
              </w:rPr>
              <w:t>07.12.2025</w:t>
            </w:r>
          </w:ins>
        </w:p>
      </w:tc>
    </w:tr>
  </w:tbl>
  <w:p w14:paraId="22C66648" w14:textId="77777777">
    <w:pPr>
      <w:pStyle w:val="Header"/>
      <w:tabs>
        <w:tab w:val="clear" w:pos="9360"/>
        <w:tab w:val="right" w:pos="7900"/>
      </w:tabs>
      <w:spacing w:line="312" w:lineRule="auto"/>
      <w:jc w:val="center"/>
      <w:rPr>
        <w:del w:author="Jubarte" w:id="8" w:date="1970-01-01T00:00:00Z"/>
      </w:rPr>
    </w:pPr>
    <w:del w:author="Jubarte" w:id="9" w:date="1970-01-01T00:00:00Z">
      <w:r>
        <w:rPr>
          <w:noProof/>
        </w:rPr>
        <w:drawing>
          <wp:inline distT="0" distB="0" distL="0" distR="0" wp14:anchorId="22C66653" wp14:editId="22C66654">
            <wp:extent cx="1360705" cy="611975"/>
            <wp:effectExtent l="0" t="0" r="0" b="0"/>
            <wp:docPr id="1" name="officeArt object" descr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4" descr="Picture 24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9" w14:textId="77777777">
    <w:pPr>
      <w:pStyle w:val="Header"/>
      <w:tabs>
        <w:tab w:val="clear" w:pos="9360"/>
        <w:tab w:val="right" w:pos="7900"/>
      </w:tabs>
      <w:jc w:val="center"/>
      <w:rPr>
        <w:del w:author="Jubarte" w:id="10" w:date="1970-01-01T00:00:00Z"/>
        <w:sz w:val="18"/>
        <w:szCs w:val="18"/>
      </w:rPr>
    </w:pPr>
    <w:del w:author="Jubarte" w:id="11" w:date="1970-01-01T00:00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 xml:space="preserve">|   581 Ottawa Ave # 300   </w:delText>
      </w:r>
      <w:r>
        <w:rPr>
          <w:sz w:val="18"/>
          <w:szCs w:val="18"/>
        </w:rPr>
        <w:delText>|  Holland</w:delText>
      </w:r>
      <w:r>
        <w:rPr>
          <w:sz w:val="18"/>
          <w:szCs w:val="18"/>
        </w:rPr>
        <w:delText>, MI 49423  | Tommycarwash.com/Support</w:delText>
      </w:r>
    </w:del>
  </w:p>
  <w:p w14:paraId="22C6664A" w14:textId="77777777">
    <w:pPr>
      <w:pStyle w:val="Header"/>
      <w:tabs>
        <w:tab w:val="clear" w:pos="9360"/>
        <w:tab w:val="right" w:pos="7900"/>
      </w:tabs>
      <w:jc w:val="center"/>
      <w:rPr>
        <w:del w:id="14" w:author="Jubarte" w:date="1970-01-01T00:00:00Z"/>
      </w:rPr>
    </w:pPr>
    <w:del w:author="Jubarte" w:id="13" w:date="1970-01-01T00:00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header3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22C6664D" w14:textId="77777777">
    <w:pPr>
      <w:pStyle w:val="Header"/>
      <w:tabs>
        <w:tab w:val="clear" w:pos="9360"/>
        <w:tab w:val="right" w:pos="7900"/>
      </w:tabs>
      <w:spacing w:line="312" w:lineRule="auto"/>
      <w:jc w:val="center"/>
    </w:pPr>
    <w:r>
      <w:rPr>
        <w:noProof/>
      </w:rPr>
      <w:drawing>
        <wp:inline distT="0" distB="0" distL="0" distR="0" wp14:anchorId="22C66655" wp14:editId="22C66656">
          <wp:extent cx="1360705" cy="611975"/>
          <wp:effectExtent l="0" t="0" r="0" b="0"/>
          <wp:docPr id="18" name="officeArt object" descr="Picture 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Picture 25" descr="Picture 2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0705" cy="61197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14:paraId="22C6664E" w14:textId="77777777">
    <w:pPr>
      <w:pStyle w:val="Header"/>
      <w:tabs>
        <w:tab w:val="clear" w:pos="9360"/>
        <w:tab w:val="right" w:pos="7900"/>
      </w:tabs>
      <w:jc w:val="center"/>
      <w:rPr>
        <w:sz w:val="18"/>
        <w:szCs w:val="18"/>
      </w:rPr>
    </w:pPr>
    <w:r>
      <w:rPr>
        <w:b/>
        <w:bCs/>
        <w:sz w:val="18"/>
        <w:szCs w:val="18"/>
      </w:rPr>
      <w:t xml:space="preserve">Tommy Car Wash Systems   </w:t>
    </w:r>
    <w:r>
      <w:rPr>
        <w:sz w:val="18"/>
        <w:szCs w:val="18"/>
      </w:rPr>
      <w:t xml:space="preserve">|   581 Ottawa Ave # 300   </w:t>
    </w:r>
    <w:proofErr w:type="gramStart"/>
    <w:r>
      <w:rPr>
        <w:sz w:val="18"/>
        <w:szCs w:val="18"/>
      </w:rPr>
      <w:t>|  Holland</w:t>
    </w:r>
    <w:proofErr w:type="gramEnd"/>
    <w:r>
      <w:rPr>
        <w:sz w:val="18"/>
        <w:szCs w:val="18"/>
      </w:rPr>
      <w:t>, MI 49423  | Tommycarwash.com/Support</w:t>
    </w:r>
  </w:p>
  <w:p w14:paraId="22C6664F" w14:textId="77777777">
    <w:pPr>
      <w:pStyle w:val="Header"/>
      <w:tabs>
        <w:tab w:val="clear" w:pos="9360"/>
        <w:tab w:val="right" w:pos="7900"/>
      </w:tabs>
      <w:jc w:val="center"/>
    </w:pPr>
    <w:r>
      <w:rPr>
        <w:sz w:val="18"/>
        <w:szCs w:val="18"/>
      </w:rPr>
      <w:t>________________________________________________________________________________________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:abstractNumId="0" w15:restartNumberingAfterBreak="0">
    <w:nsid w:val="1DFE3F81"/>
    <w:multiLevelType w:val="multilevel"/>
    <w:tmpl w:val="F63E6E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44F97"/>
    <w:multiLevelType w:val="multilevel"/>
    <w:tmpl w:val="3A7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6D1C54"/>
    <w:multiLevelType w:val="multilevel"/>
    <w:tmpl w:val="DA5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2511F9"/>
    <w:multiLevelType w:val="multilevel"/>
    <w:tmpl w:val="81B699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E3F0C"/>
    <w:multiLevelType w:val="multilevel"/>
    <w:tmpl w:val="06427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64738"/>
    <w:multiLevelType w:val="multilevel"/>
    <w:tmpl w:val="EAF66D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C543A"/>
    <w:multiLevelType w:val="multilevel"/>
    <w:tmpl w:val="1A9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E33A1F"/>
    <w:multiLevelType w:val="multilevel"/>
    <w:tmpl w:val="DDF0DB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266E0"/>
    <w:multiLevelType w:val="multilevel"/>
    <w:tmpl w:val="F81252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B13B3"/>
    <w:multiLevelType w:val="hybridMultilevel"/>
    <w:tmpl w:val="CC404A8E"/>
    <w:styleLink w:val="ImportedStyle2"/>
    <w:lvl w:ilvl="0" w:tplc="A73A08AE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5844BDD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2" w:tplc="9D683D0A">
      <w:start w:val="1"/>
      <w:numFmt w:val="bullet"/>
      <w:lvlText w:val="▪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3" w:tplc="23C23678">
      <w:start w:val="1"/>
      <w:numFmt w:val="bullet"/>
      <w:lvlText w:val="•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4" w:tplc="194CD438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5" w:tplc="1E586778">
      <w:start w:val="1"/>
      <w:numFmt w:val="bullet"/>
      <w:lvlText w:val="▪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6" w:tplc="E7A68696">
      <w:start w:val="1"/>
      <w:numFmt w:val="bullet"/>
      <w:lvlText w:val="•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7" w:tplc="CB5AF80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8" w:tplc="5B9A8188">
      <w:start w:val="1"/>
      <w:numFmt w:val="bullet"/>
      <w:lvlText w:val="▪"/>
      <w:lvlJc w:val="left"/>
      <w:pPr>
        <w:ind w:left="72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</w:abstractNum>
  <w:abstractNum w:abstractNumId="10" w15:restartNumberingAfterBreak="0">
    <w:nsid w:val="5DB122E9"/>
    <w:multiLevelType w:val="multilevel"/>
    <w:tmpl w:val="FA005D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DE5937"/>
    <w:multiLevelType w:val="hybridMultilevel"/>
    <w:tmpl w:val="D71E412C"/>
    <w:styleLink w:val="ImportedStyle1"/>
    <w:lvl w:ilvl="0" w:tplc="815050F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3F32B9C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2" w:tplc="2C52CACE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3" w:tplc="F09664B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4" w:tplc="231E96C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5" w:tplc="FC480B66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6" w:tplc="CBB4598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7" w:tplc="F71CB36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8" w:tplc="887EE194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</w:abstractNum>
  <w:abstractNum w:abstractNumId="12" w15:restartNumberingAfterBreak="0">
    <w:nsid w:val="768F12F7"/>
    <w:multiLevelType w:val="multilevel"/>
    <w:tmpl w:val="8874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624F2E"/>
    <w:multiLevelType w:val="multilevel"/>
    <w:tmpl w:val="BD0C1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72062">
    <w:abstractNumId w:val="11"/>
  </w:num>
  <w:num w:numId="2" w16cid:durableId="702749120">
    <w:abstractNumId w:val="9"/>
  </w:num>
  <w:num w:numId="3" w16cid:durableId="459107238">
    <w:abstractNumId w:val="2"/>
  </w:num>
  <w:num w:numId="4" w16cid:durableId="411633407">
    <w:abstractNumId w:val="6"/>
  </w:num>
  <w:num w:numId="5" w16cid:durableId="144202446">
    <w:abstractNumId w:val="1"/>
  </w:num>
  <w:num w:numId="6" w16cid:durableId="1202522996">
    <w:abstractNumId w:val="12"/>
  </w:num>
  <w:num w:numId="7" w16cid:durableId="73012914">
    <w:abstractNumId w:val="13"/>
  </w:num>
  <w:num w:numId="8" w16cid:durableId="1903830831">
    <w:abstractNumId w:val="4"/>
  </w:num>
  <w:num w:numId="9" w16cid:durableId="2130783393">
    <w:abstractNumId w:val="8"/>
  </w:num>
  <w:num w:numId="10" w16cid:durableId="1284994867">
    <w:abstractNumId w:val="7"/>
  </w:num>
  <w:num w:numId="11" w16cid:durableId="756051387">
    <w:abstractNumId w:val="3"/>
  </w:num>
  <w:num w:numId="12" w16cid:durableId="1748763190">
    <w:abstractNumId w:val="10"/>
  </w:num>
  <w:num w:numId="13" w16cid:durableId="127624977">
    <w:abstractNumId w:val="0"/>
  </w:num>
  <w:num w:numId="14" w16cid:durableId="931546916">
    <w:abstractNumId w:val="5"/>
  </w:num>
  <w:numIdMacAtCleanup w:val="14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100"/>
  <w:displayBackgroundShape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523"/>
    <w:rsid w:val="00001733"/>
    <w:rsid w:val="00002691"/>
    <w:rsid w:val="000279C3"/>
    <w:rsid w:val="00037B05"/>
    <w:rsid w:val="000412B4"/>
    <w:rsid w:val="000500D7"/>
    <w:rsid w:val="00066B6F"/>
    <w:rsid w:val="00073A00"/>
    <w:rsid w:val="00076FB5"/>
    <w:rsid w:val="0008291E"/>
    <w:rsid w:val="000A22E7"/>
    <w:rsid w:val="000B26E3"/>
    <w:rsid w:val="0010435E"/>
    <w:rsid w:val="00104CD5"/>
    <w:rsid w:val="001070C2"/>
    <w:rsid w:val="00112535"/>
    <w:rsid w:val="00123BF9"/>
    <w:rsid w:val="00154FA3"/>
    <w:rsid w:val="00157607"/>
    <w:rsid w:val="0017512E"/>
    <w:rsid w:val="00185FAA"/>
    <w:rsid w:val="00186D73"/>
    <w:rsid w:val="00190A5B"/>
    <w:rsid w:val="001974A3"/>
    <w:rsid w:val="001B0376"/>
    <w:rsid w:val="001B3CED"/>
    <w:rsid w:val="001B6646"/>
    <w:rsid w:val="001C407B"/>
    <w:rsid w:val="001D21B1"/>
    <w:rsid w:val="001F611C"/>
    <w:rsid w:val="001F618E"/>
    <w:rsid w:val="00200265"/>
    <w:rsid w:val="00204A7C"/>
    <w:rsid w:val="00206152"/>
    <w:rsid w:val="0020655C"/>
    <w:rsid w:val="002112EA"/>
    <w:rsid w:val="0021575B"/>
    <w:rsid w:val="002849B2"/>
    <w:rsid w:val="00294A66"/>
    <w:rsid w:val="002B7407"/>
    <w:rsid w:val="002B7F72"/>
    <w:rsid w:val="002D28EE"/>
    <w:rsid w:val="002E71A3"/>
    <w:rsid w:val="003263A0"/>
    <w:rsid w:val="00330E35"/>
    <w:rsid w:val="00331FFD"/>
    <w:rsid w:val="0034608B"/>
    <w:rsid w:val="0035107D"/>
    <w:rsid w:val="0039665D"/>
    <w:rsid w:val="003B0727"/>
    <w:rsid w:val="003B2BE1"/>
    <w:rsid w:val="003B7DBE"/>
    <w:rsid w:val="003C1C38"/>
    <w:rsid w:val="003C57B2"/>
    <w:rsid w:val="003D090B"/>
    <w:rsid w:val="003E207C"/>
    <w:rsid w:val="003E54C5"/>
    <w:rsid w:val="003E6519"/>
    <w:rsid w:val="00450871"/>
    <w:rsid w:val="00462A65"/>
    <w:rsid w:val="0047091F"/>
    <w:rsid w:val="00474806"/>
    <w:rsid w:val="00477899"/>
    <w:rsid w:val="0048132E"/>
    <w:rsid w:val="00485791"/>
    <w:rsid w:val="00491639"/>
    <w:rsid w:val="00491F13"/>
    <w:rsid w:val="004A67D3"/>
    <w:rsid w:val="004B1471"/>
    <w:rsid w:val="004B75AF"/>
    <w:rsid w:val="004C5320"/>
    <w:rsid w:val="004C7523"/>
    <w:rsid w:val="004D0018"/>
    <w:rsid w:val="004D326A"/>
    <w:rsid w:val="004D47CA"/>
    <w:rsid w:val="004E75EC"/>
    <w:rsid w:val="004F13F0"/>
    <w:rsid w:val="00510048"/>
    <w:rsid w:val="00520756"/>
    <w:rsid w:val="005208C1"/>
    <w:rsid w:val="005211FA"/>
    <w:rsid w:val="00537443"/>
    <w:rsid w:val="005449F4"/>
    <w:rsid w:val="0055090A"/>
    <w:rsid w:val="00555B69"/>
    <w:rsid w:val="0056437B"/>
    <w:rsid w:val="00585ABE"/>
    <w:rsid w:val="00597A00"/>
    <w:rsid w:val="005A0A7D"/>
    <w:rsid w:val="005A11D7"/>
    <w:rsid w:val="005A1DD7"/>
    <w:rsid w:val="005A4117"/>
    <w:rsid w:val="005E1800"/>
    <w:rsid w:val="005F29A2"/>
    <w:rsid w:val="005F5B69"/>
    <w:rsid w:val="00620117"/>
    <w:rsid w:val="00625D33"/>
    <w:rsid w:val="006307DA"/>
    <w:rsid w:val="00632DD2"/>
    <w:rsid w:val="00637D6B"/>
    <w:rsid w:val="00645DB4"/>
    <w:rsid w:val="00654222"/>
    <w:rsid w:val="00657B13"/>
    <w:rsid w:val="00663185"/>
    <w:rsid w:val="00671741"/>
    <w:rsid w:val="00671D1B"/>
    <w:rsid w:val="00683827"/>
    <w:rsid w:val="0069142D"/>
    <w:rsid w:val="00692B6D"/>
    <w:rsid w:val="006959F7"/>
    <w:rsid w:val="006A1B95"/>
    <w:rsid w:val="006E096F"/>
    <w:rsid w:val="006E186C"/>
    <w:rsid w:val="006F0CC7"/>
    <w:rsid w:val="00704CD8"/>
    <w:rsid w:val="00714E1A"/>
    <w:rsid w:val="00725FB9"/>
    <w:rsid w:val="007260E6"/>
    <w:rsid w:val="00732882"/>
    <w:rsid w:val="00735202"/>
    <w:rsid w:val="00744EC2"/>
    <w:rsid w:val="00746B3B"/>
    <w:rsid w:val="007541E4"/>
    <w:rsid w:val="0076539B"/>
    <w:rsid w:val="00791B3F"/>
    <w:rsid w:val="007A0171"/>
    <w:rsid w:val="007B05CD"/>
    <w:rsid w:val="007B305B"/>
    <w:rsid w:val="007D51FA"/>
    <w:rsid w:val="007E2C95"/>
    <w:rsid w:val="0080023A"/>
    <w:rsid w:val="008023B2"/>
    <w:rsid w:val="0081070A"/>
    <w:rsid w:val="008168AF"/>
    <w:rsid w:val="008367A5"/>
    <w:rsid w:val="008431B9"/>
    <w:rsid w:val="00851065"/>
    <w:rsid w:val="00856DEB"/>
    <w:rsid w:val="00864703"/>
    <w:rsid w:val="00873858"/>
    <w:rsid w:val="008738BE"/>
    <w:rsid w:val="00875DE1"/>
    <w:rsid w:val="00876448"/>
    <w:rsid w:val="00876D8F"/>
    <w:rsid w:val="00893A3D"/>
    <w:rsid w:val="008A0DAA"/>
    <w:rsid w:val="008B74B9"/>
    <w:rsid w:val="008C028A"/>
    <w:rsid w:val="008D03FE"/>
    <w:rsid w:val="008E677A"/>
    <w:rsid w:val="008F027A"/>
    <w:rsid w:val="008F0BA7"/>
    <w:rsid w:val="008F1491"/>
    <w:rsid w:val="0090296C"/>
    <w:rsid w:val="009113C4"/>
    <w:rsid w:val="00912444"/>
    <w:rsid w:val="00917406"/>
    <w:rsid w:val="00926B4C"/>
    <w:rsid w:val="009539E0"/>
    <w:rsid w:val="00960F17"/>
    <w:rsid w:val="009612F0"/>
    <w:rsid w:val="0098548D"/>
    <w:rsid w:val="00993023"/>
    <w:rsid w:val="0099751F"/>
    <w:rsid w:val="009A4C76"/>
    <w:rsid w:val="009B1D9B"/>
    <w:rsid w:val="009B71B8"/>
    <w:rsid w:val="009C2A73"/>
    <w:rsid w:val="009C5312"/>
    <w:rsid w:val="009D0C4C"/>
    <w:rsid w:val="009F36F1"/>
    <w:rsid w:val="00A023FF"/>
    <w:rsid w:val="00A03533"/>
    <w:rsid w:val="00A140DF"/>
    <w:rsid w:val="00A20077"/>
    <w:rsid w:val="00A25E8C"/>
    <w:rsid w:val="00A33A04"/>
    <w:rsid w:val="00A450DD"/>
    <w:rsid w:val="00A465B2"/>
    <w:rsid w:val="00A70DB2"/>
    <w:rsid w:val="00A73B8A"/>
    <w:rsid w:val="00A75380"/>
    <w:rsid w:val="00A8592A"/>
    <w:rsid w:val="00A90CDA"/>
    <w:rsid w:val="00AA42CC"/>
    <w:rsid w:val="00AC54CA"/>
    <w:rsid w:val="00AE6F2F"/>
    <w:rsid w:val="00B1097A"/>
    <w:rsid w:val="00B268BB"/>
    <w:rsid w:val="00B51298"/>
    <w:rsid w:val="00B61D0A"/>
    <w:rsid w:val="00B678E4"/>
    <w:rsid w:val="00B76516"/>
    <w:rsid w:val="00BA3775"/>
    <w:rsid w:val="00BA5296"/>
    <w:rsid w:val="00BA69F2"/>
    <w:rsid w:val="00BC06F7"/>
    <w:rsid w:val="00BD006B"/>
    <w:rsid w:val="00BE79CB"/>
    <w:rsid w:val="00BF2D05"/>
    <w:rsid w:val="00BF7F26"/>
    <w:rsid w:val="00C04E8F"/>
    <w:rsid w:val="00C07D5D"/>
    <w:rsid w:val="00C24D2A"/>
    <w:rsid w:val="00C5285E"/>
    <w:rsid w:val="00C54201"/>
    <w:rsid w:val="00C61922"/>
    <w:rsid w:val="00C66D6E"/>
    <w:rsid w:val="00C85004"/>
    <w:rsid w:val="00C9325B"/>
    <w:rsid w:val="00C96CC6"/>
    <w:rsid w:val="00CA3D08"/>
    <w:rsid w:val="00CB0F25"/>
    <w:rsid w:val="00CC0F53"/>
    <w:rsid w:val="00CC25BB"/>
    <w:rsid w:val="00CD0C6F"/>
    <w:rsid w:val="00CF1A8E"/>
    <w:rsid w:val="00D13A64"/>
    <w:rsid w:val="00D26BE5"/>
    <w:rsid w:val="00D42246"/>
    <w:rsid w:val="00D43BC2"/>
    <w:rsid w:val="00D52195"/>
    <w:rsid w:val="00D53B3D"/>
    <w:rsid w:val="00D62275"/>
    <w:rsid w:val="00D64842"/>
    <w:rsid w:val="00D727B4"/>
    <w:rsid w:val="00D76423"/>
    <w:rsid w:val="00D7685D"/>
    <w:rsid w:val="00D7725F"/>
    <w:rsid w:val="00D839F3"/>
    <w:rsid w:val="00D84742"/>
    <w:rsid w:val="00D87701"/>
    <w:rsid w:val="00D95BEC"/>
    <w:rsid w:val="00DA6AC5"/>
    <w:rsid w:val="00DA7F7E"/>
    <w:rsid w:val="00DB3469"/>
    <w:rsid w:val="00DB6040"/>
    <w:rsid w:val="00DC163F"/>
    <w:rsid w:val="00DC73B7"/>
    <w:rsid w:val="00DD7DFB"/>
    <w:rsid w:val="00E012C5"/>
    <w:rsid w:val="00E0655B"/>
    <w:rsid w:val="00E17C1F"/>
    <w:rsid w:val="00E251BC"/>
    <w:rsid w:val="00E42339"/>
    <w:rsid w:val="00E5323C"/>
    <w:rsid w:val="00E838A4"/>
    <w:rsid w:val="00E85433"/>
    <w:rsid w:val="00E85E0E"/>
    <w:rsid w:val="00E8660F"/>
    <w:rsid w:val="00E969DF"/>
    <w:rsid w:val="00EB25FA"/>
    <w:rsid w:val="00EB3766"/>
    <w:rsid w:val="00EB4E2F"/>
    <w:rsid w:val="00EB67D7"/>
    <w:rsid w:val="00EC256A"/>
    <w:rsid w:val="00EE7C74"/>
    <w:rsid w:val="00EF442A"/>
    <w:rsid w:val="00EF7104"/>
    <w:rsid w:val="00F07B0E"/>
    <w:rsid w:val="00F15F52"/>
    <w:rsid w:val="00F20228"/>
    <w:rsid w:val="00F2119B"/>
    <w:rsid w:val="00F36D80"/>
    <w:rsid w:val="00F42908"/>
    <w:rsid w:val="00F42C3B"/>
    <w:rsid w:val="00F62296"/>
    <w:rsid w:val="00F7459D"/>
    <w:rsid w:val="00F967E6"/>
    <w:rsid w:val="00FA338A"/>
    <w:rsid w:val="00FA5408"/>
    <w:rsid w:val="00FB21B7"/>
    <w:rsid w:val="00FB5F1C"/>
    <w:rsid w:val="00FC1B09"/>
    <w:rsid w:val="00FD5EE5"/>
    <w:rsid w:val="00FE5BD6"/>
    <w:rsid w:val="00FF116D"/>
    <w:rsid w:val="12D81DA0"/>
    <w:rsid w:val="1C49AC17"/>
    <w:rsid w:val="1D2EFADA"/>
    <w:rsid w:val="1F9D784B"/>
    <w:rsid w:val="28E6367A"/>
    <w:rsid w:val="2D5392D4"/>
    <w:rsid w:val="315759FC"/>
    <w:rsid w:val="31F4C961"/>
    <w:rsid w:val="4204505D"/>
    <w:rsid w:val="4C1C46A4"/>
    <w:rsid w:val="4E8021A9"/>
    <w:rsid w:val="59583C16"/>
    <w:rsid w:val="5DAF62FD"/>
    <w:rsid w:val="6B344C14"/>
    <w:rsid w:val="7273E7EE"/>
    <w:rsid w:val="79049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661B"/>
  <w15:docId w15:val="{665BB6C7-AE57-4477-99FF-39242DAE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  <w:spacing w:after="160" w:line="278" w:lineRule="auto"/>
      <w:pPrChange w:id="1" w:author="Jubarte" w:date="1970-01-01T00:00:00Z">
        <w:pPr>
          <w:pBdr>
            <w:top w:val="nil"/>
            <w:left w:val="nil"/>
            <w:bottom w:val="nil"/>
            <w:right w:val="nil"/>
            <w:between w:val="nil"/>
            <w:bar w:val="nil"/>
          </w:pBdr>
        </w:pPr>
      </w:pPrChange>
    </w:pPr>
    <w:rPr>
      <w:rFonts w:ascii="Arial" w:hAnsi="Arial" w:eastAsia="Arial" w:cs="Arial"/>
      <w:sz w:val="20"/>
      <w:szCs w:val="20"/>
      <w:rPrChange w:id="1" w:author="Jubarte" w:date="1970-01-01T00:00:00Z">
        <w:rPr>
          <w:rFonts w:ascii="Times New Roman" w:eastAsia="Arial Unicode MS" w:hAnsi="Times New Roman" w:cs="Times New Roman"/>
          <w:sz w:val="24"/>
          <w:szCs w:val="24"/>
          <w:bdr w:val="nil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eastAsia="Calibri" w:hAnsi="Calibri" w:cs="Calibri"/>
      <w:color w:val="000000"/>
      <w:sz w:val="24"/>
      <w:szCs w:val="24"/>
      <w:u w:color="000000"/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Index1">
    <w:name w:val="index 1"/>
    <w:next w:val="Body"/>
    <w:uiPriority w:val="99"/>
    <w:pPr>
      <w:ind w:left="240" w:hanging="240"/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Paragraph">
    <w:name w:val="paragraph"/>
    <w:basedOn w:val="Normal"/>
    <w:rsid w:val="004508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Normaltextrun">
    <w:name w:val="normaltextrun"/>
    <w:basedOn w:val="DefaultParagraphFont"/>
    <w:rsid w:val="00450871"/>
  </w:style>
  <w:style w:type="character" w:customStyle="1" w:styleId="Eop">
    <w:name w:val="eop"/>
    <w:basedOn w:val="DefaultParagraphFont"/>
    <w:rsid w:val="00450871"/>
  </w:style>
  <w:style w:type="character" w:customStyle="1" w:styleId="Scxw94794337">
    <w:name w:val="scxw94794337"/>
    <w:basedOn w:val="DefaultParagraphFont"/>
    <w:rsid w:val="00037B05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yperlink" Target="https://vimeo.com/750040232" TargetMode="External"/>
  <Relationship Id="rId13" Type="http://schemas.openxmlformats.org/officeDocument/2006/relationships/header" Target="header3.xml"/>
  <Relationship Id="rId3" Type="http://schemas.openxmlformats.org/officeDocument/2006/relationships/styles" Target="styles.xml"/>
  <Relationship Id="rId7" Type="http://schemas.openxmlformats.org/officeDocument/2006/relationships/endnotes" Target="endnotes.xml"/>
  <Relationship Id="rId12" Type="http://schemas.openxmlformats.org/officeDocument/2006/relationships/footer" Target="footer2.xml"/>
  <Relationship Id="rId2" Type="http://schemas.openxmlformats.org/officeDocument/2006/relationships/numbering" Target="numbering.xml"/>
  <Relationship Id="rId16" Type="http://schemas.openxmlformats.org/officeDocument/2006/relationships/theme" Target="theme/theme1.xml"/>
  <Relationship Id="rId1" Type="http://schemas.openxmlformats.org/officeDocument/2006/relationships/customXml" Target="../customXml/item1.xml"/>
  <Relationship Id="rId6" Type="http://schemas.openxmlformats.org/officeDocument/2006/relationships/footnotes" Target="footnotes.xml"/>
  <Relationship Id="rId11" Type="http://schemas.openxmlformats.org/officeDocument/2006/relationships/footer" Target="footer1.xml"/>
  <Relationship Id="rId5" Type="http://schemas.openxmlformats.org/officeDocument/2006/relationships/webSettings" Target="webSettings.xml"/>
  <Relationship Id="rId15" Type="http://schemas.openxmlformats.org/officeDocument/2006/relationships/fontTable" Target="fontTable.xml"/>
  <Relationship Id="rId10" Type="http://schemas.openxmlformats.org/officeDocument/2006/relationships/header" Target="header2.xml"/>
  <Relationship Id="rId4" Type="http://schemas.openxmlformats.org/officeDocument/2006/relationships/settings" Target="settings.xml"/>
  <Relationship Id="rId9" Type="http://schemas.openxmlformats.org/officeDocument/2006/relationships/header" Target="header1.xml"/>
  <Relationship Id="rId14" Type="http://schemas.openxmlformats.org/officeDocument/2006/relationships/footer" Target="footer3.xml"/>
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

<file path=word/_rels/header3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ED9A7-D7B4-470A-86A3-871A0AB8C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Cameron Dewey</dc:creator>
  <cp:lastModifiedBy>Dylan Reilly</cp:lastModifiedBy>
  <cp:revision>4</cp:revision>
  <dcterms:created xsi:type="dcterms:W3CDTF">2022-11-29T01:17:00Z</dcterms:created>
  <dcterms:modified xsi:type="dcterms:W3CDTF">2022-12-02T01:24:00Z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fe1a4e9759612513e2243df184ccadf29c5b45e7ca43872d11072dd1c7aca2e7</vt:lpwstr>
  </property>
</Properties>
</file>